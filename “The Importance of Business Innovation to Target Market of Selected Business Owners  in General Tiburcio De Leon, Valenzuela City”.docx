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Hlk126060827"/>
    <w:bookmarkEnd w:id="1"/>
    <w:p w14:paraId="7C03F859" w14:textId="0CA45EF0" w:rsidR="00C100EA" w:rsidRDefault="0080570B" w:rsidP="00902512">
      <w:pPr>
        <w:tabs>
          <w:tab w:val="left" w:pos="923"/>
        </w:tabs>
      </w:pPr>
      <w:r>
        <w:rPr>
          <w:noProof/>
        </w:rPr>
        <mc:AlternateContent>
          <mc:Choice Requires="wps">
            <w:drawing>
              <wp:anchor distT="4294967294" distB="4294967294" distL="114300" distR="114300" simplePos="0" relativeHeight="251652096" behindDoc="0" locked="0" layoutInCell="1" allowOverlap="1" wp14:anchorId="518661C3" wp14:editId="2B61603D">
                <wp:simplePos x="0" y="0"/>
                <wp:positionH relativeFrom="column">
                  <wp:posOffset>5717540</wp:posOffset>
                </wp:positionH>
                <wp:positionV relativeFrom="paragraph">
                  <wp:posOffset>9575165</wp:posOffset>
                </wp:positionV>
                <wp:extent cx="1133475" cy="0"/>
                <wp:effectExtent l="16510" t="14605" r="21590" b="1397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33475" cy="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C203825" id="Straight Connector 20" o:spid="_x0000_s1026" style="position:absolute;z-index:2516520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450.2pt,753.95pt" to="539.4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" strokecolor="#c00000" strokeweight="2pt">
                <o:lock v:ext="edit" shapetype="f"/>
              </v:line>
            </w:pict>
          </mc:Fallback>
        </mc:AlternateContent>
      </w:r>
      <w:r>
        <w:rPr>
          <w:noProof/>
        </w:rPr>
        <mc:AlternateContent>
          <mc:Choice Requires="wps">
            <w:drawing>
              <wp:anchor distT="4294967294" distB="4294967294" distL="114300" distR="114300" simplePos="0" relativeHeight="251653120" behindDoc="0" locked="0" layoutInCell="1" allowOverlap="1" wp14:anchorId="51B5DB4D" wp14:editId="48AAFC54">
                <wp:simplePos x="0" y="0"/>
                <wp:positionH relativeFrom="column">
                  <wp:posOffset>5717540</wp:posOffset>
                </wp:positionH>
                <wp:positionV relativeFrom="paragraph">
                  <wp:posOffset>8525510</wp:posOffset>
                </wp:positionV>
                <wp:extent cx="1082040" cy="0"/>
                <wp:effectExtent l="16510" t="18415" r="15875" b="1968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82040" cy="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EA45FA6" id="Straight Connector 21" o:spid="_x0000_s1026" style="position:absolute;z-index:251653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450.2pt,671.3pt" to="535.4pt,6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" strokecolor="#c00000" strokeweight="2pt">
                <o:lock v:ext="edit" shapetype="f"/>
              </v:line>
            </w:pict>
          </mc:Fallback>
        </mc:AlternateContent>
      </w:r>
    </w:p>
    <w:p w14:paraId="3DBC7D30" w14:textId="77777777" w:rsidR="00C100EA" w:rsidRDefault="00C100EA" w:rsidP="00C100EA">
      <w:pPr>
        <w:spacing w:line="480" w:lineRule="auto"/>
        <w:jc w:val="center"/>
        <w:rPr>
          <w:rFonts w:ascii="Times New Roman" w:eastAsia="Times New Roman" w:hAnsi="Times New Roman"/>
          <w:b/>
          <w:bCs/>
          <w:sz w:val="24"/>
          <w:szCs w:val="24"/>
        </w:rPr>
      </w:pPr>
    </w:p>
    <w:p w14:paraId="031B6140" w14:textId="77777777" w:rsidR="00C100EA" w:rsidRDefault="00C100EA" w:rsidP="00C100EA">
      <w:pPr>
        <w:spacing w:line="480" w:lineRule="auto"/>
        <w:jc w:val="center"/>
        <w:rPr>
          <w:rFonts w:ascii="Times New Roman" w:eastAsia="Times New Roman" w:hAnsi="Times New Roman"/>
          <w:b/>
          <w:bCs/>
          <w:color w:val="292934" w:themeColor="text1"/>
          <w:sz w:val="24"/>
          <w:szCs w:val="24"/>
        </w:rPr>
      </w:pPr>
    </w:p>
    <w:p w14:paraId="3E8E1304" w14:textId="7403DA8C" w:rsidR="00317F55" w:rsidRPr="00113DED" w:rsidRDefault="00317F55" w:rsidP="00317F55">
      <w:pPr>
        <w:spacing w:line="480" w:lineRule="auto"/>
        <w:jc w:val="center"/>
        <w:rPr>
          <w:ins w:id="2" w:author="Client" w:date="2023-02-06T18:03:00Z"/>
          <w:rFonts w:ascii="Times New Roman" w:eastAsia="Times New Roman" w:hAnsi="Times New Roman"/>
          <w:b/>
          <w:bCs/>
          <w:color w:val="292934" w:themeColor="text1"/>
          <w:sz w:val="24"/>
          <w:szCs w:val="24"/>
        </w:rPr>
      </w:pPr>
      <w:bookmarkStart w:id="3" w:name="_Hlk126873443"/>
      <w:ins w:id="4" w:author="Client" w:date="2023-02-06T18:03:00Z">
        <w:r w:rsidRPr="00113DED">
          <w:rPr>
            <w:rFonts w:ascii="Times New Roman" w:eastAsia="Times New Roman" w:hAnsi="Times New Roman"/>
            <w:b/>
            <w:bCs/>
            <w:color w:val="292934" w:themeColor="text1"/>
            <w:sz w:val="24"/>
            <w:szCs w:val="24"/>
          </w:rPr>
          <w:t>“The Importance of Business Innovation to Target Market</w:t>
        </w:r>
        <w:r>
          <w:rPr>
            <w:rFonts w:ascii="Times New Roman" w:eastAsia="Times New Roman" w:hAnsi="Times New Roman"/>
            <w:b/>
            <w:bCs/>
            <w:color w:val="292934" w:themeColor="text1"/>
            <w:sz w:val="24"/>
            <w:szCs w:val="24"/>
          </w:rPr>
          <w:t xml:space="preserve"> of</w:t>
        </w:r>
      </w:ins>
      <w:ins w:id="5" w:author="Client" w:date="2023-02-09T22:16:00Z">
        <w:r w:rsidR="00651B06">
          <w:rPr>
            <w:rFonts w:ascii="Times New Roman" w:eastAsia="Times New Roman" w:hAnsi="Times New Roman"/>
            <w:b/>
            <w:bCs/>
            <w:color w:val="292934" w:themeColor="text1"/>
            <w:sz w:val="24"/>
            <w:szCs w:val="24"/>
          </w:rPr>
          <w:t xml:space="preserve"> Selected</w:t>
        </w:r>
      </w:ins>
      <w:ins w:id="6" w:author="Client" w:date="2023-02-06T18:03:00Z">
        <w:r>
          <w:rPr>
            <w:rFonts w:ascii="Times New Roman" w:eastAsia="Times New Roman" w:hAnsi="Times New Roman"/>
            <w:b/>
            <w:bCs/>
            <w:color w:val="292934" w:themeColor="text1"/>
            <w:sz w:val="24"/>
            <w:szCs w:val="24"/>
          </w:rPr>
          <w:t xml:space="preserve"> Business Owners  in General </w:t>
        </w:r>
        <w:proofErr w:type="spellStart"/>
        <w:r>
          <w:rPr>
            <w:rFonts w:ascii="Times New Roman" w:eastAsia="Times New Roman" w:hAnsi="Times New Roman"/>
            <w:b/>
            <w:bCs/>
            <w:color w:val="292934" w:themeColor="text1"/>
            <w:sz w:val="24"/>
            <w:szCs w:val="24"/>
          </w:rPr>
          <w:t>Tiburcio</w:t>
        </w:r>
        <w:proofErr w:type="spellEnd"/>
        <w:r>
          <w:rPr>
            <w:rFonts w:ascii="Times New Roman" w:eastAsia="Times New Roman" w:hAnsi="Times New Roman"/>
            <w:b/>
            <w:bCs/>
            <w:color w:val="292934" w:themeColor="text1"/>
            <w:sz w:val="24"/>
            <w:szCs w:val="24"/>
          </w:rPr>
          <w:t xml:space="preserve"> De Leo</w:t>
        </w:r>
      </w:ins>
      <w:ins w:id="7" w:author="Client" w:date="2023-02-09T23:35:00Z">
        <w:r w:rsidR="003906B4">
          <w:rPr>
            <w:rFonts w:ascii="Times New Roman" w:eastAsia="Times New Roman" w:hAnsi="Times New Roman"/>
            <w:b/>
            <w:bCs/>
            <w:color w:val="292934" w:themeColor="text1"/>
            <w:sz w:val="24"/>
            <w:szCs w:val="24"/>
          </w:rPr>
          <w:t>n</w:t>
        </w:r>
      </w:ins>
      <w:ins w:id="8" w:author="Client" w:date="2023-02-09T22:16:00Z">
        <w:r w:rsidR="00651B06">
          <w:rPr>
            <w:rFonts w:ascii="Times New Roman" w:eastAsia="Times New Roman" w:hAnsi="Times New Roman"/>
            <w:b/>
            <w:bCs/>
            <w:color w:val="292934" w:themeColor="text1"/>
            <w:sz w:val="24"/>
            <w:szCs w:val="24"/>
          </w:rPr>
          <w:t xml:space="preserve">, </w:t>
        </w:r>
      </w:ins>
      <w:ins w:id="9" w:author="Client" w:date="2023-02-06T18:03:00Z">
        <w:r>
          <w:rPr>
            <w:rFonts w:ascii="Times New Roman" w:eastAsia="Times New Roman" w:hAnsi="Times New Roman"/>
            <w:b/>
            <w:bCs/>
            <w:color w:val="292934" w:themeColor="text1"/>
            <w:sz w:val="24"/>
            <w:szCs w:val="24"/>
          </w:rPr>
          <w:t>Valenzuela City</w:t>
        </w:r>
        <w:r w:rsidRPr="00113DED">
          <w:rPr>
            <w:rFonts w:ascii="Times New Roman" w:eastAsia="Times New Roman" w:hAnsi="Times New Roman"/>
            <w:b/>
            <w:bCs/>
            <w:color w:val="292934" w:themeColor="text1"/>
            <w:sz w:val="24"/>
            <w:szCs w:val="24"/>
          </w:rPr>
          <w:t>”</w:t>
        </w:r>
      </w:ins>
    </w:p>
    <w:bookmarkEnd w:id="3"/>
    <w:p w14:paraId="6B7C660E" w14:textId="77777777" w:rsidR="00317F55" w:rsidRPr="00113DED" w:rsidRDefault="00317F55" w:rsidP="00317F55">
      <w:pPr>
        <w:spacing w:line="480" w:lineRule="auto"/>
        <w:jc w:val="center"/>
        <w:rPr>
          <w:ins w:id="10" w:author="Client" w:date="2023-02-06T18:03:00Z"/>
          <w:rFonts w:ascii="Times New Roman" w:eastAsia="Times New Roman" w:hAnsi="Times New Roman"/>
          <w:b/>
          <w:bCs/>
          <w:color w:val="292934" w:themeColor="text1"/>
          <w:sz w:val="24"/>
          <w:szCs w:val="24"/>
        </w:rPr>
      </w:pPr>
    </w:p>
    <w:p w14:paraId="1E640C9E" w14:textId="067A990E" w:rsidR="00317F55" w:rsidRDefault="00317F55" w:rsidP="00317F55">
      <w:pPr>
        <w:spacing w:line="480" w:lineRule="auto"/>
        <w:jc w:val="center"/>
        <w:rPr>
          <w:ins w:id="11" w:author="Client" w:date="2023-02-06T18:03:00Z"/>
          <w:rFonts w:ascii="Times New Roman" w:eastAsia="Times New Roman" w:hAnsi="Times New Roman"/>
          <w:color w:val="292934" w:themeColor="text1"/>
          <w:sz w:val="24"/>
          <w:szCs w:val="24"/>
        </w:rPr>
      </w:pPr>
      <w:ins w:id="12" w:author="Client" w:date="2023-02-06T18:03:00Z">
        <w:r w:rsidRPr="00113DED">
          <w:rPr>
            <w:rFonts w:ascii="Times New Roman" w:eastAsia="Times New Roman" w:hAnsi="Times New Roman"/>
            <w:color w:val="292934" w:themeColor="text1"/>
            <w:sz w:val="24"/>
            <w:szCs w:val="24"/>
          </w:rPr>
          <w:t>A Quantitative Research in Practical</w:t>
        </w:r>
        <w:r>
          <w:rPr>
            <w:rFonts w:ascii="Times New Roman" w:eastAsia="Times New Roman" w:hAnsi="Times New Roman"/>
            <w:color w:val="292934" w:themeColor="text1"/>
            <w:sz w:val="24"/>
            <w:szCs w:val="24"/>
          </w:rPr>
          <w:t xml:space="preserve"> </w:t>
        </w:r>
        <w:r w:rsidRPr="00113DED">
          <w:rPr>
            <w:rFonts w:ascii="Times New Roman" w:eastAsia="Times New Roman" w:hAnsi="Times New Roman"/>
            <w:color w:val="292934" w:themeColor="text1"/>
            <w:sz w:val="24"/>
            <w:szCs w:val="24"/>
          </w:rPr>
          <w:t xml:space="preserve">Research </w:t>
        </w:r>
        <w:r>
          <w:rPr>
            <w:rFonts w:ascii="Times New Roman" w:eastAsia="Times New Roman" w:hAnsi="Times New Roman"/>
            <w:color w:val="292934" w:themeColor="text1"/>
            <w:sz w:val="24"/>
            <w:szCs w:val="24"/>
          </w:rPr>
          <w:t>2</w:t>
        </w:r>
      </w:ins>
      <w:ins w:id="13" w:author="Client" w:date="2023-02-10T09:47:00Z">
        <w:r w:rsidR="001A3604">
          <w:rPr>
            <w:rFonts w:ascii="Times New Roman" w:eastAsia="Times New Roman" w:hAnsi="Times New Roman"/>
            <w:color w:val="292934" w:themeColor="text1"/>
            <w:sz w:val="24"/>
            <w:szCs w:val="24"/>
          </w:rPr>
          <w:t xml:space="preserve"> </w:t>
        </w:r>
      </w:ins>
    </w:p>
    <w:p w14:paraId="7F44C1AB" w14:textId="77777777" w:rsidR="00317F55" w:rsidRPr="00113DED" w:rsidRDefault="00317F55" w:rsidP="00317F55">
      <w:pPr>
        <w:spacing w:line="480" w:lineRule="auto"/>
        <w:jc w:val="center"/>
        <w:rPr>
          <w:ins w:id="14" w:author="Client" w:date="2023-02-06T18:03:00Z"/>
          <w:rFonts w:ascii="Times New Roman" w:eastAsia="Times New Roman" w:hAnsi="Times New Roman"/>
          <w:color w:val="292934" w:themeColor="text1"/>
          <w:sz w:val="24"/>
          <w:szCs w:val="24"/>
        </w:rPr>
      </w:pPr>
      <w:ins w:id="15" w:author="Client" w:date="2023-02-06T18:03:00Z">
        <w:r w:rsidRPr="00113DED">
          <w:rPr>
            <w:rFonts w:ascii="Times New Roman" w:eastAsia="Times New Roman" w:hAnsi="Times New Roman"/>
            <w:color w:val="292934" w:themeColor="text1"/>
            <w:sz w:val="24"/>
            <w:szCs w:val="24"/>
          </w:rPr>
          <w:t xml:space="preserve"> Presented By:</w:t>
        </w:r>
      </w:ins>
    </w:p>
    <w:p w14:paraId="0BC6A6C6" w14:textId="77777777" w:rsidR="00317F55" w:rsidRPr="00113DED" w:rsidRDefault="00317F55" w:rsidP="00317F55">
      <w:pPr>
        <w:spacing w:line="480" w:lineRule="auto"/>
        <w:jc w:val="center"/>
        <w:rPr>
          <w:ins w:id="16" w:author="Client" w:date="2023-02-06T18:03:00Z"/>
          <w:rFonts w:ascii="Times New Roman" w:eastAsia="Times New Roman" w:hAnsi="Times New Roman"/>
          <w:bCs/>
          <w:color w:val="292934" w:themeColor="text1"/>
          <w:sz w:val="24"/>
          <w:szCs w:val="24"/>
        </w:rPr>
      </w:pPr>
    </w:p>
    <w:p w14:paraId="5EF8B1E6" w14:textId="77777777" w:rsidR="00317F55" w:rsidRDefault="00317F55" w:rsidP="00317F55">
      <w:pPr>
        <w:spacing w:line="480" w:lineRule="auto"/>
        <w:jc w:val="center"/>
        <w:rPr>
          <w:ins w:id="17" w:author="Client" w:date="2023-02-06T18:03:00Z"/>
          <w:rFonts w:ascii="Times New Roman" w:eastAsia="Times New Roman" w:hAnsi="Times New Roman"/>
          <w:bCs/>
          <w:color w:val="292934" w:themeColor="text1"/>
          <w:sz w:val="24"/>
          <w:szCs w:val="24"/>
        </w:rPr>
      </w:pPr>
      <w:proofErr w:type="spellStart"/>
      <w:ins w:id="18" w:author="Client" w:date="2023-02-06T18:03:00Z">
        <w:r w:rsidRPr="00113DED">
          <w:rPr>
            <w:rFonts w:ascii="Times New Roman" w:eastAsia="Times New Roman" w:hAnsi="Times New Roman"/>
            <w:bCs/>
            <w:color w:val="292934" w:themeColor="text1"/>
            <w:sz w:val="24"/>
            <w:szCs w:val="24"/>
          </w:rPr>
          <w:t>Jamisola</w:t>
        </w:r>
        <w:proofErr w:type="spellEnd"/>
        <w:r w:rsidRPr="00113DED">
          <w:rPr>
            <w:rFonts w:ascii="Times New Roman" w:eastAsia="Times New Roman" w:hAnsi="Times New Roman"/>
            <w:bCs/>
            <w:color w:val="292934" w:themeColor="text1"/>
            <w:sz w:val="24"/>
            <w:szCs w:val="24"/>
          </w:rPr>
          <w:t xml:space="preserve">, </w:t>
        </w:r>
        <w:proofErr w:type="spellStart"/>
        <w:r w:rsidRPr="00113DED">
          <w:rPr>
            <w:rFonts w:ascii="Times New Roman" w:eastAsia="Times New Roman" w:hAnsi="Times New Roman"/>
            <w:bCs/>
            <w:color w:val="292934" w:themeColor="text1"/>
            <w:sz w:val="24"/>
            <w:szCs w:val="24"/>
          </w:rPr>
          <w:t>Jhon</w:t>
        </w:r>
        <w:proofErr w:type="spellEnd"/>
        <w:r w:rsidRPr="00113DED">
          <w:rPr>
            <w:rFonts w:ascii="Times New Roman" w:eastAsia="Times New Roman" w:hAnsi="Times New Roman"/>
            <w:bCs/>
            <w:color w:val="292934" w:themeColor="text1"/>
            <w:sz w:val="24"/>
            <w:szCs w:val="24"/>
          </w:rPr>
          <w:t xml:space="preserve"> </w:t>
        </w:r>
        <w:proofErr w:type="spellStart"/>
        <w:r w:rsidRPr="00113DED">
          <w:rPr>
            <w:rFonts w:ascii="Times New Roman" w:eastAsia="Times New Roman" w:hAnsi="Times New Roman"/>
            <w:bCs/>
            <w:color w:val="292934" w:themeColor="text1"/>
            <w:sz w:val="24"/>
            <w:szCs w:val="24"/>
          </w:rPr>
          <w:t>Henrex</w:t>
        </w:r>
        <w:proofErr w:type="spellEnd"/>
        <w:r w:rsidRPr="00113DED">
          <w:rPr>
            <w:rFonts w:ascii="Times New Roman" w:eastAsia="Times New Roman" w:hAnsi="Times New Roman"/>
            <w:bCs/>
            <w:color w:val="292934" w:themeColor="text1"/>
            <w:sz w:val="24"/>
            <w:szCs w:val="24"/>
          </w:rPr>
          <w:t xml:space="preserve"> G.</w:t>
        </w:r>
      </w:ins>
    </w:p>
    <w:p w14:paraId="05CDB8B3" w14:textId="77777777" w:rsidR="00317F55" w:rsidRPr="00113DED" w:rsidRDefault="00317F55" w:rsidP="00317F55">
      <w:pPr>
        <w:spacing w:line="480" w:lineRule="auto"/>
        <w:jc w:val="center"/>
        <w:rPr>
          <w:ins w:id="19" w:author="Client" w:date="2023-02-06T18:03:00Z"/>
          <w:rFonts w:ascii="Times New Roman" w:eastAsia="Times New Roman" w:hAnsi="Times New Roman"/>
          <w:bCs/>
          <w:color w:val="292934" w:themeColor="text1"/>
          <w:sz w:val="24"/>
          <w:szCs w:val="24"/>
        </w:rPr>
      </w:pPr>
      <w:ins w:id="20" w:author="Client" w:date="2023-02-06T18:03:00Z">
        <w:r w:rsidRPr="00113DED">
          <w:rPr>
            <w:rFonts w:ascii="Times New Roman" w:eastAsia="Times New Roman" w:hAnsi="Times New Roman"/>
            <w:bCs/>
            <w:color w:val="292934" w:themeColor="text1"/>
            <w:sz w:val="24"/>
            <w:szCs w:val="24"/>
          </w:rPr>
          <w:t>Romero, Bryan S.</w:t>
        </w:r>
      </w:ins>
    </w:p>
    <w:p w14:paraId="5DFDBE87" w14:textId="77777777" w:rsidR="00A26A76" w:rsidRDefault="00317F55">
      <w:pPr>
        <w:spacing w:line="480" w:lineRule="auto"/>
        <w:jc w:val="center"/>
        <w:rPr>
          <w:ins w:id="21" w:author="REX'S BRIEKS ARCHIE RHON'S" w:date="2023-02-14T11:06:00Z"/>
          <w:rFonts w:ascii="Times New Roman" w:eastAsia="Times New Roman" w:hAnsi="Times New Roman"/>
          <w:bCs/>
          <w:color w:val="292934" w:themeColor="text1"/>
          <w:sz w:val="24"/>
          <w:szCs w:val="24"/>
        </w:rPr>
      </w:pPr>
      <w:ins w:id="22" w:author="Client" w:date="2023-02-06T18:03:00Z">
        <w:r w:rsidRPr="00113DED">
          <w:rPr>
            <w:rFonts w:ascii="Times New Roman" w:eastAsia="Times New Roman" w:hAnsi="Times New Roman"/>
            <w:bCs/>
            <w:color w:val="292934" w:themeColor="text1"/>
            <w:sz w:val="24"/>
            <w:szCs w:val="24"/>
          </w:rPr>
          <w:t>Rios,</w:t>
        </w:r>
      </w:ins>
      <w:ins w:id="23" w:author="REX'S BRIEKS ARCHIE RHON'S" w:date="2023-02-07T19:53:00Z">
        <w:r w:rsidR="003F2943">
          <w:rPr>
            <w:rFonts w:ascii="Times New Roman" w:eastAsia="Times New Roman" w:hAnsi="Times New Roman"/>
            <w:bCs/>
            <w:color w:val="292934" w:themeColor="text1"/>
            <w:sz w:val="24"/>
            <w:szCs w:val="24"/>
          </w:rPr>
          <w:t xml:space="preserve"> </w:t>
        </w:r>
      </w:ins>
      <w:ins w:id="24" w:author="Client" w:date="2023-02-06T18:03:00Z">
        <w:del w:id="25" w:author="REX'S BRIEKS ARCHIE RHON'S" w:date="2023-02-14T11:06:00Z">
          <w:r w:rsidR="00A26A76" w:rsidRPr="00113DED" w:rsidDel="00A26A76">
            <w:rPr>
              <w:rFonts w:ascii="Times New Roman" w:eastAsia="Times New Roman" w:hAnsi="Times New Roman"/>
              <w:bCs/>
              <w:color w:val="292934" w:themeColor="text1"/>
              <w:sz w:val="24"/>
              <w:szCs w:val="24"/>
            </w:rPr>
            <w:delText>Arbh</w:delText>
          </w:r>
        </w:del>
      </w:ins>
      <w:ins w:id="26" w:author="Client" w:date="2023-02-09T23:29:00Z">
        <w:del w:id="27" w:author="REX'S BRIEKS ARCHIE RHON'S" w:date="2023-02-14T11:06:00Z">
          <w:r w:rsidR="00A26A76" w:rsidDel="00A26A76">
            <w:rPr>
              <w:rFonts w:ascii="Times New Roman" w:eastAsia="Times New Roman" w:hAnsi="Times New Roman"/>
              <w:bCs/>
              <w:color w:val="292934" w:themeColor="text1"/>
              <w:sz w:val="24"/>
              <w:szCs w:val="24"/>
            </w:rPr>
            <w:delText>ie</w:delText>
          </w:r>
        </w:del>
      </w:ins>
      <w:proofErr w:type="spellStart"/>
      <w:ins w:id="28" w:author="REX'S BRIEKS ARCHIE RHON'S" w:date="2023-02-14T11:06:00Z">
        <w:r w:rsidR="00A26A76">
          <w:rPr>
            <w:rFonts w:ascii="Times New Roman" w:eastAsia="Times New Roman" w:hAnsi="Times New Roman"/>
            <w:bCs/>
            <w:color w:val="292934" w:themeColor="text1"/>
            <w:sz w:val="24"/>
            <w:szCs w:val="24"/>
          </w:rPr>
          <w:t>Arbhie</w:t>
        </w:r>
        <w:proofErr w:type="spellEnd"/>
      </w:ins>
    </w:p>
    <w:p w14:paraId="15196960" w14:textId="77777777" w:rsidR="00A26A76" w:rsidRDefault="00A26A76" w:rsidP="00A26A76">
      <w:pPr>
        <w:spacing w:line="480" w:lineRule="auto"/>
        <w:rPr>
          <w:ins w:id="29" w:author="REX'S BRIEKS ARCHIE RHON'S" w:date="2023-02-14T11:06:00Z"/>
          <w:rFonts w:ascii="Times New Roman" w:eastAsia="Times New Roman" w:hAnsi="Times New Roman"/>
          <w:bCs/>
          <w:color w:val="292934" w:themeColor="text1"/>
          <w:sz w:val="24"/>
          <w:szCs w:val="24"/>
        </w:rPr>
      </w:pPr>
    </w:p>
    <w:p w14:paraId="6A831C3A" w14:textId="07A1C102" w:rsidR="00A26A76" w:rsidRDefault="00A26A76">
      <w:pPr>
        <w:spacing w:line="480" w:lineRule="auto"/>
        <w:jc w:val="center"/>
        <w:rPr>
          <w:ins w:id="30" w:author="Client" w:date="2023-02-09T23:21:00Z"/>
          <w:rFonts w:ascii="Times New Roman" w:eastAsia="Times New Roman" w:hAnsi="Times New Roman"/>
          <w:bCs/>
          <w:color w:val="292934" w:themeColor="text1"/>
          <w:sz w:val="24"/>
          <w:szCs w:val="24"/>
        </w:rPr>
        <w:sectPr w:rsidR="00A26A76" w:rsidSect="000E7561">
          <w:headerReference w:type="default" r:id="rId8"/>
          <w:footerReference w:type="default" r:id="rId9"/>
          <w:pgSz w:w="12240" w:h="15840" w:code="1"/>
          <w:pgMar w:top="1894" w:right="1750" w:bottom="1440" w:left="2160" w:header="720" w:footer="864" w:gutter="0"/>
          <w:pgNumType w:start="1"/>
          <w:cols w:space="708"/>
          <w:docGrid w:linePitch="360"/>
        </w:sectPr>
        <w:pPrChange w:id="34" w:author="REX'S BRIEKS ARCHIE RHON'S" w:date="2023-02-14T11:07:00Z">
          <w:pPr>
            <w:spacing w:after="0" w:line="240" w:lineRule="auto"/>
          </w:pPr>
        </w:pPrChange>
      </w:pPr>
      <w:ins w:id="35" w:author="REX'S BRIEKS ARCHIE RHON'S" w:date="2023-02-14T11:07:00Z">
        <w:r>
          <w:rPr>
            <w:rFonts w:ascii="Times New Roman" w:eastAsia="Times New Roman" w:hAnsi="Times New Roman"/>
            <w:bCs/>
            <w:color w:val="292934" w:themeColor="text1"/>
            <w:sz w:val="24"/>
            <w:szCs w:val="24"/>
          </w:rPr>
          <w:t>SY: 2022-2023</w:t>
        </w:r>
      </w:ins>
    </w:p>
    <w:p w14:paraId="55922624" w14:textId="42DEDF72" w:rsidR="00DF70C4" w:rsidRDefault="00A26A76" w:rsidP="005D5FD1">
      <w:pPr>
        <w:pStyle w:val="Heading1"/>
        <w:numPr>
          <w:ilvl w:val="0"/>
          <w:numId w:val="0"/>
        </w:numPr>
        <w:jc w:val="center"/>
        <w:rPr>
          <w:ins w:id="36" w:author="Client" w:date="2023-02-10T00:42:00Z"/>
          <w:rFonts w:ascii="Times New Roman" w:hAnsi="Times New Roman" w:cs="Times New Roman"/>
          <w:color w:val="auto"/>
          <w:sz w:val="24"/>
          <w:szCs w:val="24"/>
        </w:rPr>
      </w:pPr>
      <w:bookmarkStart w:id="37" w:name="_Toc126882063"/>
      <w:bookmarkStart w:id="38" w:name="_Toc126917251"/>
      <w:ins w:id="39" w:author="Client" w:date="2023-02-09T22:50:00Z">
        <w:r w:rsidRPr="001F466A">
          <w:rPr>
            <w:rFonts w:ascii="Times New Roman" w:hAnsi="Times New Roman" w:cs="Times New Roman"/>
            <w:color w:val="auto"/>
            <w:sz w:val="24"/>
            <w:szCs w:val="24"/>
            <w:rPrChange w:id="40" w:author="Client" w:date="2023-02-10T00:11:00Z">
              <w:rPr/>
            </w:rPrChange>
          </w:rPr>
          <w:lastRenderedPageBreak/>
          <w:t>APPROVAL SHEET</w:t>
        </w:r>
      </w:ins>
      <w:bookmarkEnd w:id="37"/>
      <w:bookmarkEnd w:id="38"/>
    </w:p>
    <w:p w14:paraId="2D3B9187" w14:textId="77777777" w:rsidR="0054292A" w:rsidRPr="0054292A" w:rsidRDefault="0054292A">
      <w:pPr>
        <w:rPr>
          <w:ins w:id="41" w:author="Client" w:date="2023-02-09T22:50:00Z"/>
          <w:lang w:val="en-PH"/>
          <w:rPrChange w:id="42" w:author="Client" w:date="2023-02-10T00:42:00Z">
            <w:rPr>
              <w:ins w:id="43" w:author="Client" w:date="2023-02-09T22:50:00Z"/>
              <w:b/>
              <w:bCs/>
            </w:rPr>
          </w:rPrChange>
        </w:rPr>
        <w:pPrChange w:id="44" w:author="Client" w:date="2023-02-10T00:42:00Z">
          <w:pPr>
            <w:spacing w:line="480" w:lineRule="auto"/>
            <w:ind w:leftChars="-200" w:left="-440" w:rightChars="-227" w:right="-499"/>
            <w:jc w:val="center"/>
          </w:pPr>
        </w:pPrChange>
      </w:pPr>
    </w:p>
    <w:p w14:paraId="6A251629" w14:textId="1BA39462" w:rsidR="000A400F" w:rsidRDefault="00DF70C4" w:rsidP="000A400F">
      <w:pPr>
        <w:spacing w:line="480" w:lineRule="auto"/>
        <w:ind w:firstLine="720"/>
        <w:jc w:val="both"/>
        <w:rPr>
          <w:ins w:id="45" w:author="Client" w:date="2023-02-09T22:55:00Z"/>
          <w:rFonts w:ascii="Times New Roman" w:hAnsi="Times New Roman"/>
          <w:sz w:val="24"/>
          <w:szCs w:val="24"/>
        </w:rPr>
      </w:pPr>
      <w:ins w:id="46" w:author="Client" w:date="2023-02-09T22:50:00Z">
        <w:r>
          <w:rPr>
            <w:rFonts w:ascii="Times New Roman" w:hAnsi="Times New Roman"/>
            <w:sz w:val="24"/>
            <w:szCs w:val="24"/>
          </w:rPr>
          <w:t xml:space="preserve">This research entitled </w:t>
        </w:r>
        <w:r>
          <w:rPr>
            <w:rFonts w:ascii="Times New Roman" w:hAnsi="Times New Roman"/>
            <w:b/>
            <w:bCs/>
            <w:sz w:val="24"/>
            <w:szCs w:val="24"/>
          </w:rPr>
          <w:t xml:space="preserve">“The Importance of Business Innovation to Target Market of Selected Business Owners  in General </w:t>
        </w:r>
        <w:proofErr w:type="spellStart"/>
        <w:r>
          <w:rPr>
            <w:rFonts w:ascii="Times New Roman" w:hAnsi="Times New Roman"/>
            <w:b/>
            <w:bCs/>
            <w:sz w:val="24"/>
            <w:szCs w:val="24"/>
          </w:rPr>
          <w:t>Tiburcio</w:t>
        </w:r>
        <w:proofErr w:type="spellEnd"/>
        <w:r>
          <w:rPr>
            <w:rFonts w:ascii="Times New Roman" w:hAnsi="Times New Roman"/>
            <w:b/>
            <w:bCs/>
            <w:sz w:val="24"/>
            <w:szCs w:val="24"/>
          </w:rPr>
          <w:t xml:space="preserve"> De Leo, Valenzuela City” </w:t>
        </w:r>
        <w:r>
          <w:rPr>
            <w:rFonts w:ascii="Times New Roman" w:hAnsi="Times New Roman"/>
            <w:sz w:val="24"/>
            <w:szCs w:val="24"/>
          </w:rPr>
          <w:t xml:space="preserve">prepared and submitted by </w:t>
        </w:r>
        <w:proofErr w:type="spellStart"/>
        <w:r>
          <w:rPr>
            <w:rFonts w:ascii="Times New Roman" w:hAnsi="Times New Roman"/>
            <w:sz w:val="24"/>
            <w:szCs w:val="24"/>
          </w:rPr>
          <w:t>Jhon</w:t>
        </w:r>
        <w:proofErr w:type="spellEnd"/>
        <w:r>
          <w:rPr>
            <w:rFonts w:ascii="Times New Roman" w:hAnsi="Times New Roman"/>
            <w:sz w:val="24"/>
            <w:szCs w:val="24"/>
          </w:rPr>
          <w:t xml:space="preserve"> </w:t>
        </w:r>
        <w:proofErr w:type="spellStart"/>
        <w:r>
          <w:rPr>
            <w:rFonts w:ascii="Times New Roman" w:hAnsi="Times New Roman"/>
            <w:sz w:val="24"/>
            <w:szCs w:val="24"/>
          </w:rPr>
          <w:t>Henrex</w:t>
        </w:r>
        <w:proofErr w:type="spellEnd"/>
        <w:r>
          <w:rPr>
            <w:rFonts w:ascii="Times New Roman" w:hAnsi="Times New Roman"/>
            <w:sz w:val="24"/>
            <w:szCs w:val="24"/>
          </w:rPr>
          <w:t xml:space="preserve"> G. </w:t>
        </w:r>
        <w:proofErr w:type="spellStart"/>
        <w:r>
          <w:rPr>
            <w:rFonts w:ascii="Times New Roman" w:hAnsi="Times New Roman"/>
            <w:sz w:val="24"/>
            <w:szCs w:val="24"/>
          </w:rPr>
          <w:t>Jamisola</w:t>
        </w:r>
        <w:proofErr w:type="spellEnd"/>
        <w:r>
          <w:rPr>
            <w:rFonts w:ascii="Times New Roman" w:hAnsi="Times New Roman"/>
            <w:sz w:val="24"/>
            <w:szCs w:val="24"/>
          </w:rPr>
          <w:t xml:space="preserve">, Bryan S. Romero, and </w:t>
        </w:r>
        <w:proofErr w:type="spellStart"/>
        <w:r>
          <w:rPr>
            <w:rFonts w:ascii="Times New Roman" w:hAnsi="Times New Roman"/>
            <w:sz w:val="24"/>
            <w:szCs w:val="24"/>
          </w:rPr>
          <w:t>Arbhie</w:t>
        </w:r>
        <w:proofErr w:type="spellEnd"/>
        <w:r>
          <w:rPr>
            <w:rFonts w:ascii="Times New Roman" w:hAnsi="Times New Roman"/>
            <w:sz w:val="24"/>
            <w:szCs w:val="24"/>
          </w:rPr>
          <w:t xml:space="preserve"> Rios from 12-ABM Ramos in partial fulfillment of the </w:t>
        </w:r>
        <w:proofErr w:type="spellStart"/>
        <w:r>
          <w:rPr>
            <w:rFonts w:ascii="Times New Roman" w:hAnsi="Times New Roman"/>
            <w:sz w:val="24"/>
            <w:szCs w:val="24"/>
          </w:rPr>
          <w:t>requirments</w:t>
        </w:r>
        <w:proofErr w:type="spellEnd"/>
        <w:r>
          <w:rPr>
            <w:rFonts w:ascii="Times New Roman" w:hAnsi="Times New Roman"/>
            <w:sz w:val="24"/>
            <w:szCs w:val="24"/>
          </w:rPr>
          <w:t xml:space="preserve"> for Practical Research 2 of Senior High School, has been examined and recommended for final examination for the first semester.</w:t>
        </w:r>
      </w:ins>
    </w:p>
    <w:p w14:paraId="0778EABC" w14:textId="3BB8664F" w:rsidR="000A400F" w:rsidRPr="000A400F" w:rsidRDefault="000A400F">
      <w:pPr>
        <w:spacing w:line="480" w:lineRule="auto"/>
        <w:ind w:firstLine="720"/>
        <w:jc w:val="both"/>
        <w:rPr>
          <w:ins w:id="47" w:author="Client" w:date="2023-02-09T22:58:00Z"/>
          <w:rFonts w:ascii="Times New Roman" w:hAnsi="Times New Roman"/>
          <w:sz w:val="24"/>
          <w:szCs w:val="24"/>
          <w:rPrChange w:id="48" w:author="Client" w:date="2023-02-09T22:58:00Z">
            <w:rPr>
              <w:ins w:id="49" w:author="Client" w:date="2023-02-09T22:58:00Z"/>
              <w:rFonts w:ascii="Times New Roman" w:hAnsi="Times New Roman"/>
              <w:b/>
              <w:bCs/>
              <w:sz w:val="24"/>
              <w:szCs w:val="24"/>
            </w:rPr>
          </w:rPrChange>
        </w:rPr>
        <w:pPrChange w:id="50" w:author="Client" w:date="2023-02-09T22:58:00Z">
          <w:pPr>
            <w:spacing w:line="240" w:lineRule="auto"/>
          </w:pPr>
        </w:pPrChange>
      </w:pPr>
      <w:ins w:id="51" w:author="Client" w:date="2023-02-09T22:58:00Z">
        <w:r>
          <w:rPr>
            <w:rFonts w:ascii="Times New Roman" w:hAnsi="Times New Roman"/>
            <w:noProof/>
            <w:sz w:val="24"/>
            <w:szCs w:val="24"/>
          </w:rPr>
          <mc:AlternateContent>
            <mc:Choice Requires="wps">
              <w:drawing>
                <wp:anchor distT="0" distB="0" distL="114300" distR="114300" simplePos="0" relativeHeight="251731968" behindDoc="0" locked="0" layoutInCell="1" allowOverlap="1" wp14:anchorId="44D1F4F4" wp14:editId="201EE175">
                  <wp:simplePos x="0" y="0"/>
                  <wp:positionH relativeFrom="column">
                    <wp:posOffset>3437890</wp:posOffset>
                  </wp:positionH>
                  <wp:positionV relativeFrom="paragraph">
                    <wp:posOffset>420370</wp:posOffset>
                  </wp:positionV>
                  <wp:extent cx="1781175"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1781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7C8A95" id="Straight Connector 82" o:spid="_x0000_s1026" style="position:absolute;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7pt,33.1pt" to="410.9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" strokecolor="#292934 [3200]"/>
              </w:pict>
            </mc:Fallback>
          </mc:AlternateContent>
        </w:r>
        <w:r>
          <w:rPr>
            <w:rFonts w:ascii="Times New Roman" w:hAnsi="Times New Roman"/>
            <w:noProof/>
            <w:sz w:val="24"/>
            <w:szCs w:val="24"/>
          </w:rPr>
          <mc:AlternateContent>
            <mc:Choice Requires="wps">
              <w:drawing>
                <wp:anchor distT="0" distB="0" distL="114300" distR="114300" simplePos="0" relativeHeight="251729920" behindDoc="0" locked="0" layoutInCell="1" allowOverlap="1" wp14:anchorId="28128A17" wp14:editId="6A485D55">
                  <wp:simplePos x="0" y="0"/>
                  <wp:positionH relativeFrom="column">
                    <wp:posOffset>47624</wp:posOffset>
                  </wp:positionH>
                  <wp:positionV relativeFrom="paragraph">
                    <wp:posOffset>383540</wp:posOffset>
                  </wp:positionV>
                  <wp:extent cx="1781175"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1781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50220B" id="Straight Connector 81" o:spid="_x0000_s1026" style="position:absolute;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30.2pt" to="2in,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" strokecolor="#292934 [3200]"/>
              </w:pict>
            </mc:Fallback>
          </mc:AlternateContent>
        </w:r>
        <w:r>
          <w:rPr>
            <w:rFonts w:ascii="Times New Roman" w:hAnsi="Times New Roman"/>
            <w:b/>
            <w:bCs/>
            <w:sz w:val="24"/>
            <w:szCs w:val="24"/>
          </w:rPr>
          <w:t xml:space="preserve">  </w:t>
        </w:r>
      </w:ins>
    </w:p>
    <w:p w14:paraId="3EECED6A" w14:textId="077CEE0E" w:rsidR="00DF70C4" w:rsidRDefault="000A400F" w:rsidP="00DF70C4">
      <w:pPr>
        <w:spacing w:line="240" w:lineRule="auto"/>
        <w:rPr>
          <w:ins w:id="52" w:author="Client" w:date="2023-02-09T22:50:00Z"/>
          <w:rFonts w:ascii="Times New Roman" w:hAnsi="Times New Roman"/>
          <w:b/>
          <w:bCs/>
          <w:sz w:val="24"/>
          <w:szCs w:val="24"/>
        </w:rPr>
      </w:pPr>
      <w:ins w:id="53" w:author="Client" w:date="2023-02-09T22:59:00Z">
        <w:r>
          <w:rPr>
            <w:rFonts w:ascii="Times New Roman" w:hAnsi="Times New Roman"/>
            <w:b/>
            <w:bCs/>
            <w:sz w:val="24"/>
            <w:szCs w:val="24"/>
          </w:rPr>
          <w:t xml:space="preserve">  </w:t>
        </w:r>
      </w:ins>
      <w:ins w:id="54" w:author="Client" w:date="2023-02-09T22:50:00Z">
        <w:r w:rsidR="00DF70C4">
          <w:rPr>
            <w:rFonts w:ascii="Times New Roman" w:hAnsi="Times New Roman"/>
            <w:b/>
            <w:bCs/>
            <w:sz w:val="24"/>
            <w:szCs w:val="24"/>
          </w:rPr>
          <w:t xml:space="preserve">Dr. Jaime Boy A. Alegre                                                      Cesar </w:t>
        </w:r>
      </w:ins>
      <w:ins w:id="55" w:author="Client" w:date="2023-02-10T09:48:00Z">
        <w:r w:rsidR="001A3604">
          <w:rPr>
            <w:rFonts w:ascii="Times New Roman" w:hAnsi="Times New Roman"/>
            <w:b/>
            <w:bCs/>
            <w:sz w:val="24"/>
            <w:szCs w:val="24"/>
          </w:rPr>
          <w:t xml:space="preserve">C. </w:t>
        </w:r>
      </w:ins>
      <w:ins w:id="56" w:author="Client" w:date="2023-02-09T22:50:00Z">
        <w:r w:rsidR="00DF70C4">
          <w:rPr>
            <w:rFonts w:ascii="Times New Roman" w:hAnsi="Times New Roman"/>
            <w:b/>
            <w:bCs/>
            <w:sz w:val="24"/>
            <w:szCs w:val="24"/>
          </w:rPr>
          <w:t>Villareal</w:t>
        </w:r>
      </w:ins>
    </w:p>
    <w:p w14:paraId="225CD02E" w14:textId="4C145796" w:rsidR="00DF70C4" w:rsidRDefault="000A400F" w:rsidP="00DF70C4">
      <w:pPr>
        <w:spacing w:line="240" w:lineRule="auto"/>
        <w:rPr>
          <w:ins w:id="57" w:author="Client" w:date="2023-02-09T22:50:00Z"/>
          <w:rFonts w:ascii="Times New Roman" w:hAnsi="Times New Roman"/>
          <w:sz w:val="24"/>
          <w:szCs w:val="24"/>
        </w:rPr>
      </w:pPr>
      <w:ins w:id="58" w:author="Client" w:date="2023-02-09T22:54:00Z">
        <w:r>
          <w:rPr>
            <w:rFonts w:ascii="Times New Roman" w:hAnsi="Times New Roman"/>
            <w:sz w:val="24"/>
            <w:szCs w:val="24"/>
          </w:rPr>
          <w:t xml:space="preserve"> </w:t>
        </w:r>
      </w:ins>
      <w:ins w:id="59" w:author="Client" w:date="2023-02-09T22:50:00Z">
        <w:r w:rsidR="00DF70C4">
          <w:rPr>
            <w:rFonts w:ascii="Times New Roman" w:hAnsi="Times New Roman"/>
            <w:sz w:val="24"/>
            <w:szCs w:val="24"/>
          </w:rPr>
          <w:t>MAED-MATH, MAED-EM                                                   Principal IV</w:t>
        </w:r>
      </w:ins>
      <w:ins w:id="60" w:author="Client" w:date="2023-02-10T09:50:00Z">
        <w:r w:rsidR="001A3604">
          <w:rPr>
            <w:rFonts w:ascii="Times New Roman" w:hAnsi="Times New Roman"/>
            <w:sz w:val="24"/>
            <w:szCs w:val="24"/>
          </w:rPr>
          <w:t>, Ed. D.</w:t>
        </w:r>
      </w:ins>
    </w:p>
    <w:p w14:paraId="5DAB31ED" w14:textId="565FDEE8" w:rsidR="00DF70C4" w:rsidRDefault="00DF70C4" w:rsidP="00DF70C4">
      <w:pPr>
        <w:spacing w:line="240" w:lineRule="auto"/>
        <w:rPr>
          <w:ins w:id="61" w:author="Client" w:date="2023-02-09T22:59:00Z"/>
          <w:rFonts w:ascii="Times New Roman" w:hAnsi="Times New Roman"/>
          <w:sz w:val="24"/>
          <w:szCs w:val="24"/>
        </w:rPr>
      </w:pPr>
      <w:ins w:id="62" w:author="Client" w:date="2023-02-09T22:50:00Z">
        <w:r>
          <w:rPr>
            <w:rFonts w:ascii="Times New Roman" w:hAnsi="Times New Roman"/>
            <w:sz w:val="24"/>
            <w:szCs w:val="24"/>
          </w:rPr>
          <w:t xml:space="preserve">     </w:t>
        </w:r>
      </w:ins>
      <w:ins w:id="63" w:author="Client" w:date="2023-02-09T22:59:00Z">
        <w:r w:rsidR="000A400F">
          <w:rPr>
            <w:rFonts w:ascii="Times New Roman" w:hAnsi="Times New Roman"/>
            <w:sz w:val="24"/>
            <w:szCs w:val="24"/>
          </w:rPr>
          <w:t xml:space="preserve">  </w:t>
        </w:r>
      </w:ins>
      <w:ins w:id="64" w:author="Client" w:date="2023-02-09T22:50:00Z">
        <w:r>
          <w:rPr>
            <w:rFonts w:ascii="Times New Roman" w:hAnsi="Times New Roman"/>
            <w:sz w:val="24"/>
            <w:szCs w:val="24"/>
          </w:rPr>
          <w:t>Research Adviser</w:t>
        </w:r>
      </w:ins>
    </w:p>
    <w:p w14:paraId="29745059" w14:textId="0E266A4A" w:rsidR="00DF70C4" w:rsidRPr="000A400F" w:rsidRDefault="000A400F">
      <w:pPr>
        <w:spacing w:line="480" w:lineRule="auto"/>
        <w:jc w:val="both"/>
        <w:rPr>
          <w:ins w:id="65" w:author="Client" w:date="2023-02-09T22:50:00Z"/>
          <w:rFonts w:ascii="Times New Roman" w:hAnsi="Times New Roman"/>
          <w:sz w:val="24"/>
          <w:szCs w:val="24"/>
        </w:rPr>
        <w:pPrChange w:id="66" w:author="Client" w:date="2023-02-09T22:59:00Z">
          <w:pPr>
            <w:spacing w:line="240" w:lineRule="auto"/>
          </w:pPr>
        </w:pPrChange>
      </w:pPr>
      <w:ins w:id="67" w:author="Client" w:date="2023-02-09T22:59:00Z">
        <w:r>
          <w:rPr>
            <w:rFonts w:ascii="Times New Roman" w:hAnsi="Times New Roman"/>
            <w:noProof/>
            <w:sz w:val="24"/>
            <w:szCs w:val="24"/>
          </w:rPr>
          <mc:AlternateContent>
            <mc:Choice Requires="wps">
              <w:drawing>
                <wp:anchor distT="0" distB="0" distL="114300" distR="114300" simplePos="0" relativeHeight="251736064" behindDoc="0" locked="0" layoutInCell="1" allowOverlap="1" wp14:anchorId="28DCE439" wp14:editId="0E62D222">
                  <wp:simplePos x="0" y="0"/>
                  <wp:positionH relativeFrom="column">
                    <wp:posOffset>3418840</wp:posOffset>
                  </wp:positionH>
                  <wp:positionV relativeFrom="paragraph">
                    <wp:posOffset>394335</wp:posOffset>
                  </wp:positionV>
                  <wp:extent cx="1781175"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1781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9B118A" id="Straight Connector 84"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2pt,31.05pt" to="409.4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" strokecolor="#292934 [3200]"/>
              </w:pict>
            </mc:Fallback>
          </mc:AlternateContent>
        </w:r>
        <w:r>
          <w:rPr>
            <w:rFonts w:ascii="Times New Roman" w:hAnsi="Times New Roman"/>
            <w:noProof/>
            <w:sz w:val="24"/>
            <w:szCs w:val="24"/>
          </w:rPr>
          <mc:AlternateContent>
            <mc:Choice Requires="wps">
              <w:drawing>
                <wp:anchor distT="0" distB="0" distL="114300" distR="114300" simplePos="0" relativeHeight="251734016" behindDoc="0" locked="0" layoutInCell="1" allowOverlap="1" wp14:anchorId="481D6971" wp14:editId="2B62E75F">
                  <wp:simplePos x="0" y="0"/>
                  <wp:positionH relativeFrom="column">
                    <wp:posOffset>47624</wp:posOffset>
                  </wp:positionH>
                  <wp:positionV relativeFrom="paragraph">
                    <wp:posOffset>383540</wp:posOffset>
                  </wp:positionV>
                  <wp:extent cx="1781175"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1781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48F98FC" id="Straight Connector 83" o:spid="_x0000_s1026" style="position:absolute;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30.2pt" to="2in,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" strokecolor="#292934 [3200]"/>
              </w:pict>
            </mc:Fallback>
          </mc:AlternateContent>
        </w:r>
      </w:ins>
    </w:p>
    <w:p w14:paraId="71E8CBDA" w14:textId="71527A9C" w:rsidR="00DF70C4" w:rsidRDefault="001A3604" w:rsidP="00DF70C4">
      <w:pPr>
        <w:spacing w:line="240" w:lineRule="auto"/>
        <w:rPr>
          <w:ins w:id="68" w:author="Client" w:date="2023-02-09T22:50:00Z"/>
          <w:rFonts w:ascii="Times New Roman" w:hAnsi="Times New Roman"/>
          <w:b/>
          <w:bCs/>
          <w:sz w:val="24"/>
          <w:szCs w:val="24"/>
        </w:rPr>
      </w:pPr>
      <w:ins w:id="69" w:author="Client" w:date="2023-02-10T09:51:00Z">
        <w:r>
          <w:rPr>
            <w:rFonts w:ascii="Times New Roman" w:hAnsi="Times New Roman"/>
            <w:b/>
            <w:bCs/>
            <w:sz w:val="24"/>
            <w:szCs w:val="24"/>
          </w:rPr>
          <w:t xml:space="preserve"> </w:t>
        </w:r>
      </w:ins>
      <w:ins w:id="70" w:author="Client" w:date="2023-02-09T22:50:00Z">
        <w:r w:rsidR="00DF70C4">
          <w:rPr>
            <w:rFonts w:ascii="Times New Roman" w:hAnsi="Times New Roman"/>
            <w:b/>
            <w:bCs/>
            <w:sz w:val="24"/>
            <w:szCs w:val="24"/>
          </w:rPr>
          <w:t xml:space="preserve">Dr. Ramona A. Villanueva                                               </w:t>
        </w:r>
      </w:ins>
      <w:ins w:id="71" w:author="Client" w:date="2023-02-10T09:51:00Z">
        <w:r>
          <w:rPr>
            <w:rFonts w:ascii="Times New Roman" w:hAnsi="Times New Roman"/>
            <w:b/>
            <w:bCs/>
            <w:sz w:val="24"/>
            <w:szCs w:val="24"/>
          </w:rPr>
          <w:t xml:space="preserve"> </w:t>
        </w:r>
      </w:ins>
      <w:ins w:id="72" w:author="Client" w:date="2023-02-09T22:50:00Z">
        <w:r w:rsidR="00DF70C4">
          <w:rPr>
            <w:rFonts w:ascii="Times New Roman" w:hAnsi="Times New Roman"/>
            <w:b/>
            <w:bCs/>
            <w:sz w:val="24"/>
            <w:szCs w:val="24"/>
          </w:rPr>
          <w:t>Aron Paul San Miguel</w:t>
        </w:r>
      </w:ins>
    </w:p>
    <w:p w14:paraId="0AE1635C" w14:textId="652F06B4" w:rsidR="00DF70C4" w:rsidRDefault="00DF70C4" w:rsidP="00DF70C4">
      <w:pPr>
        <w:spacing w:line="240" w:lineRule="auto"/>
        <w:rPr>
          <w:ins w:id="73" w:author="Client" w:date="2023-02-09T22:50:00Z"/>
          <w:rFonts w:ascii="Times New Roman" w:hAnsi="Times New Roman"/>
          <w:sz w:val="24"/>
          <w:szCs w:val="24"/>
        </w:rPr>
      </w:pPr>
      <w:ins w:id="74" w:author="Client" w:date="2023-02-09T22:50:00Z">
        <w:r>
          <w:rPr>
            <w:rFonts w:ascii="Times New Roman" w:hAnsi="Times New Roman"/>
            <w:b/>
            <w:bCs/>
            <w:sz w:val="24"/>
            <w:szCs w:val="24"/>
          </w:rPr>
          <w:t xml:space="preserve">       </w:t>
        </w:r>
        <w:r>
          <w:rPr>
            <w:rFonts w:ascii="Times New Roman" w:hAnsi="Times New Roman"/>
            <w:sz w:val="24"/>
            <w:szCs w:val="24"/>
          </w:rPr>
          <w:t>SHS Focal Person                                                                      Panelist</w:t>
        </w:r>
      </w:ins>
    </w:p>
    <w:p w14:paraId="2EA0631C" w14:textId="0762708C" w:rsidR="00DF70C4" w:rsidRPr="000A400F" w:rsidRDefault="000A400F">
      <w:pPr>
        <w:spacing w:line="480" w:lineRule="auto"/>
        <w:ind w:firstLine="720"/>
        <w:jc w:val="both"/>
        <w:rPr>
          <w:ins w:id="75" w:author="Client" w:date="2023-02-09T22:50:00Z"/>
          <w:rFonts w:ascii="Times New Roman" w:hAnsi="Times New Roman"/>
          <w:sz w:val="24"/>
          <w:szCs w:val="24"/>
          <w:rPrChange w:id="76" w:author="Client" w:date="2023-02-09T23:00:00Z">
            <w:rPr>
              <w:ins w:id="77" w:author="Client" w:date="2023-02-09T22:50:00Z"/>
              <w:rFonts w:ascii="Times New Roman" w:hAnsi="Times New Roman"/>
              <w:b/>
              <w:bCs/>
              <w:sz w:val="24"/>
              <w:szCs w:val="24"/>
            </w:rPr>
          </w:rPrChange>
        </w:rPr>
        <w:pPrChange w:id="78" w:author="Client" w:date="2023-02-09T23:00:00Z">
          <w:pPr>
            <w:spacing w:line="240" w:lineRule="auto"/>
          </w:pPr>
        </w:pPrChange>
      </w:pPr>
      <w:ins w:id="79" w:author="Client" w:date="2023-02-09T23:00:00Z">
        <w:r>
          <w:rPr>
            <w:rFonts w:ascii="Times New Roman" w:hAnsi="Times New Roman"/>
            <w:noProof/>
            <w:sz w:val="24"/>
            <w:szCs w:val="24"/>
          </w:rPr>
          <mc:AlternateContent>
            <mc:Choice Requires="wps">
              <w:drawing>
                <wp:anchor distT="0" distB="0" distL="114300" distR="114300" simplePos="0" relativeHeight="251740160" behindDoc="0" locked="0" layoutInCell="1" allowOverlap="1" wp14:anchorId="56695C12" wp14:editId="1C4E63CB">
                  <wp:simplePos x="0" y="0"/>
                  <wp:positionH relativeFrom="column">
                    <wp:posOffset>3456940</wp:posOffset>
                  </wp:positionH>
                  <wp:positionV relativeFrom="paragraph">
                    <wp:posOffset>429895</wp:posOffset>
                  </wp:positionV>
                  <wp:extent cx="1781175"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1781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802AEC1" id="Straight Connector 86"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2.2pt,33.85pt" to="412.4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" strokecolor="#292934 [3200]"/>
              </w:pict>
            </mc:Fallback>
          </mc:AlternateContent>
        </w:r>
        <w:r>
          <w:rPr>
            <w:rFonts w:ascii="Times New Roman" w:hAnsi="Times New Roman"/>
            <w:noProof/>
            <w:sz w:val="24"/>
            <w:szCs w:val="24"/>
          </w:rPr>
          <mc:AlternateContent>
            <mc:Choice Requires="wps">
              <w:drawing>
                <wp:anchor distT="0" distB="0" distL="114300" distR="114300" simplePos="0" relativeHeight="251738112" behindDoc="0" locked="0" layoutInCell="1" allowOverlap="1" wp14:anchorId="733C0864" wp14:editId="611ACCDA">
                  <wp:simplePos x="0" y="0"/>
                  <wp:positionH relativeFrom="column">
                    <wp:posOffset>47624</wp:posOffset>
                  </wp:positionH>
                  <wp:positionV relativeFrom="paragraph">
                    <wp:posOffset>383540</wp:posOffset>
                  </wp:positionV>
                  <wp:extent cx="1781175"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1781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7037F96" id="Straight Connector 85" o:spid="_x0000_s1026" style="position:absolute;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30.2pt" to="2in,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" strokecolor="#292934 [3200]"/>
              </w:pict>
            </mc:Fallback>
          </mc:AlternateContent>
        </w:r>
      </w:ins>
    </w:p>
    <w:p w14:paraId="5828717D" w14:textId="629B7D2F" w:rsidR="00DF70C4" w:rsidRDefault="000A400F" w:rsidP="00DF70C4">
      <w:pPr>
        <w:spacing w:line="240" w:lineRule="auto"/>
        <w:rPr>
          <w:ins w:id="80" w:author="Client" w:date="2023-02-09T22:50:00Z"/>
          <w:rFonts w:ascii="Times New Roman" w:hAnsi="Times New Roman"/>
          <w:b/>
          <w:bCs/>
          <w:sz w:val="24"/>
          <w:szCs w:val="24"/>
        </w:rPr>
      </w:pPr>
      <w:ins w:id="81" w:author="Client" w:date="2023-02-09T22:54:00Z">
        <w:r>
          <w:rPr>
            <w:rFonts w:ascii="Times New Roman" w:hAnsi="Times New Roman"/>
            <w:b/>
            <w:bCs/>
            <w:sz w:val="24"/>
            <w:szCs w:val="24"/>
          </w:rPr>
          <w:t xml:space="preserve"> </w:t>
        </w:r>
      </w:ins>
      <w:ins w:id="82" w:author="Client" w:date="2023-02-09T23:00:00Z">
        <w:r>
          <w:rPr>
            <w:rFonts w:ascii="Times New Roman" w:hAnsi="Times New Roman"/>
            <w:b/>
            <w:bCs/>
            <w:sz w:val="24"/>
            <w:szCs w:val="24"/>
          </w:rPr>
          <w:t xml:space="preserve"> </w:t>
        </w:r>
      </w:ins>
      <w:ins w:id="83" w:author="Client" w:date="2023-02-10T09:47:00Z">
        <w:r w:rsidR="001A3604">
          <w:rPr>
            <w:rFonts w:ascii="Times New Roman" w:hAnsi="Times New Roman"/>
            <w:b/>
            <w:bCs/>
            <w:sz w:val="24"/>
            <w:szCs w:val="24"/>
          </w:rPr>
          <w:t xml:space="preserve">     </w:t>
        </w:r>
      </w:ins>
      <w:ins w:id="84" w:author="Client" w:date="2023-02-09T22:50:00Z">
        <w:r w:rsidR="00DF70C4">
          <w:rPr>
            <w:rFonts w:ascii="Times New Roman" w:hAnsi="Times New Roman"/>
            <w:b/>
            <w:bCs/>
            <w:sz w:val="24"/>
            <w:szCs w:val="24"/>
          </w:rPr>
          <w:t>Marianne A</w:t>
        </w:r>
      </w:ins>
      <w:ins w:id="85" w:author="Client" w:date="2023-02-10T09:47:00Z">
        <w:r w:rsidR="001A3604">
          <w:rPr>
            <w:rFonts w:ascii="Times New Roman" w:hAnsi="Times New Roman"/>
            <w:b/>
            <w:bCs/>
            <w:sz w:val="24"/>
            <w:szCs w:val="24"/>
          </w:rPr>
          <w:t>.</w:t>
        </w:r>
      </w:ins>
      <w:ins w:id="86" w:author="Client" w:date="2023-02-09T22:50:00Z">
        <w:r w:rsidR="00DF70C4">
          <w:rPr>
            <w:rFonts w:ascii="Times New Roman" w:hAnsi="Times New Roman"/>
            <w:b/>
            <w:bCs/>
            <w:sz w:val="24"/>
            <w:szCs w:val="24"/>
          </w:rPr>
          <w:t xml:space="preserve"> </w:t>
        </w:r>
        <w:proofErr w:type="spellStart"/>
        <w:r w:rsidR="00DF70C4">
          <w:rPr>
            <w:rFonts w:ascii="Times New Roman" w:hAnsi="Times New Roman"/>
            <w:b/>
            <w:bCs/>
            <w:sz w:val="24"/>
            <w:szCs w:val="24"/>
          </w:rPr>
          <w:t>Apalla</w:t>
        </w:r>
        <w:proofErr w:type="spellEnd"/>
        <w:r w:rsidR="00DF70C4">
          <w:rPr>
            <w:rFonts w:ascii="Times New Roman" w:hAnsi="Times New Roman"/>
            <w:b/>
            <w:bCs/>
            <w:sz w:val="24"/>
            <w:szCs w:val="24"/>
          </w:rPr>
          <w:t xml:space="preserve">                                                        </w:t>
        </w:r>
      </w:ins>
      <w:ins w:id="87" w:author="Client" w:date="2023-02-10T09:51:00Z">
        <w:r w:rsidR="001A3604">
          <w:rPr>
            <w:rFonts w:ascii="Times New Roman" w:hAnsi="Times New Roman"/>
            <w:b/>
            <w:bCs/>
            <w:sz w:val="24"/>
            <w:szCs w:val="24"/>
          </w:rPr>
          <w:t xml:space="preserve">  </w:t>
        </w:r>
      </w:ins>
      <w:proofErr w:type="spellStart"/>
      <w:ins w:id="88" w:author="Client" w:date="2023-02-09T22:50:00Z">
        <w:r w:rsidR="00DF70C4">
          <w:rPr>
            <w:rFonts w:ascii="Times New Roman" w:hAnsi="Times New Roman"/>
            <w:b/>
            <w:bCs/>
            <w:sz w:val="24"/>
            <w:szCs w:val="24"/>
          </w:rPr>
          <w:t>Eldy</w:t>
        </w:r>
        <w:proofErr w:type="spellEnd"/>
        <w:r w:rsidR="00DF70C4">
          <w:rPr>
            <w:rFonts w:ascii="Times New Roman" w:hAnsi="Times New Roman"/>
            <w:b/>
            <w:bCs/>
            <w:sz w:val="24"/>
            <w:szCs w:val="24"/>
          </w:rPr>
          <w:t xml:space="preserve"> </w:t>
        </w:r>
      </w:ins>
      <w:ins w:id="89" w:author="Client" w:date="2023-02-10T09:47:00Z">
        <w:r w:rsidR="001A3604">
          <w:rPr>
            <w:rFonts w:ascii="Times New Roman" w:hAnsi="Times New Roman"/>
            <w:b/>
            <w:bCs/>
            <w:sz w:val="24"/>
            <w:szCs w:val="24"/>
          </w:rPr>
          <w:t xml:space="preserve">S. </w:t>
        </w:r>
      </w:ins>
      <w:ins w:id="90" w:author="Client" w:date="2023-02-09T22:50:00Z">
        <w:r w:rsidR="00DF70C4">
          <w:rPr>
            <w:rFonts w:ascii="Times New Roman" w:hAnsi="Times New Roman"/>
            <w:b/>
            <w:bCs/>
            <w:sz w:val="24"/>
            <w:szCs w:val="24"/>
          </w:rPr>
          <w:t>Francisco</w:t>
        </w:r>
      </w:ins>
    </w:p>
    <w:p w14:paraId="2296A39A" w14:textId="07D1083C" w:rsidR="00DF70C4" w:rsidRDefault="00DF70C4" w:rsidP="00DF70C4">
      <w:pPr>
        <w:spacing w:line="240" w:lineRule="auto"/>
        <w:rPr>
          <w:ins w:id="91" w:author="Client" w:date="2023-02-09T23:22:00Z"/>
          <w:rFonts w:ascii="Times New Roman" w:hAnsi="Times New Roman"/>
          <w:sz w:val="24"/>
          <w:szCs w:val="24"/>
        </w:rPr>
      </w:pPr>
      <w:ins w:id="92" w:author="Client" w:date="2023-02-09T22:50:00Z">
        <w:r>
          <w:rPr>
            <w:rFonts w:ascii="Times New Roman" w:hAnsi="Times New Roman"/>
            <w:b/>
            <w:bCs/>
            <w:sz w:val="24"/>
            <w:szCs w:val="24"/>
          </w:rPr>
          <w:t xml:space="preserve">            </w:t>
        </w:r>
      </w:ins>
      <w:ins w:id="93" w:author="Client" w:date="2023-02-10T09:49:00Z">
        <w:r w:rsidR="001A3604">
          <w:rPr>
            <w:rFonts w:ascii="Times New Roman" w:hAnsi="Times New Roman"/>
            <w:b/>
            <w:bCs/>
            <w:sz w:val="24"/>
            <w:szCs w:val="24"/>
          </w:rPr>
          <w:t xml:space="preserve">  </w:t>
        </w:r>
      </w:ins>
      <w:ins w:id="94" w:author="Client" w:date="2023-02-10T09:51:00Z">
        <w:r w:rsidR="001A3604">
          <w:rPr>
            <w:rFonts w:ascii="Times New Roman" w:hAnsi="Times New Roman"/>
            <w:b/>
            <w:bCs/>
            <w:sz w:val="24"/>
            <w:szCs w:val="24"/>
          </w:rPr>
          <w:t xml:space="preserve"> </w:t>
        </w:r>
      </w:ins>
      <w:ins w:id="95" w:author="Client" w:date="2023-02-09T22:50:00Z">
        <w:r>
          <w:rPr>
            <w:rFonts w:ascii="Times New Roman" w:hAnsi="Times New Roman"/>
            <w:sz w:val="24"/>
            <w:szCs w:val="24"/>
          </w:rPr>
          <w:t xml:space="preserve">Panelist                                                                             </w:t>
        </w:r>
      </w:ins>
      <w:ins w:id="96" w:author="Client" w:date="2023-02-10T11:40:00Z">
        <w:r w:rsidR="005D5FD1">
          <w:rPr>
            <w:rFonts w:ascii="Times New Roman" w:hAnsi="Times New Roman"/>
            <w:sz w:val="24"/>
            <w:szCs w:val="24"/>
          </w:rPr>
          <w:t xml:space="preserve"> </w:t>
        </w:r>
      </w:ins>
      <w:proofErr w:type="spellStart"/>
      <w:ins w:id="97" w:author="Client" w:date="2023-02-09T22:50:00Z">
        <w:r>
          <w:rPr>
            <w:rFonts w:ascii="Times New Roman" w:hAnsi="Times New Roman"/>
            <w:sz w:val="24"/>
            <w:szCs w:val="24"/>
          </w:rPr>
          <w:t>Panelist</w:t>
        </w:r>
      </w:ins>
      <w:proofErr w:type="spellEnd"/>
    </w:p>
    <w:p w14:paraId="4BAD4BF5" w14:textId="77777777" w:rsidR="00271971" w:rsidRDefault="00271971" w:rsidP="00DF70C4">
      <w:pPr>
        <w:spacing w:line="240" w:lineRule="auto"/>
        <w:rPr>
          <w:ins w:id="98" w:author="Client" w:date="2023-02-09T22:50:00Z"/>
          <w:rFonts w:ascii="Times New Roman" w:hAnsi="Times New Roman"/>
          <w:sz w:val="24"/>
          <w:szCs w:val="24"/>
        </w:rPr>
      </w:pPr>
    </w:p>
    <w:p w14:paraId="19E67191" w14:textId="77777777" w:rsidR="00271971" w:rsidRDefault="00271971">
      <w:pPr>
        <w:spacing w:line="480" w:lineRule="auto"/>
        <w:rPr>
          <w:ins w:id="99" w:author="Client" w:date="2023-02-09T23:21:00Z"/>
          <w:rFonts w:ascii="Times New Roman" w:eastAsia="Times New Roman" w:hAnsi="Times New Roman"/>
          <w:bCs/>
          <w:color w:val="292934" w:themeColor="text1"/>
          <w:sz w:val="24"/>
          <w:szCs w:val="24"/>
        </w:rPr>
        <w:sectPr w:rsidR="00271971" w:rsidSect="000E7561">
          <w:headerReference w:type="default" r:id="rId10"/>
          <w:footerReference w:type="default" r:id="rId11"/>
          <w:pgSz w:w="12240" w:h="15840" w:code="1"/>
          <w:pgMar w:top="1894" w:right="1750" w:bottom="1440" w:left="2160" w:header="720" w:footer="864" w:gutter="0"/>
          <w:pgNumType w:start="1"/>
          <w:cols w:space="708"/>
          <w:docGrid w:linePitch="360"/>
        </w:sectPr>
        <w:pPrChange w:id="104" w:author="Client" w:date="2023-02-09T23:21:00Z">
          <w:pPr>
            <w:spacing w:line="480" w:lineRule="auto"/>
            <w:jc w:val="center"/>
          </w:pPr>
        </w:pPrChange>
      </w:pPr>
    </w:p>
    <w:p w14:paraId="5ACF9463" w14:textId="145F143F" w:rsidR="000E7561" w:rsidRPr="001F466A" w:rsidRDefault="000E7561">
      <w:pPr>
        <w:pStyle w:val="Heading1"/>
        <w:numPr>
          <w:ilvl w:val="0"/>
          <w:numId w:val="0"/>
        </w:numPr>
        <w:jc w:val="center"/>
        <w:rPr>
          <w:ins w:id="105" w:author="Client" w:date="2023-02-09T23:50:00Z"/>
          <w:rFonts w:ascii="Times New Roman" w:eastAsia="Times New Roman" w:hAnsi="Times New Roman"/>
          <w:b w:val="0"/>
          <w:sz w:val="24"/>
          <w:szCs w:val="24"/>
          <w:rPrChange w:id="106" w:author="Client" w:date="2023-02-10T00:12:00Z">
            <w:rPr>
              <w:ins w:id="107" w:author="Client" w:date="2023-02-09T23:50:00Z"/>
              <w:b/>
            </w:rPr>
          </w:rPrChange>
        </w:rPr>
        <w:pPrChange w:id="108" w:author="Client" w:date="2023-02-10T10:11:00Z">
          <w:pPr>
            <w:tabs>
              <w:tab w:val="left" w:pos="2859"/>
            </w:tabs>
            <w:spacing w:after="0" w:line="240" w:lineRule="auto"/>
          </w:pPr>
        </w:pPrChange>
      </w:pPr>
      <w:bookmarkStart w:id="109" w:name="_Toc126882064"/>
      <w:bookmarkStart w:id="110" w:name="_Toc126917252"/>
      <w:ins w:id="111" w:author="Client" w:date="2023-02-09T23:03:00Z">
        <w:r w:rsidRPr="001F466A">
          <w:rPr>
            <w:rFonts w:ascii="Times New Roman" w:eastAsia="Times New Roman" w:hAnsi="Times New Roman" w:cs="Times New Roman"/>
            <w:color w:val="auto"/>
            <w:sz w:val="24"/>
            <w:szCs w:val="24"/>
            <w:rPrChange w:id="112" w:author="Client" w:date="2023-02-10T00:12:00Z">
              <w:rPr>
                <w:b/>
              </w:rPr>
            </w:rPrChange>
          </w:rPr>
          <w:lastRenderedPageBreak/>
          <w:t>A</w:t>
        </w:r>
      </w:ins>
      <w:ins w:id="113" w:author="Client" w:date="2023-02-09T23:33:00Z">
        <w:r w:rsidR="003906B4" w:rsidRPr="001F466A">
          <w:rPr>
            <w:rFonts w:ascii="Times New Roman" w:eastAsia="Times New Roman" w:hAnsi="Times New Roman" w:cs="Times New Roman"/>
            <w:color w:val="auto"/>
            <w:sz w:val="24"/>
            <w:szCs w:val="24"/>
            <w:rPrChange w:id="114" w:author="Client" w:date="2023-02-10T00:12:00Z">
              <w:rPr>
                <w:b/>
              </w:rPr>
            </w:rPrChange>
          </w:rPr>
          <w:t>CK</w:t>
        </w:r>
      </w:ins>
      <w:ins w:id="115" w:author="Client" w:date="2023-02-09T23:34:00Z">
        <w:r w:rsidR="003906B4" w:rsidRPr="001F466A">
          <w:rPr>
            <w:rFonts w:ascii="Times New Roman" w:eastAsia="Times New Roman" w:hAnsi="Times New Roman" w:cs="Times New Roman"/>
            <w:color w:val="auto"/>
            <w:sz w:val="24"/>
            <w:szCs w:val="24"/>
            <w:rPrChange w:id="116" w:author="Client" w:date="2023-02-10T00:12:00Z">
              <w:rPr>
                <w:b/>
              </w:rPr>
            </w:rPrChange>
          </w:rPr>
          <w:t>NOWLEDGEMENT</w:t>
        </w:r>
      </w:ins>
      <w:bookmarkEnd w:id="109"/>
      <w:bookmarkEnd w:id="110"/>
    </w:p>
    <w:p w14:paraId="7CB54748" w14:textId="77777777" w:rsidR="00D12B50" w:rsidRPr="001F466A" w:rsidRDefault="00D12B50" w:rsidP="00D12B50">
      <w:pPr>
        <w:tabs>
          <w:tab w:val="left" w:pos="2859"/>
        </w:tabs>
        <w:spacing w:after="0" w:line="480" w:lineRule="auto"/>
        <w:jc w:val="both"/>
        <w:rPr>
          <w:ins w:id="117" w:author="Client" w:date="2023-02-09T23:51:00Z"/>
          <w:rFonts w:ascii="Times New Roman" w:eastAsia="Times New Roman" w:hAnsi="Times New Roman"/>
          <w:bCs/>
          <w:color w:val="292934" w:themeColor="text1"/>
          <w:sz w:val="24"/>
          <w:szCs w:val="24"/>
        </w:rPr>
      </w:pPr>
    </w:p>
    <w:p w14:paraId="5B06EB29" w14:textId="426CA85D" w:rsidR="00D12B50" w:rsidRPr="00D12B50" w:rsidRDefault="00D12B50">
      <w:pPr>
        <w:tabs>
          <w:tab w:val="left" w:pos="2859"/>
        </w:tabs>
        <w:spacing w:after="0" w:line="480" w:lineRule="auto"/>
        <w:jc w:val="both"/>
        <w:rPr>
          <w:ins w:id="118" w:author="Client" w:date="2023-02-09T23:50:00Z"/>
          <w:rFonts w:ascii="Times New Roman" w:eastAsia="Times New Roman" w:hAnsi="Times New Roman"/>
          <w:bCs/>
          <w:color w:val="292934" w:themeColor="text1"/>
          <w:sz w:val="24"/>
          <w:szCs w:val="24"/>
          <w:rPrChange w:id="119" w:author="Client" w:date="2023-02-09T23:50:00Z">
            <w:rPr>
              <w:ins w:id="120" w:author="Client" w:date="2023-02-09T23:50:00Z"/>
              <w:rFonts w:ascii="Times New Roman" w:eastAsia="Times New Roman" w:hAnsi="Times New Roman"/>
              <w:b/>
              <w:color w:val="292934" w:themeColor="text1"/>
              <w:sz w:val="24"/>
              <w:szCs w:val="24"/>
            </w:rPr>
          </w:rPrChange>
        </w:rPr>
        <w:pPrChange w:id="121" w:author="Client" w:date="2023-02-09T23:50:00Z">
          <w:pPr>
            <w:tabs>
              <w:tab w:val="left" w:pos="2859"/>
            </w:tabs>
            <w:spacing w:after="0" w:line="240" w:lineRule="auto"/>
          </w:pPr>
        </w:pPrChange>
      </w:pPr>
      <w:ins w:id="122" w:author="Client" w:date="2023-02-09T23:51:00Z">
        <w:r>
          <w:rPr>
            <w:rFonts w:ascii="Times New Roman" w:eastAsia="Times New Roman" w:hAnsi="Times New Roman"/>
            <w:bCs/>
            <w:color w:val="292934" w:themeColor="text1"/>
            <w:sz w:val="24"/>
            <w:szCs w:val="24"/>
          </w:rPr>
          <w:t xml:space="preserve">                   </w:t>
        </w:r>
      </w:ins>
      <w:ins w:id="123" w:author="Client" w:date="2023-02-09T23:50:00Z">
        <w:r w:rsidRPr="00D12B50">
          <w:rPr>
            <w:rFonts w:ascii="Times New Roman" w:eastAsia="Times New Roman" w:hAnsi="Times New Roman"/>
            <w:bCs/>
            <w:color w:val="292934" w:themeColor="text1"/>
            <w:sz w:val="24"/>
            <w:szCs w:val="24"/>
            <w:rPrChange w:id="124" w:author="Client" w:date="2023-02-09T23:50:00Z">
              <w:rPr>
                <w:rFonts w:ascii="Times New Roman" w:eastAsia="Times New Roman" w:hAnsi="Times New Roman"/>
                <w:b/>
                <w:color w:val="292934" w:themeColor="text1"/>
                <w:sz w:val="24"/>
                <w:szCs w:val="24"/>
              </w:rPr>
            </w:rPrChange>
          </w:rPr>
          <w:t>The following individuals and organizations are gratefully acknowledged on behalf of the researchers who made this research study possible.</w:t>
        </w:r>
      </w:ins>
    </w:p>
    <w:p w14:paraId="33786F31" w14:textId="77777777" w:rsidR="00D12B50" w:rsidRPr="00D12B50" w:rsidRDefault="00D12B50">
      <w:pPr>
        <w:tabs>
          <w:tab w:val="left" w:pos="2859"/>
        </w:tabs>
        <w:spacing w:after="0" w:line="480" w:lineRule="auto"/>
        <w:jc w:val="both"/>
        <w:rPr>
          <w:ins w:id="125" w:author="Client" w:date="2023-02-09T23:50:00Z"/>
          <w:rFonts w:ascii="Times New Roman" w:eastAsia="Times New Roman" w:hAnsi="Times New Roman"/>
          <w:bCs/>
          <w:color w:val="292934" w:themeColor="text1"/>
          <w:sz w:val="24"/>
          <w:szCs w:val="24"/>
          <w:rPrChange w:id="126" w:author="Client" w:date="2023-02-09T23:50:00Z">
            <w:rPr>
              <w:ins w:id="127" w:author="Client" w:date="2023-02-09T23:50:00Z"/>
              <w:rFonts w:ascii="Times New Roman" w:eastAsia="Times New Roman" w:hAnsi="Times New Roman"/>
              <w:b/>
              <w:color w:val="292934" w:themeColor="text1"/>
              <w:sz w:val="24"/>
              <w:szCs w:val="24"/>
            </w:rPr>
          </w:rPrChange>
        </w:rPr>
        <w:pPrChange w:id="128" w:author="Client" w:date="2023-02-09T23:50:00Z">
          <w:pPr>
            <w:tabs>
              <w:tab w:val="left" w:pos="2859"/>
            </w:tabs>
            <w:spacing w:after="0" w:line="240" w:lineRule="auto"/>
          </w:pPr>
        </w:pPrChange>
      </w:pPr>
      <w:ins w:id="129" w:author="Client" w:date="2023-02-09T23:50:00Z">
        <w:r w:rsidRPr="00D12B50">
          <w:rPr>
            <w:rFonts w:ascii="Times New Roman" w:eastAsia="Times New Roman" w:hAnsi="Times New Roman"/>
            <w:bCs/>
            <w:color w:val="292934" w:themeColor="text1"/>
            <w:sz w:val="24"/>
            <w:szCs w:val="24"/>
            <w:rPrChange w:id="130" w:author="Client" w:date="2023-02-09T23:50:00Z">
              <w:rPr>
                <w:rFonts w:ascii="Times New Roman" w:eastAsia="Times New Roman" w:hAnsi="Times New Roman"/>
                <w:b/>
                <w:color w:val="292934" w:themeColor="text1"/>
                <w:sz w:val="24"/>
                <w:szCs w:val="24"/>
              </w:rPr>
            </w:rPrChange>
          </w:rPr>
          <w:t>First and foremost, we give thanks to Almighty God, who provided us the fortitude, resolve, and courage to overcome all the difficulties and hurdles that we researchers faced while carrying out this research study. All of the sacrifices we have made for this study would be in vain without His direction. We are grateful to God, the Almighty, for hearing all of our prayers.</w:t>
        </w:r>
      </w:ins>
    </w:p>
    <w:p w14:paraId="2E4E88D6" w14:textId="77777777" w:rsidR="00D12B50" w:rsidRPr="00D12B50" w:rsidRDefault="00D12B50">
      <w:pPr>
        <w:tabs>
          <w:tab w:val="left" w:pos="2859"/>
        </w:tabs>
        <w:spacing w:after="0" w:line="480" w:lineRule="auto"/>
        <w:jc w:val="both"/>
        <w:rPr>
          <w:ins w:id="131" w:author="Client" w:date="2023-02-09T23:50:00Z"/>
          <w:rFonts w:ascii="Times New Roman" w:eastAsia="Times New Roman" w:hAnsi="Times New Roman"/>
          <w:bCs/>
          <w:color w:val="292934" w:themeColor="text1"/>
          <w:sz w:val="24"/>
          <w:szCs w:val="24"/>
          <w:rPrChange w:id="132" w:author="Client" w:date="2023-02-09T23:50:00Z">
            <w:rPr>
              <w:ins w:id="133" w:author="Client" w:date="2023-02-09T23:50:00Z"/>
              <w:rFonts w:ascii="Times New Roman" w:eastAsia="Times New Roman" w:hAnsi="Times New Roman"/>
              <w:b/>
              <w:color w:val="292934" w:themeColor="text1"/>
              <w:sz w:val="24"/>
              <w:szCs w:val="24"/>
            </w:rPr>
          </w:rPrChange>
        </w:rPr>
        <w:pPrChange w:id="134" w:author="Client" w:date="2023-02-09T23:50:00Z">
          <w:pPr>
            <w:tabs>
              <w:tab w:val="left" w:pos="2859"/>
            </w:tabs>
            <w:spacing w:after="0" w:line="240" w:lineRule="auto"/>
          </w:pPr>
        </w:pPrChange>
      </w:pPr>
      <w:ins w:id="135" w:author="Client" w:date="2023-02-09T23:50:00Z">
        <w:r w:rsidRPr="00D12B50">
          <w:rPr>
            <w:rFonts w:ascii="Times New Roman" w:eastAsia="Times New Roman" w:hAnsi="Times New Roman"/>
            <w:bCs/>
            <w:color w:val="292934" w:themeColor="text1"/>
            <w:sz w:val="24"/>
            <w:szCs w:val="24"/>
            <w:rPrChange w:id="136" w:author="Client" w:date="2023-02-09T23:50:00Z">
              <w:rPr>
                <w:rFonts w:ascii="Times New Roman" w:eastAsia="Times New Roman" w:hAnsi="Times New Roman"/>
                <w:b/>
                <w:color w:val="292934" w:themeColor="text1"/>
                <w:sz w:val="24"/>
                <w:szCs w:val="24"/>
              </w:rPr>
            </w:rPrChange>
          </w:rPr>
          <w:t>To our parents, who acted as our role models and provided us with financial assistance, compassion, and understanding as we worked to complete this project.</w:t>
        </w:r>
      </w:ins>
    </w:p>
    <w:p w14:paraId="357302B2" w14:textId="4D5BC998" w:rsidR="00D12B50" w:rsidRDefault="00D12B50" w:rsidP="00D12B50">
      <w:pPr>
        <w:tabs>
          <w:tab w:val="left" w:pos="2859"/>
        </w:tabs>
        <w:spacing w:after="0" w:line="480" w:lineRule="auto"/>
        <w:jc w:val="both"/>
        <w:rPr>
          <w:ins w:id="137" w:author="Client" w:date="2023-02-10T00:03:00Z"/>
          <w:rFonts w:ascii="Times New Roman" w:eastAsia="Times New Roman" w:hAnsi="Times New Roman"/>
          <w:bCs/>
          <w:color w:val="292934" w:themeColor="text1"/>
          <w:sz w:val="24"/>
          <w:szCs w:val="24"/>
        </w:rPr>
      </w:pPr>
      <w:ins w:id="138" w:author="Client" w:date="2023-02-09T23:50:00Z">
        <w:r w:rsidRPr="00D12B50">
          <w:rPr>
            <w:rFonts w:ascii="Times New Roman" w:eastAsia="Times New Roman" w:hAnsi="Times New Roman"/>
            <w:bCs/>
            <w:color w:val="292934" w:themeColor="text1"/>
            <w:sz w:val="24"/>
            <w:szCs w:val="24"/>
            <w:rPrChange w:id="139" w:author="Client" w:date="2023-02-09T23:50:00Z">
              <w:rPr>
                <w:rFonts w:ascii="Times New Roman" w:eastAsia="Times New Roman" w:hAnsi="Times New Roman"/>
                <w:b/>
                <w:color w:val="292934" w:themeColor="text1"/>
                <w:sz w:val="24"/>
                <w:szCs w:val="24"/>
              </w:rPr>
            </w:rPrChange>
          </w:rPr>
          <w:t>We also truly thank Mr. Jaime Boy A. Alegre, our research adviser, for all of the work, advice, and encouragemen</w:t>
        </w:r>
      </w:ins>
      <w:ins w:id="140" w:author="Client" w:date="2023-02-09T23:51:00Z">
        <w:r>
          <w:rPr>
            <w:rFonts w:ascii="Times New Roman" w:eastAsia="Times New Roman" w:hAnsi="Times New Roman"/>
            <w:bCs/>
            <w:color w:val="292934" w:themeColor="text1"/>
            <w:sz w:val="24"/>
            <w:szCs w:val="24"/>
          </w:rPr>
          <w:t>t.</w:t>
        </w:r>
      </w:ins>
      <w:ins w:id="141" w:author="Client" w:date="2023-02-10T00:03:00Z">
        <w:r w:rsidR="00FB293E">
          <w:rPr>
            <w:rFonts w:ascii="Times New Roman" w:eastAsia="Times New Roman" w:hAnsi="Times New Roman"/>
            <w:bCs/>
            <w:color w:val="292934" w:themeColor="text1"/>
            <w:sz w:val="24"/>
            <w:szCs w:val="24"/>
          </w:rPr>
          <w:t xml:space="preserve"> </w:t>
        </w:r>
      </w:ins>
    </w:p>
    <w:p w14:paraId="5E9A919F" w14:textId="77777777" w:rsidR="00FB293E" w:rsidRPr="00FB293E" w:rsidRDefault="00FB293E" w:rsidP="00FB293E">
      <w:pPr>
        <w:tabs>
          <w:tab w:val="left" w:pos="2859"/>
        </w:tabs>
        <w:spacing w:after="0" w:line="480" w:lineRule="auto"/>
        <w:jc w:val="both"/>
        <w:rPr>
          <w:ins w:id="142" w:author="Client" w:date="2023-02-10T00:03:00Z"/>
          <w:rFonts w:ascii="Times New Roman" w:eastAsia="Times New Roman" w:hAnsi="Times New Roman"/>
          <w:bCs/>
          <w:color w:val="292934" w:themeColor="text1"/>
          <w:sz w:val="24"/>
          <w:szCs w:val="24"/>
        </w:rPr>
      </w:pPr>
      <w:ins w:id="143" w:author="Client" w:date="2023-02-10T00:03:00Z">
        <w:r w:rsidRPr="00FB293E">
          <w:rPr>
            <w:rFonts w:ascii="Times New Roman" w:eastAsia="Times New Roman" w:hAnsi="Times New Roman"/>
            <w:bCs/>
            <w:color w:val="292934" w:themeColor="text1"/>
            <w:sz w:val="24"/>
            <w:szCs w:val="24"/>
          </w:rPr>
          <w:t xml:space="preserve">With thanks to our dear advisor Mrs. </w:t>
        </w:r>
        <w:proofErr w:type="spellStart"/>
        <w:r w:rsidRPr="00FB293E">
          <w:rPr>
            <w:rFonts w:ascii="Times New Roman" w:eastAsia="Times New Roman" w:hAnsi="Times New Roman"/>
            <w:bCs/>
            <w:color w:val="292934" w:themeColor="text1"/>
            <w:sz w:val="24"/>
            <w:szCs w:val="24"/>
          </w:rPr>
          <w:t>Jackielyn</w:t>
        </w:r>
        <w:proofErr w:type="spellEnd"/>
        <w:r w:rsidRPr="00FB293E">
          <w:rPr>
            <w:rFonts w:ascii="Times New Roman" w:eastAsia="Times New Roman" w:hAnsi="Times New Roman"/>
            <w:bCs/>
            <w:color w:val="292934" w:themeColor="text1"/>
            <w:sz w:val="24"/>
            <w:szCs w:val="24"/>
          </w:rPr>
          <w:t xml:space="preserve"> M. </w:t>
        </w:r>
        <w:proofErr w:type="spellStart"/>
        <w:r w:rsidRPr="00FB293E">
          <w:rPr>
            <w:rFonts w:ascii="Times New Roman" w:eastAsia="Times New Roman" w:hAnsi="Times New Roman"/>
            <w:bCs/>
            <w:color w:val="292934" w:themeColor="text1"/>
            <w:sz w:val="24"/>
            <w:szCs w:val="24"/>
          </w:rPr>
          <w:t>Cura</w:t>
        </w:r>
        <w:proofErr w:type="spellEnd"/>
        <w:r w:rsidRPr="00FB293E">
          <w:rPr>
            <w:rFonts w:ascii="Times New Roman" w:eastAsia="Times New Roman" w:hAnsi="Times New Roman"/>
            <w:bCs/>
            <w:color w:val="292934" w:themeColor="text1"/>
            <w:sz w:val="24"/>
            <w:szCs w:val="24"/>
          </w:rPr>
          <w:t xml:space="preserve"> for supporting and advising us during this research study.</w:t>
        </w:r>
      </w:ins>
    </w:p>
    <w:p w14:paraId="6AD168E9" w14:textId="77777777" w:rsidR="00FB293E" w:rsidRPr="00FB293E" w:rsidRDefault="00FB293E" w:rsidP="00FB293E">
      <w:pPr>
        <w:tabs>
          <w:tab w:val="left" w:pos="2859"/>
        </w:tabs>
        <w:spacing w:after="0" w:line="480" w:lineRule="auto"/>
        <w:jc w:val="both"/>
        <w:rPr>
          <w:ins w:id="144" w:author="Client" w:date="2023-02-10T00:03:00Z"/>
          <w:rFonts w:ascii="Times New Roman" w:eastAsia="Times New Roman" w:hAnsi="Times New Roman"/>
          <w:bCs/>
          <w:color w:val="292934" w:themeColor="text1"/>
          <w:sz w:val="24"/>
          <w:szCs w:val="24"/>
        </w:rPr>
      </w:pPr>
      <w:ins w:id="145" w:author="Client" w:date="2023-02-10T00:03:00Z">
        <w:r w:rsidRPr="00FB293E">
          <w:rPr>
            <w:rFonts w:ascii="Times New Roman" w:eastAsia="Times New Roman" w:hAnsi="Times New Roman"/>
            <w:bCs/>
            <w:color w:val="292934" w:themeColor="text1"/>
            <w:sz w:val="24"/>
            <w:szCs w:val="24"/>
          </w:rPr>
          <w:t xml:space="preserve">To Dr. Ramona A. Villanueva and Mary Hope </w:t>
        </w:r>
        <w:proofErr w:type="spellStart"/>
        <w:r w:rsidRPr="00FB293E">
          <w:rPr>
            <w:rFonts w:ascii="Times New Roman" w:eastAsia="Times New Roman" w:hAnsi="Times New Roman"/>
            <w:bCs/>
            <w:color w:val="292934" w:themeColor="text1"/>
            <w:sz w:val="24"/>
            <w:szCs w:val="24"/>
          </w:rPr>
          <w:t>Aldiscimo</w:t>
        </w:r>
        <w:proofErr w:type="spellEnd"/>
        <w:r w:rsidRPr="00FB293E">
          <w:rPr>
            <w:rFonts w:ascii="Times New Roman" w:eastAsia="Times New Roman" w:hAnsi="Times New Roman"/>
            <w:bCs/>
            <w:color w:val="292934" w:themeColor="text1"/>
            <w:sz w:val="24"/>
            <w:szCs w:val="24"/>
          </w:rPr>
          <w:t>, the professors who guided us as we advanced in this research study.</w:t>
        </w:r>
      </w:ins>
    </w:p>
    <w:p w14:paraId="5551B258" w14:textId="7EB29EEA" w:rsidR="00FB293E" w:rsidRDefault="00FB293E" w:rsidP="00FB293E">
      <w:pPr>
        <w:tabs>
          <w:tab w:val="left" w:pos="2859"/>
        </w:tabs>
        <w:spacing w:after="0" w:line="480" w:lineRule="auto"/>
        <w:jc w:val="both"/>
        <w:rPr>
          <w:ins w:id="146" w:author="Client" w:date="2023-02-09T23:51:00Z"/>
          <w:rFonts w:ascii="Times New Roman" w:eastAsia="Times New Roman" w:hAnsi="Times New Roman"/>
          <w:bCs/>
          <w:color w:val="292934" w:themeColor="text1"/>
          <w:sz w:val="24"/>
          <w:szCs w:val="24"/>
        </w:rPr>
      </w:pPr>
      <w:ins w:id="147" w:author="Client" w:date="2023-02-10T00:03:00Z">
        <w:r w:rsidRPr="00FB293E">
          <w:rPr>
            <w:rFonts w:ascii="Times New Roman" w:eastAsia="Times New Roman" w:hAnsi="Times New Roman"/>
            <w:bCs/>
            <w:color w:val="292934" w:themeColor="text1"/>
            <w:sz w:val="24"/>
            <w:szCs w:val="24"/>
          </w:rPr>
          <w:t>Finally, we would like to thank the survey respondents for their cooperation and readiness to invest their time and energy in responding to our prepared questionnaires. Thank you, and may God bless you.</w:t>
        </w:r>
      </w:ins>
    </w:p>
    <w:p w14:paraId="03912481" w14:textId="77777777" w:rsidR="00271971" w:rsidRDefault="00271971">
      <w:pPr>
        <w:spacing w:after="0" w:line="240" w:lineRule="auto"/>
        <w:rPr>
          <w:ins w:id="148" w:author="Client" w:date="2023-02-10T09:52:00Z"/>
          <w:rFonts w:ascii="Times New Roman" w:eastAsia="Times New Roman" w:hAnsi="Times New Roman"/>
          <w:bCs/>
          <w:color w:val="292934" w:themeColor="text1"/>
          <w:sz w:val="24"/>
          <w:szCs w:val="24"/>
        </w:rPr>
      </w:pPr>
    </w:p>
    <w:p w14:paraId="437ABA92" w14:textId="07BDE40C" w:rsidR="001A3604" w:rsidRDefault="001A3604">
      <w:pPr>
        <w:spacing w:after="0" w:line="240" w:lineRule="auto"/>
        <w:rPr>
          <w:ins w:id="149" w:author="Client" w:date="2023-02-09T23:24:00Z"/>
          <w:rFonts w:ascii="Times New Roman" w:eastAsia="Times New Roman" w:hAnsi="Times New Roman"/>
          <w:sz w:val="24"/>
          <w:szCs w:val="24"/>
        </w:rPr>
        <w:sectPr w:rsidR="001A3604" w:rsidSect="000E7561">
          <w:footerReference w:type="default" r:id="rId12"/>
          <w:pgSz w:w="12240" w:h="15840" w:code="1"/>
          <w:pgMar w:top="1894" w:right="1750" w:bottom="1440" w:left="2160" w:header="720" w:footer="864" w:gutter="0"/>
          <w:pgNumType w:start="1"/>
          <w:cols w:space="708"/>
          <w:docGrid w:linePitch="360"/>
        </w:sectPr>
      </w:pPr>
    </w:p>
    <w:p w14:paraId="138C2C00" w14:textId="287EE9FE" w:rsidR="005214B3" w:rsidRPr="001F466A" w:rsidDel="000E7561" w:rsidRDefault="005214B3">
      <w:pPr>
        <w:pStyle w:val="Heading1"/>
        <w:numPr>
          <w:ilvl w:val="0"/>
          <w:numId w:val="0"/>
        </w:numPr>
        <w:jc w:val="center"/>
        <w:rPr>
          <w:ins w:id="155" w:author="REX'S BRIEKS ARCHIE RHON'S" w:date="2023-02-08T05:56:00Z"/>
          <w:del w:id="156" w:author="Client" w:date="2023-02-09T23:02:00Z"/>
          <w:rFonts w:ascii="Times New Roman" w:hAnsi="Times New Roman"/>
          <w:b w:val="0"/>
          <w:bCs w:val="0"/>
          <w:sz w:val="24"/>
          <w:szCs w:val="24"/>
          <w:rPrChange w:id="157" w:author="Client" w:date="2023-02-10T00:13:00Z">
            <w:rPr>
              <w:ins w:id="158" w:author="REX'S BRIEKS ARCHIE RHON'S" w:date="2023-02-08T05:56:00Z"/>
              <w:del w:id="159" w:author="Client" w:date="2023-02-09T23:02:00Z"/>
              <w:b/>
              <w:bCs/>
            </w:rPr>
          </w:rPrChange>
        </w:rPr>
        <w:pPrChange w:id="160" w:author="Client" w:date="2023-02-10T09:52:00Z">
          <w:pPr/>
        </w:pPrChange>
      </w:pPr>
    </w:p>
    <w:p w14:paraId="65D132BE" w14:textId="614AAB54" w:rsidR="00317F55" w:rsidRDefault="00317F55">
      <w:pPr>
        <w:pStyle w:val="Heading1"/>
        <w:numPr>
          <w:ilvl w:val="0"/>
          <w:numId w:val="0"/>
        </w:numPr>
        <w:jc w:val="center"/>
        <w:rPr>
          <w:ins w:id="161" w:author="Client" w:date="2023-02-10T00:42:00Z"/>
          <w:rFonts w:ascii="Times New Roman" w:hAnsi="Times New Roman" w:cs="Times New Roman"/>
          <w:color w:val="auto"/>
          <w:sz w:val="24"/>
          <w:szCs w:val="24"/>
        </w:rPr>
      </w:pPr>
      <w:bookmarkStart w:id="162" w:name="_Toc126882065"/>
      <w:bookmarkStart w:id="163" w:name="_Toc126917253"/>
      <w:ins w:id="164" w:author="Client" w:date="2023-02-06T18:03:00Z">
        <w:r w:rsidRPr="001F466A">
          <w:rPr>
            <w:rFonts w:ascii="Times New Roman" w:hAnsi="Times New Roman" w:cs="Times New Roman"/>
            <w:color w:val="auto"/>
            <w:sz w:val="24"/>
            <w:szCs w:val="24"/>
            <w:rPrChange w:id="165" w:author="Client" w:date="2023-02-10T00:13:00Z">
              <w:rPr/>
            </w:rPrChange>
          </w:rPr>
          <w:t>ABSTRACT</w:t>
        </w:r>
      </w:ins>
      <w:bookmarkEnd w:id="162"/>
      <w:bookmarkEnd w:id="163"/>
    </w:p>
    <w:p w14:paraId="089B93B4" w14:textId="77777777" w:rsidR="0054292A" w:rsidRPr="0054292A" w:rsidRDefault="0054292A">
      <w:pPr>
        <w:rPr>
          <w:ins w:id="166" w:author="Client" w:date="2023-02-06T18:03:00Z"/>
          <w:lang w:val="en-PH"/>
          <w:rPrChange w:id="167" w:author="Client" w:date="2023-02-10T00:42:00Z">
            <w:rPr>
              <w:ins w:id="168" w:author="Client" w:date="2023-02-06T18:03:00Z"/>
              <w:b/>
              <w:bCs/>
            </w:rPr>
          </w:rPrChange>
        </w:rPr>
      </w:pPr>
    </w:p>
    <w:p w14:paraId="25948CAD" w14:textId="77777777" w:rsidR="00317F55" w:rsidDel="005214B3" w:rsidRDefault="00317F55">
      <w:pPr>
        <w:spacing w:line="480" w:lineRule="auto"/>
        <w:ind w:firstLine="720"/>
        <w:jc w:val="both"/>
        <w:rPr>
          <w:ins w:id="169" w:author="Client" w:date="2023-02-06T18:03:00Z"/>
          <w:del w:id="170" w:author="REX'S BRIEKS ARCHIE RHON'S" w:date="2023-02-08T05:56:00Z"/>
          <w:rFonts w:ascii="Times New Roman" w:eastAsia="Times New Roman" w:hAnsi="Times New Roman"/>
          <w:color w:val="000000"/>
          <w:sz w:val="24"/>
          <w:szCs w:val="24"/>
        </w:rPr>
      </w:pPr>
      <w:ins w:id="171" w:author="Client" w:date="2023-02-06T18:03:00Z">
        <w:r>
          <w:rPr>
            <w:rFonts w:ascii="Times New Roman" w:eastAsia="Times New Roman" w:hAnsi="Times New Roman"/>
            <w:color w:val="000000"/>
            <w:sz w:val="24"/>
            <w:szCs w:val="24"/>
          </w:rPr>
          <w:t xml:space="preserve">Business innovation is </w:t>
        </w:r>
        <w:r w:rsidRPr="00C860A0">
          <w:rPr>
            <w:rFonts w:ascii="Times New Roman" w:eastAsia="Times New Roman" w:hAnsi="Times New Roman"/>
            <w:color w:val="000000"/>
            <w:sz w:val="24"/>
            <w:szCs w:val="24"/>
          </w:rPr>
          <w:t>creating procedure to initiating new</w:t>
        </w:r>
        <w:r>
          <w:rPr>
            <w:rFonts w:ascii="Times New Roman" w:eastAsia="Times New Roman" w:hAnsi="Times New Roman"/>
            <w:color w:val="000000"/>
            <w:sz w:val="24"/>
            <w:szCs w:val="24"/>
          </w:rPr>
          <w:t xml:space="preserve"> </w:t>
        </w:r>
        <w:r w:rsidRPr="00C860A0">
          <w:rPr>
            <w:rFonts w:ascii="Times New Roman" w:eastAsia="Times New Roman" w:hAnsi="Times New Roman"/>
            <w:color w:val="000000"/>
            <w:sz w:val="24"/>
            <w:szCs w:val="24"/>
          </w:rPr>
          <w:t>concepts, techniques and products or services</w:t>
        </w:r>
        <w:r>
          <w:rPr>
            <w:rFonts w:ascii="Times New Roman" w:eastAsia="Times New Roman" w:hAnsi="Times New Roman"/>
            <w:color w:val="000000"/>
            <w:sz w:val="24"/>
            <w:szCs w:val="24"/>
          </w:rPr>
          <w:t xml:space="preserve">. Every business has its Target market which is a </w:t>
        </w:r>
        <w:proofErr w:type="spellStart"/>
        <w:r w:rsidRPr="00C860A0">
          <w:rPr>
            <w:rFonts w:ascii="Times New Roman" w:eastAsia="Times New Roman" w:hAnsi="Times New Roman"/>
            <w:color w:val="000000"/>
            <w:sz w:val="24"/>
            <w:szCs w:val="24"/>
          </w:rPr>
          <w:t>a</w:t>
        </w:r>
        <w:proofErr w:type="spellEnd"/>
        <w:r w:rsidRPr="00C860A0">
          <w:rPr>
            <w:rFonts w:ascii="Times New Roman" w:eastAsia="Times New Roman" w:hAnsi="Times New Roman"/>
            <w:color w:val="000000"/>
            <w:sz w:val="24"/>
            <w:szCs w:val="24"/>
          </w:rPr>
          <w:t xml:space="preserve"> particular group of consumers to whom a product or service is positioned or aimed.</w:t>
        </w:r>
        <w:r>
          <w:rPr>
            <w:rFonts w:ascii="Times New Roman" w:eastAsia="Times New Roman" w:hAnsi="Times New Roman"/>
            <w:color w:val="000000"/>
            <w:sz w:val="24"/>
            <w:szCs w:val="24"/>
          </w:rPr>
          <w:t xml:space="preserve"> </w:t>
        </w:r>
        <w:r w:rsidRPr="00E71075">
          <w:rPr>
            <w:rFonts w:ascii="Times New Roman" w:eastAsia="Times New Roman" w:hAnsi="Times New Roman"/>
            <w:color w:val="000000"/>
            <w:sz w:val="24"/>
            <w:szCs w:val="24"/>
          </w:rPr>
          <w:t xml:space="preserve">Business innovation is very important because it helps the consumer to attain their desires and essential needs, and it also helps the improvement environment. </w:t>
        </w:r>
        <w:r>
          <w:rPr>
            <w:rFonts w:ascii="Times New Roman" w:eastAsia="Times New Roman" w:hAnsi="Times New Roman"/>
            <w:color w:val="000000"/>
            <w:sz w:val="24"/>
            <w:szCs w:val="24"/>
          </w:rPr>
          <w:t xml:space="preserve"> The purpose of this study of identify the Importance of Business Innovation to Target Market. </w:t>
        </w:r>
      </w:ins>
    </w:p>
    <w:p w14:paraId="4EE580AB" w14:textId="77777777" w:rsidR="00317F55" w:rsidDel="00C05DA4" w:rsidRDefault="00317F55">
      <w:pPr>
        <w:spacing w:line="480" w:lineRule="auto"/>
        <w:ind w:firstLine="720"/>
        <w:jc w:val="both"/>
        <w:rPr>
          <w:ins w:id="172" w:author="Client" w:date="2023-02-06T18:03:00Z"/>
          <w:del w:id="173" w:author="REX'S BRIEKS ARCHIE RHON'S" w:date="2023-02-08T06:11:00Z"/>
          <w:rFonts w:ascii="Times New Roman" w:eastAsia="Times New Roman" w:hAnsi="Times New Roman"/>
          <w:color w:val="000000"/>
          <w:sz w:val="24"/>
          <w:szCs w:val="24"/>
        </w:rPr>
      </w:pPr>
    </w:p>
    <w:p w14:paraId="635E2D3B" w14:textId="77777777" w:rsidR="00245B8E" w:rsidRDefault="00245B8E">
      <w:pPr>
        <w:spacing w:line="480" w:lineRule="auto"/>
        <w:ind w:firstLine="720"/>
        <w:jc w:val="both"/>
        <w:rPr>
          <w:ins w:id="174" w:author="REX'S BRIEKS ARCHIE RHON'S" w:date="2023-02-08T05:56:00Z"/>
          <w:rFonts w:ascii="Times New Roman" w:eastAsia="Times New Roman" w:hAnsi="Times New Roman"/>
          <w:color w:val="000000"/>
          <w:sz w:val="24"/>
          <w:szCs w:val="24"/>
        </w:rPr>
      </w:pPr>
    </w:p>
    <w:p w14:paraId="11AD6EB4" w14:textId="34814C24" w:rsidR="00317F55" w:rsidRDefault="00317F55">
      <w:pPr>
        <w:spacing w:line="480" w:lineRule="auto"/>
        <w:ind w:firstLine="720"/>
        <w:jc w:val="both"/>
        <w:rPr>
          <w:ins w:id="175" w:author="REX'S BRIEKS ARCHIE RHON'S" w:date="2023-02-08T06:11:00Z"/>
          <w:rFonts w:ascii="Times New Roman" w:hAnsi="Times New Roman"/>
          <w:sz w:val="24"/>
          <w:szCs w:val="24"/>
        </w:rPr>
        <w:pPrChange w:id="176" w:author="Client" w:date="2023-02-10T00:42:00Z">
          <w:pPr/>
        </w:pPrChange>
      </w:pPr>
      <w:ins w:id="177" w:author="Client" w:date="2023-02-06T18:03:00Z">
        <w:r w:rsidRPr="00327527">
          <w:rPr>
            <w:rFonts w:ascii="Times New Roman" w:eastAsia="Times New Roman" w:hAnsi="Times New Roman"/>
            <w:color w:val="000000"/>
            <w:sz w:val="24"/>
            <w:szCs w:val="24"/>
          </w:rPr>
          <w:t xml:space="preserve">Evaluative descriptive design is the research design used in this study, </w:t>
        </w:r>
        <w:r w:rsidRPr="00327527">
          <w:rPr>
            <w:rFonts w:ascii="Times New Roman" w:hAnsi="Times New Roman"/>
            <w:sz w:val="24"/>
            <w:szCs w:val="24"/>
          </w:rPr>
          <w:t>Evaluation</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studies</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measure</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how</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effective</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a</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particular</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program</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or</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strategy</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is.</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It</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is</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typically</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used</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to</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measure</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whether</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a</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program</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or</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strategy</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is</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worth</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the</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effort,</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time,</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money,</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and</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resources</w:t>
        </w:r>
        <w:r w:rsidRPr="00327527">
          <w:rPr>
            <w:rFonts w:ascii="Times New Roman" w:hAnsi="Times New Roman"/>
            <w:sz w:val="24"/>
            <w:szCs w:val="24"/>
            <w:shd w:val="clear" w:color="auto" w:fill="FFFFFF"/>
          </w:rPr>
          <w:t xml:space="preserve"> </w:t>
        </w:r>
        <w:r w:rsidRPr="00327527">
          <w:rPr>
            <w:rFonts w:ascii="Times New Roman" w:hAnsi="Times New Roman"/>
            <w:sz w:val="24"/>
            <w:szCs w:val="24"/>
          </w:rPr>
          <w:t xml:space="preserve">expended. This study used Survey questionnaire as research instrument, The researchers employed a survey questionnaire to collect the data for this study, which consisted of a total of 20 questions divided into 4 parts, each of which had a set of 5 questions. To increase the accuracy of the data acquired from the responses of the respondents in the provided survey questionnaires, the researcher employed weighted mean. In order to determine whether there is a meaningful connection between the importance of business innovation and the target market, the researcher also used </w:t>
        </w:r>
        <w:r w:rsidRPr="00327527">
          <w:rPr>
            <w:rFonts w:ascii="Times New Roman" w:hAnsi="Times New Roman"/>
            <w:sz w:val="24"/>
            <w:szCs w:val="24"/>
          </w:rPr>
          <w:lastRenderedPageBreak/>
          <w:t xml:space="preserve">the ANOVA method. ANOVA is a one-way Analysis of Variance if only one independent variable is present. There would be four levels of the independent variable, experimental treatment, if the experiment used four experimental treatments. </w:t>
        </w:r>
      </w:ins>
    </w:p>
    <w:p w14:paraId="6A9C86C5" w14:textId="77777777" w:rsidR="00C05DA4" w:rsidRPr="001F109F" w:rsidRDefault="00C05DA4" w:rsidP="00317F55">
      <w:pPr>
        <w:rPr>
          <w:ins w:id="178" w:author="Client" w:date="2023-02-06T18:03:00Z"/>
          <w:rFonts w:ascii="Times New Roman" w:hAnsi="Times New Roman"/>
          <w:sz w:val="24"/>
          <w:szCs w:val="24"/>
        </w:rPr>
      </w:pPr>
    </w:p>
    <w:p w14:paraId="457CACFB" w14:textId="77777777" w:rsidR="00317F55" w:rsidRPr="00327527" w:rsidRDefault="00317F55" w:rsidP="00317F55">
      <w:pPr>
        <w:spacing w:line="480" w:lineRule="auto"/>
        <w:ind w:firstLine="720"/>
        <w:jc w:val="both"/>
        <w:rPr>
          <w:ins w:id="179" w:author="Client" w:date="2023-02-06T18:03:00Z"/>
          <w:rFonts w:ascii="Times New Roman" w:hAnsi="Times New Roman"/>
          <w:sz w:val="24"/>
          <w:szCs w:val="24"/>
        </w:rPr>
      </w:pPr>
      <w:ins w:id="180" w:author="Client" w:date="2023-02-06T18:03:00Z">
        <w:r w:rsidRPr="00E92900">
          <w:rPr>
            <w:rFonts w:ascii="Times New Roman" w:hAnsi="Times New Roman"/>
            <w:sz w:val="24"/>
            <w:szCs w:val="24"/>
          </w:rPr>
          <w:t>The majority of respondents concur that target markets value innovation in products and services very much. They did not, however, agree with the premise that more customers are attracted to innovative products and services. The majority of respondents agreed that process innovation is crucial for reaching the target market for their businesses, that technological innovation can facilitate business transactions, improve communication with customers and buyers, make their businesses more accessible, increase their worth and reputation, and save them time while running their operations.</w:t>
        </w:r>
        <w:r>
          <w:rPr>
            <w:rFonts w:ascii="Times New Roman" w:hAnsi="Times New Roman"/>
            <w:sz w:val="24"/>
            <w:szCs w:val="24"/>
          </w:rPr>
          <w:t xml:space="preserve"> The respondents also agreed </w:t>
        </w:r>
        <w:r>
          <w:rPr>
            <w:rFonts w:ascii="Times New Roman" w:eastAsia="Times New Roman" w:hAnsi="Times New Roman"/>
            <w:color w:val="000000"/>
            <w:sz w:val="24"/>
            <w:szCs w:val="24"/>
          </w:rPr>
          <w:t>that marketing innovation makes identify proper marketing channels for buyers, can build better positioning to attract more customers for my business, can enable to find the right approach to target market, can reveal the needs of target market, can help to discover the market potential of my business.</w:t>
        </w:r>
        <w:r>
          <w:rPr>
            <w:rFonts w:ascii="Times New Roman" w:eastAsia="Times New Roman" w:hAnsi="Times New Roman"/>
            <w:bCs/>
            <w:color w:val="000000"/>
            <w:sz w:val="24"/>
            <w:szCs w:val="24"/>
          </w:rPr>
          <w:t xml:space="preserve"> By using the ANOVA </w:t>
        </w:r>
        <w:proofErr w:type="spellStart"/>
        <w:r>
          <w:rPr>
            <w:rFonts w:ascii="Times New Roman" w:eastAsia="Times New Roman" w:hAnsi="Times New Roman"/>
            <w:bCs/>
            <w:color w:val="000000"/>
            <w:sz w:val="24"/>
            <w:szCs w:val="24"/>
          </w:rPr>
          <w:t>forrmula</w:t>
        </w:r>
        <w:proofErr w:type="spellEnd"/>
        <w:r>
          <w:rPr>
            <w:rFonts w:ascii="Times New Roman" w:eastAsia="Times New Roman" w:hAnsi="Times New Roman"/>
            <w:bCs/>
            <w:color w:val="000000"/>
            <w:sz w:val="24"/>
            <w:szCs w:val="24"/>
          </w:rPr>
          <w:t xml:space="preserve"> the researcher identify that according to the respond of the respondents the F value which is </w:t>
        </w:r>
        <w:r w:rsidRPr="00AC3498">
          <w:rPr>
            <w:rFonts w:ascii="Times New Roman" w:eastAsia="Times New Roman" w:hAnsi="Times New Roman"/>
            <w:bCs/>
            <w:color w:val="000000"/>
            <w:sz w:val="24"/>
            <w:szCs w:val="24"/>
          </w:rPr>
          <w:t>414.3201</w:t>
        </w:r>
        <w:r>
          <w:rPr>
            <w:rFonts w:ascii="Times New Roman" w:eastAsia="Times New Roman" w:hAnsi="Times New Roman"/>
            <w:bCs/>
            <w:color w:val="000000"/>
            <w:sz w:val="24"/>
            <w:szCs w:val="24"/>
          </w:rPr>
          <w:t xml:space="preserve"> is much greater than the value of the F-crit which is </w:t>
        </w:r>
        <w:r w:rsidRPr="00AC3498">
          <w:rPr>
            <w:rFonts w:ascii="Times New Roman" w:eastAsia="Times New Roman" w:hAnsi="Times New Roman"/>
            <w:bCs/>
            <w:color w:val="000000"/>
            <w:sz w:val="24"/>
            <w:szCs w:val="24"/>
          </w:rPr>
          <w:t>2.724944</w:t>
        </w:r>
        <w:r>
          <w:rPr>
            <w:rFonts w:ascii="Times New Roman" w:eastAsia="Times New Roman" w:hAnsi="Times New Roman"/>
            <w:bCs/>
            <w:color w:val="000000"/>
            <w:sz w:val="24"/>
            <w:szCs w:val="24"/>
          </w:rPr>
          <w:t xml:space="preserve">. This only means that the null hypothesis is rejected therefore there is a significant relationship between the two variables. This table shows that innovation is indeed important for your target market. In conclusion, there is a relationship that is significant between the importance of business innovation to target market. </w:t>
        </w:r>
      </w:ins>
    </w:p>
    <w:p w14:paraId="5B325001" w14:textId="77777777" w:rsidR="00430F2D" w:rsidRDefault="00317F55" w:rsidP="00430F2D">
      <w:pPr>
        <w:spacing w:line="480" w:lineRule="auto"/>
        <w:jc w:val="both"/>
        <w:rPr>
          <w:ins w:id="181" w:author="Client" w:date="2023-02-10T10:27:00Z"/>
          <w:rFonts w:ascii="Times New Roman" w:eastAsia="Times New Roman" w:hAnsi="Times New Roman"/>
          <w:bCs/>
          <w:color w:val="000000"/>
          <w:sz w:val="24"/>
          <w:szCs w:val="24"/>
        </w:rPr>
        <w:sectPr w:rsidR="00430F2D" w:rsidSect="000E7561">
          <w:footerReference w:type="default" r:id="rId13"/>
          <w:pgSz w:w="12240" w:h="15840" w:code="1"/>
          <w:pgMar w:top="1894" w:right="1750" w:bottom="1440" w:left="2160" w:header="720" w:footer="864" w:gutter="0"/>
          <w:pgNumType w:start="1"/>
          <w:cols w:space="708"/>
          <w:docGrid w:linePitch="360"/>
        </w:sectPr>
      </w:pPr>
      <w:ins w:id="186" w:author="Client" w:date="2023-02-06T18:03:00Z">
        <w:r>
          <w:rPr>
            <w:rFonts w:ascii="Times New Roman" w:eastAsia="Times New Roman" w:hAnsi="Times New Roman"/>
            <w:b/>
            <w:color w:val="000000"/>
            <w:sz w:val="24"/>
            <w:szCs w:val="24"/>
          </w:rPr>
          <w:lastRenderedPageBreak/>
          <w:t xml:space="preserve">Keywords: </w:t>
        </w:r>
        <w:r>
          <w:rPr>
            <w:rFonts w:ascii="Times New Roman" w:eastAsia="Times New Roman" w:hAnsi="Times New Roman"/>
            <w:bCs/>
            <w:color w:val="000000"/>
            <w:sz w:val="24"/>
            <w:szCs w:val="24"/>
          </w:rPr>
          <w:t>Business</w:t>
        </w:r>
      </w:ins>
      <w:ins w:id="187" w:author="Client" w:date="2023-02-06T18:55:00Z">
        <w:r w:rsidR="00F40A2E">
          <w:rPr>
            <w:rFonts w:ascii="Times New Roman" w:eastAsia="Times New Roman" w:hAnsi="Times New Roman"/>
            <w:bCs/>
            <w:color w:val="000000"/>
            <w:sz w:val="24"/>
            <w:szCs w:val="24"/>
          </w:rPr>
          <w:t xml:space="preserve">, Business Owners, </w:t>
        </w:r>
      </w:ins>
      <w:ins w:id="188" w:author="Client" w:date="2023-02-06T18:03:00Z">
        <w:r>
          <w:rPr>
            <w:rFonts w:ascii="Times New Roman" w:eastAsia="Times New Roman" w:hAnsi="Times New Roman"/>
            <w:bCs/>
            <w:color w:val="000000"/>
            <w:sz w:val="24"/>
            <w:szCs w:val="24"/>
          </w:rPr>
          <w:t>Business Innovation</w:t>
        </w:r>
      </w:ins>
      <w:ins w:id="189" w:author="Client" w:date="2023-02-06T18:58:00Z">
        <w:r w:rsidR="00F40A2E">
          <w:rPr>
            <w:rFonts w:ascii="Times New Roman" w:eastAsia="Times New Roman" w:hAnsi="Times New Roman"/>
            <w:bCs/>
            <w:color w:val="000000"/>
            <w:sz w:val="24"/>
            <w:szCs w:val="24"/>
          </w:rPr>
          <w:t>,</w:t>
        </w:r>
      </w:ins>
      <w:ins w:id="190" w:author="Client" w:date="2023-02-06T18:56:00Z">
        <w:r w:rsidR="00F40A2E" w:rsidRPr="00F40A2E">
          <w:rPr>
            <w:rFonts w:ascii="Times New Roman" w:eastAsia="Times New Roman" w:hAnsi="Times New Roman"/>
            <w:bCs/>
            <w:color w:val="000000"/>
            <w:sz w:val="24"/>
            <w:szCs w:val="24"/>
          </w:rPr>
          <w:t xml:space="preserve"> </w:t>
        </w:r>
        <w:del w:id="191" w:author="REX'S BRIEKS ARCHIE RHON'S" w:date="2023-02-08T06:07:00Z">
          <w:r w:rsidR="00F40A2E" w:rsidDel="00594992">
            <w:rPr>
              <w:rFonts w:ascii="Times New Roman" w:eastAsia="Times New Roman" w:hAnsi="Times New Roman"/>
              <w:bCs/>
              <w:color w:val="000000"/>
              <w:sz w:val="24"/>
              <w:szCs w:val="24"/>
            </w:rPr>
            <w:delText>Process Innovation</w:delText>
          </w:r>
        </w:del>
      </w:ins>
      <w:ins w:id="192" w:author="Client" w:date="2023-02-06T18:03:00Z">
        <w:del w:id="193" w:author="REX'S BRIEKS ARCHIE RHON'S" w:date="2023-02-08T06:07:00Z">
          <w:r w:rsidDel="00594992">
            <w:rPr>
              <w:rFonts w:ascii="Times New Roman" w:eastAsia="Times New Roman" w:hAnsi="Times New Roman"/>
              <w:bCs/>
              <w:color w:val="000000"/>
              <w:sz w:val="24"/>
              <w:szCs w:val="24"/>
            </w:rPr>
            <w:delText>,</w:delText>
          </w:r>
        </w:del>
      </w:ins>
      <w:ins w:id="194" w:author="Client" w:date="2023-02-06T18:55:00Z">
        <w:del w:id="195" w:author="REX'S BRIEKS ARCHIE RHON'S" w:date="2023-02-08T06:07:00Z">
          <w:r w:rsidR="00F40A2E" w:rsidDel="00594992">
            <w:rPr>
              <w:rFonts w:ascii="Times New Roman" w:eastAsia="Times New Roman" w:hAnsi="Times New Roman"/>
              <w:bCs/>
              <w:color w:val="000000"/>
              <w:sz w:val="24"/>
              <w:szCs w:val="24"/>
            </w:rPr>
            <w:delText xml:space="preserve"> </w:delText>
          </w:r>
        </w:del>
      </w:ins>
      <w:ins w:id="196" w:author="Client" w:date="2023-02-06T18:56:00Z">
        <w:del w:id="197" w:author="REX'S BRIEKS ARCHIE RHON'S" w:date="2023-02-08T06:07:00Z">
          <w:r w:rsidR="00F40A2E" w:rsidDel="00594992">
            <w:rPr>
              <w:rFonts w:ascii="Times New Roman" w:eastAsia="Times New Roman" w:hAnsi="Times New Roman"/>
              <w:bCs/>
              <w:color w:val="000000"/>
              <w:sz w:val="24"/>
              <w:szCs w:val="24"/>
            </w:rPr>
            <w:delText>Product Innovation</w:delText>
          </w:r>
        </w:del>
      </w:ins>
      <w:ins w:id="198" w:author="Client" w:date="2023-02-06T18:55:00Z">
        <w:del w:id="199" w:author="REX'S BRIEKS ARCHIE RHON'S" w:date="2023-02-08T06:08:00Z">
          <w:r w:rsidR="00F40A2E" w:rsidDel="00594992">
            <w:rPr>
              <w:rFonts w:ascii="Times New Roman" w:eastAsia="Times New Roman" w:hAnsi="Times New Roman"/>
              <w:bCs/>
              <w:color w:val="000000"/>
              <w:sz w:val="24"/>
              <w:szCs w:val="24"/>
            </w:rPr>
            <w:delText xml:space="preserve">, </w:delText>
          </w:r>
        </w:del>
      </w:ins>
      <w:ins w:id="200" w:author="Client" w:date="2023-02-06T18:58:00Z">
        <w:del w:id="201" w:author="REX'S BRIEKS ARCHIE RHON'S" w:date="2023-02-08T06:08:00Z">
          <w:r w:rsidR="00F40A2E" w:rsidDel="00F0117F">
            <w:rPr>
              <w:rFonts w:ascii="Times New Roman" w:eastAsia="Times New Roman" w:hAnsi="Times New Roman"/>
              <w:bCs/>
              <w:color w:val="000000"/>
              <w:sz w:val="24"/>
              <w:szCs w:val="24"/>
            </w:rPr>
            <w:delText>Market,</w:delText>
          </w:r>
        </w:del>
      </w:ins>
      <w:ins w:id="202" w:author="Client" w:date="2023-02-06T18:55:00Z">
        <w:del w:id="203" w:author="REX'S BRIEKS ARCHIE RHON'S" w:date="2023-02-08T06:08:00Z">
          <w:r w:rsidR="00F40A2E" w:rsidDel="00F0117F">
            <w:rPr>
              <w:rFonts w:ascii="Times New Roman" w:eastAsia="Times New Roman" w:hAnsi="Times New Roman"/>
              <w:bCs/>
              <w:color w:val="000000"/>
              <w:sz w:val="24"/>
              <w:szCs w:val="24"/>
            </w:rPr>
            <w:delText xml:space="preserve"> </w:delText>
          </w:r>
        </w:del>
        <w:r w:rsidR="00F40A2E">
          <w:rPr>
            <w:rFonts w:ascii="Times New Roman" w:eastAsia="Times New Roman" w:hAnsi="Times New Roman"/>
            <w:bCs/>
            <w:color w:val="000000"/>
            <w:sz w:val="24"/>
            <w:szCs w:val="24"/>
          </w:rPr>
          <w:t>Marketing Innovation</w:t>
        </w:r>
      </w:ins>
      <w:ins w:id="204" w:author="Client" w:date="2023-02-06T18:58:00Z">
        <w:r w:rsidR="00F40A2E">
          <w:rPr>
            <w:rFonts w:ascii="Times New Roman" w:eastAsia="Times New Roman" w:hAnsi="Times New Roman"/>
            <w:bCs/>
            <w:color w:val="000000"/>
            <w:sz w:val="24"/>
            <w:szCs w:val="24"/>
          </w:rPr>
          <w:t>,</w:t>
        </w:r>
      </w:ins>
      <w:ins w:id="205" w:author="REX'S BRIEKS ARCHIE RHON'S" w:date="2023-02-08T06:09:00Z">
        <w:r w:rsidR="00F0117F">
          <w:rPr>
            <w:rFonts w:ascii="Times New Roman" w:eastAsia="Times New Roman" w:hAnsi="Times New Roman"/>
            <w:bCs/>
            <w:color w:val="000000"/>
            <w:sz w:val="24"/>
            <w:szCs w:val="24"/>
          </w:rPr>
          <w:t xml:space="preserve"> Process Innovation, Product Innovation,</w:t>
        </w:r>
      </w:ins>
      <w:ins w:id="206" w:author="Client" w:date="2023-02-06T18:58:00Z">
        <w:r w:rsidR="00F40A2E">
          <w:rPr>
            <w:rFonts w:ascii="Times New Roman" w:eastAsia="Times New Roman" w:hAnsi="Times New Roman"/>
            <w:bCs/>
            <w:color w:val="000000"/>
            <w:sz w:val="24"/>
            <w:szCs w:val="24"/>
          </w:rPr>
          <w:t xml:space="preserve"> </w:t>
        </w:r>
      </w:ins>
      <w:ins w:id="207" w:author="Client" w:date="2023-02-06T18:03:00Z">
        <w:r>
          <w:rPr>
            <w:rFonts w:ascii="Times New Roman" w:eastAsia="Times New Roman" w:hAnsi="Times New Roman"/>
            <w:bCs/>
            <w:color w:val="000000"/>
            <w:sz w:val="24"/>
            <w:szCs w:val="24"/>
          </w:rPr>
          <w:t>Target Market</w:t>
        </w:r>
      </w:ins>
      <w:ins w:id="208" w:author="Client" w:date="2023-02-06T18:57:00Z">
        <w:r w:rsidR="00F40A2E">
          <w:rPr>
            <w:rFonts w:ascii="Times New Roman" w:eastAsia="Times New Roman" w:hAnsi="Times New Roman"/>
            <w:bCs/>
            <w:color w:val="000000"/>
            <w:sz w:val="24"/>
            <w:szCs w:val="24"/>
          </w:rPr>
          <w:t>, Technological Innovati</w:t>
        </w:r>
      </w:ins>
      <w:ins w:id="209" w:author="Client" w:date="2023-02-10T10:24:00Z">
        <w:r w:rsidR="00430F2D">
          <w:rPr>
            <w:rFonts w:ascii="Times New Roman" w:eastAsia="Times New Roman" w:hAnsi="Times New Roman"/>
            <w:bCs/>
            <w:color w:val="000000"/>
            <w:sz w:val="24"/>
            <w:szCs w:val="24"/>
          </w:rPr>
          <w:t>on</w:t>
        </w:r>
      </w:ins>
      <w:ins w:id="210" w:author="Client" w:date="2023-02-10T10:25:00Z">
        <w:r w:rsidR="00430F2D">
          <w:rPr>
            <w:rFonts w:ascii="Times New Roman" w:eastAsia="Times New Roman" w:hAnsi="Times New Roman"/>
            <w:bCs/>
            <w:color w:val="000000"/>
            <w:sz w:val="24"/>
            <w:szCs w:val="24"/>
          </w:rPr>
          <w:t>.</w:t>
        </w:r>
      </w:ins>
    </w:p>
    <w:customXmlInsRangeStart w:id="211" w:author="Client" w:date="2023-02-10T10:27:00Z"/>
    <w:sdt>
      <w:sdtPr>
        <w:rPr>
          <w:rFonts w:ascii="Calibri" w:eastAsia="Calibri" w:hAnsi="Calibri"/>
          <w:b w:val="0"/>
          <w:bCs w:val="0"/>
          <w:color w:val="auto"/>
          <w:sz w:val="22"/>
          <w:szCs w:val="22"/>
          <w:lang w:val="en-US" w:eastAsia="en-US"/>
        </w:rPr>
        <w:id w:val="-1007900323"/>
        <w:docPartObj>
          <w:docPartGallery w:val="Table of Contents"/>
          <w:docPartUnique/>
        </w:docPartObj>
      </w:sdtPr>
      <w:sdtEndPr>
        <w:rPr>
          <w:noProof/>
          <w:sz w:val="20"/>
          <w:szCs w:val="20"/>
        </w:rPr>
      </w:sdtEndPr>
      <w:sdtContent>
        <w:customXmlInsRangeEnd w:id="211"/>
        <w:p w14:paraId="34340AF5" w14:textId="117A2F06" w:rsidR="00430F2D" w:rsidRPr="00430F2D" w:rsidRDefault="00430F2D">
          <w:pPr>
            <w:pStyle w:val="TOCHeading"/>
            <w:numPr>
              <w:ilvl w:val="0"/>
              <w:numId w:val="0"/>
            </w:numPr>
            <w:jc w:val="center"/>
            <w:rPr>
              <w:ins w:id="212" w:author="Client" w:date="2023-02-10T10:27:00Z"/>
              <w:rFonts w:ascii="Times New Roman" w:hAnsi="Times New Roman"/>
              <w:color w:val="auto"/>
              <w:sz w:val="24"/>
              <w:szCs w:val="24"/>
              <w:rPrChange w:id="213" w:author="Client" w:date="2023-02-10T10:28:00Z">
                <w:rPr>
                  <w:ins w:id="214" w:author="Client" w:date="2023-02-10T10:27:00Z"/>
                </w:rPr>
              </w:rPrChange>
            </w:rPr>
            <w:pPrChange w:id="215" w:author="Client" w:date="2023-02-10T10:29:00Z">
              <w:pPr>
                <w:pStyle w:val="TOCHeading"/>
              </w:pPr>
            </w:pPrChange>
          </w:pPr>
          <w:ins w:id="216" w:author="Client" w:date="2023-02-10T10:27:00Z">
            <w:r w:rsidRPr="005D5FD1">
              <w:rPr>
                <w:rFonts w:ascii="Times New Roman" w:hAnsi="Times New Roman"/>
                <w:color w:val="auto"/>
                <w:sz w:val="24"/>
                <w:szCs w:val="24"/>
                <w:lang w:val="en-US"/>
              </w:rPr>
              <w:t xml:space="preserve">Table of </w:t>
            </w:r>
            <w:r w:rsidRPr="00430F2D">
              <w:rPr>
                <w:rFonts w:ascii="Times New Roman" w:hAnsi="Times New Roman"/>
                <w:color w:val="auto"/>
                <w:sz w:val="24"/>
                <w:szCs w:val="24"/>
                <w:rPrChange w:id="217" w:author="Client" w:date="2023-02-10T10:28:00Z">
                  <w:rPr/>
                </w:rPrChange>
              </w:rPr>
              <w:t>Contents</w:t>
            </w:r>
          </w:ins>
        </w:p>
        <w:p w14:paraId="66284674" w14:textId="11853921" w:rsidR="00430F2D" w:rsidRPr="00BD4EC2" w:rsidRDefault="00430F2D">
          <w:pPr>
            <w:pStyle w:val="TOC1"/>
            <w:spacing w:line="480" w:lineRule="auto"/>
            <w:rPr>
              <w:rFonts w:eastAsiaTheme="minorEastAsia"/>
              <w:sz w:val="24"/>
              <w:szCs w:val="24"/>
              <w:lang w:val="en-PH" w:eastAsia="en-PH"/>
              <w:rPrChange w:id="218" w:author="Client" w:date="2023-02-10T10:31:00Z">
                <w:rPr>
                  <w:rFonts w:cstheme="minorBidi"/>
                  <w:lang w:val="en-PH" w:eastAsia="en-PH"/>
                </w:rPr>
              </w:rPrChange>
            </w:rPr>
            <w:pPrChange w:id="219" w:author="Client" w:date="2023-02-10T10:31:00Z">
              <w:pPr>
                <w:pStyle w:val="TOC1"/>
              </w:pPr>
            </w:pPrChange>
          </w:pPr>
          <w:ins w:id="220" w:author="Client" w:date="2023-02-10T10:27:00Z">
            <w:r w:rsidRPr="00BD4EC2">
              <w:rPr>
                <w:sz w:val="20"/>
                <w:szCs w:val="20"/>
                <w:rPrChange w:id="221" w:author="Client" w:date="2023-02-10T10:30:00Z">
                  <w:rPr>
                    <w:rFonts w:ascii="Times New Roman" w:eastAsia="Times New Roman" w:hAnsi="Times New Roman"/>
                  </w:rPr>
                </w:rPrChange>
              </w:rPr>
              <w:fldChar w:fldCharType="begin"/>
            </w:r>
            <w:r w:rsidRPr="00BD4EC2">
              <w:rPr>
                <w:sz w:val="20"/>
                <w:szCs w:val="20"/>
                <w:rPrChange w:id="222" w:author="Client" w:date="2023-02-10T10:30:00Z">
                  <w:rPr/>
                </w:rPrChange>
              </w:rPr>
              <w:instrText xml:space="preserve"> TOC \o "1-3" \h \z \u </w:instrText>
            </w:r>
            <w:r w:rsidRPr="00BD4EC2">
              <w:rPr>
                <w:sz w:val="20"/>
                <w:szCs w:val="20"/>
                <w:rPrChange w:id="223" w:author="Client" w:date="2023-02-10T10:30:00Z">
                  <w:rPr>
                    <w:rFonts w:ascii="Calibri" w:eastAsia="Calibri" w:hAnsi="Calibri"/>
                  </w:rPr>
                </w:rPrChange>
              </w:rPr>
              <w:fldChar w:fldCharType="separate"/>
            </w:r>
          </w:ins>
          <w:r w:rsidRPr="00BD4EC2">
            <w:rPr>
              <w:rStyle w:val="Hyperlink"/>
              <w:sz w:val="24"/>
              <w:szCs w:val="24"/>
              <w:rPrChange w:id="224" w:author="Client" w:date="2023-02-10T10:31:00Z">
                <w:rPr>
                  <w:rStyle w:val="Hyperlink"/>
                </w:rPr>
              </w:rPrChange>
            </w:rPr>
            <w:fldChar w:fldCharType="begin"/>
          </w:r>
          <w:r w:rsidRPr="00BD4EC2">
            <w:rPr>
              <w:rStyle w:val="Hyperlink"/>
              <w:sz w:val="24"/>
              <w:szCs w:val="24"/>
              <w:rPrChange w:id="225" w:author="Client" w:date="2023-02-10T10:31:00Z">
                <w:rPr>
                  <w:rStyle w:val="Hyperlink"/>
                </w:rPr>
              </w:rPrChange>
            </w:rPr>
            <w:instrText xml:space="preserve"> </w:instrText>
          </w:r>
          <w:r w:rsidRPr="00BD4EC2">
            <w:rPr>
              <w:sz w:val="24"/>
              <w:szCs w:val="24"/>
              <w:rPrChange w:id="226" w:author="Client" w:date="2023-02-10T10:31:00Z">
                <w:rPr/>
              </w:rPrChange>
            </w:rPr>
            <w:instrText>HYPERLINK \l "_Toc126917251"</w:instrText>
          </w:r>
          <w:r w:rsidRPr="00BD4EC2">
            <w:rPr>
              <w:rStyle w:val="Hyperlink"/>
              <w:sz w:val="24"/>
              <w:szCs w:val="24"/>
              <w:rPrChange w:id="227" w:author="Client" w:date="2023-02-10T10:31:00Z">
                <w:rPr>
                  <w:rStyle w:val="Hyperlink"/>
                </w:rPr>
              </w:rPrChange>
            </w:rPr>
            <w:instrText xml:space="preserve"> </w:instrText>
          </w:r>
          <w:r w:rsidRPr="00BD4EC2">
            <w:rPr>
              <w:rStyle w:val="Hyperlink"/>
              <w:sz w:val="24"/>
              <w:szCs w:val="24"/>
              <w:rPrChange w:id="228" w:author="Client" w:date="2023-02-10T10:31:00Z">
                <w:rPr>
                  <w:rStyle w:val="Hyperlink"/>
                  <w:sz w:val="24"/>
                  <w:szCs w:val="24"/>
                </w:rPr>
              </w:rPrChange>
            </w:rPr>
          </w:r>
          <w:r w:rsidRPr="00BD4EC2">
            <w:rPr>
              <w:rStyle w:val="Hyperlink"/>
              <w:sz w:val="24"/>
              <w:szCs w:val="24"/>
              <w:rPrChange w:id="229" w:author="Client" w:date="2023-02-10T10:31:00Z">
                <w:rPr>
                  <w:rStyle w:val="Hyperlink"/>
                </w:rPr>
              </w:rPrChange>
            </w:rPr>
            <w:fldChar w:fldCharType="separate"/>
          </w:r>
          <w:r w:rsidRPr="00BD4EC2">
            <w:rPr>
              <w:rStyle w:val="Hyperlink"/>
              <w:sz w:val="24"/>
              <w:szCs w:val="24"/>
              <w:rPrChange w:id="230" w:author="Client" w:date="2023-02-10T10:31:00Z">
                <w:rPr>
                  <w:rStyle w:val="Hyperlink"/>
                </w:rPr>
              </w:rPrChange>
            </w:rPr>
            <w:t>APPROVAL SHEET</w:t>
          </w:r>
          <w:r w:rsidRPr="00BD4EC2">
            <w:rPr>
              <w:webHidden/>
              <w:sz w:val="24"/>
              <w:szCs w:val="24"/>
              <w:rPrChange w:id="231" w:author="Client" w:date="2023-02-10T10:31:00Z">
                <w:rPr>
                  <w:webHidden/>
                </w:rPr>
              </w:rPrChange>
            </w:rPr>
            <w:tab/>
          </w:r>
          <w:r w:rsidRPr="00BD4EC2">
            <w:rPr>
              <w:webHidden/>
              <w:sz w:val="24"/>
              <w:szCs w:val="24"/>
              <w:rPrChange w:id="232" w:author="Client" w:date="2023-02-10T10:31:00Z">
                <w:rPr>
                  <w:webHidden/>
                </w:rPr>
              </w:rPrChange>
            </w:rPr>
            <w:fldChar w:fldCharType="begin"/>
          </w:r>
          <w:r w:rsidRPr="00BD4EC2">
            <w:rPr>
              <w:webHidden/>
              <w:sz w:val="24"/>
              <w:szCs w:val="24"/>
              <w:rPrChange w:id="233" w:author="Client" w:date="2023-02-10T10:31:00Z">
                <w:rPr>
                  <w:webHidden/>
                </w:rPr>
              </w:rPrChange>
            </w:rPr>
            <w:instrText xml:space="preserve"> PAGEREF _Toc126917251 \h </w:instrText>
          </w:r>
          <w:r w:rsidRPr="00BD4EC2">
            <w:rPr>
              <w:webHidden/>
              <w:sz w:val="24"/>
              <w:szCs w:val="24"/>
              <w:rPrChange w:id="234" w:author="Client" w:date="2023-02-10T10:31:00Z">
                <w:rPr>
                  <w:webHidden/>
                  <w:sz w:val="24"/>
                  <w:szCs w:val="24"/>
                </w:rPr>
              </w:rPrChange>
            </w:rPr>
          </w:r>
          <w:r w:rsidRPr="00BD4EC2">
            <w:rPr>
              <w:webHidden/>
              <w:sz w:val="24"/>
              <w:szCs w:val="24"/>
              <w:rPrChange w:id="235" w:author="Client" w:date="2023-02-10T10:31:00Z">
                <w:rPr>
                  <w:webHidden/>
                </w:rPr>
              </w:rPrChange>
            </w:rPr>
            <w:fldChar w:fldCharType="separate"/>
          </w:r>
          <w:r w:rsidRPr="00BD4EC2">
            <w:rPr>
              <w:webHidden/>
              <w:sz w:val="24"/>
              <w:szCs w:val="24"/>
              <w:rPrChange w:id="236" w:author="Client" w:date="2023-02-10T10:31:00Z">
                <w:rPr>
                  <w:webHidden/>
                </w:rPr>
              </w:rPrChange>
            </w:rPr>
            <w:t>1</w:t>
          </w:r>
          <w:r w:rsidRPr="00BD4EC2">
            <w:rPr>
              <w:webHidden/>
              <w:sz w:val="24"/>
              <w:szCs w:val="24"/>
              <w:rPrChange w:id="237" w:author="Client" w:date="2023-02-10T10:31:00Z">
                <w:rPr>
                  <w:webHidden/>
                </w:rPr>
              </w:rPrChange>
            </w:rPr>
            <w:fldChar w:fldCharType="end"/>
          </w:r>
          <w:r w:rsidRPr="00BD4EC2">
            <w:rPr>
              <w:rStyle w:val="Hyperlink"/>
              <w:sz w:val="24"/>
              <w:szCs w:val="24"/>
              <w:rPrChange w:id="238" w:author="Client" w:date="2023-02-10T10:31:00Z">
                <w:rPr>
                  <w:rStyle w:val="Hyperlink"/>
                </w:rPr>
              </w:rPrChange>
            </w:rPr>
            <w:fldChar w:fldCharType="end"/>
          </w:r>
        </w:p>
        <w:p w14:paraId="3223CAA6" w14:textId="37C30D70" w:rsidR="00430F2D" w:rsidRPr="00BD4EC2" w:rsidRDefault="00430F2D">
          <w:pPr>
            <w:pStyle w:val="TOC1"/>
            <w:spacing w:line="480" w:lineRule="auto"/>
            <w:rPr>
              <w:rFonts w:eastAsiaTheme="minorEastAsia"/>
              <w:sz w:val="24"/>
              <w:szCs w:val="24"/>
              <w:lang w:val="en-PH" w:eastAsia="en-PH"/>
              <w:rPrChange w:id="239" w:author="Client" w:date="2023-02-10T10:31:00Z">
                <w:rPr>
                  <w:rFonts w:cstheme="minorBidi"/>
                  <w:lang w:val="en-PH" w:eastAsia="en-PH"/>
                </w:rPr>
              </w:rPrChange>
            </w:rPr>
            <w:pPrChange w:id="240" w:author="Client" w:date="2023-02-10T10:31:00Z">
              <w:pPr>
                <w:pStyle w:val="TOC1"/>
              </w:pPr>
            </w:pPrChange>
          </w:pPr>
          <w:r w:rsidRPr="00BD4EC2">
            <w:rPr>
              <w:rStyle w:val="Hyperlink"/>
              <w:sz w:val="24"/>
              <w:szCs w:val="24"/>
              <w:rPrChange w:id="241" w:author="Client" w:date="2023-02-10T10:31:00Z">
                <w:rPr>
                  <w:rStyle w:val="Hyperlink"/>
                </w:rPr>
              </w:rPrChange>
            </w:rPr>
            <w:fldChar w:fldCharType="begin"/>
          </w:r>
          <w:r w:rsidRPr="00BD4EC2">
            <w:rPr>
              <w:rStyle w:val="Hyperlink"/>
              <w:sz w:val="24"/>
              <w:szCs w:val="24"/>
              <w:rPrChange w:id="242" w:author="Client" w:date="2023-02-10T10:31:00Z">
                <w:rPr>
                  <w:rStyle w:val="Hyperlink"/>
                </w:rPr>
              </w:rPrChange>
            </w:rPr>
            <w:instrText xml:space="preserve"> </w:instrText>
          </w:r>
          <w:r w:rsidRPr="00BD4EC2">
            <w:rPr>
              <w:sz w:val="24"/>
              <w:szCs w:val="24"/>
              <w:rPrChange w:id="243" w:author="Client" w:date="2023-02-10T10:31:00Z">
                <w:rPr/>
              </w:rPrChange>
            </w:rPr>
            <w:instrText>HYPERLINK \l "_Toc126917252"</w:instrText>
          </w:r>
          <w:r w:rsidRPr="00BD4EC2">
            <w:rPr>
              <w:rStyle w:val="Hyperlink"/>
              <w:sz w:val="24"/>
              <w:szCs w:val="24"/>
              <w:rPrChange w:id="244" w:author="Client" w:date="2023-02-10T10:31:00Z">
                <w:rPr>
                  <w:rStyle w:val="Hyperlink"/>
                </w:rPr>
              </w:rPrChange>
            </w:rPr>
            <w:instrText xml:space="preserve"> </w:instrText>
          </w:r>
          <w:r w:rsidRPr="00BD4EC2">
            <w:rPr>
              <w:rStyle w:val="Hyperlink"/>
              <w:sz w:val="24"/>
              <w:szCs w:val="24"/>
              <w:rPrChange w:id="245" w:author="Client" w:date="2023-02-10T10:31:00Z">
                <w:rPr>
                  <w:rStyle w:val="Hyperlink"/>
                  <w:sz w:val="24"/>
                  <w:szCs w:val="24"/>
                </w:rPr>
              </w:rPrChange>
            </w:rPr>
          </w:r>
          <w:r w:rsidRPr="00BD4EC2">
            <w:rPr>
              <w:rStyle w:val="Hyperlink"/>
              <w:sz w:val="24"/>
              <w:szCs w:val="24"/>
              <w:rPrChange w:id="246" w:author="Client" w:date="2023-02-10T10:31:00Z">
                <w:rPr>
                  <w:rStyle w:val="Hyperlink"/>
                </w:rPr>
              </w:rPrChange>
            </w:rPr>
            <w:fldChar w:fldCharType="separate"/>
          </w:r>
          <w:r w:rsidRPr="00BD4EC2">
            <w:rPr>
              <w:rStyle w:val="Hyperlink"/>
              <w:sz w:val="24"/>
              <w:szCs w:val="24"/>
              <w:rPrChange w:id="247" w:author="Client" w:date="2023-02-10T10:31:00Z">
                <w:rPr>
                  <w:rStyle w:val="Hyperlink"/>
                </w:rPr>
              </w:rPrChange>
            </w:rPr>
            <w:t>ACKNOWLEDGEMENT</w:t>
          </w:r>
          <w:r w:rsidRPr="00BD4EC2">
            <w:rPr>
              <w:webHidden/>
              <w:sz w:val="24"/>
              <w:szCs w:val="24"/>
              <w:rPrChange w:id="248" w:author="Client" w:date="2023-02-10T10:31:00Z">
                <w:rPr>
                  <w:webHidden/>
                </w:rPr>
              </w:rPrChange>
            </w:rPr>
            <w:tab/>
          </w:r>
          <w:r w:rsidRPr="00BD4EC2">
            <w:rPr>
              <w:webHidden/>
              <w:sz w:val="24"/>
              <w:szCs w:val="24"/>
              <w:rPrChange w:id="249" w:author="Client" w:date="2023-02-10T10:31:00Z">
                <w:rPr>
                  <w:webHidden/>
                </w:rPr>
              </w:rPrChange>
            </w:rPr>
            <w:fldChar w:fldCharType="begin"/>
          </w:r>
          <w:r w:rsidRPr="00BD4EC2">
            <w:rPr>
              <w:webHidden/>
              <w:sz w:val="24"/>
              <w:szCs w:val="24"/>
              <w:rPrChange w:id="250" w:author="Client" w:date="2023-02-10T10:31:00Z">
                <w:rPr>
                  <w:webHidden/>
                </w:rPr>
              </w:rPrChange>
            </w:rPr>
            <w:instrText xml:space="preserve"> PAGEREF _Toc126917252 \h </w:instrText>
          </w:r>
          <w:r w:rsidRPr="00BD4EC2">
            <w:rPr>
              <w:webHidden/>
              <w:sz w:val="24"/>
              <w:szCs w:val="24"/>
              <w:rPrChange w:id="251" w:author="Client" w:date="2023-02-10T10:31:00Z">
                <w:rPr>
                  <w:webHidden/>
                  <w:sz w:val="24"/>
                  <w:szCs w:val="24"/>
                </w:rPr>
              </w:rPrChange>
            </w:rPr>
          </w:r>
          <w:r w:rsidRPr="00BD4EC2">
            <w:rPr>
              <w:webHidden/>
              <w:sz w:val="24"/>
              <w:szCs w:val="24"/>
              <w:rPrChange w:id="252" w:author="Client" w:date="2023-02-10T10:31:00Z">
                <w:rPr>
                  <w:webHidden/>
                </w:rPr>
              </w:rPrChange>
            </w:rPr>
            <w:fldChar w:fldCharType="separate"/>
          </w:r>
          <w:r w:rsidRPr="00BD4EC2">
            <w:rPr>
              <w:webHidden/>
              <w:sz w:val="24"/>
              <w:szCs w:val="24"/>
              <w:rPrChange w:id="253" w:author="Client" w:date="2023-02-10T10:31:00Z">
                <w:rPr>
                  <w:webHidden/>
                </w:rPr>
              </w:rPrChange>
            </w:rPr>
            <w:t>1</w:t>
          </w:r>
          <w:r w:rsidRPr="00BD4EC2">
            <w:rPr>
              <w:webHidden/>
              <w:sz w:val="24"/>
              <w:szCs w:val="24"/>
              <w:rPrChange w:id="254" w:author="Client" w:date="2023-02-10T10:31:00Z">
                <w:rPr>
                  <w:webHidden/>
                </w:rPr>
              </w:rPrChange>
            </w:rPr>
            <w:fldChar w:fldCharType="end"/>
          </w:r>
          <w:r w:rsidRPr="00BD4EC2">
            <w:rPr>
              <w:rStyle w:val="Hyperlink"/>
              <w:sz w:val="24"/>
              <w:szCs w:val="24"/>
              <w:rPrChange w:id="255" w:author="Client" w:date="2023-02-10T10:31:00Z">
                <w:rPr>
                  <w:rStyle w:val="Hyperlink"/>
                </w:rPr>
              </w:rPrChange>
            </w:rPr>
            <w:fldChar w:fldCharType="end"/>
          </w:r>
        </w:p>
        <w:p w14:paraId="22221B79" w14:textId="5D553284" w:rsidR="00430F2D" w:rsidRPr="00BD4EC2" w:rsidRDefault="00430F2D">
          <w:pPr>
            <w:pStyle w:val="TOC1"/>
            <w:spacing w:line="480" w:lineRule="auto"/>
            <w:rPr>
              <w:rFonts w:eastAsiaTheme="minorEastAsia"/>
              <w:sz w:val="24"/>
              <w:szCs w:val="24"/>
              <w:lang w:val="en-PH" w:eastAsia="en-PH"/>
              <w:rPrChange w:id="256" w:author="Client" w:date="2023-02-10T10:31:00Z">
                <w:rPr>
                  <w:rFonts w:cstheme="minorBidi"/>
                  <w:lang w:val="en-PH" w:eastAsia="en-PH"/>
                </w:rPr>
              </w:rPrChange>
            </w:rPr>
            <w:pPrChange w:id="257" w:author="Client" w:date="2023-02-10T10:31:00Z">
              <w:pPr>
                <w:pStyle w:val="TOC1"/>
              </w:pPr>
            </w:pPrChange>
          </w:pPr>
          <w:r w:rsidRPr="00BD4EC2">
            <w:rPr>
              <w:rStyle w:val="Hyperlink"/>
              <w:sz w:val="24"/>
              <w:szCs w:val="24"/>
              <w:rPrChange w:id="258" w:author="Client" w:date="2023-02-10T10:31:00Z">
                <w:rPr>
                  <w:rStyle w:val="Hyperlink"/>
                </w:rPr>
              </w:rPrChange>
            </w:rPr>
            <w:fldChar w:fldCharType="begin"/>
          </w:r>
          <w:r w:rsidRPr="00BD4EC2">
            <w:rPr>
              <w:rStyle w:val="Hyperlink"/>
              <w:sz w:val="24"/>
              <w:szCs w:val="24"/>
              <w:rPrChange w:id="259" w:author="Client" w:date="2023-02-10T10:31:00Z">
                <w:rPr>
                  <w:rStyle w:val="Hyperlink"/>
                </w:rPr>
              </w:rPrChange>
            </w:rPr>
            <w:instrText xml:space="preserve"> </w:instrText>
          </w:r>
          <w:r w:rsidRPr="00BD4EC2">
            <w:rPr>
              <w:sz w:val="24"/>
              <w:szCs w:val="24"/>
              <w:rPrChange w:id="260" w:author="Client" w:date="2023-02-10T10:31:00Z">
                <w:rPr/>
              </w:rPrChange>
            </w:rPr>
            <w:instrText>HYPERLINK \l "_Toc126917253"</w:instrText>
          </w:r>
          <w:r w:rsidRPr="00BD4EC2">
            <w:rPr>
              <w:rStyle w:val="Hyperlink"/>
              <w:sz w:val="24"/>
              <w:szCs w:val="24"/>
              <w:rPrChange w:id="261" w:author="Client" w:date="2023-02-10T10:31:00Z">
                <w:rPr>
                  <w:rStyle w:val="Hyperlink"/>
                </w:rPr>
              </w:rPrChange>
            </w:rPr>
            <w:instrText xml:space="preserve"> </w:instrText>
          </w:r>
          <w:r w:rsidRPr="00BD4EC2">
            <w:rPr>
              <w:rStyle w:val="Hyperlink"/>
              <w:sz w:val="24"/>
              <w:szCs w:val="24"/>
              <w:rPrChange w:id="262" w:author="Client" w:date="2023-02-10T10:31:00Z">
                <w:rPr>
                  <w:rStyle w:val="Hyperlink"/>
                  <w:sz w:val="24"/>
                  <w:szCs w:val="24"/>
                </w:rPr>
              </w:rPrChange>
            </w:rPr>
          </w:r>
          <w:r w:rsidRPr="00BD4EC2">
            <w:rPr>
              <w:rStyle w:val="Hyperlink"/>
              <w:sz w:val="24"/>
              <w:szCs w:val="24"/>
              <w:rPrChange w:id="263" w:author="Client" w:date="2023-02-10T10:31:00Z">
                <w:rPr>
                  <w:rStyle w:val="Hyperlink"/>
                </w:rPr>
              </w:rPrChange>
            </w:rPr>
            <w:fldChar w:fldCharType="separate"/>
          </w:r>
          <w:r w:rsidRPr="00BD4EC2">
            <w:rPr>
              <w:rStyle w:val="Hyperlink"/>
              <w:sz w:val="24"/>
              <w:szCs w:val="24"/>
              <w:rPrChange w:id="264" w:author="Client" w:date="2023-02-10T10:31:00Z">
                <w:rPr>
                  <w:rStyle w:val="Hyperlink"/>
                </w:rPr>
              </w:rPrChange>
            </w:rPr>
            <w:t>ABSTRACT</w:t>
          </w:r>
          <w:r w:rsidRPr="00BD4EC2">
            <w:rPr>
              <w:webHidden/>
              <w:sz w:val="24"/>
              <w:szCs w:val="24"/>
              <w:rPrChange w:id="265" w:author="Client" w:date="2023-02-10T10:31:00Z">
                <w:rPr>
                  <w:webHidden/>
                </w:rPr>
              </w:rPrChange>
            </w:rPr>
            <w:tab/>
          </w:r>
          <w:r w:rsidRPr="00BD4EC2">
            <w:rPr>
              <w:webHidden/>
              <w:sz w:val="24"/>
              <w:szCs w:val="24"/>
              <w:rPrChange w:id="266" w:author="Client" w:date="2023-02-10T10:31:00Z">
                <w:rPr>
                  <w:webHidden/>
                </w:rPr>
              </w:rPrChange>
            </w:rPr>
            <w:fldChar w:fldCharType="begin"/>
          </w:r>
          <w:r w:rsidRPr="00BD4EC2">
            <w:rPr>
              <w:webHidden/>
              <w:sz w:val="24"/>
              <w:szCs w:val="24"/>
              <w:rPrChange w:id="267" w:author="Client" w:date="2023-02-10T10:31:00Z">
                <w:rPr>
                  <w:webHidden/>
                </w:rPr>
              </w:rPrChange>
            </w:rPr>
            <w:instrText xml:space="preserve"> PAGEREF _Toc126917253 \h </w:instrText>
          </w:r>
          <w:r w:rsidRPr="00BD4EC2">
            <w:rPr>
              <w:webHidden/>
              <w:sz w:val="24"/>
              <w:szCs w:val="24"/>
              <w:rPrChange w:id="268" w:author="Client" w:date="2023-02-10T10:31:00Z">
                <w:rPr>
                  <w:webHidden/>
                  <w:sz w:val="24"/>
                  <w:szCs w:val="24"/>
                </w:rPr>
              </w:rPrChange>
            </w:rPr>
          </w:r>
          <w:r w:rsidRPr="00BD4EC2">
            <w:rPr>
              <w:webHidden/>
              <w:sz w:val="24"/>
              <w:szCs w:val="24"/>
              <w:rPrChange w:id="269" w:author="Client" w:date="2023-02-10T10:31:00Z">
                <w:rPr>
                  <w:webHidden/>
                </w:rPr>
              </w:rPrChange>
            </w:rPr>
            <w:fldChar w:fldCharType="separate"/>
          </w:r>
          <w:r w:rsidRPr="00BD4EC2">
            <w:rPr>
              <w:webHidden/>
              <w:sz w:val="24"/>
              <w:szCs w:val="24"/>
              <w:rPrChange w:id="270" w:author="Client" w:date="2023-02-10T10:31:00Z">
                <w:rPr>
                  <w:webHidden/>
                </w:rPr>
              </w:rPrChange>
            </w:rPr>
            <w:t>1</w:t>
          </w:r>
          <w:r w:rsidRPr="00BD4EC2">
            <w:rPr>
              <w:webHidden/>
              <w:sz w:val="24"/>
              <w:szCs w:val="24"/>
              <w:rPrChange w:id="271" w:author="Client" w:date="2023-02-10T10:31:00Z">
                <w:rPr>
                  <w:webHidden/>
                </w:rPr>
              </w:rPrChange>
            </w:rPr>
            <w:fldChar w:fldCharType="end"/>
          </w:r>
          <w:r w:rsidRPr="00BD4EC2">
            <w:rPr>
              <w:rStyle w:val="Hyperlink"/>
              <w:sz w:val="24"/>
              <w:szCs w:val="24"/>
              <w:rPrChange w:id="272" w:author="Client" w:date="2023-02-10T10:31:00Z">
                <w:rPr>
                  <w:rStyle w:val="Hyperlink"/>
                </w:rPr>
              </w:rPrChange>
            </w:rPr>
            <w:fldChar w:fldCharType="end"/>
          </w:r>
        </w:p>
        <w:p w14:paraId="1184AA48" w14:textId="4C77294F" w:rsidR="00430F2D" w:rsidRPr="00BD4EC2" w:rsidRDefault="00430F2D">
          <w:pPr>
            <w:pStyle w:val="TOC1"/>
            <w:spacing w:line="480" w:lineRule="auto"/>
            <w:rPr>
              <w:rFonts w:eastAsiaTheme="minorEastAsia"/>
              <w:sz w:val="24"/>
              <w:szCs w:val="24"/>
              <w:lang w:val="en-PH" w:eastAsia="en-PH"/>
              <w:rPrChange w:id="273" w:author="Client" w:date="2023-02-10T10:31:00Z">
                <w:rPr>
                  <w:rFonts w:cstheme="minorBidi"/>
                  <w:lang w:val="en-PH" w:eastAsia="en-PH"/>
                </w:rPr>
              </w:rPrChange>
            </w:rPr>
            <w:pPrChange w:id="274" w:author="Client" w:date="2023-02-10T10:31:00Z">
              <w:pPr>
                <w:pStyle w:val="TOC1"/>
              </w:pPr>
            </w:pPrChange>
          </w:pPr>
          <w:r w:rsidRPr="00BD4EC2">
            <w:rPr>
              <w:rStyle w:val="Hyperlink"/>
              <w:sz w:val="24"/>
              <w:szCs w:val="24"/>
              <w:rPrChange w:id="275" w:author="Client" w:date="2023-02-10T10:31:00Z">
                <w:rPr>
                  <w:rStyle w:val="Hyperlink"/>
                </w:rPr>
              </w:rPrChange>
            </w:rPr>
            <w:fldChar w:fldCharType="begin"/>
          </w:r>
          <w:r w:rsidRPr="00BD4EC2">
            <w:rPr>
              <w:rStyle w:val="Hyperlink"/>
              <w:sz w:val="24"/>
              <w:szCs w:val="24"/>
              <w:rPrChange w:id="276" w:author="Client" w:date="2023-02-10T10:31:00Z">
                <w:rPr>
                  <w:rStyle w:val="Hyperlink"/>
                </w:rPr>
              </w:rPrChange>
            </w:rPr>
            <w:instrText xml:space="preserve"> </w:instrText>
          </w:r>
          <w:r w:rsidRPr="00BD4EC2">
            <w:rPr>
              <w:sz w:val="24"/>
              <w:szCs w:val="24"/>
              <w:rPrChange w:id="277" w:author="Client" w:date="2023-02-10T10:31:00Z">
                <w:rPr/>
              </w:rPrChange>
            </w:rPr>
            <w:instrText>HYPERLINK \l "_Toc126917254"</w:instrText>
          </w:r>
          <w:r w:rsidRPr="00BD4EC2">
            <w:rPr>
              <w:rStyle w:val="Hyperlink"/>
              <w:sz w:val="24"/>
              <w:szCs w:val="24"/>
              <w:rPrChange w:id="278" w:author="Client" w:date="2023-02-10T10:31:00Z">
                <w:rPr>
                  <w:rStyle w:val="Hyperlink"/>
                </w:rPr>
              </w:rPrChange>
            </w:rPr>
            <w:instrText xml:space="preserve"> </w:instrText>
          </w:r>
          <w:r w:rsidRPr="00BD4EC2">
            <w:rPr>
              <w:rStyle w:val="Hyperlink"/>
              <w:sz w:val="24"/>
              <w:szCs w:val="24"/>
              <w:rPrChange w:id="279" w:author="Client" w:date="2023-02-10T10:31:00Z">
                <w:rPr>
                  <w:rStyle w:val="Hyperlink"/>
                  <w:sz w:val="24"/>
                  <w:szCs w:val="24"/>
                </w:rPr>
              </w:rPrChange>
            </w:rPr>
          </w:r>
          <w:r w:rsidRPr="00BD4EC2">
            <w:rPr>
              <w:rStyle w:val="Hyperlink"/>
              <w:sz w:val="24"/>
              <w:szCs w:val="24"/>
              <w:rPrChange w:id="280" w:author="Client" w:date="2023-02-10T10:31:00Z">
                <w:rPr>
                  <w:rStyle w:val="Hyperlink"/>
                </w:rPr>
              </w:rPrChange>
            </w:rPr>
            <w:fldChar w:fldCharType="separate"/>
          </w:r>
          <w:r w:rsidRPr="00BD4EC2">
            <w:rPr>
              <w:rStyle w:val="Hyperlink"/>
              <w:sz w:val="24"/>
              <w:szCs w:val="24"/>
              <w:rPrChange w:id="281" w:author="Client" w:date="2023-02-10T10:31:00Z">
                <w:rPr>
                  <w:rStyle w:val="Hyperlink"/>
                </w:rPr>
              </w:rPrChange>
            </w:rPr>
            <w:t>CHAPTER I</w:t>
          </w:r>
          <w:r w:rsidRPr="00BD4EC2">
            <w:rPr>
              <w:webHidden/>
              <w:sz w:val="24"/>
              <w:szCs w:val="24"/>
              <w:rPrChange w:id="282" w:author="Client" w:date="2023-02-10T10:31:00Z">
                <w:rPr>
                  <w:webHidden/>
                </w:rPr>
              </w:rPrChange>
            </w:rPr>
            <w:tab/>
          </w:r>
          <w:r w:rsidRPr="00BD4EC2">
            <w:rPr>
              <w:webHidden/>
              <w:sz w:val="24"/>
              <w:szCs w:val="24"/>
              <w:rPrChange w:id="283" w:author="Client" w:date="2023-02-10T10:31:00Z">
                <w:rPr>
                  <w:webHidden/>
                </w:rPr>
              </w:rPrChange>
            </w:rPr>
            <w:fldChar w:fldCharType="begin"/>
          </w:r>
          <w:r w:rsidRPr="00BD4EC2">
            <w:rPr>
              <w:webHidden/>
              <w:sz w:val="24"/>
              <w:szCs w:val="24"/>
              <w:rPrChange w:id="284" w:author="Client" w:date="2023-02-10T10:31:00Z">
                <w:rPr>
                  <w:webHidden/>
                </w:rPr>
              </w:rPrChange>
            </w:rPr>
            <w:instrText xml:space="preserve"> PAGEREF _Toc126917254 \h </w:instrText>
          </w:r>
          <w:r w:rsidRPr="00BD4EC2">
            <w:rPr>
              <w:webHidden/>
              <w:sz w:val="24"/>
              <w:szCs w:val="24"/>
              <w:rPrChange w:id="285" w:author="Client" w:date="2023-02-10T10:31:00Z">
                <w:rPr>
                  <w:webHidden/>
                  <w:sz w:val="24"/>
                  <w:szCs w:val="24"/>
                </w:rPr>
              </w:rPrChange>
            </w:rPr>
          </w:r>
          <w:r w:rsidRPr="00BD4EC2">
            <w:rPr>
              <w:webHidden/>
              <w:sz w:val="24"/>
              <w:szCs w:val="24"/>
              <w:rPrChange w:id="286" w:author="Client" w:date="2023-02-10T10:31:00Z">
                <w:rPr>
                  <w:webHidden/>
                </w:rPr>
              </w:rPrChange>
            </w:rPr>
            <w:fldChar w:fldCharType="separate"/>
          </w:r>
          <w:r w:rsidRPr="00BD4EC2">
            <w:rPr>
              <w:webHidden/>
              <w:sz w:val="24"/>
              <w:szCs w:val="24"/>
              <w:rPrChange w:id="287" w:author="Client" w:date="2023-02-10T10:31:00Z">
                <w:rPr>
                  <w:webHidden/>
                </w:rPr>
              </w:rPrChange>
            </w:rPr>
            <w:t>2</w:t>
          </w:r>
          <w:r w:rsidRPr="00BD4EC2">
            <w:rPr>
              <w:webHidden/>
              <w:sz w:val="24"/>
              <w:szCs w:val="24"/>
              <w:rPrChange w:id="288" w:author="Client" w:date="2023-02-10T10:31:00Z">
                <w:rPr>
                  <w:webHidden/>
                </w:rPr>
              </w:rPrChange>
            </w:rPr>
            <w:fldChar w:fldCharType="end"/>
          </w:r>
          <w:r w:rsidRPr="00BD4EC2">
            <w:rPr>
              <w:rStyle w:val="Hyperlink"/>
              <w:sz w:val="24"/>
              <w:szCs w:val="24"/>
              <w:rPrChange w:id="289" w:author="Client" w:date="2023-02-10T10:31:00Z">
                <w:rPr>
                  <w:rStyle w:val="Hyperlink"/>
                </w:rPr>
              </w:rPrChange>
            </w:rPr>
            <w:fldChar w:fldCharType="end"/>
          </w:r>
        </w:p>
        <w:p w14:paraId="29853DE9" w14:textId="34D69E14"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290" w:author="Client" w:date="2023-02-10T10:31:00Z">
                <w:rPr>
                  <w:rFonts w:cstheme="minorBidi"/>
                  <w:noProof/>
                  <w:lang w:val="en-PH" w:eastAsia="en-PH"/>
                </w:rPr>
              </w:rPrChange>
            </w:rPr>
            <w:pPrChange w:id="291" w:author="Client" w:date="2023-02-10T10:31:00Z">
              <w:pPr>
                <w:pStyle w:val="TOC2"/>
                <w:tabs>
                  <w:tab w:val="right" w:leader="dot" w:pos="8320"/>
                </w:tabs>
              </w:pPr>
            </w:pPrChange>
          </w:pPr>
          <w:r w:rsidRPr="00BD4EC2">
            <w:rPr>
              <w:rStyle w:val="Hyperlink"/>
              <w:rFonts w:ascii="Times New Roman" w:hAnsi="Times New Roman"/>
              <w:noProof/>
              <w:sz w:val="24"/>
              <w:szCs w:val="24"/>
              <w:rPrChange w:id="292" w:author="Client" w:date="2023-02-10T10:31:00Z">
                <w:rPr>
                  <w:rStyle w:val="Hyperlink"/>
                  <w:noProof/>
                </w:rPr>
              </w:rPrChange>
            </w:rPr>
            <w:fldChar w:fldCharType="begin"/>
          </w:r>
          <w:r w:rsidRPr="00BD4EC2">
            <w:rPr>
              <w:rStyle w:val="Hyperlink"/>
              <w:rFonts w:ascii="Times New Roman" w:hAnsi="Times New Roman"/>
              <w:noProof/>
              <w:sz w:val="24"/>
              <w:szCs w:val="24"/>
              <w:rPrChange w:id="293" w:author="Client" w:date="2023-02-10T10:31:00Z">
                <w:rPr>
                  <w:rStyle w:val="Hyperlink"/>
                  <w:noProof/>
                </w:rPr>
              </w:rPrChange>
            </w:rPr>
            <w:instrText xml:space="preserve"> </w:instrText>
          </w:r>
          <w:r w:rsidRPr="00BD4EC2">
            <w:rPr>
              <w:rFonts w:ascii="Times New Roman" w:hAnsi="Times New Roman"/>
              <w:noProof/>
              <w:sz w:val="24"/>
              <w:szCs w:val="24"/>
              <w:rPrChange w:id="294" w:author="Client" w:date="2023-02-10T10:31:00Z">
                <w:rPr>
                  <w:noProof/>
                </w:rPr>
              </w:rPrChange>
            </w:rPr>
            <w:instrText>HYPERLINK \l "_Toc126917255"</w:instrText>
          </w:r>
          <w:r w:rsidRPr="00BD4EC2">
            <w:rPr>
              <w:rStyle w:val="Hyperlink"/>
              <w:rFonts w:ascii="Times New Roman" w:hAnsi="Times New Roman"/>
              <w:noProof/>
              <w:sz w:val="24"/>
              <w:szCs w:val="24"/>
              <w:rPrChange w:id="295"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296"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297" w:author="Client" w:date="2023-02-10T10:31:00Z">
                <w:rPr>
                  <w:rStyle w:val="Hyperlink"/>
                  <w:noProof/>
                </w:rPr>
              </w:rPrChange>
            </w:rPr>
            <w:fldChar w:fldCharType="separate"/>
          </w:r>
          <w:r w:rsidRPr="00BD4EC2">
            <w:rPr>
              <w:rStyle w:val="Hyperlink"/>
              <w:rFonts w:ascii="Times New Roman" w:hAnsi="Times New Roman"/>
              <w:noProof/>
              <w:sz w:val="24"/>
              <w:szCs w:val="24"/>
              <w:rPrChange w:id="298" w:author="Client" w:date="2023-02-10T10:31:00Z">
                <w:rPr>
                  <w:rStyle w:val="Hyperlink"/>
                  <w:rFonts w:ascii="Times New Roman" w:hAnsi="Times New Roman"/>
                  <w:noProof/>
                </w:rPr>
              </w:rPrChange>
            </w:rPr>
            <w:t>Introduction</w:t>
          </w:r>
          <w:r w:rsidRPr="00BD4EC2">
            <w:rPr>
              <w:rFonts w:ascii="Times New Roman" w:hAnsi="Times New Roman"/>
              <w:noProof/>
              <w:webHidden/>
              <w:sz w:val="24"/>
              <w:szCs w:val="24"/>
              <w:rPrChange w:id="299" w:author="Client" w:date="2023-02-10T10:31:00Z">
                <w:rPr>
                  <w:noProof/>
                  <w:webHidden/>
                </w:rPr>
              </w:rPrChange>
            </w:rPr>
            <w:tab/>
          </w:r>
          <w:r w:rsidRPr="00BD4EC2">
            <w:rPr>
              <w:rFonts w:ascii="Times New Roman" w:hAnsi="Times New Roman"/>
              <w:noProof/>
              <w:webHidden/>
              <w:sz w:val="24"/>
              <w:szCs w:val="24"/>
              <w:rPrChange w:id="300" w:author="Client" w:date="2023-02-10T10:31:00Z">
                <w:rPr>
                  <w:noProof/>
                  <w:webHidden/>
                </w:rPr>
              </w:rPrChange>
            </w:rPr>
            <w:fldChar w:fldCharType="begin"/>
          </w:r>
          <w:r w:rsidRPr="00BD4EC2">
            <w:rPr>
              <w:rFonts w:ascii="Times New Roman" w:hAnsi="Times New Roman"/>
              <w:noProof/>
              <w:webHidden/>
              <w:sz w:val="24"/>
              <w:szCs w:val="24"/>
              <w:rPrChange w:id="301" w:author="Client" w:date="2023-02-10T10:31:00Z">
                <w:rPr>
                  <w:noProof/>
                  <w:webHidden/>
                </w:rPr>
              </w:rPrChange>
            </w:rPr>
            <w:instrText xml:space="preserve"> PAGEREF _Toc126917255 \h </w:instrText>
          </w:r>
          <w:r w:rsidRPr="00BD4EC2">
            <w:rPr>
              <w:rFonts w:ascii="Times New Roman" w:hAnsi="Times New Roman"/>
              <w:noProof/>
              <w:webHidden/>
              <w:sz w:val="24"/>
              <w:szCs w:val="24"/>
              <w:rPrChange w:id="302"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303" w:author="Client" w:date="2023-02-10T10:31:00Z">
                <w:rPr>
                  <w:noProof/>
                  <w:webHidden/>
                </w:rPr>
              </w:rPrChange>
            </w:rPr>
            <w:fldChar w:fldCharType="separate"/>
          </w:r>
          <w:r w:rsidRPr="00BD4EC2">
            <w:rPr>
              <w:rFonts w:ascii="Times New Roman" w:hAnsi="Times New Roman"/>
              <w:noProof/>
              <w:webHidden/>
              <w:sz w:val="24"/>
              <w:szCs w:val="24"/>
              <w:rPrChange w:id="304" w:author="Client" w:date="2023-02-10T10:31:00Z">
                <w:rPr>
                  <w:noProof/>
                  <w:webHidden/>
                </w:rPr>
              </w:rPrChange>
            </w:rPr>
            <w:t>2</w:t>
          </w:r>
          <w:r w:rsidRPr="00BD4EC2">
            <w:rPr>
              <w:rFonts w:ascii="Times New Roman" w:hAnsi="Times New Roman"/>
              <w:noProof/>
              <w:webHidden/>
              <w:sz w:val="24"/>
              <w:szCs w:val="24"/>
              <w:rPrChange w:id="305" w:author="Client" w:date="2023-02-10T10:31:00Z">
                <w:rPr>
                  <w:noProof/>
                  <w:webHidden/>
                </w:rPr>
              </w:rPrChange>
            </w:rPr>
            <w:fldChar w:fldCharType="end"/>
          </w:r>
          <w:r w:rsidRPr="00BD4EC2">
            <w:rPr>
              <w:rStyle w:val="Hyperlink"/>
              <w:rFonts w:ascii="Times New Roman" w:hAnsi="Times New Roman"/>
              <w:noProof/>
              <w:sz w:val="24"/>
              <w:szCs w:val="24"/>
              <w:rPrChange w:id="306" w:author="Client" w:date="2023-02-10T10:31:00Z">
                <w:rPr>
                  <w:rStyle w:val="Hyperlink"/>
                  <w:noProof/>
                </w:rPr>
              </w:rPrChange>
            </w:rPr>
            <w:fldChar w:fldCharType="end"/>
          </w:r>
        </w:p>
        <w:p w14:paraId="77A4DE7F" w14:textId="04FBFCC9"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307" w:author="Client" w:date="2023-02-10T10:31:00Z">
                <w:rPr>
                  <w:rFonts w:cstheme="minorBidi"/>
                  <w:noProof/>
                  <w:lang w:val="en-PH" w:eastAsia="en-PH"/>
                </w:rPr>
              </w:rPrChange>
            </w:rPr>
            <w:pPrChange w:id="308" w:author="Client" w:date="2023-02-10T10:31:00Z">
              <w:pPr>
                <w:pStyle w:val="TOC2"/>
                <w:tabs>
                  <w:tab w:val="right" w:leader="dot" w:pos="8320"/>
                </w:tabs>
              </w:pPr>
            </w:pPrChange>
          </w:pPr>
          <w:r w:rsidRPr="00BD4EC2">
            <w:rPr>
              <w:rStyle w:val="Hyperlink"/>
              <w:rFonts w:ascii="Times New Roman" w:hAnsi="Times New Roman"/>
              <w:noProof/>
              <w:sz w:val="24"/>
              <w:szCs w:val="24"/>
              <w:rPrChange w:id="309" w:author="Client" w:date="2023-02-10T10:31:00Z">
                <w:rPr>
                  <w:rStyle w:val="Hyperlink"/>
                  <w:noProof/>
                </w:rPr>
              </w:rPrChange>
            </w:rPr>
            <w:fldChar w:fldCharType="begin"/>
          </w:r>
          <w:r w:rsidRPr="00BD4EC2">
            <w:rPr>
              <w:rStyle w:val="Hyperlink"/>
              <w:rFonts w:ascii="Times New Roman" w:hAnsi="Times New Roman"/>
              <w:noProof/>
              <w:sz w:val="24"/>
              <w:szCs w:val="24"/>
              <w:rPrChange w:id="310" w:author="Client" w:date="2023-02-10T10:31:00Z">
                <w:rPr>
                  <w:rStyle w:val="Hyperlink"/>
                  <w:noProof/>
                </w:rPr>
              </w:rPrChange>
            </w:rPr>
            <w:instrText xml:space="preserve"> </w:instrText>
          </w:r>
          <w:r w:rsidRPr="00BD4EC2">
            <w:rPr>
              <w:rFonts w:ascii="Times New Roman" w:hAnsi="Times New Roman"/>
              <w:noProof/>
              <w:sz w:val="24"/>
              <w:szCs w:val="24"/>
              <w:rPrChange w:id="311" w:author="Client" w:date="2023-02-10T10:31:00Z">
                <w:rPr>
                  <w:noProof/>
                </w:rPr>
              </w:rPrChange>
            </w:rPr>
            <w:instrText>HYPERLINK \l "_Toc126917256"</w:instrText>
          </w:r>
          <w:r w:rsidRPr="00BD4EC2">
            <w:rPr>
              <w:rStyle w:val="Hyperlink"/>
              <w:rFonts w:ascii="Times New Roman" w:hAnsi="Times New Roman"/>
              <w:noProof/>
              <w:sz w:val="24"/>
              <w:szCs w:val="24"/>
              <w:rPrChange w:id="312"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313"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314" w:author="Client" w:date="2023-02-10T10:31:00Z">
                <w:rPr>
                  <w:rStyle w:val="Hyperlink"/>
                  <w:noProof/>
                </w:rPr>
              </w:rPrChange>
            </w:rPr>
            <w:fldChar w:fldCharType="separate"/>
          </w:r>
          <w:r w:rsidRPr="00BD4EC2">
            <w:rPr>
              <w:rStyle w:val="Hyperlink"/>
              <w:rFonts w:ascii="Times New Roman" w:hAnsi="Times New Roman"/>
              <w:noProof/>
              <w:sz w:val="24"/>
              <w:szCs w:val="24"/>
              <w:rPrChange w:id="315" w:author="Client" w:date="2023-02-10T10:31:00Z">
                <w:rPr>
                  <w:rStyle w:val="Hyperlink"/>
                  <w:rFonts w:ascii="Times New Roman" w:hAnsi="Times New Roman"/>
                  <w:noProof/>
                </w:rPr>
              </w:rPrChange>
            </w:rPr>
            <w:t>Background of the Study</w:t>
          </w:r>
          <w:r w:rsidRPr="00BD4EC2">
            <w:rPr>
              <w:rFonts w:ascii="Times New Roman" w:hAnsi="Times New Roman"/>
              <w:noProof/>
              <w:webHidden/>
              <w:sz w:val="24"/>
              <w:szCs w:val="24"/>
              <w:rPrChange w:id="316" w:author="Client" w:date="2023-02-10T10:31:00Z">
                <w:rPr>
                  <w:noProof/>
                  <w:webHidden/>
                </w:rPr>
              </w:rPrChange>
            </w:rPr>
            <w:tab/>
          </w:r>
          <w:r w:rsidRPr="00BD4EC2">
            <w:rPr>
              <w:rFonts w:ascii="Times New Roman" w:hAnsi="Times New Roman"/>
              <w:noProof/>
              <w:webHidden/>
              <w:sz w:val="24"/>
              <w:szCs w:val="24"/>
              <w:rPrChange w:id="317" w:author="Client" w:date="2023-02-10T10:31:00Z">
                <w:rPr>
                  <w:noProof/>
                  <w:webHidden/>
                </w:rPr>
              </w:rPrChange>
            </w:rPr>
            <w:fldChar w:fldCharType="begin"/>
          </w:r>
          <w:r w:rsidRPr="00BD4EC2">
            <w:rPr>
              <w:rFonts w:ascii="Times New Roman" w:hAnsi="Times New Roman"/>
              <w:noProof/>
              <w:webHidden/>
              <w:sz w:val="24"/>
              <w:szCs w:val="24"/>
              <w:rPrChange w:id="318" w:author="Client" w:date="2023-02-10T10:31:00Z">
                <w:rPr>
                  <w:noProof/>
                  <w:webHidden/>
                </w:rPr>
              </w:rPrChange>
            </w:rPr>
            <w:instrText xml:space="preserve"> PAGEREF _Toc126917256 \h </w:instrText>
          </w:r>
          <w:r w:rsidRPr="00BD4EC2">
            <w:rPr>
              <w:rFonts w:ascii="Times New Roman" w:hAnsi="Times New Roman"/>
              <w:noProof/>
              <w:webHidden/>
              <w:sz w:val="24"/>
              <w:szCs w:val="24"/>
              <w:rPrChange w:id="319"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320" w:author="Client" w:date="2023-02-10T10:31:00Z">
                <w:rPr>
                  <w:noProof/>
                  <w:webHidden/>
                </w:rPr>
              </w:rPrChange>
            </w:rPr>
            <w:fldChar w:fldCharType="separate"/>
          </w:r>
          <w:r w:rsidRPr="00BD4EC2">
            <w:rPr>
              <w:rFonts w:ascii="Times New Roman" w:hAnsi="Times New Roman"/>
              <w:noProof/>
              <w:webHidden/>
              <w:sz w:val="24"/>
              <w:szCs w:val="24"/>
              <w:rPrChange w:id="321" w:author="Client" w:date="2023-02-10T10:31:00Z">
                <w:rPr>
                  <w:noProof/>
                  <w:webHidden/>
                </w:rPr>
              </w:rPrChange>
            </w:rPr>
            <w:t>3</w:t>
          </w:r>
          <w:r w:rsidRPr="00BD4EC2">
            <w:rPr>
              <w:rFonts w:ascii="Times New Roman" w:hAnsi="Times New Roman"/>
              <w:noProof/>
              <w:webHidden/>
              <w:sz w:val="24"/>
              <w:szCs w:val="24"/>
              <w:rPrChange w:id="322" w:author="Client" w:date="2023-02-10T10:31:00Z">
                <w:rPr>
                  <w:noProof/>
                  <w:webHidden/>
                </w:rPr>
              </w:rPrChange>
            </w:rPr>
            <w:fldChar w:fldCharType="end"/>
          </w:r>
          <w:r w:rsidRPr="00BD4EC2">
            <w:rPr>
              <w:rStyle w:val="Hyperlink"/>
              <w:rFonts w:ascii="Times New Roman" w:hAnsi="Times New Roman"/>
              <w:noProof/>
              <w:sz w:val="24"/>
              <w:szCs w:val="24"/>
              <w:rPrChange w:id="323" w:author="Client" w:date="2023-02-10T10:31:00Z">
                <w:rPr>
                  <w:rStyle w:val="Hyperlink"/>
                  <w:noProof/>
                </w:rPr>
              </w:rPrChange>
            </w:rPr>
            <w:fldChar w:fldCharType="end"/>
          </w:r>
        </w:p>
        <w:p w14:paraId="0AF89996" w14:textId="6F51272F"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324" w:author="Client" w:date="2023-02-10T10:31:00Z">
                <w:rPr>
                  <w:rFonts w:cstheme="minorBidi"/>
                  <w:noProof/>
                  <w:lang w:val="en-PH" w:eastAsia="en-PH"/>
                </w:rPr>
              </w:rPrChange>
            </w:rPr>
            <w:pPrChange w:id="325" w:author="Client" w:date="2023-02-10T10:31:00Z">
              <w:pPr>
                <w:pStyle w:val="TOC2"/>
                <w:tabs>
                  <w:tab w:val="right" w:leader="dot" w:pos="8320"/>
                </w:tabs>
              </w:pPr>
            </w:pPrChange>
          </w:pPr>
          <w:r w:rsidRPr="00BD4EC2">
            <w:rPr>
              <w:rStyle w:val="Hyperlink"/>
              <w:rFonts w:ascii="Times New Roman" w:hAnsi="Times New Roman"/>
              <w:noProof/>
              <w:sz w:val="24"/>
              <w:szCs w:val="24"/>
              <w:rPrChange w:id="326" w:author="Client" w:date="2023-02-10T10:31:00Z">
                <w:rPr>
                  <w:rStyle w:val="Hyperlink"/>
                  <w:noProof/>
                </w:rPr>
              </w:rPrChange>
            </w:rPr>
            <w:fldChar w:fldCharType="begin"/>
          </w:r>
          <w:r w:rsidRPr="00BD4EC2">
            <w:rPr>
              <w:rStyle w:val="Hyperlink"/>
              <w:rFonts w:ascii="Times New Roman" w:hAnsi="Times New Roman"/>
              <w:noProof/>
              <w:sz w:val="24"/>
              <w:szCs w:val="24"/>
              <w:rPrChange w:id="327" w:author="Client" w:date="2023-02-10T10:31:00Z">
                <w:rPr>
                  <w:rStyle w:val="Hyperlink"/>
                  <w:noProof/>
                </w:rPr>
              </w:rPrChange>
            </w:rPr>
            <w:instrText xml:space="preserve"> </w:instrText>
          </w:r>
          <w:r w:rsidRPr="00BD4EC2">
            <w:rPr>
              <w:rFonts w:ascii="Times New Roman" w:hAnsi="Times New Roman"/>
              <w:noProof/>
              <w:sz w:val="24"/>
              <w:szCs w:val="24"/>
              <w:rPrChange w:id="328" w:author="Client" w:date="2023-02-10T10:31:00Z">
                <w:rPr>
                  <w:noProof/>
                </w:rPr>
              </w:rPrChange>
            </w:rPr>
            <w:instrText>HYPERLINK \l "_Toc126917257"</w:instrText>
          </w:r>
          <w:r w:rsidRPr="00BD4EC2">
            <w:rPr>
              <w:rStyle w:val="Hyperlink"/>
              <w:rFonts w:ascii="Times New Roman" w:hAnsi="Times New Roman"/>
              <w:noProof/>
              <w:sz w:val="24"/>
              <w:szCs w:val="24"/>
              <w:rPrChange w:id="329"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330"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331" w:author="Client" w:date="2023-02-10T10:31:00Z">
                <w:rPr>
                  <w:rStyle w:val="Hyperlink"/>
                  <w:noProof/>
                </w:rPr>
              </w:rPrChange>
            </w:rPr>
            <w:fldChar w:fldCharType="separate"/>
          </w:r>
          <w:r w:rsidRPr="00BD4EC2">
            <w:rPr>
              <w:rStyle w:val="Hyperlink"/>
              <w:rFonts w:ascii="Times New Roman" w:hAnsi="Times New Roman"/>
              <w:noProof/>
              <w:sz w:val="24"/>
              <w:szCs w:val="24"/>
              <w:rPrChange w:id="332" w:author="Client" w:date="2023-02-10T10:31:00Z">
                <w:rPr>
                  <w:rStyle w:val="Hyperlink"/>
                  <w:rFonts w:ascii="Times New Roman" w:hAnsi="Times New Roman"/>
                  <w:noProof/>
                </w:rPr>
              </w:rPrChange>
            </w:rPr>
            <w:t>Significance of  the Study</w:t>
          </w:r>
          <w:r w:rsidRPr="00BD4EC2">
            <w:rPr>
              <w:rFonts w:ascii="Times New Roman" w:hAnsi="Times New Roman"/>
              <w:noProof/>
              <w:webHidden/>
              <w:sz w:val="24"/>
              <w:szCs w:val="24"/>
              <w:rPrChange w:id="333" w:author="Client" w:date="2023-02-10T10:31:00Z">
                <w:rPr>
                  <w:noProof/>
                  <w:webHidden/>
                </w:rPr>
              </w:rPrChange>
            </w:rPr>
            <w:tab/>
          </w:r>
          <w:r w:rsidRPr="00BD4EC2">
            <w:rPr>
              <w:rFonts w:ascii="Times New Roman" w:hAnsi="Times New Roman"/>
              <w:noProof/>
              <w:webHidden/>
              <w:sz w:val="24"/>
              <w:szCs w:val="24"/>
              <w:rPrChange w:id="334" w:author="Client" w:date="2023-02-10T10:31:00Z">
                <w:rPr>
                  <w:noProof/>
                  <w:webHidden/>
                </w:rPr>
              </w:rPrChange>
            </w:rPr>
            <w:fldChar w:fldCharType="begin"/>
          </w:r>
          <w:r w:rsidRPr="00BD4EC2">
            <w:rPr>
              <w:rFonts w:ascii="Times New Roman" w:hAnsi="Times New Roman"/>
              <w:noProof/>
              <w:webHidden/>
              <w:sz w:val="24"/>
              <w:szCs w:val="24"/>
              <w:rPrChange w:id="335" w:author="Client" w:date="2023-02-10T10:31:00Z">
                <w:rPr>
                  <w:noProof/>
                  <w:webHidden/>
                </w:rPr>
              </w:rPrChange>
            </w:rPr>
            <w:instrText xml:space="preserve"> PAGEREF _Toc126917257 \h </w:instrText>
          </w:r>
          <w:r w:rsidRPr="00BD4EC2">
            <w:rPr>
              <w:rFonts w:ascii="Times New Roman" w:hAnsi="Times New Roman"/>
              <w:noProof/>
              <w:webHidden/>
              <w:sz w:val="24"/>
              <w:szCs w:val="24"/>
              <w:rPrChange w:id="336"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337" w:author="Client" w:date="2023-02-10T10:31:00Z">
                <w:rPr>
                  <w:noProof/>
                  <w:webHidden/>
                </w:rPr>
              </w:rPrChange>
            </w:rPr>
            <w:fldChar w:fldCharType="separate"/>
          </w:r>
          <w:r w:rsidRPr="00BD4EC2">
            <w:rPr>
              <w:rFonts w:ascii="Times New Roman" w:hAnsi="Times New Roman"/>
              <w:noProof/>
              <w:webHidden/>
              <w:sz w:val="24"/>
              <w:szCs w:val="24"/>
              <w:rPrChange w:id="338" w:author="Client" w:date="2023-02-10T10:31:00Z">
                <w:rPr>
                  <w:noProof/>
                  <w:webHidden/>
                </w:rPr>
              </w:rPrChange>
            </w:rPr>
            <w:t>4</w:t>
          </w:r>
          <w:r w:rsidRPr="00BD4EC2">
            <w:rPr>
              <w:rFonts w:ascii="Times New Roman" w:hAnsi="Times New Roman"/>
              <w:noProof/>
              <w:webHidden/>
              <w:sz w:val="24"/>
              <w:szCs w:val="24"/>
              <w:rPrChange w:id="339" w:author="Client" w:date="2023-02-10T10:31:00Z">
                <w:rPr>
                  <w:noProof/>
                  <w:webHidden/>
                </w:rPr>
              </w:rPrChange>
            </w:rPr>
            <w:fldChar w:fldCharType="end"/>
          </w:r>
          <w:r w:rsidRPr="00BD4EC2">
            <w:rPr>
              <w:rStyle w:val="Hyperlink"/>
              <w:rFonts w:ascii="Times New Roman" w:hAnsi="Times New Roman"/>
              <w:noProof/>
              <w:sz w:val="24"/>
              <w:szCs w:val="24"/>
              <w:rPrChange w:id="340" w:author="Client" w:date="2023-02-10T10:31:00Z">
                <w:rPr>
                  <w:rStyle w:val="Hyperlink"/>
                  <w:noProof/>
                </w:rPr>
              </w:rPrChange>
            </w:rPr>
            <w:fldChar w:fldCharType="end"/>
          </w:r>
        </w:p>
        <w:p w14:paraId="7E28D53F" w14:textId="397D6334"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341" w:author="Client" w:date="2023-02-10T10:31:00Z">
                <w:rPr>
                  <w:rFonts w:cstheme="minorBidi"/>
                  <w:noProof/>
                  <w:lang w:val="en-PH" w:eastAsia="en-PH"/>
                </w:rPr>
              </w:rPrChange>
            </w:rPr>
            <w:pPrChange w:id="342" w:author="Client" w:date="2023-02-10T10:31:00Z">
              <w:pPr>
                <w:pStyle w:val="TOC2"/>
                <w:tabs>
                  <w:tab w:val="right" w:leader="dot" w:pos="8320"/>
                </w:tabs>
              </w:pPr>
            </w:pPrChange>
          </w:pPr>
          <w:r w:rsidRPr="00BD4EC2">
            <w:rPr>
              <w:rStyle w:val="Hyperlink"/>
              <w:rFonts w:ascii="Times New Roman" w:hAnsi="Times New Roman"/>
              <w:noProof/>
              <w:sz w:val="24"/>
              <w:szCs w:val="24"/>
              <w:rPrChange w:id="343" w:author="Client" w:date="2023-02-10T10:31:00Z">
                <w:rPr>
                  <w:rStyle w:val="Hyperlink"/>
                  <w:noProof/>
                </w:rPr>
              </w:rPrChange>
            </w:rPr>
            <w:fldChar w:fldCharType="begin"/>
          </w:r>
          <w:r w:rsidRPr="00BD4EC2">
            <w:rPr>
              <w:rStyle w:val="Hyperlink"/>
              <w:rFonts w:ascii="Times New Roman" w:hAnsi="Times New Roman"/>
              <w:noProof/>
              <w:sz w:val="24"/>
              <w:szCs w:val="24"/>
              <w:rPrChange w:id="344" w:author="Client" w:date="2023-02-10T10:31:00Z">
                <w:rPr>
                  <w:rStyle w:val="Hyperlink"/>
                  <w:noProof/>
                </w:rPr>
              </w:rPrChange>
            </w:rPr>
            <w:instrText xml:space="preserve"> </w:instrText>
          </w:r>
          <w:r w:rsidRPr="00BD4EC2">
            <w:rPr>
              <w:rFonts w:ascii="Times New Roman" w:hAnsi="Times New Roman"/>
              <w:noProof/>
              <w:sz w:val="24"/>
              <w:szCs w:val="24"/>
              <w:rPrChange w:id="345" w:author="Client" w:date="2023-02-10T10:31:00Z">
                <w:rPr>
                  <w:noProof/>
                </w:rPr>
              </w:rPrChange>
            </w:rPr>
            <w:instrText>HYPERLINK \l "_Toc126917258"</w:instrText>
          </w:r>
          <w:r w:rsidRPr="00BD4EC2">
            <w:rPr>
              <w:rStyle w:val="Hyperlink"/>
              <w:rFonts w:ascii="Times New Roman" w:hAnsi="Times New Roman"/>
              <w:noProof/>
              <w:sz w:val="24"/>
              <w:szCs w:val="24"/>
              <w:rPrChange w:id="346"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347"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348" w:author="Client" w:date="2023-02-10T10:31:00Z">
                <w:rPr>
                  <w:rStyle w:val="Hyperlink"/>
                  <w:noProof/>
                </w:rPr>
              </w:rPrChange>
            </w:rPr>
            <w:fldChar w:fldCharType="separate"/>
          </w:r>
          <w:r w:rsidRPr="00BD4EC2">
            <w:rPr>
              <w:rStyle w:val="Hyperlink"/>
              <w:rFonts w:ascii="Times New Roman" w:hAnsi="Times New Roman"/>
              <w:noProof/>
              <w:sz w:val="24"/>
              <w:szCs w:val="24"/>
              <w:rPrChange w:id="349" w:author="Client" w:date="2023-02-10T10:31:00Z">
                <w:rPr>
                  <w:rStyle w:val="Hyperlink"/>
                  <w:rFonts w:ascii="Times New Roman" w:hAnsi="Times New Roman"/>
                  <w:noProof/>
                </w:rPr>
              </w:rPrChange>
            </w:rPr>
            <w:t>Statement of the Problem</w:t>
          </w:r>
          <w:r w:rsidRPr="00BD4EC2">
            <w:rPr>
              <w:rFonts w:ascii="Times New Roman" w:hAnsi="Times New Roman"/>
              <w:noProof/>
              <w:webHidden/>
              <w:sz w:val="24"/>
              <w:szCs w:val="24"/>
              <w:rPrChange w:id="350" w:author="Client" w:date="2023-02-10T10:31:00Z">
                <w:rPr>
                  <w:noProof/>
                  <w:webHidden/>
                </w:rPr>
              </w:rPrChange>
            </w:rPr>
            <w:tab/>
          </w:r>
          <w:r w:rsidRPr="00BD4EC2">
            <w:rPr>
              <w:rFonts w:ascii="Times New Roman" w:hAnsi="Times New Roman"/>
              <w:noProof/>
              <w:webHidden/>
              <w:sz w:val="24"/>
              <w:szCs w:val="24"/>
              <w:rPrChange w:id="351" w:author="Client" w:date="2023-02-10T10:31:00Z">
                <w:rPr>
                  <w:noProof/>
                  <w:webHidden/>
                </w:rPr>
              </w:rPrChange>
            </w:rPr>
            <w:fldChar w:fldCharType="begin"/>
          </w:r>
          <w:r w:rsidRPr="00BD4EC2">
            <w:rPr>
              <w:rFonts w:ascii="Times New Roman" w:hAnsi="Times New Roman"/>
              <w:noProof/>
              <w:webHidden/>
              <w:sz w:val="24"/>
              <w:szCs w:val="24"/>
              <w:rPrChange w:id="352" w:author="Client" w:date="2023-02-10T10:31:00Z">
                <w:rPr>
                  <w:noProof/>
                  <w:webHidden/>
                </w:rPr>
              </w:rPrChange>
            </w:rPr>
            <w:instrText xml:space="preserve"> PAGEREF _Toc126917258 \h </w:instrText>
          </w:r>
          <w:r w:rsidRPr="00BD4EC2">
            <w:rPr>
              <w:rFonts w:ascii="Times New Roman" w:hAnsi="Times New Roman"/>
              <w:noProof/>
              <w:webHidden/>
              <w:sz w:val="24"/>
              <w:szCs w:val="24"/>
              <w:rPrChange w:id="353"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354" w:author="Client" w:date="2023-02-10T10:31:00Z">
                <w:rPr>
                  <w:noProof/>
                  <w:webHidden/>
                </w:rPr>
              </w:rPrChange>
            </w:rPr>
            <w:fldChar w:fldCharType="separate"/>
          </w:r>
          <w:r w:rsidRPr="00BD4EC2">
            <w:rPr>
              <w:rFonts w:ascii="Times New Roman" w:hAnsi="Times New Roman"/>
              <w:noProof/>
              <w:webHidden/>
              <w:sz w:val="24"/>
              <w:szCs w:val="24"/>
              <w:rPrChange w:id="355" w:author="Client" w:date="2023-02-10T10:31:00Z">
                <w:rPr>
                  <w:noProof/>
                  <w:webHidden/>
                </w:rPr>
              </w:rPrChange>
            </w:rPr>
            <w:t>4</w:t>
          </w:r>
          <w:r w:rsidRPr="00BD4EC2">
            <w:rPr>
              <w:rFonts w:ascii="Times New Roman" w:hAnsi="Times New Roman"/>
              <w:noProof/>
              <w:webHidden/>
              <w:sz w:val="24"/>
              <w:szCs w:val="24"/>
              <w:rPrChange w:id="356" w:author="Client" w:date="2023-02-10T10:31:00Z">
                <w:rPr>
                  <w:noProof/>
                  <w:webHidden/>
                </w:rPr>
              </w:rPrChange>
            </w:rPr>
            <w:fldChar w:fldCharType="end"/>
          </w:r>
          <w:r w:rsidRPr="00BD4EC2">
            <w:rPr>
              <w:rStyle w:val="Hyperlink"/>
              <w:rFonts w:ascii="Times New Roman" w:hAnsi="Times New Roman"/>
              <w:noProof/>
              <w:sz w:val="24"/>
              <w:szCs w:val="24"/>
              <w:rPrChange w:id="357" w:author="Client" w:date="2023-02-10T10:31:00Z">
                <w:rPr>
                  <w:rStyle w:val="Hyperlink"/>
                  <w:noProof/>
                </w:rPr>
              </w:rPrChange>
            </w:rPr>
            <w:fldChar w:fldCharType="end"/>
          </w:r>
        </w:p>
        <w:p w14:paraId="7F89D635" w14:textId="267D2885"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358" w:author="Client" w:date="2023-02-10T10:31:00Z">
                <w:rPr>
                  <w:rFonts w:cstheme="minorBidi"/>
                  <w:noProof/>
                  <w:lang w:val="en-PH" w:eastAsia="en-PH"/>
                </w:rPr>
              </w:rPrChange>
            </w:rPr>
            <w:pPrChange w:id="359" w:author="Client" w:date="2023-02-10T10:31:00Z">
              <w:pPr>
                <w:pStyle w:val="TOC2"/>
                <w:tabs>
                  <w:tab w:val="right" w:leader="dot" w:pos="8320"/>
                </w:tabs>
              </w:pPr>
            </w:pPrChange>
          </w:pPr>
          <w:r w:rsidRPr="00BD4EC2">
            <w:rPr>
              <w:rStyle w:val="Hyperlink"/>
              <w:rFonts w:ascii="Times New Roman" w:hAnsi="Times New Roman"/>
              <w:noProof/>
              <w:sz w:val="24"/>
              <w:szCs w:val="24"/>
              <w:rPrChange w:id="360" w:author="Client" w:date="2023-02-10T10:31:00Z">
                <w:rPr>
                  <w:rStyle w:val="Hyperlink"/>
                  <w:noProof/>
                </w:rPr>
              </w:rPrChange>
            </w:rPr>
            <w:fldChar w:fldCharType="begin"/>
          </w:r>
          <w:r w:rsidRPr="00BD4EC2">
            <w:rPr>
              <w:rStyle w:val="Hyperlink"/>
              <w:rFonts w:ascii="Times New Roman" w:hAnsi="Times New Roman"/>
              <w:noProof/>
              <w:sz w:val="24"/>
              <w:szCs w:val="24"/>
              <w:rPrChange w:id="361" w:author="Client" w:date="2023-02-10T10:31:00Z">
                <w:rPr>
                  <w:rStyle w:val="Hyperlink"/>
                  <w:noProof/>
                </w:rPr>
              </w:rPrChange>
            </w:rPr>
            <w:instrText xml:space="preserve"> </w:instrText>
          </w:r>
          <w:r w:rsidRPr="00BD4EC2">
            <w:rPr>
              <w:rFonts w:ascii="Times New Roman" w:hAnsi="Times New Roman"/>
              <w:noProof/>
              <w:sz w:val="24"/>
              <w:szCs w:val="24"/>
              <w:rPrChange w:id="362" w:author="Client" w:date="2023-02-10T10:31:00Z">
                <w:rPr>
                  <w:noProof/>
                </w:rPr>
              </w:rPrChange>
            </w:rPr>
            <w:instrText>HYPERLINK \l "_Toc126917259"</w:instrText>
          </w:r>
          <w:r w:rsidRPr="00BD4EC2">
            <w:rPr>
              <w:rStyle w:val="Hyperlink"/>
              <w:rFonts w:ascii="Times New Roman" w:hAnsi="Times New Roman"/>
              <w:noProof/>
              <w:sz w:val="24"/>
              <w:szCs w:val="24"/>
              <w:rPrChange w:id="363"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364"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365" w:author="Client" w:date="2023-02-10T10:31:00Z">
                <w:rPr>
                  <w:rStyle w:val="Hyperlink"/>
                  <w:noProof/>
                </w:rPr>
              </w:rPrChange>
            </w:rPr>
            <w:fldChar w:fldCharType="separate"/>
          </w:r>
          <w:r w:rsidRPr="00BD4EC2">
            <w:rPr>
              <w:rStyle w:val="Hyperlink"/>
              <w:rFonts w:ascii="Times New Roman" w:hAnsi="Times New Roman"/>
              <w:noProof/>
              <w:sz w:val="24"/>
              <w:szCs w:val="24"/>
              <w:rPrChange w:id="366" w:author="Client" w:date="2023-02-10T10:31:00Z">
                <w:rPr>
                  <w:rStyle w:val="Hyperlink"/>
                  <w:rFonts w:ascii="Times New Roman" w:hAnsi="Times New Roman"/>
                  <w:noProof/>
                </w:rPr>
              </w:rPrChange>
            </w:rPr>
            <w:t>Hypothesis</w:t>
          </w:r>
          <w:r w:rsidRPr="00BD4EC2">
            <w:rPr>
              <w:rFonts w:ascii="Times New Roman" w:hAnsi="Times New Roman"/>
              <w:noProof/>
              <w:webHidden/>
              <w:sz w:val="24"/>
              <w:szCs w:val="24"/>
              <w:rPrChange w:id="367" w:author="Client" w:date="2023-02-10T10:31:00Z">
                <w:rPr>
                  <w:noProof/>
                  <w:webHidden/>
                </w:rPr>
              </w:rPrChange>
            </w:rPr>
            <w:tab/>
          </w:r>
          <w:r w:rsidRPr="00BD4EC2">
            <w:rPr>
              <w:rFonts w:ascii="Times New Roman" w:hAnsi="Times New Roman"/>
              <w:noProof/>
              <w:webHidden/>
              <w:sz w:val="24"/>
              <w:szCs w:val="24"/>
              <w:rPrChange w:id="368" w:author="Client" w:date="2023-02-10T10:31:00Z">
                <w:rPr>
                  <w:noProof/>
                  <w:webHidden/>
                </w:rPr>
              </w:rPrChange>
            </w:rPr>
            <w:fldChar w:fldCharType="begin"/>
          </w:r>
          <w:r w:rsidRPr="00BD4EC2">
            <w:rPr>
              <w:rFonts w:ascii="Times New Roman" w:hAnsi="Times New Roman"/>
              <w:noProof/>
              <w:webHidden/>
              <w:sz w:val="24"/>
              <w:szCs w:val="24"/>
              <w:rPrChange w:id="369" w:author="Client" w:date="2023-02-10T10:31:00Z">
                <w:rPr>
                  <w:noProof/>
                  <w:webHidden/>
                </w:rPr>
              </w:rPrChange>
            </w:rPr>
            <w:instrText xml:space="preserve"> PAGEREF _Toc126917259 \h </w:instrText>
          </w:r>
          <w:r w:rsidRPr="00BD4EC2">
            <w:rPr>
              <w:rFonts w:ascii="Times New Roman" w:hAnsi="Times New Roman"/>
              <w:noProof/>
              <w:webHidden/>
              <w:sz w:val="24"/>
              <w:szCs w:val="24"/>
              <w:rPrChange w:id="370"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371" w:author="Client" w:date="2023-02-10T10:31:00Z">
                <w:rPr>
                  <w:noProof/>
                  <w:webHidden/>
                </w:rPr>
              </w:rPrChange>
            </w:rPr>
            <w:fldChar w:fldCharType="separate"/>
          </w:r>
          <w:r w:rsidRPr="00BD4EC2">
            <w:rPr>
              <w:rFonts w:ascii="Times New Roman" w:hAnsi="Times New Roman"/>
              <w:noProof/>
              <w:webHidden/>
              <w:sz w:val="24"/>
              <w:szCs w:val="24"/>
              <w:rPrChange w:id="372" w:author="Client" w:date="2023-02-10T10:31:00Z">
                <w:rPr>
                  <w:noProof/>
                  <w:webHidden/>
                </w:rPr>
              </w:rPrChange>
            </w:rPr>
            <w:t>5</w:t>
          </w:r>
          <w:r w:rsidRPr="00BD4EC2">
            <w:rPr>
              <w:rFonts w:ascii="Times New Roman" w:hAnsi="Times New Roman"/>
              <w:noProof/>
              <w:webHidden/>
              <w:sz w:val="24"/>
              <w:szCs w:val="24"/>
              <w:rPrChange w:id="373" w:author="Client" w:date="2023-02-10T10:31:00Z">
                <w:rPr>
                  <w:noProof/>
                  <w:webHidden/>
                </w:rPr>
              </w:rPrChange>
            </w:rPr>
            <w:fldChar w:fldCharType="end"/>
          </w:r>
          <w:r w:rsidRPr="00BD4EC2">
            <w:rPr>
              <w:rStyle w:val="Hyperlink"/>
              <w:rFonts w:ascii="Times New Roman" w:hAnsi="Times New Roman"/>
              <w:noProof/>
              <w:sz w:val="24"/>
              <w:szCs w:val="24"/>
              <w:rPrChange w:id="374" w:author="Client" w:date="2023-02-10T10:31:00Z">
                <w:rPr>
                  <w:rStyle w:val="Hyperlink"/>
                  <w:noProof/>
                </w:rPr>
              </w:rPrChange>
            </w:rPr>
            <w:fldChar w:fldCharType="end"/>
          </w:r>
        </w:p>
        <w:p w14:paraId="65EBA710" w14:textId="68D80BB4"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375" w:author="Client" w:date="2023-02-10T10:31:00Z">
                <w:rPr>
                  <w:rFonts w:cstheme="minorBidi"/>
                  <w:noProof/>
                  <w:lang w:val="en-PH" w:eastAsia="en-PH"/>
                </w:rPr>
              </w:rPrChange>
            </w:rPr>
            <w:pPrChange w:id="376" w:author="Client" w:date="2023-02-10T10:31:00Z">
              <w:pPr>
                <w:pStyle w:val="TOC2"/>
                <w:tabs>
                  <w:tab w:val="right" w:leader="dot" w:pos="8320"/>
                </w:tabs>
              </w:pPr>
            </w:pPrChange>
          </w:pPr>
          <w:r w:rsidRPr="00BD4EC2">
            <w:rPr>
              <w:rStyle w:val="Hyperlink"/>
              <w:rFonts w:ascii="Times New Roman" w:hAnsi="Times New Roman"/>
              <w:noProof/>
              <w:sz w:val="24"/>
              <w:szCs w:val="24"/>
              <w:rPrChange w:id="377" w:author="Client" w:date="2023-02-10T10:31:00Z">
                <w:rPr>
                  <w:rStyle w:val="Hyperlink"/>
                  <w:noProof/>
                </w:rPr>
              </w:rPrChange>
            </w:rPr>
            <w:fldChar w:fldCharType="begin"/>
          </w:r>
          <w:r w:rsidRPr="00BD4EC2">
            <w:rPr>
              <w:rStyle w:val="Hyperlink"/>
              <w:rFonts w:ascii="Times New Roman" w:hAnsi="Times New Roman"/>
              <w:noProof/>
              <w:sz w:val="24"/>
              <w:szCs w:val="24"/>
              <w:rPrChange w:id="378" w:author="Client" w:date="2023-02-10T10:31:00Z">
                <w:rPr>
                  <w:rStyle w:val="Hyperlink"/>
                  <w:noProof/>
                </w:rPr>
              </w:rPrChange>
            </w:rPr>
            <w:instrText xml:space="preserve"> </w:instrText>
          </w:r>
          <w:r w:rsidRPr="00BD4EC2">
            <w:rPr>
              <w:rFonts w:ascii="Times New Roman" w:hAnsi="Times New Roman"/>
              <w:noProof/>
              <w:sz w:val="24"/>
              <w:szCs w:val="24"/>
              <w:rPrChange w:id="379" w:author="Client" w:date="2023-02-10T10:31:00Z">
                <w:rPr>
                  <w:noProof/>
                </w:rPr>
              </w:rPrChange>
            </w:rPr>
            <w:instrText>HYPERLINK \l "_Toc126917260"</w:instrText>
          </w:r>
          <w:r w:rsidRPr="00BD4EC2">
            <w:rPr>
              <w:rStyle w:val="Hyperlink"/>
              <w:rFonts w:ascii="Times New Roman" w:hAnsi="Times New Roman"/>
              <w:noProof/>
              <w:sz w:val="24"/>
              <w:szCs w:val="24"/>
              <w:rPrChange w:id="380"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381"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382" w:author="Client" w:date="2023-02-10T10:31:00Z">
                <w:rPr>
                  <w:rStyle w:val="Hyperlink"/>
                  <w:noProof/>
                </w:rPr>
              </w:rPrChange>
            </w:rPr>
            <w:fldChar w:fldCharType="separate"/>
          </w:r>
          <w:r w:rsidRPr="00BD4EC2">
            <w:rPr>
              <w:rStyle w:val="Hyperlink"/>
              <w:rFonts w:ascii="Times New Roman" w:hAnsi="Times New Roman"/>
              <w:noProof/>
              <w:sz w:val="24"/>
              <w:szCs w:val="24"/>
              <w:rPrChange w:id="383" w:author="Client" w:date="2023-02-10T10:31:00Z">
                <w:rPr>
                  <w:rStyle w:val="Hyperlink"/>
                  <w:rFonts w:ascii="Times New Roman" w:hAnsi="Times New Roman"/>
                  <w:noProof/>
                </w:rPr>
              </w:rPrChange>
            </w:rPr>
            <w:t>Scope and Delimitations</w:t>
          </w:r>
          <w:r w:rsidRPr="00BD4EC2">
            <w:rPr>
              <w:rFonts w:ascii="Times New Roman" w:hAnsi="Times New Roman"/>
              <w:noProof/>
              <w:webHidden/>
              <w:sz w:val="24"/>
              <w:szCs w:val="24"/>
              <w:rPrChange w:id="384" w:author="Client" w:date="2023-02-10T10:31:00Z">
                <w:rPr>
                  <w:noProof/>
                  <w:webHidden/>
                </w:rPr>
              </w:rPrChange>
            </w:rPr>
            <w:tab/>
          </w:r>
          <w:r w:rsidRPr="00BD4EC2">
            <w:rPr>
              <w:rFonts w:ascii="Times New Roman" w:hAnsi="Times New Roman"/>
              <w:noProof/>
              <w:webHidden/>
              <w:sz w:val="24"/>
              <w:szCs w:val="24"/>
              <w:rPrChange w:id="385" w:author="Client" w:date="2023-02-10T10:31:00Z">
                <w:rPr>
                  <w:noProof/>
                  <w:webHidden/>
                </w:rPr>
              </w:rPrChange>
            </w:rPr>
            <w:fldChar w:fldCharType="begin"/>
          </w:r>
          <w:r w:rsidRPr="00BD4EC2">
            <w:rPr>
              <w:rFonts w:ascii="Times New Roman" w:hAnsi="Times New Roman"/>
              <w:noProof/>
              <w:webHidden/>
              <w:sz w:val="24"/>
              <w:szCs w:val="24"/>
              <w:rPrChange w:id="386" w:author="Client" w:date="2023-02-10T10:31:00Z">
                <w:rPr>
                  <w:noProof/>
                  <w:webHidden/>
                </w:rPr>
              </w:rPrChange>
            </w:rPr>
            <w:instrText xml:space="preserve"> PAGEREF _Toc126917260 \h </w:instrText>
          </w:r>
          <w:r w:rsidRPr="00BD4EC2">
            <w:rPr>
              <w:rFonts w:ascii="Times New Roman" w:hAnsi="Times New Roman"/>
              <w:noProof/>
              <w:webHidden/>
              <w:sz w:val="24"/>
              <w:szCs w:val="24"/>
              <w:rPrChange w:id="387"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388" w:author="Client" w:date="2023-02-10T10:31:00Z">
                <w:rPr>
                  <w:noProof/>
                  <w:webHidden/>
                </w:rPr>
              </w:rPrChange>
            </w:rPr>
            <w:fldChar w:fldCharType="separate"/>
          </w:r>
          <w:r w:rsidRPr="00BD4EC2">
            <w:rPr>
              <w:rFonts w:ascii="Times New Roman" w:hAnsi="Times New Roman"/>
              <w:noProof/>
              <w:webHidden/>
              <w:sz w:val="24"/>
              <w:szCs w:val="24"/>
              <w:rPrChange w:id="389" w:author="Client" w:date="2023-02-10T10:31:00Z">
                <w:rPr>
                  <w:noProof/>
                  <w:webHidden/>
                </w:rPr>
              </w:rPrChange>
            </w:rPr>
            <w:t>5</w:t>
          </w:r>
          <w:r w:rsidRPr="00BD4EC2">
            <w:rPr>
              <w:rFonts w:ascii="Times New Roman" w:hAnsi="Times New Roman"/>
              <w:noProof/>
              <w:webHidden/>
              <w:sz w:val="24"/>
              <w:szCs w:val="24"/>
              <w:rPrChange w:id="390" w:author="Client" w:date="2023-02-10T10:31:00Z">
                <w:rPr>
                  <w:noProof/>
                  <w:webHidden/>
                </w:rPr>
              </w:rPrChange>
            </w:rPr>
            <w:fldChar w:fldCharType="end"/>
          </w:r>
          <w:r w:rsidRPr="00BD4EC2">
            <w:rPr>
              <w:rStyle w:val="Hyperlink"/>
              <w:rFonts w:ascii="Times New Roman" w:hAnsi="Times New Roman"/>
              <w:noProof/>
              <w:sz w:val="24"/>
              <w:szCs w:val="24"/>
              <w:rPrChange w:id="391" w:author="Client" w:date="2023-02-10T10:31:00Z">
                <w:rPr>
                  <w:rStyle w:val="Hyperlink"/>
                  <w:noProof/>
                </w:rPr>
              </w:rPrChange>
            </w:rPr>
            <w:fldChar w:fldCharType="end"/>
          </w:r>
        </w:p>
        <w:p w14:paraId="1C74FBBD" w14:textId="671C728D" w:rsidR="00430F2D" w:rsidRPr="00BD4EC2" w:rsidRDefault="00430F2D">
          <w:pPr>
            <w:pStyle w:val="TOC1"/>
            <w:spacing w:line="480" w:lineRule="auto"/>
            <w:rPr>
              <w:rFonts w:eastAsiaTheme="minorEastAsia"/>
              <w:sz w:val="24"/>
              <w:szCs w:val="24"/>
              <w:lang w:val="en-PH" w:eastAsia="en-PH"/>
              <w:rPrChange w:id="392" w:author="Client" w:date="2023-02-10T10:31:00Z">
                <w:rPr>
                  <w:rFonts w:cstheme="minorBidi"/>
                  <w:lang w:val="en-PH" w:eastAsia="en-PH"/>
                </w:rPr>
              </w:rPrChange>
            </w:rPr>
            <w:pPrChange w:id="393" w:author="Client" w:date="2023-02-10T10:31:00Z">
              <w:pPr>
                <w:pStyle w:val="TOC1"/>
              </w:pPr>
            </w:pPrChange>
          </w:pPr>
          <w:r w:rsidRPr="00BD4EC2">
            <w:rPr>
              <w:rStyle w:val="Hyperlink"/>
              <w:sz w:val="24"/>
              <w:szCs w:val="24"/>
              <w:rPrChange w:id="394" w:author="Client" w:date="2023-02-10T10:31:00Z">
                <w:rPr>
                  <w:rStyle w:val="Hyperlink"/>
                </w:rPr>
              </w:rPrChange>
            </w:rPr>
            <w:fldChar w:fldCharType="begin"/>
          </w:r>
          <w:r w:rsidRPr="00BD4EC2">
            <w:rPr>
              <w:rStyle w:val="Hyperlink"/>
              <w:sz w:val="24"/>
              <w:szCs w:val="24"/>
              <w:rPrChange w:id="395" w:author="Client" w:date="2023-02-10T10:31:00Z">
                <w:rPr>
                  <w:rStyle w:val="Hyperlink"/>
                </w:rPr>
              </w:rPrChange>
            </w:rPr>
            <w:instrText xml:space="preserve"> </w:instrText>
          </w:r>
          <w:r w:rsidRPr="00BD4EC2">
            <w:rPr>
              <w:sz w:val="24"/>
              <w:szCs w:val="24"/>
              <w:rPrChange w:id="396" w:author="Client" w:date="2023-02-10T10:31:00Z">
                <w:rPr/>
              </w:rPrChange>
            </w:rPr>
            <w:instrText>HYPERLINK \l "_Toc126917261"</w:instrText>
          </w:r>
          <w:r w:rsidRPr="00BD4EC2">
            <w:rPr>
              <w:rStyle w:val="Hyperlink"/>
              <w:sz w:val="24"/>
              <w:szCs w:val="24"/>
              <w:rPrChange w:id="397" w:author="Client" w:date="2023-02-10T10:31:00Z">
                <w:rPr>
                  <w:rStyle w:val="Hyperlink"/>
                </w:rPr>
              </w:rPrChange>
            </w:rPr>
            <w:instrText xml:space="preserve"> </w:instrText>
          </w:r>
          <w:r w:rsidRPr="00BD4EC2">
            <w:rPr>
              <w:rStyle w:val="Hyperlink"/>
              <w:sz w:val="24"/>
              <w:szCs w:val="24"/>
              <w:rPrChange w:id="398" w:author="Client" w:date="2023-02-10T10:31:00Z">
                <w:rPr>
                  <w:rStyle w:val="Hyperlink"/>
                  <w:sz w:val="24"/>
                  <w:szCs w:val="24"/>
                </w:rPr>
              </w:rPrChange>
            </w:rPr>
          </w:r>
          <w:r w:rsidRPr="00BD4EC2">
            <w:rPr>
              <w:rStyle w:val="Hyperlink"/>
              <w:sz w:val="24"/>
              <w:szCs w:val="24"/>
              <w:rPrChange w:id="399" w:author="Client" w:date="2023-02-10T10:31:00Z">
                <w:rPr>
                  <w:rStyle w:val="Hyperlink"/>
                </w:rPr>
              </w:rPrChange>
            </w:rPr>
            <w:fldChar w:fldCharType="separate"/>
          </w:r>
          <w:r w:rsidRPr="00BD4EC2">
            <w:rPr>
              <w:rStyle w:val="Hyperlink"/>
              <w:sz w:val="24"/>
              <w:szCs w:val="24"/>
              <w:rPrChange w:id="400" w:author="Client" w:date="2023-02-10T10:31:00Z">
                <w:rPr>
                  <w:rStyle w:val="Hyperlink"/>
                </w:rPr>
              </w:rPrChange>
            </w:rPr>
            <w:t>CHAPTER 2</w:t>
          </w:r>
          <w:r w:rsidRPr="00BD4EC2">
            <w:rPr>
              <w:webHidden/>
              <w:sz w:val="24"/>
              <w:szCs w:val="24"/>
              <w:rPrChange w:id="401" w:author="Client" w:date="2023-02-10T10:31:00Z">
                <w:rPr>
                  <w:webHidden/>
                </w:rPr>
              </w:rPrChange>
            </w:rPr>
            <w:tab/>
          </w:r>
          <w:r w:rsidRPr="00BD4EC2">
            <w:rPr>
              <w:webHidden/>
              <w:sz w:val="24"/>
              <w:szCs w:val="24"/>
              <w:rPrChange w:id="402" w:author="Client" w:date="2023-02-10T10:31:00Z">
                <w:rPr>
                  <w:webHidden/>
                </w:rPr>
              </w:rPrChange>
            </w:rPr>
            <w:fldChar w:fldCharType="begin"/>
          </w:r>
          <w:r w:rsidRPr="00BD4EC2">
            <w:rPr>
              <w:webHidden/>
              <w:sz w:val="24"/>
              <w:szCs w:val="24"/>
              <w:rPrChange w:id="403" w:author="Client" w:date="2023-02-10T10:31:00Z">
                <w:rPr>
                  <w:webHidden/>
                </w:rPr>
              </w:rPrChange>
            </w:rPr>
            <w:instrText xml:space="preserve"> PAGEREF _Toc126917261 \h </w:instrText>
          </w:r>
          <w:r w:rsidRPr="00BD4EC2">
            <w:rPr>
              <w:webHidden/>
              <w:sz w:val="24"/>
              <w:szCs w:val="24"/>
              <w:rPrChange w:id="404" w:author="Client" w:date="2023-02-10T10:31:00Z">
                <w:rPr>
                  <w:webHidden/>
                  <w:sz w:val="24"/>
                  <w:szCs w:val="24"/>
                </w:rPr>
              </w:rPrChange>
            </w:rPr>
          </w:r>
          <w:r w:rsidRPr="00BD4EC2">
            <w:rPr>
              <w:webHidden/>
              <w:sz w:val="24"/>
              <w:szCs w:val="24"/>
              <w:rPrChange w:id="405" w:author="Client" w:date="2023-02-10T10:31:00Z">
                <w:rPr>
                  <w:webHidden/>
                </w:rPr>
              </w:rPrChange>
            </w:rPr>
            <w:fldChar w:fldCharType="separate"/>
          </w:r>
          <w:r w:rsidRPr="00BD4EC2">
            <w:rPr>
              <w:webHidden/>
              <w:sz w:val="24"/>
              <w:szCs w:val="24"/>
              <w:rPrChange w:id="406" w:author="Client" w:date="2023-02-10T10:31:00Z">
                <w:rPr>
                  <w:webHidden/>
                </w:rPr>
              </w:rPrChange>
            </w:rPr>
            <w:t>6</w:t>
          </w:r>
          <w:r w:rsidRPr="00BD4EC2">
            <w:rPr>
              <w:webHidden/>
              <w:sz w:val="24"/>
              <w:szCs w:val="24"/>
              <w:rPrChange w:id="407" w:author="Client" w:date="2023-02-10T10:31:00Z">
                <w:rPr>
                  <w:webHidden/>
                </w:rPr>
              </w:rPrChange>
            </w:rPr>
            <w:fldChar w:fldCharType="end"/>
          </w:r>
          <w:r w:rsidRPr="00BD4EC2">
            <w:rPr>
              <w:rStyle w:val="Hyperlink"/>
              <w:sz w:val="24"/>
              <w:szCs w:val="24"/>
              <w:rPrChange w:id="408" w:author="Client" w:date="2023-02-10T10:31:00Z">
                <w:rPr>
                  <w:rStyle w:val="Hyperlink"/>
                </w:rPr>
              </w:rPrChange>
            </w:rPr>
            <w:fldChar w:fldCharType="end"/>
          </w:r>
        </w:p>
        <w:p w14:paraId="4EEA3CDA" w14:textId="695DF4DE"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409" w:author="Client" w:date="2023-02-10T10:31:00Z">
                <w:rPr>
                  <w:rFonts w:cstheme="minorBidi"/>
                  <w:noProof/>
                  <w:lang w:val="en-PH" w:eastAsia="en-PH"/>
                </w:rPr>
              </w:rPrChange>
            </w:rPr>
            <w:pPrChange w:id="410" w:author="Client" w:date="2023-02-10T10:31:00Z">
              <w:pPr>
                <w:pStyle w:val="TOC2"/>
                <w:tabs>
                  <w:tab w:val="right" w:leader="dot" w:pos="8320"/>
                </w:tabs>
              </w:pPr>
            </w:pPrChange>
          </w:pPr>
          <w:r w:rsidRPr="00BD4EC2">
            <w:rPr>
              <w:rStyle w:val="Hyperlink"/>
              <w:rFonts w:ascii="Times New Roman" w:hAnsi="Times New Roman"/>
              <w:noProof/>
              <w:sz w:val="24"/>
              <w:szCs w:val="24"/>
              <w:rPrChange w:id="411" w:author="Client" w:date="2023-02-10T10:31:00Z">
                <w:rPr>
                  <w:rStyle w:val="Hyperlink"/>
                  <w:noProof/>
                </w:rPr>
              </w:rPrChange>
            </w:rPr>
            <w:fldChar w:fldCharType="begin"/>
          </w:r>
          <w:r w:rsidRPr="00BD4EC2">
            <w:rPr>
              <w:rStyle w:val="Hyperlink"/>
              <w:rFonts w:ascii="Times New Roman" w:hAnsi="Times New Roman"/>
              <w:noProof/>
              <w:sz w:val="24"/>
              <w:szCs w:val="24"/>
              <w:rPrChange w:id="412" w:author="Client" w:date="2023-02-10T10:31:00Z">
                <w:rPr>
                  <w:rStyle w:val="Hyperlink"/>
                  <w:noProof/>
                </w:rPr>
              </w:rPrChange>
            </w:rPr>
            <w:instrText xml:space="preserve"> </w:instrText>
          </w:r>
          <w:r w:rsidRPr="00BD4EC2">
            <w:rPr>
              <w:rFonts w:ascii="Times New Roman" w:hAnsi="Times New Roman"/>
              <w:noProof/>
              <w:sz w:val="24"/>
              <w:szCs w:val="24"/>
              <w:rPrChange w:id="413" w:author="Client" w:date="2023-02-10T10:31:00Z">
                <w:rPr>
                  <w:noProof/>
                </w:rPr>
              </w:rPrChange>
            </w:rPr>
            <w:instrText>HYPERLINK \l "_Toc126917262"</w:instrText>
          </w:r>
          <w:r w:rsidRPr="00BD4EC2">
            <w:rPr>
              <w:rStyle w:val="Hyperlink"/>
              <w:rFonts w:ascii="Times New Roman" w:hAnsi="Times New Roman"/>
              <w:noProof/>
              <w:sz w:val="24"/>
              <w:szCs w:val="24"/>
              <w:rPrChange w:id="414"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415"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416" w:author="Client" w:date="2023-02-10T10:31:00Z">
                <w:rPr>
                  <w:rStyle w:val="Hyperlink"/>
                  <w:noProof/>
                </w:rPr>
              </w:rPrChange>
            </w:rPr>
            <w:fldChar w:fldCharType="separate"/>
          </w:r>
          <w:r w:rsidRPr="00BD4EC2">
            <w:rPr>
              <w:rStyle w:val="Hyperlink"/>
              <w:rFonts w:ascii="Times New Roman" w:hAnsi="Times New Roman"/>
              <w:noProof/>
              <w:sz w:val="24"/>
              <w:szCs w:val="24"/>
              <w:rPrChange w:id="417" w:author="Client" w:date="2023-02-10T10:31:00Z">
                <w:rPr>
                  <w:rStyle w:val="Hyperlink"/>
                  <w:rFonts w:ascii="Times New Roman" w:hAnsi="Times New Roman"/>
                  <w:noProof/>
                </w:rPr>
              </w:rPrChange>
            </w:rPr>
            <w:t>Review of Related Literature</w:t>
          </w:r>
          <w:r w:rsidRPr="00BD4EC2">
            <w:rPr>
              <w:rFonts w:ascii="Times New Roman" w:hAnsi="Times New Roman"/>
              <w:noProof/>
              <w:webHidden/>
              <w:sz w:val="24"/>
              <w:szCs w:val="24"/>
              <w:rPrChange w:id="418" w:author="Client" w:date="2023-02-10T10:31:00Z">
                <w:rPr>
                  <w:noProof/>
                  <w:webHidden/>
                </w:rPr>
              </w:rPrChange>
            </w:rPr>
            <w:tab/>
          </w:r>
          <w:r w:rsidRPr="00BD4EC2">
            <w:rPr>
              <w:rFonts w:ascii="Times New Roman" w:hAnsi="Times New Roman"/>
              <w:noProof/>
              <w:webHidden/>
              <w:sz w:val="24"/>
              <w:szCs w:val="24"/>
              <w:rPrChange w:id="419" w:author="Client" w:date="2023-02-10T10:31:00Z">
                <w:rPr>
                  <w:noProof/>
                  <w:webHidden/>
                </w:rPr>
              </w:rPrChange>
            </w:rPr>
            <w:fldChar w:fldCharType="begin"/>
          </w:r>
          <w:r w:rsidRPr="00BD4EC2">
            <w:rPr>
              <w:rFonts w:ascii="Times New Roman" w:hAnsi="Times New Roman"/>
              <w:noProof/>
              <w:webHidden/>
              <w:sz w:val="24"/>
              <w:szCs w:val="24"/>
              <w:rPrChange w:id="420" w:author="Client" w:date="2023-02-10T10:31:00Z">
                <w:rPr>
                  <w:noProof/>
                  <w:webHidden/>
                </w:rPr>
              </w:rPrChange>
            </w:rPr>
            <w:instrText xml:space="preserve"> PAGEREF _Toc126917262 \h </w:instrText>
          </w:r>
          <w:r w:rsidRPr="00BD4EC2">
            <w:rPr>
              <w:rFonts w:ascii="Times New Roman" w:hAnsi="Times New Roman"/>
              <w:noProof/>
              <w:webHidden/>
              <w:sz w:val="24"/>
              <w:szCs w:val="24"/>
              <w:rPrChange w:id="421"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422" w:author="Client" w:date="2023-02-10T10:31:00Z">
                <w:rPr>
                  <w:noProof/>
                  <w:webHidden/>
                </w:rPr>
              </w:rPrChange>
            </w:rPr>
            <w:fldChar w:fldCharType="separate"/>
          </w:r>
          <w:r w:rsidRPr="00BD4EC2">
            <w:rPr>
              <w:rFonts w:ascii="Times New Roman" w:hAnsi="Times New Roman"/>
              <w:noProof/>
              <w:webHidden/>
              <w:sz w:val="24"/>
              <w:szCs w:val="24"/>
              <w:rPrChange w:id="423" w:author="Client" w:date="2023-02-10T10:31:00Z">
                <w:rPr>
                  <w:noProof/>
                  <w:webHidden/>
                </w:rPr>
              </w:rPrChange>
            </w:rPr>
            <w:t>6</w:t>
          </w:r>
          <w:r w:rsidRPr="00BD4EC2">
            <w:rPr>
              <w:rFonts w:ascii="Times New Roman" w:hAnsi="Times New Roman"/>
              <w:noProof/>
              <w:webHidden/>
              <w:sz w:val="24"/>
              <w:szCs w:val="24"/>
              <w:rPrChange w:id="424" w:author="Client" w:date="2023-02-10T10:31:00Z">
                <w:rPr>
                  <w:noProof/>
                  <w:webHidden/>
                </w:rPr>
              </w:rPrChange>
            </w:rPr>
            <w:fldChar w:fldCharType="end"/>
          </w:r>
          <w:r w:rsidRPr="00BD4EC2">
            <w:rPr>
              <w:rStyle w:val="Hyperlink"/>
              <w:rFonts w:ascii="Times New Roman" w:hAnsi="Times New Roman"/>
              <w:noProof/>
              <w:sz w:val="24"/>
              <w:szCs w:val="24"/>
              <w:rPrChange w:id="425" w:author="Client" w:date="2023-02-10T10:31:00Z">
                <w:rPr>
                  <w:rStyle w:val="Hyperlink"/>
                  <w:noProof/>
                </w:rPr>
              </w:rPrChange>
            </w:rPr>
            <w:fldChar w:fldCharType="end"/>
          </w:r>
        </w:p>
        <w:p w14:paraId="0B2D6412" w14:textId="0A00B8FA"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426" w:author="Client" w:date="2023-02-10T10:31:00Z">
                <w:rPr>
                  <w:rFonts w:cstheme="minorBidi"/>
                  <w:noProof/>
                  <w:lang w:val="en-PH" w:eastAsia="en-PH"/>
                </w:rPr>
              </w:rPrChange>
            </w:rPr>
            <w:pPrChange w:id="427" w:author="Client" w:date="2023-02-10T10:31:00Z">
              <w:pPr>
                <w:pStyle w:val="TOC2"/>
                <w:tabs>
                  <w:tab w:val="right" w:leader="dot" w:pos="8320"/>
                </w:tabs>
              </w:pPr>
            </w:pPrChange>
          </w:pPr>
          <w:r w:rsidRPr="00BD4EC2">
            <w:rPr>
              <w:rStyle w:val="Hyperlink"/>
              <w:rFonts w:ascii="Times New Roman" w:hAnsi="Times New Roman"/>
              <w:noProof/>
              <w:sz w:val="24"/>
              <w:szCs w:val="24"/>
              <w:rPrChange w:id="428" w:author="Client" w:date="2023-02-10T10:31:00Z">
                <w:rPr>
                  <w:rStyle w:val="Hyperlink"/>
                  <w:noProof/>
                </w:rPr>
              </w:rPrChange>
            </w:rPr>
            <w:fldChar w:fldCharType="begin"/>
          </w:r>
          <w:r w:rsidRPr="00BD4EC2">
            <w:rPr>
              <w:rStyle w:val="Hyperlink"/>
              <w:rFonts w:ascii="Times New Roman" w:hAnsi="Times New Roman"/>
              <w:noProof/>
              <w:sz w:val="24"/>
              <w:szCs w:val="24"/>
              <w:rPrChange w:id="429" w:author="Client" w:date="2023-02-10T10:31:00Z">
                <w:rPr>
                  <w:rStyle w:val="Hyperlink"/>
                  <w:noProof/>
                </w:rPr>
              </w:rPrChange>
            </w:rPr>
            <w:instrText xml:space="preserve"> </w:instrText>
          </w:r>
          <w:r w:rsidRPr="00BD4EC2">
            <w:rPr>
              <w:rFonts w:ascii="Times New Roman" w:hAnsi="Times New Roman"/>
              <w:noProof/>
              <w:sz w:val="24"/>
              <w:szCs w:val="24"/>
              <w:rPrChange w:id="430" w:author="Client" w:date="2023-02-10T10:31:00Z">
                <w:rPr>
                  <w:noProof/>
                </w:rPr>
              </w:rPrChange>
            </w:rPr>
            <w:instrText>HYPERLINK \l "_Toc126917263"</w:instrText>
          </w:r>
          <w:r w:rsidRPr="00BD4EC2">
            <w:rPr>
              <w:rStyle w:val="Hyperlink"/>
              <w:rFonts w:ascii="Times New Roman" w:hAnsi="Times New Roman"/>
              <w:noProof/>
              <w:sz w:val="24"/>
              <w:szCs w:val="24"/>
              <w:rPrChange w:id="431"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432"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433" w:author="Client" w:date="2023-02-10T10:31:00Z">
                <w:rPr>
                  <w:rStyle w:val="Hyperlink"/>
                  <w:noProof/>
                </w:rPr>
              </w:rPrChange>
            </w:rPr>
            <w:fldChar w:fldCharType="separate"/>
          </w:r>
          <w:r w:rsidRPr="00BD4EC2">
            <w:rPr>
              <w:rStyle w:val="Hyperlink"/>
              <w:rFonts w:ascii="Times New Roman" w:hAnsi="Times New Roman"/>
              <w:noProof/>
              <w:sz w:val="24"/>
              <w:szCs w:val="24"/>
              <w:rPrChange w:id="434" w:author="Client" w:date="2023-02-10T10:31:00Z">
                <w:rPr>
                  <w:rStyle w:val="Hyperlink"/>
                  <w:rFonts w:ascii="Times New Roman" w:hAnsi="Times New Roman"/>
                  <w:noProof/>
                </w:rPr>
              </w:rPrChange>
            </w:rPr>
            <w:t>Theoretical  Framework</w:t>
          </w:r>
          <w:r w:rsidRPr="00BD4EC2">
            <w:rPr>
              <w:rFonts w:ascii="Times New Roman" w:hAnsi="Times New Roman"/>
              <w:noProof/>
              <w:webHidden/>
              <w:sz w:val="24"/>
              <w:szCs w:val="24"/>
              <w:rPrChange w:id="435" w:author="Client" w:date="2023-02-10T10:31:00Z">
                <w:rPr>
                  <w:noProof/>
                  <w:webHidden/>
                </w:rPr>
              </w:rPrChange>
            </w:rPr>
            <w:tab/>
          </w:r>
          <w:r w:rsidRPr="00BD4EC2">
            <w:rPr>
              <w:rFonts w:ascii="Times New Roman" w:hAnsi="Times New Roman"/>
              <w:noProof/>
              <w:webHidden/>
              <w:sz w:val="24"/>
              <w:szCs w:val="24"/>
              <w:rPrChange w:id="436" w:author="Client" w:date="2023-02-10T10:31:00Z">
                <w:rPr>
                  <w:noProof/>
                  <w:webHidden/>
                </w:rPr>
              </w:rPrChange>
            </w:rPr>
            <w:fldChar w:fldCharType="begin"/>
          </w:r>
          <w:r w:rsidRPr="00BD4EC2">
            <w:rPr>
              <w:rFonts w:ascii="Times New Roman" w:hAnsi="Times New Roman"/>
              <w:noProof/>
              <w:webHidden/>
              <w:sz w:val="24"/>
              <w:szCs w:val="24"/>
              <w:rPrChange w:id="437" w:author="Client" w:date="2023-02-10T10:31:00Z">
                <w:rPr>
                  <w:noProof/>
                  <w:webHidden/>
                </w:rPr>
              </w:rPrChange>
            </w:rPr>
            <w:instrText xml:space="preserve"> PAGEREF _Toc126917263 \h </w:instrText>
          </w:r>
          <w:r w:rsidRPr="00BD4EC2">
            <w:rPr>
              <w:rFonts w:ascii="Times New Roman" w:hAnsi="Times New Roman"/>
              <w:noProof/>
              <w:webHidden/>
              <w:sz w:val="24"/>
              <w:szCs w:val="24"/>
              <w:rPrChange w:id="438"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439" w:author="Client" w:date="2023-02-10T10:31:00Z">
                <w:rPr>
                  <w:noProof/>
                  <w:webHidden/>
                </w:rPr>
              </w:rPrChange>
            </w:rPr>
            <w:fldChar w:fldCharType="separate"/>
          </w:r>
          <w:r w:rsidRPr="00BD4EC2">
            <w:rPr>
              <w:rFonts w:ascii="Times New Roman" w:hAnsi="Times New Roman"/>
              <w:noProof/>
              <w:webHidden/>
              <w:sz w:val="24"/>
              <w:szCs w:val="24"/>
              <w:rPrChange w:id="440" w:author="Client" w:date="2023-02-10T10:31:00Z">
                <w:rPr>
                  <w:noProof/>
                  <w:webHidden/>
                </w:rPr>
              </w:rPrChange>
            </w:rPr>
            <w:t>12</w:t>
          </w:r>
          <w:r w:rsidRPr="00BD4EC2">
            <w:rPr>
              <w:rFonts w:ascii="Times New Roman" w:hAnsi="Times New Roman"/>
              <w:noProof/>
              <w:webHidden/>
              <w:sz w:val="24"/>
              <w:szCs w:val="24"/>
              <w:rPrChange w:id="441" w:author="Client" w:date="2023-02-10T10:31:00Z">
                <w:rPr>
                  <w:noProof/>
                  <w:webHidden/>
                </w:rPr>
              </w:rPrChange>
            </w:rPr>
            <w:fldChar w:fldCharType="end"/>
          </w:r>
          <w:r w:rsidRPr="00BD4EC2">
            <w:rPr>
              <w:rStyle w:val="Hyperlink"/>
              <w:rFonts w:ascii="Times New Roman" w:hAnsi="Times New Roman"/>
              <w:noProof/>
              <w:sz w:val="24"/>
              <w:szCs w:val="24"/>
              <w:rPrChange w:id="442" w:author="Client" w:date="2023-02-10T10:31:00Z">
                <w:rPr>
                  <w:rStyle w:val="Hyperlink"/>
                  <w:noProof/>
                </w:rPr>
              </w:rPrChange>
            </w:rPr>
            <w:fldChar w:fldCharType="end"/>
          </w:r>
        </w:p>
        <w:p w14:paraId="6764B717" w14:textId="52F5FC12"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443" w:author="Client" w:date="2023-02-10T10:31:00Z">
                <w:rPr>
                  <w:rFonts w:cstheme="minorBidi"/>
                  <w:noProof/>
                  <w:lang w:val="en-PH" w:eastAsia="en-PH"/>
                </w:rPr>
              </w:rPrChange>
            </w:rPr>
            <w:pPrChange w:id="444" w:author="Client" w:date="2023-02-10T10:31:00Z">
              <w:pPr>
                <w:pStyle w:val="TOC2"/>
                <w:tabs>
                  <w:tab w:val="right" w:leader="dot" w:pos="8320"/>
                </w:tabs>
              </w:pPr>
            </w:pPrChange>
          </w:pPr>
          <w:r w:rsidRPr="00BD4EC2">
            <w:rPr>
              <w:rStyle w:val="Hyperlink"/>
              <w:rFonts w:ascii="Times New Roman" w:hAnsi="Times New Roman"/>
              <w:noProof/>
              <w:sz w:val="24"/>
              <w:szCs w:val="24"/>
              <w:rPrChange w:id="445" w:author="Client" w:date="2023-02-10T10:31:00Z">
                <w:rPr>
                  <w:rStyle w:val="Hyperlink"/>
                  <w:noProof/>
                </w:rPr>
              </w:rPrChange>
            </w:rPr>
            <w:fldChar w:fldCharType="begin"/>
          </w:r>
          <w:r w:rsidRPr="00BD4EC2">
            <w:rPr>
              <w:rStyle w:val="Hyperlink"/>
              <w:rFonts w:ascii="Times New Roman" w:hAnsi="Times New Roman"/>
              <w:noProof/>
              <w:sz w:val="24"/>
              <w:szCs w:val="24"/>
              <w:rPrChange w:id="446" w:author="Client" w:date="2023-02-10T10:31:00Z">
                <w:rPr>
                  <w:rStyle w:val="Hyperlink"/>
                  <w:noProof/>
                </w:rPr>
              </w:rPrChange>
            </w:rPr>
            <w:instrText xml:space="preserve"> </w:instrText>
          </w:r>
          <w:r w:rsidRPr="00BD4EC2">
            <w:rPr>
              <w:rFonts w:ascii="Times New Roman" w:hAnsi="Times New Roman"/>
              <w:noProof/>
              <w:sz w:val="24"/>
              <w:szCs w:val="24"/>
              <w:rPrChange w:id="447" w:author="Client" w:date="2023-02-10T10:31:00Z">
                <w:rPr>
                  <w:noProof/>
                </w:rPr>
              </w:rPrChange>
            </w:rPr>
            <w:instrText>HYPERLINK \l "_Toc126917264"</w:instrText>
          </w:r>
          <w:r w:rsidRPr="00BD4EC2">
            <w:rPr>
              <w:rStyle w:val="Hyperlink"/>
              <w:rFonts w:ascii="Times New Roman" w:hAnsi="Times New Roman"/>
              <w:noProof/>
              <w:sz w:val="24"/>
              <w:szCs w:val="24"/>
              <w:rPrChange w:id="448"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449"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450" w:author="Client" w:date="2023-02-10T10:31:00Z">
                <w:rPr>
                  <w:rStyle w:val="Hyperlink"/>
                  <w:noProof/>
                </w:rPr>
              </w:rPrChange>
            </w:rPr>
            <w:fldChar w:fldCharType="separate"/>
          </w:r>
          <w:r w:rsidRPr="00BD4EC2">
            <w:rPr>
              <w:rStyle w:val="Hyperlink"/>
              <w:rFonts w:ascii="Times New Roman" w:hAnsi="Times New Roman"/>
              <w:noProof/>
              <w:sz w:val="24"/>
              <w:szCs w:val="24"/>
              <w:rPrChange w:id="451" w:author="Client" w:date="2023-02-10T10:31:00Z">
                <w:rPr>
                  <w:rStyle w:val="Hyperlink"/>
                  <w:rFonts w:ascii="Times New Roman" w:hAnsi="Times New Roman"/>
                  <w:noProof/>
                </w:rPr>
              </w:rPrChange>
            </w:rPr>
            <w:t>Conceptual Framework</w:t>
          </w:r>
          <w:r w:rsidRPr="00BD4EC2">
            <w:rPr>
              <w:rFonts w:ascii="Times New Roman" w:hAnsi="Times New Roman"/>
              <w:noProof/>
              <w:webHidden/>
              <w:sz w:val="24"/>
              <w:szCs w:val="24"/>
              <w:rPrChange w:id="452" w:author="Client" w:date="2023-02-10T10:31:00Z">
                <w:rPr>
                  <w:noProof/>
                  <w:webHidden/>
                </w:rPr>
              </w:rPrChange>
            </w:rPr>
            <w:tab/>
          </w:r>
          <w:r w:rsidRPr="00BD4EC2">
            <w:rPr>
              <w:rFonts w:ascii="Times New Roman" w:hAnsi="Times New Roman"/>
              <w:noProof/>
              <w:webHidden/>
              <w:sz w:val="24"/>
              <w:szCs w:val="24"/>
              <w:rPrChange w:id="453" w:author="Client" w:date="2023-02-10T10:31:00Z">
                <w:rPr>
                  <w:noProof/>
                  <w:webHidden/>
                </w:rPr>
              </w:rPrChange>
            </w:rPr>
            <w:fldChar w:fldCharType="begin"/>
          </w:r>
          <w:r w:rsidRPr="00BD4EC2">
            <w:rPr>
              <w:rFonts w:ascii="Times New Roman" w:hAnsi="Times New Roman"/>
              <w:noProof/>
              <w:webHidden/>
              <w:sz w:val="24"/>
              <w:szCs w:val="24"/>
              <w:rPrChange w:id="454" w:author="Client" w:date="2023-02-10T10:31:00Z">
                <w:rPr>
                  <w:noProof/>
                  <w:webHidden/>
                </w:rPr>
              </w:rPrChange>
            </w:rPr>
            <w:instrText xml:space="preserve"> PAGEREF _Toc126917264 \h </w:instrText>
          </w:r>
          <w:r w:rsidRPr="00BD4EC2">
            <w:rPr>
              <w:rFonts w:ascii="Times New Roman" w:hAnsi="Times New Roman"/>
              <w:noProof/>
              <w:webHidden/>
              <w:sz w:val="24"/>
              <w:szCs w:val="24"/>
              <w:rPrChange w:id="455"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456" w:author="Client" w:date="2023-02-10T10:31:00Z">
                <w:rPr>
                  <w:noProof/>
                  <w:webHidden/>
                </w:rPr>
              </w:rPrChange>
            </w:rPr>
            <w:fldChar w:fldCharType="separate"/>
          </w:r>
          <w:r w:rsidRPr="00BD4EC2">
            <w:rPr>
              <w:rFonts w:ascii="Times New Roman" w:hAnsi="Times New Roman"/>
              <w:noProof/>
              <w:webHidden/>
              <w:sz w:val="24"/>
              <w:szCs w:val="24"/>
              <w:rPrChange w:id="457" w:author="Client" w:date="2023-02-10T10:31:00Z">
                <w:rPr>
                  <w:noProof/>
                  <w:webHidden/>
                </w:rPr>
              </w:rPrChange>
            </w:rPr>
            <w:t>13</w:t>
          </w:r>
          <w:r w:rsidRPr="00BD4EC2">
            <w:rPr>
              <w:rFonts w:ascii="Times New Roman" w:hAnsi="Times New Roman"/>
              <w:noProof/>
              <w:webHidden/>
              <w:sz w:val="24"/>
              <w:szCs w:val="24"/>
              <w:rPrChange w:id="458" w:author="Client" w:date="2023-02-10T10:31:00Z">
                <w:rPr>
                  <w:noProof/>
                  <w:webHidden/>
                </w:rPr>
              </w:rPrChange>
            </w:rPr>
            <w:fldChar w:fldCharType="end"/>
          </w:r>
          <w:r w:rsidRPr="00BD4EC2">
            <w:rPr>
              <w:rStyle w:val="Hyperlink"/>
              <w:rFonts w:ascii="Times New Roman" w:hAnsi="Times New Roman"/>
              <w:noProof/>
              <w:sz w:val="24"/>
              <w:szCs w:val="24"/>
              <w:rPrChange w:id="459" w:author="Client" w:date="2023-02-10T10:31:00Z">
                <w:rPr>
                  <w:rStyle w:val="Hyperlink"/>
                  <w:noProof/>
                </w:rPr>
              </w:rPrChange>
            </w:rPr>
            <w:fldChar w:fldCharType="end"/>
          </w:r>
        </w:p>
        <w:p w14:paraId="1DD0E22C" w14:textId="6E1B0907"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460" w:author="Client" w:date="2023-02-10T10:31:00Z">
                <w:rPr>
                  <w:rFonts w:cstheme="minorBidi"/>
                  <w:noProof/>
                  <w:lang w:val="en-PH" w:eastAsia="en-PH"/>
                </w:rPr>
              </w:rPrChange>
            </w:rPr>
            <w:pPrChange w:id="461" w:author="Client" w:date="2023-02-10T10:31:00Z">
              <w:pPr>
                <w:pStyle w:val="TOC2"/>
                <w:tabs>
                  <w:tab w:val="right" w:leader="dot" w:pos="8320"/>
                </w:tabs>
              </w:pPr>
            </w:pPrChange>
          </w:pPr>
          <w:r w:rsidRPr="00BD4EC2">
            <w:rPr>
              <w:rStyle w:val="Hyperlink"/>
              <w:rFonts w:ascii="Times New Roman" w:hAnsi="Times New Roman"/>
              <w:noProof/>
              <w:sz w:val="24"/>
              <w:szCs w:val="24"/>
              <w:rPrChange w:id="462" w:author="Client" w:date="2023-02-10T10:31:00Z">
                <w:rPr>
                  <w:rStyle w:val="Hyperlink"/>
                  <w:noProof/>
                </w:rPr>
              </w:rPrChange>
            </w:rPr>
            <w:fldChar w:fldCharType="begin"/>
          </w:r>
          <w:r w:rsidRPr="00BD4EC2">
            <w:rPr>
              <w:rStyle w:val="Hyperlink"/>
              <w:rFonts w:ascii="Times New Roman" w:hAnsi="Times New Roman"/>
              <w:noProof/>
              <w:sz w:val="24"/>
              <w:szCs w:val="24"/>
              <w:rPrChange w:id="463" w:author="Client" w:date="2023-02-10T10:31:00Z">
                <w:rPr>
                  <w:rStyle w:val="Hyperlink"/>
                  <w:noProof/>
                </w:rPr>
              </w:rPrChange>
            </w:rPr>
            <w:instrText xml:space="preserve"> </w:instrText>
          </w:r>
          <w:r w:rsidRPr="00BD4EC2">
            <w:rPr>
              <w:rFonts w:ascii="Times New Roman" w:hAnsi="Times New Roman"/>
              <w:noProof/>
              <w:sz w:val="24"/>
              <w:szCs w:val="24"/>
              <w:rPrChange w:id="464" w:author="Client" w:date="2023-02-10T10:31:00Z">
                <w:rPr>
                  <w:noProof/>
                </w:rPr>
              </w:rPrChange>
            </w:rPr>
            <w:instrText>HYPERLINK \l "_Toc126917265"</w:instrText>
          </w:r>
          <w:r w:rsidRPr="00BD4EC2">
            <w:rPr>
              <w:rStyle w:val="Hyperlink"/>
              <w:rFonts w:ascii="Times New Roman" w:hAnsi="Times New Roman"/>
              <w:noProof/>
              <w:sz w:val="24"/>
              <w:szCs w:val="24"/>
              <w:rPrChange w:id="465"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466"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467" w:author="Client" w:date="2023-02-10T10:31:00Z">
                <w:rPr>
                  <w:rStyle w:val="Hyperlink"/>
                  <w:noProof/>
                </w:rPr>
              </w:rPrChange>
            </w:rPr>
            <w:fldChar w:fldCharType="separate"/>
          </w:r>
          <w:r w:rsidRPr="00BD4EC2">
            <w:rPr>
              <w:rStyle w:val="Hyperlink"/>
              <w:rFonts w:ascii="Times New Roman" w:hAnsi="Times New Roman"/>
              <w:noProof/>
              <w:sz w:val="24"/>
              <w:szCs w:val="24"/>
              <w:rPrChange w:id="468" w:author="Client" w:date="2023-02-10T10:31:00Z">
                <w:rPr>
                  <w:rStyle w:val="Hyperlink"/>
                  <w:rFonts w:ascii="Times New Roman" w:hAnsi="Times New Roman"/>
                  <w:noProof/>
                </w:rPr>
              </w:rPrChange>
            </w:rPr>
            <w:t>Synthesis of Related Literature</w:t>
          </w:r>
          <w:r w:rsidRPr="00BD4EC2">
            <w:rPr>
              <w:rFonts w:ascii="Times New Roman" w:hAnsi="Times New Roman"/>
              <w:noProof/>
              <w:webHidden/>
              <w:sz w:val="24"/>
              <w:szCs w:val="24"/>
              <w:rPrChange w:id="469" w:author="Client" w:date="2023-02-10T10:31:00Z">
                <w:rPr>
                  <w:noProof/>
                  <w:webHidden/>
                </w:rPr>
              </w:rPrChange>
            </w:rPr>
            <w:tab/>
          </w:r>
          <w:r w:rsidRPr="00BD4EC2">
            <w:rPr>
              <w:rFonts w:ascii="Times New Roman" w:hAnsi="Times New Roman"/>
              <w:noProof/>
              <w:webHidden/>
              <w:sz w:val="24"/>
              <w:szCs w:val="24"/>
              <w:rPrChange w:id="470" w:author="Client" w:date="2023-02-10T10:31:00Z">
                <w:rPr>
                  <w:noProof/>
                  <w:webHidden/>
                </w:rPr>
              </w:rPrChange>
            </w:rPr>
            <w:fldChar w:fldCharType="begin"/>
          </w:r>
          <w:r w:rsidRPr="00BD4EC2">
            <w:rPr>
              <w:rFonts w:ascii="Times New Roman" w:hAnsi="Times New Roman"/>
              <w:noProof/>
              <w:webHidden/>
              <w:sz w:val="24"/>
              <w:szCs w:val="24"/>
              <w:rPrChange w:id="471" w:author="Client" w:date="2023-02-10T10:31:00Z">
                <w:rPr>
                  <w:noProof/>
                  <w:webHidden/>
                </w:rPr>
              </w:rPrChange>
            </w:rPr>
            <w:instrText xml:space="preserve"> PAGEREF _Toc126917265 \h </w:instrText>
          </w:r>
          <w:r w:rsidRPr="00BD4EC2">
            <w:rPr>
              <w:rFonts w:ascii="Times New Roman" w:hAnsi="Times New Roman"/>
              <w:noProof/>
              <w:webHidden/>
              <w:sz w:val="24"/>
              <w:szCs w:val="24"/>
              <w:rPrChange w:id="472"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473" w:author="Client" w:date="2023-02-10T10:31:00Z">
                <w:rPr>
                  <w:noProof/>
                  <w:webHidden/>
                </w:rPr>
              </w:rPrChange>
            </w:rPr>
            <w:fldChar w:fldCharType="separate"/>
          </w:r>
          <w:r w:rsidRPr="00BD4EC2">
            <w:rPr>
              <w:rFonts w:ascii="Times New Roman" w:hAnsi="Times New Roman"/>
              <w:noProof/>
              <w:webHidden/>
              <w:sz w:val="24"/>
              <w:szCs w:val="24"/>
              <w:rPrChange w:id="474" w:author="Client" w:date="2023-02-10T10:31:00Z">
                <w:rPr>
                  <w:noProof/>
                  <w:webHidden/>
                </w:rPr>
              </w:rPrChange>
            </w:rPr>
            <w:t>14</w:t>
          </w:r>
          <w:r w:rsidRPr="00BD4EC2">
            <w:rPr>
              <w:rFonts w:ascii="Times New Roman" w:hAnsi="Times New Roman"/>
              <w:noProof/>
              <w:webHidden/>
              <w:sz w:val="24"/>
              <w:szCs w:val="24"/>
              <w:rPrChange w:id="475" w:author="Client" w:date="2023-02-10T10:31:00Z">
                <w:rPr>
                  <w:noProof/>
                  <w:webHidden/>
                </w:rPr>
              </w:rPrChange>
            </w:rPr>
            <w:fldChar w:fldCharType="end"/>
          </w:r>
          <w:r w:rsidRPr="00BD4EC2">
            <w:rPr>
              <w:rStyle w:val="Hyperlink"/>
              <w:rFonts w:ascii="Times New Roman" w:hAnsi="Times New Roman"/>
              <w:noProof/>
              <w:sz w:val="24"/>
              <w:szCs w:val="24"/>
              <w:rPrChange w:id="476" w:author="Client" w:date="2023-02-10T10:31:00Z">
                <w:rPr>
                  <w:rStyle w:val="Hyperlink"/>
                  <w:noProof/>
                </w:rPr>
              </w:rPrChange>
            </w:rPr>
            <w:fldChar w:fldCharType="end"/>
          </w:r>
        </w:p>
        <w:p w14:paraId="71816C47" w14:textId="4B716DAB"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477" w:author="Client" w:date="2023-02-10T10:31:00Z">
                <w:rPr>
                  <w:rFonts w:cstheme="minorBidi"/>
                  <w:noProof/>
                  <w:lang w:val="en-PH" w:eastAsia="en-PH"/>
                </w:rPr>
              </w:rPrChange>
            </w:rPr>
            <w:pPrChange w:id="478" w:author="Client" w:date="2023-02-10T10:31:00Z">
              <w:pPr>
                <w:pStyle w:val="TOC2"/>
                <w:tabs>
                  <w:tab w:val="right" w:leader="dot" w:pos="8320"/>
                </w:tabs>
              </w:pPr>
            </w:pPrChange>
          </w:pPr>
          <w:r w:rsidRPr="00BD4EC2">
            <w:rPr>
              <w:rStyle w:val="Hyperlink"/>
              <w:rFonts w:ascii="Times New Roman" w:hAnsi="Times New Roman"/>
              <w:noProof/>
              <w:sz w:val="24"/>
              <w:szCs w:val="24"/>
              <w:rPrChange w:id="479" w:author="Client" w:date="2023-02-10T10:31:00Z">
                <w:rPr>
                  <w:rStyle w:val="Hyperlink"/>
                  <w:noProof/>
                </w:rPr>
              </w:rPrChange>
            </w:rPr>
            <w:fldChar w:fldCharType="begin"/>
          </w:r>
          <w:r w:rsidRPr="00BD4EC2">
            <w:rPr>
              <w:rStyle w:val="Hyperlink"/>
              <w:rFonts w:ascii="Times New Roman" w:hAnsi="Times New Roman"/>
              <w:noProof/>
              <w:sz w:val="24"/>
              <w:szCs w:val="24"/>
              <w:rPrChange w:id="480" w:author="Client" w:date="2023-02-10T10:31:00Z">
                <w:rPr>
                  <w:rStyle w:val="Hyperlink"/>
                  <w:noProof/>
                </w:rPr>
              </w:rPrChange>
            </w:rPr>
            <w:instrText xml:space="preserve"> </w:instrText>
          </w:r>
          <w:r w:rsidRPr="00BD4EC2">
            <w:rPr>
              <w:rFonts w:ascii="Times New Roman" w:hAnsi="Times New Roman"/>
              <w:noProof/>
              <w:sz w:val="24"/>
              <w:szCs w:val="24"/>
              <w:rPrChange w:id="481" w:author="Client" w:date="2023-02-10T10:31:00Z">
                <w:rPr>
                  <w:noProof/>
                </w:rPr>
              </w:rPrChange>
            </w:rPr>
            <w:instrText>HYPERLINK \l "_Toc126917266"</w:instrText>
          </w:r>
          <w:r w:rsidRPr="00BD4EC2">
            <w:rPr>
              <w:rStyle w:val="Hyperlink"/>
              <w:rFonts w:ascii="Times New Roman" w:hAnsi="Times New Roman"/>
              <w:noProof/>
              <w:sz w:val="24"/>
              <w:szCs w:val="24"/>
              <w:rPrChange w:id="482"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483"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484" w:author="Client" w:date="2023-02-10T10:31:00Z">
                <w:rPr>
                  <w:rStyle w:val="Hyperlink"/>
                  <w:noProof/>
                </w:rPr>
              </w:rPrChange>
            </w:rPr>
            <w:fldChar w:fldCharType="separate"/>
          </w:r>
          <w:r w:rsidRPr="00BD4EC2">
            <w:rPr>
              <w:rStyle w:val="Hyperlink"/>
              <w:rFonts w:ascii="Times New Roman" w:hAnsi="Times New Roman"/>
              <w:noProof/>
              <w:sz w:val="24"/>
              <w:szCs w:val="24"/>
              <w:rPrChange w:id="485" w:author="Client" w:date="2023-02-10T10:31:00Z">
                <w:rPr>
                  <w:rStyle w:val="Hyperlink"/>
                  <w:rFonts w:ascii="Times New Roman" w:hAnsi="Times New Roman"/>
                  <w:noProof/>
                </w:rPr>
              </w:rPrChange>
            </w:rPr>
            <w:t>Definition of Terms</w:t>
          </w:r>
          <w:r w:rsidRPr="00BD4EC2">
            <w:rPr>
              <w:rFonts w:ascii="Times New Roman" w:hAnsi="Times New Roman"/>
              <w:noProof/>
              <w:webHidden/>
              <w:sz w:val="24"/>
              <w:szCs w:val="24"/>
              <w:rPrChange w:id="486" w:author="Client" w:date="2023-02-10T10:31:00Z">
                <w:rPr>
                  <w:noProof/>
                  <w:webHidden/>
                </w:rPr>
              </w:rPrChange>
            </w:rPr>
            <w:tab/>
          </w:r>
          <w:r w:rsidRPr="00BD4EC2">
            <w:rPr>
              <w:rFonts w:ascii="Times New Roman" w:hAnsi="Times New Roman"/>
              <w:noProof/>
              <w:webHidden/>
              <w:sz w:val="24"/>
              <w:szCs w:val="24"/>
              <w:rPrChange w:id="487" w:author="Client" w:date="2023-02-10T10:31:00Z">
                <w:rPr>
                  <w:noProof/>
                  <w:webHidden/>
                </w:rPr>
              </w:rPrChange>
            </w:rPr>
            <w:fldChar w:fldCharType="begin"/>
          </w:r>
          <w:r w:rsidRPr="00BD4EC2">
            <w:rPr>
              <w:rFonts w:ascii="Times New Roman" w:hAnsi="Times New Roman"/>
              <w:noProof/>
              <w:webHidden/>
              <w:sz w:val="24"/>
              <w:szCs w:val="24"/>
              <w:rPrChange w:id="488" w:author="Client" w:date="2023-02-10T10:31:00Z">
                <w:rPr>
                  <w:noProof/>
                  <w:webHidden/>
                </w:rPr>
              </w:rPrChange>
            </w:rPr>
            <w:instrText xml:space="preserve"> PAGEREF _Toc126917266 \h </w:instrText>
          </w:r>
          <w:r w:rsidRPr="00BD4EC2">
            <w:rPr>
              <w:rFonts w:ascii="Times New Roman" w:hAnsi="Times New Roman"/>
              <w:noProof/>
              <w:webHidden/>
              <w:sz w:val="24"/>
              <w:szCs w:val="24"/>
              <w:rPrChange w:id="489"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490" w:author="Client" w:date="2023-02-10T10:31:00Z">
                <w:rPr>
                  <w:noProof/>
                  <w:webHidden/>
                </w:rPr>
              </w:rPrChange>
            </w:rPr>
            <w:fldChar w:fldCharType="separate"/>
          </w:r>
          <w:r w:rsidRPr="00BD4EC2">
            <w:rPr>
              <w:rFonts w:ascii="Times New Roman" w:hAnsi="Times New Roman"/>
              <w:noProof/>
              <w:webHidden/>
              <w:sz w:val="24"/>
              <w:szCs w:val="24"/>
              <w:rPrChange w:id="491" w:author="Client" w:date="2023-02-10T10:31:00Z">
                <w:rPr>
                  <w:noProof/>
                  <w:webHidden/>
                </w:rPr>
              </w:rPrChange>
            </w:rPr>
            <w:t>15</w:t>
          </w:r>
          <w:r w:rsidRPr="00BD4EC2">
            <w:rPr>
              <w:rFonts w:ascii="Times New Roman" w:hAnsi="Times New Roman"/>
              <w:noProof/>
              <w:webHidden/>
              <w:sz w:val="24"/>
              <w:szCs w:val="24"/>
              <w:rPrChange w:id="492" w:author="Client" w:date="2023-02-10T10:31:00Z">
                <w:rPr>
                  <w:noProof/>
                  <w:webHidden/>
                </w:rPr>
              </w:rPrChange>
            </w:rPr>
            <w:fldChar w:fldCharType="end"/>
          </w:r>
          <w:r w:rsidRPr="00BD4EC2">
            <w:rPr>
              <w:rStyle w:val="Hyperlink"/>
              <w:rFonts w:ascii="Times New Roman" w:hAnsi="Times New Roman"/>
              <w:noProof/>
              <w:sz w:val="24"/>
              <w:szCs w:val="24"/>
              <w:rPrChange w:id="493" w:author="Client" w:date="2023-02-10T10:31:00Z">
                <w:rPr>
                  <w:rStyle w:val="Hyperlink"/>
                  <w:noProof/>
                </w:rPr>
              </w:rPrChange>
            </w:rPr>
            <w:fldChar w:fldCharType="end"/>
          </w:r>
        </w:p>
        <w:p w14:paraId="0D23C5C6" w14:textId="383EECB0" w:rsidR="00430F2D" w:rsidRPr="00BD4EC2" w:rsidRDefault="00430F2D">
          <w:pPr>
            <w:pStyle w:val="TOC1"/>
            <w:spacing w:line="480" w:lineRule="auto"/>
            <w:rPr>
              <w:rFonts w:eastAsiaTheme="minorEastAsia"/>
              <w:sz w:val="24"/>
              <w:szCs w:val="24"/>
              <w:lang w:val="en-PH" w:eastAsia="en-PH"/>
              <w:rPrChange w:id="494" w:author="Client" w:date="2023-02-10T10:31:00Z">
                <w:rPr>
                  <w:rFonts w:cstheme="minorBidi"/>
                  <w:lang w:val="en-PH" w:eastAsia="en-PH"/>
                </w:rPr>
              </w:rPrChange>
            </w:rPr>
            <w:pPrChange w:id="495" w:author="Client" w:date="2023-02-10T10:31:00Z">
              <w:pPr>
                <w:pStyle w:val="TOC1"/>
              </w:pPr>
            </w:pPrChange>
          </w:pPr>
          <w:r w:rsidRPr="00BD4EC2">
            <w:rPr>
              <w:rStyle w:val="Hyperlink"/>
              <w:sz w:val="24"/>
              <w:szCs w:val="24"/>
              <w:rPrChange w:id="496" w:author="Client" w:date="2023-02-10T10:31:00Z">
                <w:rPr>
                  <w:rStyle w:val="Hyperlink"/>
                </w:rPr>
              </w:rPrChange>
            </w:rPr>
            <w:fldChar w:fldCharType="begin"/>
          </w:r>
          <w:r w:rsidRPr="00BD4EC2">
            <w:rPr>
              <w:rStyle w:val="Hyperlink"/>
              <w:sz w:val="24"/>
              <w:szCs w:val="24"/>
              <w:rPrChange w:id="497" w:author="Client" w:date="2023-02-10T10:31:00Z">
                <w:rPr>
                  <w:rStyle w:val="Hyperlink"/>
                </w:rPr>
              </w:rPrChange>
            </w:rPr>
            <w:instrText xml:space="preserve"> </w:instrText>
          </w:r>
          <w:r w:rsidRPr="00BD4EC2">
            <w:rPr>
              <w:sz w:val="24"/>
              <w:szCs w:val="24"/>
              <w:rPrChange w:id="498" w:author="Client" w:date="2023-02-10T10:31:00Z">
                <w:rPr/>
              </w:rPrChange>
            </w:rPr>
            <w:instrText>HYPERLINK \l "_Toc126917267"</w:instrText>
          </w:r>
          <w:r w:rsidRPr="00BD4EC2">
            <w:rPr>
              <w:rStyle w:val="Hyperlink"/>
              <w:sz w:val="24"/>
              <w:szCs w:val="24"/>
              <w:rPrChange w:id="499" w:author="Client" w:date="2023-02-10T10:31:00Z">
                <w:rPr>
                  <w:rStyle w:val="Hyperlink"/>
                </w:rPr>
              </w:rPrChange>
            </w:rPr>
            <w:instrText xml:space="preserve"> </w:instrText>
          </w:r>
          <w:r w:rsidRPr="00BD4EC2">
            <w:rPr>
              <w:rStyle w:val="Hyperlink"/>
              <w:sz w:val="24"/>
              <w:szCs w:val="24"/>
              <w:rPrChange w:id="500" w:author="Client" w:date="2023-02-10T10:31:00Z">
                <w:rPr>
                  <w:rStyle w:val="Hyperlink"/>
                  <w:sz w:val="24"/>
                  <w:szCs w:val="24"/>
                </w:rPr>
              </w:rPrChange>
            </w:rPr>
          </w:r>
          <w:r w:rsidRPr="00BD4EC2">
            <w:rPr>
              <w:rStyle w:val="Hyperlink"/>
              <w:sz w:val="24"/>
              <w:szCs w:val="24"/>
              <w:rPrChange w:id="501" w:author="Client" w:date="2023-02-10T10:31:00Z">
                <w:rPr>
                  <w:rStyle w:val="Hyperlink"/>
                </w:rPr>
              </w:rPrChange>
            </w:rPr>
            <w:fldChar w:fldCharType="separate"/>
          </w:r>
          <w:r w:rsidRPr="00BD4EC2">
            <w:rPr>
              <w:rStyle w:val="Hyperlink"/>
              <w:sz w:val="24"/>
              <w:szCs w:val="24"/>
              <w:rPrChange w:id="502" w:author="Client" w:date="2023-02-10T10:31:00Z">
                <w:rPr>
                  <w:rStyle w:val="Hyperlink"/>
                </w:rPr>
              </w:rPrChange>
            </w:rPr>
            <w:t>CHAPTER 3</w:t>
          </w:r>
          <w:r w:rsidRPr="00BD4EC2">
            <w:rPr>
              <w:webHidden/>
              <w:sz w:val="24"/>
              <w:szCs w:val="24"/>
              <w:rPrChange w:id="503" w:author="Client" w:date="2023-02-10T10:31:00Z">
                <w:rPr>
                  <w:webHidden/>
                </w:rPr>
              </w:rPrChange>
            </w:rPr>
            <w:tab/>
          </w:r>
          <w:r w:rsidRPr="00BD4EC2">
            <w:rPr>
              <w:webHidden/>
              <w:sz w:val="24"/>
              <w:szCs w:val="24"/>
              <w:rPrChange w:id="504" w:author="Client" w:date="2023-02-10T10:31:00Z">
                <w:rPr>
                  <w:webHidden/>
                </w:rPr>
              </w:rPrChange>
            </w:rPr>
            <w:fldChar w:fldCharType="begin"/>
          </w:r>
          <w:r w:rsidRPr="00BD4EC2">
            <w:rPr>
              <w:webHidden/>
              <w:sz w:val="24"/>
              <w:szCs w:val="24"/>
              <w:rPrChange w:id="505" w:author="Client" w:date="2023-02-10T10:31:00Z">
                <w:rPr>
                  <w:webHidden/>
                </w:rPr>
              </w:rPrChange>
            </w:rPr>
            <w:instrText xml:space="preserve"> PAGEREF _Toc126917267 \h </w:instrText>
          </w:r>
          <w:r w:rsidRPr="00BD4EC2">
            <w:rPr>
              <w:webHidden/>
              <w:sz w:val="24"/>
              <w:szCs w:val="24"/>
              <w:rPrChange w:id="506" w:author="Client" w:date="2023-02-10T10:31:00Z">
                <w:rPr>
                  <w:webHidden/>
                  <w:sz w:val="24"/>
                  <w:szCs w:val="24"/>
                </w:rPr>
              </w:rPrChange>
            </w:rPr>
          </w:r>
          <w:r w:rsidRPr="00BD4EC2">
            <w:rPr>
              <w:webHidden/>
              <w:sz w:val="24"/>
              <w:szCs w:val="24"/>
              <w:rPrChange w:id="507" w:author="Client" w:date="2023-02-10T10:31:00Z">
                <w:rPr>
                  <w:webHidden/>
                </w:rPr>
              </w:rPrChange>
            </w:rPr>
            <w:fldChar w:fldCharType="separate"/>
          </w:r>
          <w:r w:rsidRPr="00BD4EC2">
            <w:rPr>
              <w:webHidden/>
              <w:sz w:val="24"/>
              <w:szCs w:val="24"/>
              <w:rPrChange w:id="508" w:author="Client" w:date="2023-02-10T10:31:00Z">
                <w:rPr>
                  <w:webHidden/>
                </w:rPr>
              </w:rPrChange>
            </w:rPr>
            <w:t>16</w:t>
          </w:r>
          <w:r w:rsidRPr="00BD4EC2">
            <w:rPr>
              <w:webHidden/>
              <w:sz w:val="24"/>
              <w:szCs w:val="24"/>
              <w:rPrChange w:id="509" w:author="Client" w:date="2023-02-10T10:31:00Z">
                <w:rPr>
                  <w:webHidden/>
                </w:rPr>
              </w:rPrChange>
            </w:rPr>
            <w:fldChar w:fldCharType="end"/>
          </w:r>
          <w:r w:rsidRPr="00BD4EC2">
            <w:rPr>
              <w:rStyle w:val="Hyperlink"/>
              <w:sz w:val="24"/>
              <w:szCs w:val="24"/>
              <w:rPrChange w:id="510" w:author="Client" w:date="2023-02-10T10:31:00Z">
                <w:rPr>
                  <w:rStyle w:val="Hyperlink"/>
                </w:rPr>
              </w:rPrChange>
            </w:rPr>
            <w:fldChar w:fldCharType="end"/>
          </w:r>
        </w:p>
        <w:p w14:paraId="3066F8A6" w14:textId="1E610803"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511" w:author="Client" w:date="2023-02-10T10:31:00Z">
                <w:rPr>
                  <w:rFonts w:cstheme="minorBidi"/>
                  <w:noProof/>
                  <w:lang w:val="en-PH" w:eastAsia="en-PH"/>
                </w:rPr>
              </w:rPrChange>
            </w:rPr>
            <w:pPrChange w:id="512" w:author="Client" w:date="2023-02-10T10:31:00Z">
              <w:pPr>
                <w:pStyle w:val="TOC2"/>
                <w:tabs>
                  <w:tab w:val="right" w:leader="dot" w:pos="8320"/>
                </w:tabs>
              </w:pPr>
            </w:pPrChange>
          </w:pPr>
          <w:r w:rsidRPr="00BD4EC2">
            <w:rPr>
              <w:rStyle w:val="Hyperlink"/>
              <w:rFonts w:ascii="Times New Roman" w:hAnsi="Times New Roman"/>
              <w:noProof/>
              <w:sz w:val="24"/>
              <w:szCs w:val="24"/>
              <w:rPrChange w:id="513" w:author="Client" w:date="2023-02-10T10:31:00Z">
                <w:rPr>
                  <w:rStyle w:val="Hyperlink"/>
                  <w:noProof/>
                </w:rPr>
              </w:rPrChange>
            </w:rPr>
            <w:fldChar w:fldCharType="begin"/>
          </w:r>
          <w:r w:rsidRPr="00BD4EC2">
            <w:rPr>
              <w:rStyle w:val="Hyperlink"/>
              <w:rFonts w:ascii="Times New Roman" w:hAnsi="Times New Roman"/>
              <w:noProof/>
              <w:sz w:val="24"/>
              <w:szCs w:val="24"/>
              <w:rPrChange w:id="514" w:author="Client" w:date="2023-02-10T10:31:00Z">
                <w:rPr>
                  <w:rStyle w:val="Hyperlink"/>
                  <w:noProof/>
                </w:rPr>
              </w:rPrChange>
            </w:rPr>
            <w:instrText xml:space="preserve"> </w:instrText>
          </w:r>
          <w:r w:rsidRPr="00BD4EC2">
            <w:rPr>
              <w:rFonts w:ascii="Times New Roman" w:hAnsi="Times New Roman"/>
              <w:noProof/>
              <w:sz w:val="24"/>
              <w:szCs w:val="24"/>
              <w:rPrChange w:id="515" w:author="Client" w:date="2023-02-10T10:31:00Z">
                <w:rPr>
                  <w:noProof/>
                </w:rPr>
              </w:rPrChange>
            </w:rPr>
            <w:instrText>HYPERLINK \l "_Toc126917268"</w:instrText>
          </w:r>
          <w:r w:rsidRPr="00BD4EC2">
            <w:rPr>
              <w:rStyle w:val="Hyperlink"/>
              <w:rFonts w:ascii="Times New Roman" w:hAnsi="Times New Roman"/>
              <w:noProof/>
              <w:sz w:val="24"/>
              <w:szCs w:val="24"/>
              <w:rPrChange w:id="516"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517"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518" w:author="Client" w:date="2023-02-10T10:31:00Z">
                <w:rPr>
                  <w:rStyle w:val="Hyperlink"/>
                  <w:noProof/>
                </w:rPr>
              </w:rPrChange>
            </w:rPr>
            <w:fldChar w:fldCharType="separate"/>
          </w:r>
          <w:r w:rsidRPr="00BD4EC2">
            <w:rPr>
              <w:rStyle w:val="Hyperlink"/>
              <w:rFonts w:ascii="Times New Roman" w:hAnsi="Times New Roman"/>
              <w:noProof/>
              <w:sz w:val="24"/>
              <w:szCs w:val="24"/>
              <w:rPrChange w:id="519" w:author="Client" w:date="2023-02-10T10:31:00Z">
                <w:rPr>
                  <w:rStyle w:val="Hyperlink"/>
                  <w:rFonts w:ascii="Times New Roman" w:hAnsi="Times New Roman"/>
                  <w:noProof/>
                </w:rPr>
              </w:rPrChange>
            </w:rPr>
            <w:t>Research Design</w:t>
          </w:r>
          <w:r w:rsidRPr="00BD4EC2">
            <w:rPr>
              <w:rFonts w:ascii="Times New Roman" w:hAnsi="Times New Roman"/>
              <w:noProof/>
              <w:webHidden/>
              <w:sz w:val="24"/>
              <w:szCs w:val="24"/>
              <w:rPrChange w:id="520" w:author="Client" w:date="2023-02-10T10:31:00Z">
                <w:rPr>
                  <w:noProof/>
                  <w:webHidden/>
                </w:rPr>
              </w:rPrChange>
            </w:rPr>
            <w:tab/>
          </w:r>
          <w:r w:rsidRPr="00BD4EC2">
            <w:rPr>
              <w:rFonts w:ascii="Times New Roman" w:hAnsi="Times New Roman"/>
              <w:noProof/>
              <w:webHidden/>
              <w:sz w:val="24"/>
              <w:szCs w:val="24"/>
              <w:rPrChange w:id="521" w:author="Client" w:date="2023-02-10T10:31:00Z">
                <w:rPr>
                  <w:noProof/>
                  <w:webHidden/>
                </w:rPr>
              </w:rPrChange>
            </w:rPr>
            <w:fldChar w:fldCharType="begin"/>
          </w:r>
          <w:r w:rsidRPr="00BD4EC2">
            <w:rPr>
              <w:rFonts w:ascii="Times New Roman" w:hAnsi="Times New Roman"/>
              <w:noProof/>
              <w:webHidden/>
              <w:sz w:val="24"/>
              <w:szCs w:val="24"/>
              <w:rPrChange w:id="522" w:author="Client" w:date="2023-02-10T10:31:00Z">
                <w:rPr>
                  <w:noProof/>
                  <w:webHidden/>
                </w:rPr>
              </w:rPrChange>
            </w:rPr>
            <w:instrText xml:space="preserve"> PAGEREF _Toc126917268 \h </w:instrText>
          </w:r>
          <w:r w:rsidRPr="00BD4EC2">
            <w:rPr>
              <w:rFonts w:ascii="Times New Roman" w:hAnsi="Times New Roman"/>
              <w:noProof/>
              <w:webHidden/>
              <w:sz w:val="24"/>
              <w:szCs w:val="24"/>
              <w:rPrChange w:id="523"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524" w:author="Client" w:date="2023-02-10T10:31:00Z">
                <w:rPr>
                  <w:noProof/>
                  <w:webHidden/>
                </w:rPr>
              </w:rPrChange>
            </w:rPr>
            <w:fldChar w:fldCharType="separate"/>
          </w:r>
          <w:r w:rsidRPr="00BD4EC2">
            <w:rPr>
              <w:rFonts w:ascii="Times New Roman" w:hAnsi="Times New Roman"/>
              <w:noProof/>
              <w:webHidden/>
              <w:sz w:val="24"/>
              <w:szCs w:val="24"/>
              <w:rPrChange w:id="525" w:author="Client" w:date="2023-02-10T10:31:00Z">
                <w:rPr>
                  <w:noProof/>
                  <w:webHidden/>
                </w:rPr>
              </w:rPrChange>
            </w:rPr>
            <w:t>16</w:t>
          </w:r>
          <w:r w:rsidRPr="00BD4EC2">
            <w:rPr>
              <w:rFonts w:ascii="Times New Roman" w:hAnsi="Times New Roman"/>
              <w:noProof/>
              <w:webHidden/>
              <w:sz w:val="24"/>
              <w:szCs w:val="24"/>
              <w:rPrChange w:id="526" w:author="Client" w:date="2023-02-10T10:31:00Z">
                <w:rPr>
                  <w:noProof/>
                  <w:webHidden/>
                </w:rPr>
              </w:rPrChange>
            </w:rPr>
            <w:fldChar w:fldCharType="end"/>
          </w:r>
          <w:r w:rsidRPr="00BD4EC2">
            <w:rPr>
              <w:rStyle w:val="Hyperlink"/>
              <w:rFonts w:ascii="Times New Roman" w:hAnsi="Times New Roman"/>
              <w:noProof/>
              <w:sz w:val="24"/>
              <w:szCs w:val="24"/>
              <w:rPrChange w:id="527" w:author="Client" w:date="2023-02-10T10:31:00Z">
                <w:rPr>
                  <w:rStyle w:val="Hyperlink"/>
                  <w:noProof/>
                </w:rPr>
              </w:rPrChange>
            </w:rPr>
            <w:fldChar w:fldCharType="end"/>
          </w:r>
        </w:p>
        <w:p w14:paraId="795DC939" w14:textId="122B38D1"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528" w:author="Client" w:date="2023-02-10T10:31:00Z">
                <w:rPr>
                  <w:rFonts w:cstheme="minorBidi"/>
                  <w:noProof/>
                  <w:lang w:val="en-PH" w:eastAsia="en-PH"/>
                </w:rPr>
              </w:rPrChange>
            </w:rPr>
            <w:pPrChange w:id="529" w:author="Client" w:date="2023-02-10T10:31:00Z">
              <w:pPr>
                <w:pStyle w:val="TOC2"/>
                <w:tabs>
                  <w:tab w:val="right" w:leader="dot" w:pos="8320"/>
                </w:tabs>
              </w:pPr>
            </w:pPrChange>
          </w:pPr>
          <w:r w:rsidRPr="00BD4EC2">
            <w:rPr>
              <w:rStyle w:val="Hyperlink"/>
              <w:rFonts w:ascii="Times New Roman" w:hAnsi="Times New Roman"/>
              <w:noProof/>
              <w:sz w:val="24"/>
              <w:szCs w:val="24"/>
              <w:rPrChange w:id="530" w:author="Client" w:date="2023-02-10T10:31:00Z">
                <w:rPr>
                  <w:rStyle w:val="Hyperlink"/>
                  <w:noProof/>
                </w:rPr>
              </w:rPrChange>
            </w:rPr>
            <w:fldChar w:fldCharType="begin"/>
          </w:r>
          <w:r w:rsidRPr="00BD4EC2">
            <w:rPr>
              <w:rStyle w:val="Hyperlink"/>
              <w:rFonts w:ascii="Times New Roman" w:hAnsi="Times New Roman"/>
              <w:noProof/>
              <w:sz w:val="24"/>
              <w:szCs w:val="24"/>
              <w:rPrChange w:id="531" w:author="Client" w:date="2023-02-10T10:31:00Z">
                <w:rPr>
                  <w:rStyle w:val="Hyperlink"/>
                  <w:noProof/>
                </w:rPr>
              </w:rPrChange>
            </w:rPr>
            <w:instrText xml:space="preserve"> </w:instrText>
          </w:r>
          <w:r w:rsidRPr="00BD4EC2">
            <w:rPr>
              <w:rFonts w:ascii="Times New Roman" w:hAnsi="Times New Roman"/>
              <w:noProof/>
              <w:sz w:val="24"/>
              <w:szCs w:val="24"/>
              <w:rPrChange w:id="532" w:author="Client" w:date="2023-02-10T10:31:00Z">
                <w:rPr>
                  <w:noProof/>
                </w:rPr>
              </w:rPrChange>
            </w:rPr>
            <w:instrText>HYPERLINK \l "_Toc126917269"</w:instrText>
          </w:r>
          <w:r w:rsidRPr="00BD4EC2">
            <w:rPr>
              <w:rStyle w:val="Hyperlink"/>
              <w:rFonts w:ascii="Times New Roman" w:hAnsi="Times New Roman"/>
              <w:noProof/>
              <w:sz w:val="24"/>
              <w:szCs w:val="24"/>
              <w:rPrChange w:id="533"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534"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535" w:author="Client" w:date="2023-02-10T10:31:00Z">
                <w:rPr>
                  <w:rStyle w:val="Hyperlink"/>
                  <w:noProof/>
                </w:rPr>
              </w:rPrChange>
            </w:rPr>
            <w:fldChar w:fldCharType="separate"/>
          </w:r>
          <w:r w:rsidRPr="00BD4EC2">
            <w:rPr>
              <w:rStyle w:val="Hyperlink"/>
              <w:rFonts w:ascii="Times New Roman" w:hAnsi="Times New Roman"/>
              <w:noProof/>
              <w:sz w:val="24"/>
              <w:szCs w:val="24"/>
              <w:rPrChange w:id="536" w:author="Client" w:date="2023-02-10T10:31:00Z">
                <w:rPr>
                  <w:rStyle w:val="Hyperlink"/>
                  <w:rFonts w:ascii="Times New Roman" w:hAnsi="Times New Roman"/>
                  <w:noProof/>
                </w:rPr>
              </w:rPrChange>
            </w:rPr>
            <w:t>Research Locale</w:t>
          </w:r>
          <w:r w:rsidRPr="00BD4EC2">
            <w:rPr>
              <w:rFonts w:ascii="Times New Roman" w:hAnsi="Times New Roman"/>
              <w:noProof/>
              <w:webHidden/>
              <w:sz w:val="24"/>
              <w:szCs w:val="24"/>
              <w:rPrChange w:id="537" w:author="Client" w:date="2023-02-10T10:31:00Z">
                <w:rPr>
                  <w:noProof/>
                  <w:webHidden/>
                </w:rPr>
              </w:rPrChange>
            </w:rPr>
            <w:tab/>
          </w:r>
          <w:r w:rsidRPr="00BD4EC2">
            <w:rPr>
              <w:rFonts w:ascii="Times New Roman" w:hAnsi="Times New Roman"/>
              <w:noProof/>
              <w:webHidden/>
              <w:sz w:val="24"/>
              <w:szCs w:val="24"/>
              <w:rPrChange w:id="538" w:author="Client" w:date="2023-02-10T10:31:00Z">
                <w:rPr>
                  <w:noProof/>
                  <w:webHidden/>
                </w:rPr>
              </w:rPrChange>
            </w:rPr>
            <w:fldChar w:fldCharType="begin"/>
          </w:r>
          <w:r w:rsidRPr="00BD4EC2">
            <w:rPr>
              <w:rFonts w:ascii="Times New Roman" w:hAnsi="Times New Roman"/>
              <w:noProof/>
              <w:webHidden/>
              <w:sz w:val="24"/>
              <w:szCs w:val="24"/>
              <w:rPrChange w:id="539" w:author="Client" w:date="2023-02-10T10:31:00Z">
                <w:rPr>
                  <w:noProof/>
                  <w:webHidden/>
                </w:rPr>
              </w:rPrChange>
            </w:rPr>
            <w:instrText xml:space="preserve"> PAGEREF _Toc126917269 \h </w:instrText>
          </w:r>
          <w:r w:rsidRPr="00BD4EC2">
            <w:rPr>
              <w:rFonts w:ascii="Times New Roman" w:hAnsi="Times New Roman"/>
              <w:noProof/>
              <w:webHidden/>
              <w:sz w:val="24"/>
              <w:szCs w:val="24"/>
              <w:rPrChange w:id="540"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541" w:author="Client" w:date="2023-02-10T10:31:00Z">
                <w:rPr>
                  <w:noProof/>
                  <w:webHidden/>
                </w:rPr>
              </w:rPrChange>
            </w:rPr>
            <w:fldChar w:fldCharType="separate"/>
          </w:r>
          <w:r w:rsidRPr="00BD4EC2">
            <w:rPr>
              <w:rFonts w:ascii="Times New Roman" w:hAnsi="Times New Roman"/>
              <w:noProof/>
              <w:webHidden/>
              <w:sz w:val="24"/>
              <w:szCs w:val="24"/>
              <w:rPrChange w:id="542" w:author="Client" w:date="2023-02-10T10:31:00Z">
                <w:rPr>
                  <w:noProof/>
                  <w:webHidden/>
                </w:rPr>
              </w:rPrChange>
            </w:rPr>
            <w:t>16</w:t>
          </w:r>
          <w:r w:rsidRPr="00BD4EC2">
            <w:rPr>
              <w:rFonts w:ascii="Times New Roman" w:hAnsi="Times New Roman"/>
              <w:noProof/>
              <w:webHidden/>
              <w:sz w:val="24"/>
              <w:szCs w:val="24"/>
              <w:rPrChange w:id="543" w:author="Client" w:date="2023-02-10T10:31:00Z">
                <w:rPr>
                  <w:noProof/>
                  <w:webHidden/>
                </w:rPr>
              </w:rPrChange>
            </w:rPr>
            <w:fldChar w:fldCharType="end"/>
          </w:r>
          <w:r w:rsidRPr="00BD4EC2">
            <w:rPr>
              <w:rStyle w:val="Hyperlink"/>
              <w:rFonts w:ascii="Times New Roman" w:hAnsi="Times New Roman"/>
              <w:noProof/>
              <w:sz w:val="24"/>
              <w:szCs w:val="24"/>
              <w:rPrChange w:id="544" w:author="Client" w:date="2023-02-10T10:31:00Z">
                <w:rPr>
                  <w:rStyle w:val="Hyperlink"/>
                  <w:noProof/>
                </w:rPr>
              </w:rPrChange>
            </w:rPr>
            <w:fldChar w:fldCharType="end"/>
          </w:r>
        </w:p>
        <w:p w14:paraId="1DFD9681" w14:textId="288CE23F"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545" w:author="Client" w:date="2023-02-10T10:31:00Z">
                <w:rPr>
                  <w:rFonts w:cstheme="minorBidi"/>
                  <w:noProof/>
                  <w:lang w:val="en-PH" w:eastAsia="en-PH"/>
                </w:rPr>
              </w:rPrChange>
            </w:rPr>
            <w:pPrChange w:id="546" w:author="Client" w:date="2023-02-10T10:31:00Z">
              <w:pPr>
                <w:pStyle w:val="TOC2"/>
                <w:tabs>
                  <w:tab w:val="right" w:leader="dot" w:pos="8320"/>
                </w:tabs>
              </w:pPr>
            </w:pPrChange>
          </w:pPr>
          <w:r w:rsidRPr="00BD4EC2">
            <w:rPr>
              <w:rStyle w:val="Hyperlink"/>
              <w:rFonts w:ascii="Times New Roman" w:hAnsi="Times New Roman"/>
              <w:noProof/>
              <w:sz w:val="24"/>
              <w:szCs w:val="24"/>
              <w:rPrChange w:id="547" w:author="Client" w:date="2023-02-10T10:31:00Z">
                <w:rPr>
                  <w:rStyle w:val="Hyperlink"/>
                  <w:noProof/>
                </w:rPr>
              </w:rPrChange>
            </w:rPr>
            <w:lastRenderedPageBreak/>
            <w:fldChar w:fldCharType="begin"/>
          </w:r>
          <w:r w:rsidRPr="00BD4EC2">
            <w:rPr>
              <w:rStyle w:val="Hyperlink"/>
              <w:rFonts w:ascii="Times New Roman" w:hAnsi="Times New Roman"/>
              <w:noProof/>
              <w:sz w:val="24"/>
              <w:szCs w:val="24"/>
              <w:rPrChange w:id="548" w:author="Client" w:date="2023-02-10T10:31:00Z">
                <w:rPr>
                  <w:rStyle w:val="Hyperlink"/>
                  <w:noProof/>
                </w:rPr>
              </w:rPrChange>
            </w:rPr>
            <w:instrText xml:space="preserve"> </w:instrText>
          </w:r>
          <w:r w:rsidRPr="00BD4EC2">
            <w:rPr>
              <w:rFonts w:ascii="Times New Roman" w:hAnsi="Times New Roman"/>
              <w:noProof/>
              <w:sz w:val="24"/>
              <w:szCs w:val="24"/>
              <w:rPrChange w:id="549" w:author="Client" w:date="2023-02-10T10:31:00Z">
                <w:rPr>
                  <w:noProof/>
                </w:rPr>
              </w:rPrChange>
            </w:rPr>
            <w:instrText>HYPERLINK \l "_Toc126917270"</w:instrText>
          </w:r>
          <w:r w:rsidRPr="00BD4EC2">
            <w:rPr>
              <w:rStyle w:val="Hyperlink"/>
              <w:rFonts w:ascii="Times New Roman" w:hAnsi="Times New Roman"/>
              <w:noProof/>
              <w:sz w:val="24"/>
              <w:szCs w:val="24"/>
              <w:rPrChange w:id="550"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551"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552" w:author="Client" w:date="2023-02-10T10:31:00Z">
                <w:rPr>
                  <w:rStyle w:val="Hyperlink"/>
                  <w:noProof/>
                </w:rPr>
              </w:rPrChange>
            </w:rPr>
            <w:fldChar w:fldCharType="separate"/>
          </w:r>
          <w:r w:rsidRPr="00BD4EC2">
            <w:rPr>
              <w:rStyle w:val="Hyperlink"/>
              <w:rFonts w:ascii="Times New Roman" w:hAnsi="Times New Roman"/>
              <w:noProof/>
              <w:sz w:val="24"/>
              <w:szCs w:val="24"/>
              <w:shd w:val="clear" w:color="auto" w:fill="FFFFFF"/>
              <w:rPrChange w:id="553" w:author="Client" w:date="2023-02-10T10:31:00Z">
                <w:rPr>
                  <w:rStyle w:val="Hyperlink"/>
                  <w:rFonts w:ascii="Times New Roman" w:hAnsi="Times New Roman"/>
                  <w:noProof/>
                  <w:shd w:val="clear" w:color="auto" w:fill="FFFFFF"/>
                </w:rPr>
              </w:rPrChange>
            </w:rPr>
            <w:t>Sample and Sampling Technique</w:t>
          </w:r>
          <w:r w:rsidRPr="00BD4EC2">
            <w:rPr>
              <w:rFonts w:ascii="Times New Roman" w:hAnsi="Times New Roman"/>
              <w:noProof/>
              <w:webHidden/>
              <w:sz w:val="24"/>
              <w:szCs w:val="24"/>
              <w:rPrChange w:id="554" w:author="Client" w:date="2023-02-10T10:31:00Z">
                <w:rPr>
                  <w:noProof/>
                  <w:webHidden/>
                </w:rPr>
              </w:rPrChange>
            </w:rPr>
            <w:tab/>
          </w:r>
          <w:r w:rsidRPr="00BD4EC2">
            <w:rPr>
              <w:rFonts w:ascii="Times New Roman" w:hAnsi="Times New Roman"/>
              <w:noProof/>
              <w:webHidden/>
              <w:sz w:val="24"/>
              <w:szCs w:val="24"/>
              <w:rPrChange w:id="555" w:author="Client" w:date="2023-02-10T10:31:00Z">
                <w:rPr>
                  <w:noProof/>
                  <w:webHidden/>
                </w:rPr>
              </w:rPrChange>
            </w:rPr>
            <w:fldChar w:fldCharType="begin"/>
          </w:r>
          <w:r w:rsidRPr="00BD4EC2">
            <w:rPr>
              <w:rFonts w:ascii="Times New Roman" w:hAnsi="Times New Roman"/>
              <w:noProof/>
              <w:webHidden/>
              <w:sz w:val="24"/>
              <w:szCs w:val="24"/>
              <w:rPrChange w:id="556" w:author="Client" w:date="2023-02-10T10:31:00Z">
                <w:rPr>
                  <w:noProof/>
                  <w:webHidden/>
                </w:rPr>
              </w:rPrChange>
            </w:rPr>
            <w:instrText xml:space="preserve"> PAGEREF _Toc126917270 \h </w:instrText>
          </w:r>
          <w:r w:rsidRPr="00BD4EC2">
            <w:rPr>
              <w:rFonts w:ascii="Times New Roman" w:hAnsi="Times New Roman"/>
              <w:noProof/>
              <w:webHidden/>
              <w:sz w:val="24"/>
              <w:szCs w:val="24"/>
              <w:rPrChange w:id="557"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558" w:author="Client" w:date="2023-02-10T10:31:00Z">
                <w:rPr>
                  <w:noProof/>
                  <w:webHidden/>
                </w:rPr>
              </w:rPrChange>
            </w:rPr>
            <w:fldChar w:fldCharType="separate"/>
          </w:r>
          <w:r w:rsidRPr="00BD4EC2">
            <w:rPr>
              <w:rFonts w:ascii="Times New Roman" w:hAnsi="Times New Roman"/>
              <w:noProof/>
              <w:webHidden/>
              <w:sz w:val="24"/>
              <w:szCs w:val="24"/>
              <w:rPrChange w:id="559" w:author="Client" w:date="2023-02-10T10:31:00Z">
                <w:rPr>
                  <w:noProof/>
                  <w:webHidden/>
                </w:rPr>
              </w:rPrChange>
            </w:rPr>
            <w:t>17</w:t>
          </w:r>
          <w:r w:rsidRPr="00BD4EC2">
            <w:rPr>
              <w:rFonts w:ascii="Times New Roman" w:hAnsi="Times New Roman"/>
              <w:noProof/>
              <w:webHidden/>
              <w:sz w:val="24"/>
              <w:szCs w:val="24"/>
              <w:rPrChange w:id="560" w:author="Client" w:date="2023-02-10T10:31:00Z">
                <w:rPr>
                  <w:noProof/>
                  <w:webHidden/>
                </w:rPr>
              </w:rPrChange>
            </w:rPr>
            <w:fldChar w:fldCharType="end"/>
          </w:r>
          <w:r w:rsidRPr="00BD4EC2">
            <w:rPr>
              <w:rStyle w:val="Hyperlink"/>
              <w:rFonts w:ascii="Times New Roman" w:hAnsi="Times New Roman"/>
              <w:noProof/>
              <w:sz w:val="24"/>
              <w:szCs w:val="24"/>
              <w:rPrChange w:id="561" w:author="Client" w:date="2023-02-10T10:31:00Z">
                <w:rPr>
                  <w:rStyle w:val="Hyperlink"/>
                  <w:noProof/>
                </w:rPr>
              </w:rPrChange>
            </w:rPr>
            <w:fldChar w:fldCharType="end"/>
          </w:r>
        </w:p>
        <w:p w14:paraId="2483A403" w14:textId="47B387F2"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562" w:author="Client" w:date="2023-02-10T10:31:00Z">
                <w:rPr>
                  <w:rFonts w:cstheme="minorBidi"/>
                  <w:noProof/>
                  <w:lang w:val="en-PH" w:eastAsia="en-PH"/>
                </w:rPr>
              </w:rPrChange>
            </w:rPr>
            <w:pPrChange w:id="563" w:author="Client" w:date="2023-02-10T10:31:00Z">
              <w:pPr>
                <w:pStyle w:val="TOC2"/>
                <w:tabs>
                  <w:tab w:val="right" w:leader="dot" w:pos="8320"/>
                </w:tabs>
              </w:pPr>
            </w:pPrChange>
          </w:pPr>
          <w:r w:rsidRPr="00BD4EC2">
            <w:rPr>
              <w:rStyle w:val="Hyperlink"/>
              <w:rFonts w:ascii="Times New Roman" w:hAnsi="Times New Roman"/>
              <w:noProof/>
              <w:sz w:val="24"/>
              <w:szCs w:val="24"/>
              <w:rPrChange w:id="564" w:author="Client" w:date="2023-02-10T10:31:00Z">
                <w:rPr>
                  <w:rStyle w:val="Hyperlink"/>
                  <w:noProof/>
                </w:rPr>
              </w:rPrChange>
            </w:rPr>
            <w:fldChar w:fldCharType="begin"/>
          </w:r>
          <w:r w:rsidRPr="00BD4EC2">
            <w:rPr>
              <w:rStyle w:val="Hyperlink"/>
              <w:rFonts w:ascii="Times New Roman" w:hAnsi="Times New Roman"/>
              <w:noProof/>
              <w:sz w:val="24"/>
              <w:szCs w:val="24"/>
              <w:rPrChange w:id="565" w:author="Client" w:date="2023-02-10T10:31:00Z">
                <w:rPr>
                  <w:rStyle w:val="Hyperlink"/>
                  <w:noProof/>
                </w:rPr>
              </w:rPrChange>
            </w:rPr>
            <w:instrText xml:space="preserve"> </w:instrText>
          </w:r>
          <w:r w:rsidRPr="00BD4EC2">
            <w:rPr>
              <w:rFonts w:ascii="Times New Roman" w:hAnsi="Times New Roman"/>
              <w:noProof/>
              <w:sz w:val="24"/>
              <w:szCs w:val="24"/>
              <w:rPrChange w:id="566" w:author="Client" w:date="2023-02-10T10:31:00Z">
                <w:rPr>
                  <w:noProof/>
                </w:rPr>
              </w:rPrChange>
            </w:rPr>
            <w:instrText>HYPERLINK \l "_Toc126917271"</w:instrText>
          </w:r>
          <w:r w:rsidRPr="00BD4EC2">
            <w:rPr>
              <w:rStyle w:val="Hyperlink"/>
              <w:rFonts w:ascii="Times New Roman" w:hAnsi="Times New Roman"/>
              <w:noProof/>
              <w:sz w:val="24"/>
              <w:szCs w:val="24"/>
              <w:rPrChange w:id="567"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568"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569" w:author="Client" w:date="2023-02-10T10:31:00Z">
                <w:rPr>
                  <w:rStyle w:val="Hyperlink"/>
                  <w:noProof/>
                </w:rPr>
              </w:rPrChange>
            </w:rPr>
            <w:fldChar w:fldCharType="separate"/>
          </w:r>
          <w:r w:rsidRPr="00BD4EC2">
            <w:rPr>
              <w:rStyle w:val="Hyperlink"/>
              <w:rFonts w:ascii="Times New Roman" w:hAnsi="Times New Roman"/>
              <w:noProof/>
              <w:sz w:val="24"/>
              <w:szCs w:val="24"/>
              <w:rPrChange w:id="570" w:author="Client" w:date="2023-02-10T10:31:00Z">
                <w:rPr>
                  <w:rStyle w:val="Hyperlink"/>
                  <w:rFonts w:ascii="Times New Roman" w:hAnsi="Times New Roman"/>
                  <w:noProof/>
                </w:rPr>
              </w:rPrChange>
            </w:rPr>
            <w:t>Research Instrument</w:t>
          </w:r>
          <w:r w:rsidRPr="00BD4EC2">
            <w:rPr>
              <w:rFonts w:ascii="Times New Roman" w:hAnsi="Times New Roman"/>
              <w:noProof/>
              <w:webHidden/>
              <w:sz w:val="24"/>
              <w:szCs w:val="24"/>
              <w:rPrChange w:id="571" w:author="Client" w:date="2023-02-10T10:31:00Z">
                <w:rPr>
                  <w:noProof/>
                  <w:webHidden/>
                </w:rPr>
              </w:rPrChange>
            </w:rPr>
            <w:tab/>
          </w:r>
          <w:r w:rsidRPr="00BD4EC2">
            <w:rPr>
              <w:rFonts w:ascii="Times New Roman" w:hAnsi="Times New Roman"/>
              <w:noProof/>
              <w:webHidden/>
              <w:sz w:val="24"/>
              <w:szCs w:val="24"/>
              <w:rPrChange w:id="572" w:author="Client" w:date="2023-02-10T10:31:00Z">
                <w:rPr>
                  <w:noProof/>
                  <w:webHidden/>
                </w:rPr>
              </w:rPrChange>
            </w:rPr>
            <w:fldChar w:fldCharType="begin"/>
          </w:r>
          <w:r w:rsidRPr="00BD4EC2">
            <w:rPr>
              <w:rFonts w:ascii="Times New Roman" w:hAnsi="Times New Roman"/>
              <w:noProof/>
              <w:webHidden/>
              <w:sz w:val="24"/>
              <w:szCs w:val="24"/>
              <w:rPrChange w:id="573" w:author="Client" w:date="2023-02-10T10:31:00Z">
                <w:rPr>
                  <w:noProof/>
                  <w:webHidden/>
                </w:rPr>
              </w:rPrChange>
            </w:rPr>
            <w:instrText xml:space="preserve"> PAGEREF _Toc126917271 \h </w:instrText>
          </w:r>
          <w:r w:rsidRPr="00BD4EC2">
            <w:rPr>
              <w:rFonts w:ascii="Times New Roman" w:hAnsi="Times New Roman"/>
              <w:noProof/>
              <w:webHidden/>
              <w:sz w:val="24"/>
              <w:szCs w:val="24"/>
              <w:rPrChange w:id="574"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575" w:author="Client" w:date="2023-02-10T10:31:00Z">
                <w:rPr>
                  <w:noProof/>
                  <w:webHidden/>
                </w:rPr>
              </w:rPrChange>
            </w:rPr>
            <w:fldChar w:fldCharType="separate"/>
          </w:r>
          <w:r w:rsidRPr="00BD4EC2">
            <w:rPr>
              <w:rFonts w:ascii="Times New Roman" w:hAnsi="Times New Roman"/>
              <w:noProof/>
              <w:webHidden/>
              <w:sz w:val="24"/>
              <w:szCs w:val="24"/>
              <w:rPrChange w:id="576" w:author="Client" w:date="2023-02-10T10:31:00Z">
                <w:rPr>
                  <w:noProof/>
                  <w:webHidden/>
                </w:rPr>
              </w:rPrChange>
            </w:rPr>
            <w:t>18</w:t>
          </w:r>
          <w:r w:rsidRPr="00BD4EC2">
            <w:rPr>
              <w:rFonts w:ascii="Times New Roman" w:hAnsi="Times New Roman"/>
              <w:noProof/>
              <w:webHidden/>
              <w:sz w:val="24"/>
              <w:szCs w:val="24"/>
              <w:rPrChange w:id="577" w:author="Client" w:date="2023-02-10T10:31:00Z">
                <w:rPr>
                  <w:noProof/>
                  <w:webHidden/>
                </w:rPr>
              </w:rPrChange>
            </w:rPr>
            <w:fldChar w:fldCharType="end"/>
          </w:r>
          <w:r w:rsidRPr="00BD4EC2">
            <w:rPr>
              <w:rStyle w:val="Hyperlink"/>
              <w:rFonts w:ascii="Times New Roman" w:hAnsi="Times New Roman"/>
              <w:noProof/>
              <w:sz w:val="24"/>
              <w:szCs w:val="24"/>
              <w:rPrChange w:id="578" w:author="Client" w:date="2023-02-10T10:31:00Z">
                <w:rPr>
                  <w:rStyle w:val="Hyperlink"/>
                  <w:noProof/>
                </w:rPr>
              </w:rPrChange>
            </w:rPr>
            <w:fldChar w:fldCharType="end"/>
          </w:r>
        </w:p>
        <w:p w14:paraId="6937D610" w14:textId="18DB8D45"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579" w:author="Client" w:date="2023-02-10T10:31:00Z">
                <w:rPr>
                  <w:rFonts w:cstheme="minorBidi"/>
                  <w:noProof/>
                  <w:lang w:val="en-PH" w:eastAsia="en-PH"/>
                </w:rPr>
              </w:rPrChange>
            </w:rPr>
            <w:pPrChange w:id="580" w:author="Client" w:date="2023-02-10T10:31:00Z">
              <w:pPr>
                <w:pStyle w:val="TOC2"/>
                <w:tabs>
                  <w:tab w:val="right" w:leader="dot" w:pos="8320"/>
                </w:tabs>
              </w:pPr>
            </w:pPrChange>
          </w:pPr>
          <w:r w:rsidRPr="00BD4EC2">
            <w:rPr>
              <w:rStyle w:val="Hyperlink"/>
              <w:rFonts w:ascii="Times New Roman" w:hAnsi="Times New Roman"/>
              <w:noProof/>
              <w:sz w:val="24"/>
              <w:szCs w:val="24"/>
              <w:rPrChange w:id="581" w:author="Client" w:date="2023-02-10T10:31:00Z">
                <w:rPr>
                  <w:rStyle w:val="Hyperlink"/>
                  <w:noProof/>
                </w:rPr>
              </w:rPrChange>
            </w:rPr>
            <w:fldChar w:fldCharType="begin"/>
          </w:r>
          <w:r w:rsidRPr="00BD4EC2">
            <w:rPr>
              <w:rStyle w:val="Hyperlink"/>
              <w:rFonts w:ascii="Times New Roman" w:hAnsi="Times New Roman"/>
              <w:noProof/>
              <w:sz w:val="24"/>
              <w:szCs w:val="24"/>
              <w:rPrChange w:id="582" w:author="Client" w:date="2023-02-10T10:31:00Z">
                <w:rPr>
                  <w:rStyle w:val="Hyperlink"/>
                  <w:noProof/>
                </w:rPr>
              </w:rPrChange>
            </w:rPr>
            <w:instrText xml:space="preserve"> </w:instrText>
          </w:r>
          <w:r w:rsidRPr="00BD4EC2">
            <w:rPr>
              <w:rFonts w:ascii="Times New Roman" w:hAnsi="Times New Roman"/>
              <w:noProof/>
              <w:sz w:val="24"/>
              <w:szCs w:val="24"/>
              <w:rPrChange w:id="583" w:author="Client" w:date="2023-02-10T10:31:00Z">
                <w:rPr>
                  <w:noProof/>
                </w:rPr>
              </w:rPrChange>
            </w:rPr>
            <w:instrText>HYPERLINK \l "_Toc126917272"</w:instrText>
          </w:r>
          <w:r w:rsidRPr="00BD4EC2">
            <w:rPr>
              <w:rStyle w:val="Hyperlink"/>
              <w:rFonts w:ascii="Times New Roman" w:hAnsi="Times New Roman"/>
              <w:noProof/>
              <w:sz w:val="24"/>
              <w:szCs w:val="24"/>
              <w:rPrChange w:id="584"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585"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586" w:author="Client" w:date="2023-02-10T10:31:00Z">
                <w:rPr>
                  <w:rStyle w:val="Hyperlink"/>
                  <w:noProof/>
                </w:rPr>
              </w:rPrChange>
            </w:rPr>
            <w:fldChar w:fldCharType="separate"/>
          </w:r>
          <w:r w:rsidRPr="00BD4EC2">
            <w:rPr>
              <w:rStyle w:val="Hyperlink"/>
              <w:rFonts w:ascii="Times New Roman" w:hAnsi="Times New Roman"/>
              <w:noProof/>
              <w:sz w:val="24"/>
              <w:szCs w:val="24"/>
              <w:rPrChange w:id="587" w:author="Client" w:date="2023-02-10T10:31:00Z">
                <w:rPr>
                  <w:rStyle w:val="Hyperlink"/>
                  <w:rFonts w:ascii="Times New Roman" w:hAnsi="Times New Roman"/>
                  <w:noProof/>
                </w:rPr>
              </w:rPrChange>
            </w:rPr>
            <w:t>Data Gathering Procedure</w:t>
          </w:r>
          <w:r w:rsidRPr="00BD4EC2">
            <w:rPr>
              <w:rFonts w:ascii="Times New Roman" w:hAnsi="Times New Roman"/>
              <w:noProof/>
              <w:webHidden/>
              <w:sz w:val="24"/>
              <w:szCs w:val="24"/>
              <w:rPrChange w:id="588" w:author="Client" w:date="2023-02-10T10:31:00Z">
                <w:rPr>
                  <w:noProof/>
                  <w:webHidden/>
                </w:rPr>
              </w:rPrChange>
            </w:rPr>
            <w:tab/>
          </w:r>
          <w:r w:rsidRPr="00BD4EC2">
            <w:rPr>
              <w:rFonts w:ascii="Times New Roman" w:hAnsi="Times New Roman"/>
              <w:noProof/>
              <w:webHidden/>
              <w:sz w:val="24"/>
              <w:szCs w:val="24"/>
              <w:rPrChange w:id="589" w:author="Client" w:date="2023-02-10T10:31:00Z">
                <w:rPr>
                  <w:noProof/>
                  <w:webHidden/>
                </w:rPr>
              </w:rPrChange>
            </w:rPr>
            <w:fldChar w:fldCharType="begin"/>
          </w:r>
          <w:r w:rsidRPr="00BD4EC2">
            <w:rPr>
              <w:rFonts w:ascii="Times New Roman" w:hAnsi="Times New Roman"/>
              <w:noProof/>
              <w:webHidden/>
              <w:sz w:val="24"/>
              <w:szCs w:val="24"/>
              <w:rPrChange w:id="590" w:author="Client" w:date="2023-02-10T10:31:00Z">
                <w:rPr>
                  <w:noProof/>
                  <w:webHidden/>
                </w:rPr>
              </w:rPrChange>
            </w:rPr>
            <w:instrText xml:space="preserve"> PAGEREF _Toc126917272 \h </w:instrText>
          </w:r>
          <w:r w:rsidRPr="00BD4EC2">
            <w:rPr>
              <w:rFonts w:ascii="Times New Roman" w:hAnsi="Times New Roman"/>
              <w:noProof/>
              <w:webHidden/>
              <w:sz w:val="24"/>
              <w:szCs w:val="24"/>
              <w:rPrChange w:id="591"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592" w:author="Client" w:date="2023-02-10T10:31:00Z">
                <w:rPr>
                  <w:noProof/>
                  <w:webHidden/>
                </w:rPr>
              </w:rPrChange>
            </w:rPr>
            <w:fldChar w:fldCharType="separate"/>
          </w:r>
          <w:r w:rsidRPr="00BD4EC2">
            <w:rPr>
              <w:rFonts w:ascii="Times New Roman" w:hAnsi="Times New Roman"/>
              <w:noProof/>
              <w:webHidden/>
              <w:sz w:val="24"/>
              <w:szCs w:val="24"/>
              <w:rPrChange w:id="593" w:author="Client" w:date="2023-02-10T10:31:00Z">
                <w:rPr>
                  <w:noProof/>
                  <w:webHidden/>
                </w:rPr>
              </w:rPrChange>
            </w:rPr>
            <w:t>19</w:t>
          </w:r>
          <w:r w:rsidRPr="00BD4EC2">
            <w:rPr>
              <w:rFonts w:ascii="Times New Roman" w:hAnsi="Times New Roman"/>
              <w:noProof/>
              <w:webHidden/>
              <w:sz w:val="24"/>
              <w:szCs w:val="24"/>
              <w:rPrChange w:id="594" w:author="Client" w:date="2023-02-10T10:31:00Z">
                <w:rPr>
                  <w:noProof/>
                  <w:webHidden/>
                </w:rPr>
              </w:rPrChange>
            </w:rPr>
            <w:fldChar w:fldCharType="end"/>
          </w:r>
          <w:r w:rsidRPr="00BD4EC2">
            <w:rPr>
              <w:rStyle w:val="Hyperlink"/>
              <w:rFonts w:ascii="Times New Roman" w:hAnsi="Times New Roman"/>
              <w:noProof/>
              <w:sz w:val="24"/>
              <w:szCs w:val="24"/>
              <w:rPrChange w:id="595" w:author="Client" w:date="2023-02-10T10:31:00Z">
                <w:rPr>
                  <w:rStyle w:val="Hyperlink"/>
                  <w:noProof/>
                </w:rPr>
              </w:rPrChange>
            </w:rPr>
            <w:fldChar w:fldCharType="end"/>
          </w:r>
        </w:p>
        <w:p w14:paraId="1E1C0EE3" w14:textId="5B252FD1"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596" w:author="Client" w:date="2023-02-10T10:31:00Z">
                <w:rPr>
                  <w:rFonts w:cstheme="minorBidi"/>
                  <w:noProof/>
                  <w:lang w:val="en-PH" w:eastAsia="en-PH"/>
                </w:rPr>
              </w:rPrChange>
            </w:rPr>
            <w:pPrChange w:id="597" w:author="Client" w:date="2023-02-10T10:31:00Z">
              <w:pPr>
                <w:pStyle w:val="TOC2"/>
                <w:tabs>
                  <w:tab w:val="right" w:leader="dot" w:pos="8320"/>
                </w:tabs>
              </w:pPr>
            </w:pPrChange>
          </w:pPr>
          <w:r w:rsidRPr="00BD4EC2">
            <w:rPr>
              <w:rStyle w:val="Hyperlink"/>
              <w:rFonts w:ascii="Times New Roman" w:hAnsi="Times New Roman"/>
              <w:noProof/>
              <w:sz w:val="24"/>
              <w:szCs w:val="24"/>
              <w:rPrChange w:id="598" w:author="Client" w:date="2023-02-10T10:31:00Z">
                <w:rPr>
                  <w:rStyle w:val="Hyperlink"/>
                  <w:noProof/>
                </w:rPr>
              </w:rPrChange>
            </w:rPr>
            <w:fldChar w:fldCharType="begin"/>
          </w:r>
          <w:r w:rsidRPr="00BD4EC2">
            <w:rPr>
              <w:rStyle w:val="Hyperlink"/>
              <w:rFonts w:ascii="Times New Roman" w:hAnsi="Times New Roman"/>
              <w:noProof/>
              <w:sz w:val="24"/>
              <w:szCs w:val="24"/>
              <w:rPrChange w:id="599" w:author="Client" w:date="2023-02-10T10:31:00Z">
                <w:rPr>
                  <w:rStyle w:val="Hyperlink"/>
                  <w:noProof/>
                </w:rPr>
              </w:rPrChange>
            </w:rPr>
            <w:instrText xml:space="preserve"> </w:instrText>
          </w:r>
          <w:r w:rsidRPr="00BD4EC2">
            <w:rPr>
              <w:rFonts w:ascii="Times New Roman" w:hAnsi="Times New Roman"/>
              <w:noProof/>
              <w:sz w:val="24"/>
              <w:szCs w:val="24"/>
              <w:rPrChange w:id="600" w:author="Client" w:date="2023-02-10T10:31:00Z">
                <w:rPr>
                  <w:noProof/>
                </w:rPr>
              </w:rPrChange>
            </w:rPr>
            <w:instrText>HYPERLINK \l "_Toc126917273"</w:instrText>
          </w:r>
          <w:r w:rsidRPr="00BD4EC2">
            <w:rPr>
              <w:rStyle w:val="Hyperlink"/>
              <w:rFonts w:ascii="Times New Roman" w:hAnsi="Times New Roman"/>
              <w:noProof/>
              <w:sz w:val="24"/>
              <w:szCs w:val="24"/>
              <w:rPrChange w:id="601"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602"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603" w:author="Client" w:date="2023-02-10T10:31:00Z">
                <w:rPr>
                  <w:rStyle w:val="Hyperlink"/>
                  <w:noProof/>
                </w:rPr>
              </w:rPrChange>
            </w:rPr>
            <w:fldChar w:fldCharType="separate"/>
          </w:r>
          <w:r w:rsidRPr="00BD4EC2">
            <w:rPr>
              <w:rStyle w:val="Hyperlink"/>
              <w:rFonts w:ascii="Times New Roman" w:hAnsi="Times New Roman"/>
              <w:noProof/>
              <w:sz w:val="24"/>
              <w:szCs w:val="24"/>
              <w:rPrChange w:id="604" w:author="Client" w:date="2023-02-10T10:31:00Z">
                <w:rPr>
                  <w:rStyle w:val="Hyperlink"/>
                  <w:rFonts w:ascii="Times New Roman" w:hAnsi="Times New Roman"/>
                  <w:noProof/>
                </w:rPr>
              </w:rPrChange>
            </w:rPr>
            <w:t>Statistical Analysis</w:t>
          </w:r>
          <w:r w:rsidRPr="00BD4EC2">
            <w:rPr>
              <w:rFonts w:ascii="Times New Roman" w:hAnsi="Times New Roman"/>
              <w:noProof/>
              <w:webHidden/>
              <w:sz w:val="24"/>
              <w:szCs w:val="24"/>
              <w:rPrChange w:id="605" w:author="Client" w:date="2023-02-10T10:31:00Z">
                <w:rPr>
                  <w:noProof/>
                  <w:webHidden/>
                </w:rPr>
              </w:rPrChange>
            </w:rPr>
            <w:tab/>
          </w:r>
          <w:r w:rsidRPr="00BD4EC2">
            <w:rPr>
              <w:rFonts w:ascii="Times New Roman" w:hAnsi="Times New Roman"/>
              <w:noProof/>
              <w:webHidden/>
              <w:sz w:val="24"/>
              <w:szCs w:val="24"/>
              <w:rPrChange w:id="606" w:author="Client" w:date="2023-02-10T10:31:00Z">
                <w:rPr>
                  <w:noProof/>
                  <w:webHidden/>
                </w:rPr>
              </w:rPrChange>
            </w:rPr>
            <w:fldChar w:fldCharType="begin"/>
          </w:r>
          <w:r w:rsidRPr="00BD4EC2">
            <w:rPr>
              <w:rFonts w:ascii="Times New Roman" w:hAnsi="Times New Roman"/>
              <w:noProof/>
              <w:webHidden/>
              <w:sz w:val="24"/>
              <w:szCs w:val="24"/>
              <w:rPrChange w:id="607" w:author="Client" w:date="2023-02-10T10:31:00Z">
                <w:rPr>
                  <w:noProof/>
                  <w:webHidden/>
                </w:rPr>
              </w:rPrChange>
            </w:rPr>
            <w:instrText xml:space="preserve"> PAGEREF _Toc126917273 \h </w:instrText>
          </w:r>
          <w:r w:rsidRPr="00BD4EC2">
            <w:rPr>
              <w:rFonts w:ascii="Times New Roman" w:hAnsi="Times New Roman"/>
              <w:noProof/>
              <w:webHidden/>
              <w:sz w:val="24"/>
              <w:szCs w:val="24"/>
              <w:rPrChange w:id="608"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609" w:author="Client" w:date="2023-02-10T10:31:00Z">
                <w:rPr>
                  <w:noProof/>
                  <w:webHidden/>
                </w:rPr>
              </w:rPrChange>
            </w:rPr>
            <w:fldChar w:fldCharType="separate"/>
          </w:r>
          <w:r w:rsidRPr="00BD4EC2">
            <w:rPr>
              <w:rFonts w:ascii="Times New Roman" w:hAnsi="Times New Roman"/>
              <w:noProof/>
              <w:webHidden/>
              <w:sz w:val="24"/>
              <w:szCs w:val="24"/>
              <w:rPrChange w:id="610" w:author="Client" w:date="2023-02-10T10:31:00Z">
                <w:rPr>
                  <w:noProof/>
                  <w:webHidden/>
                </w:rPr>
              </w:rPrChange>
            </w:rPr>
            <w:t>20</w:t>
          </w:r>
          <w:r w:rsidRPr="00BD4EC2">
            <w:rPr>
              <w:rFonts w:ascii="Times New Roman" w:hAnsi="Times New Roman"/>
              <w:noProof/>
              <w:webHidden/>
              <w:sz w:val="24"/>
              <w:szCs w:val="24"/>
              <w:rPrChange w:id="611" w:author="Client" w:date="2023-02-10T10:31:00Z">
                <w:rPr>
                  <w:noProof/>
                  <w:webHidden/>
                </w:rPr>
              </w:rPrChange>
            </w:rPr>
            <w:fldChar w:fldCharType="end"/>
          </w:r>
          <w:r w:rsidRPr="00BD4EC2">
            <w:rPr>
              <w:rStyle w:val="Hyperlink"/>
              <w:rFonts w:ascii="Times New Roman" w:hAnsi="Times New Roman"/>
              <w:noProof/>
              <w:sz w:val="24"/>
              <w:szCs w:val="24"/>
              <w:rPrChange w:id="612" w:author="Client" w:date="2023-02-10T10:31:00Z">
                <w:rPr>
                  <w:rStyle w:val="Hyperlink"/>
                  <w:noProof/>
                </w:rPr>
              </w:rPrChange>
            </w:rPr>
            <w:fldChar w:fldCharType="end"/>
          </w:r>
        </w:p>
        <w:p w14:paraId="3573E399" w14:textId="0051500B" w:rsidR="00430F2D" w:rsidRPr="00BD4EC2" w:rsidRDefault="00430F2D">
          <w:pPr>
            <w:pStyle w:val="TOC1"/>
            <w:spacing w:line="480" w:lineRule="auto"/>
            <w:rPr>
              <w:rFonts w:eastAsiaTheme="minorEastAsia"/>
              <w:sz w:val="24"/>
              <w:szCs w:val="24"/>
              <w:lang w:val="en-PH" w:eastAsia="en-PH"/>
              <w:rPrChange w:id="613" w:author="Client" w:date="2023-02-10T10:31:00Z">
                <w:rPr>
                  <w:rFonts w:cstheme="minorBidi"/>
                  <w:lang w:val="en-PH" w:eastAsia="en-PH"/>
                </w:rPr>
              </w:rPrChange>
            </w:rPr>
            <w:pPrChange w:id="614" w:author="Client" w:date="2023-02-10T10:31:00Z">
              <w:pPr>
                <w:pStyle w:val="TOC1"/>
              </w:pPr>
            </w:pPrChange>
          </w:pPr>
          <w:r w:rsidRPr="00BD4EC2">
            <w:rPr>
              <w:rStyle w:val="Hyperlink"/>
              <w:sz w:val="24"/>
              <w:szCs w:val="24"/>
              <w:rPrChange w:id="615" w:author="Client" w:date="2023-02-10T10:31:00Z">
                <w:rPr>
                  <w:rStyle w:val="Hyperlink"/>
                </w:rPr>
              </w:rPrChange>
            </w:rPr>
            <w:fldChar w:fldCharType="begin"/>
          </w:r>
          <w:r w:rsidRPr="00BD4EC2">
            <w:rPr>
              <w:rStyle w:val="Hyperlink"/>
              <w:sz w:val="24"/>
              <w:szCs w:val="24"/>
              <w:rPrChange w:id="616" w:author="Client" w:date="2023-02-10T10:31:00Z">
                <w:rPr>
                  <w:rStyle w:val="Hyperlink"/>
                </w:rPr>
              </w:rPrChange>
            </w:rPr>
            <w:instrText xml:space="preserve"> </w:instrText>
          </w:r>
          <w:r w:rsidRPr="00BD4EC2">
            <w:rPr>
              <w:sz w:val="24"/>
              <w:szCs w:val="24"/>
              <w:rPrChange w:id="617" w:author="Client" w:date="2023-02-10T10:31:00Z">
                <w:rPr/>
              </w:rPrChange>
            </w:rPr>
            <w:instrText>HYPERLINK \l "_Toc126917274"</w:instrText>
          </w:r>
          <w:r w:rsidRPr="00BD4EC2">
            <w:rPr>
              <w:rStyle w:val="Hyperlink"/>
              <w:sz w:val="24"/>
              <w:szCs w:val="24"/>
              <w:rPrChange w:id="618" w:author="Client" w:date="2023-02-10T10:31:00Z">
                <w:rPr>
                  <w:rStyle w:val="Hyperlink"/>
                </w:rPr>
              </w:rPrChange>
            </w:rPr>
            <w:instrText xml:space="preserve"> </w:instrText>
          </w:r>
          <w:r w:rsidRPr="00BD4EC2">
            <w:rPr>
              <w:rStyle w:val="Hyperlink"/>
              <w:sz w:val="24"/>
              <w:szCs w:val="24"/>
              <w:rPrChange w:id="619" w:author="Client" w:date="2023-02-10T10:31:00Z">
                <w:rPr>
                  <w:rStyle w:val="Hyperlink"/>
                  <w:sz w:val="24"/>
                  <w:szCs w:val="24"/>
                </w:rPr>
              </w:rPrChange>
            </w:rPr>
          </w:r>
          <w:r w:rsidRPr="00BD4EC2">
            <w:rPr>
              <w:rStyle w:val="Hyperlink"/>
              <w:sz w:val="24"/>
              <w:szCs w:val="24"/>
              <w:rPrChange w:id="620" w:author="Client" w:date="2023-02-10T10:31:00Z">
                <w:rPr>
                  <w:rStyle w:val="Hyperlink"/>
                </w:rPr>
              </w:rPrChange>
            </w:rPr>
            <w:fldChar w:fldCharType="separate"/>
          </w:r>
          <w:r w:rsidRPr="00BD4EC2">
            <w:rPr>
              <w:rStyle w:val="Hyperlink"/>
              <w:sz w:val="24"/>
              <w:szCs w:val="24"/>
              <w:rPrChange w:id="621" w:author="Client" w:date="2023-02-10T10:31:00Z">
                <w:rPr>
                  <w:rStyle w:val="Hyperlink"/>
                </w:rPr>
              </w:rPrChange>
            </w:rPr>
            <w:t>CHAPTER 4</w:t>
          </w:r>
          <w:r w:rsidRPr="00BD4EC2">
            <w:rPr>
              <w:webHidden/>
              <w:sz w:val="24"/>
              <w:szCs w:val="24"/>
              <w:rPrChange w:id="622" w:author="Client" w:date="2023-02-10T10:31:00Z">
                <w:rPr>
                  <w:webHidden/>
                </w:rPr>
              </w:rPrChange>
            </w:rPr>
            <w:tab/>
          </w:r>
          <w:r w:rsidRPr="00BD4EC2">
            <w:rPr>
              <w:webHidden/>
              <w:sz w:val="24"/>
              <w:szCs w:val="24"/>
              <w:rPrChange w:id="623" w:author="Client" w:date="2023-02-10T10:31:00Z">
                <w:rPr>
                  <w:webHidden/>
                </w:rPr>
              </w:rPrChange>
            </w:rPr>
            <w:fldChar w:fldCharType="begin"/>
          </w:r>
          <w:r w:rsidRPr="00BD4EC2">
            <w:rPr>
              <w:webHidden/>
              <w:sz w:val="24"/>
              <w:szCs w:val="24"/>
              <w:rPrChange w:id="624" w:author="Client" w:date="2023-02-10T10:31:00Z">
                <w:rPr>
                  <w:webHidden/>
                </w:rPr>
              </w:rPrChange>
            </w:rPr>
            <w:instrText xml:space="preserve"> PAGEREF _Toc126917274 \h </w:instrText>
          </w:r>
          <w:r w:rsidRPr="00BD4EC2">
            <w:rPr>
              <w:webHidden/>
              <w:sz w:val="24"/>
              <w:szCs w:val="24"/>
              <w:rPrChange w:id="625" w:author="Client" w:date="2023-02-10T10:31:00Z">
                <w:rPr>
                  <w:webHidden/>
                  <w:sz w:val="24"/>
                  <w:szCs w:val="24"/>
                </w:rPr>
              </w:rPrChange>
            </w:rPr>
          </w:r>
          <w:r w:rsidRPr="00BD4EC2">
            <w:rPr>
              <w:webHidden/>
              <w:sz w:val="24"/>
              <w:szCs w:val="24"/>
              <w:rPrChange w:id="626" w:author="Client" w:date="2023-02-10T10:31:00Z">
                <w:rPr>
                  <w:webHidden/>
                </w:rPr>
              </w:rPrChange>
            </w:rPr>
            <w:fldChar w:fldCharType="separate"/>
          </w:r>
          <w:r w:rsidRPr="00BD4EC2">
            <w:rPr>
              <w:webHidden/>
              <w:sz w:val="24"/>
              <w:szCs w:val="24"/>
              <w:rPrChange w:id="627" w:author="Client" w:date="2023-02-10T10:31:00Z">
                <w:rPr>
                  <w:webHidden/>
                </w:rPr>
              </w:rPrChange>
            </w:rPr>
            <w:t>22</w:t>
          </w:r>
          <w:r w:rsidRPr="00BD4EC2">
            <w:rPr>
              <w:webHidden/>
              <w:sz w:val="24"/>
              <w:szCs w:val="24"/>
              <w:rPrChange w:id="628" w:author="Client" w:date="2023-02-10T10:31:00Z">
                <w:rPr>
                  <w:webHidden/>
                </w:rPr>
              </w:rPrChange>
            </w:rPr>
            <w:fldChar w:fldCharType="end"/>
          </w:r>
          <w:r w:rsidRPr="00BD4EC2">
            <w:rPr>
              <w:rStyle w:val="Hyperlink"/>
              <w:sz w:val="24"/>
              <w:szCs w:val="24"/>
              <w:rPrChange w:id="629" w:author="Client" w:date="2023-02-10T10:31:00Z">
                <w:rPr>
                  <w:rStyle w:val="Hyperlink"/>
                </w:rPr>
              </w:rPrChange>
            </w:rPr>
            <w:fldChar w:fldCharType="end"/>
          </w:r>
        </w:p>
        <w:p w14:paraId="39EF22D9" w14:textId="4E5FDDBB"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630" w:author="Client" w:date="2023-02-10T10:31:00Z">
                <w:rPr>
                  <w:rFonts w:cstheme="minorBidi"/>
                  <w:noProof/>
                  <w:lang w:val="en-PH" w:eastAsia="en-PH"/>
                </w:rPr>
              </w:rPrChange>
            </w:rPr>
            <w:pPrChange w:id="631" w:author="Client" w:date="2023-02-10T10:31:00Z">
              <w:pPr>
                <w:pStyle w:val="TOC2"/>
                <w:tabs>
                  <w:tab w:val="right" w:leader="dot" w:pos="8320"/>
                </w:tabs>
              </w:pPr>
            </w:pPrChange>
          </w:pPr>
          <w:r w:rsidRPr="00BD4EC2">
            <w:rPr>
              <w:rStyle w:val="Hyperlink"/>
              <w:rFonts w:ascii="Times New Roman" w:hAnsi="Times New Roman"/>
              <w:noProof/>
              <w:sz w:val="24"/>
              <w:szCs w:val="24"/>
              <w:rPrChange w:id="632" w:author="Client" w:date="2023-02-10T10:31:00Z">
                <w:rPr>
                  <w:rStyle w:val="Hyperlink"/>
                  <w:noProof/>
                </w:rPr>
              </w:rPrChange>
            </w:rPr>
            <w:fldChar w:fldCharType="begin"/>
          </w:r>
          <w:r w:rsidRPr="00BD4EC2">
            <w:rPr>
              <w:rStyle w:val="Hyperlink"/>
              <w:rFonts w:ascii="Times New Roman" w:hAnsi="Times New Roman"/>
              <w:noProof/>
              <w:sz w:val="24"/>
              <w:szCs w:val="24"/>
              <w:rPrChange w:id="633" w:author="Client" w:date="2023-02-10T10:31:00Z">
                <w:rPr>
                  <w:rStyle w:val="Hyperlink"/>
                  <w:noProof/>
                </w:rPr>
              </w:rPrChange>
            </w:rPr>
            <w:instrText xml:space="preserve"> </w:instrText>
          </w:r>
          <w:r w:rsidRPr="00BD4EC2">
            <w:rPr>
              <w:rFonts w:ascii="Times New Roman" w:hAnsi="Times New Roman"/>
              <w:noProof/>
              <w:sz w:val="24"/>
              <w:szCs w:val="24"/>
              <w:rPrChange w:id="634" w:author="Client" w:date="2023-02-10T10:31:00Z">
                <w:rPr>
                  <w:noProof/>
                </w:rPr>
              </w:rPrChange>
            </w:rPr>
            <w:instrText>HYPERLINK \l "_Toc126917275"</w:instrText>
          </w:r>
          <w:r w:rsidRPr="00BD4EC2">
            <w:rPr>
              <w:rStyle w:val="Hyperlink"/>
              <w:rFonts w:ascii="Times New Roman" w:hAnsi="Times New Roman"/>
              <w:noProof/>
              <w:sz w:val="24"/>
              <w:szCs w:val="24"/>
              <w:rPrChange w:id="635"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636"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637" w:author="Client" w:date="2023-02-10T10:31:00Z">
                <w:rPr>
                  <w:rStyle w:val="Hyperlink"/>
                  <w:noProof/>
                </w:rPr>
              </w:rPrChange>
            </w:rPr>
            <w:fldChar w:fldCharType="separate"/>
          </w:r>
          <w:r w:rsidRPr="00BD4EC2">
            <w:rPr>
              <w:rStyle w:val="Hyperlink"/>
              <w:rFonts w:ascii="Times New Roman" w:hAnsi="Times New Roman"/>
              <w:noProof/>
              <w:sz w:val="24"/>
              <w:szCs w:val="24"/>
              <w:rPrChange w:id="638" w:author="Client" w:date="2023-02-10T10:31:00Z">
                <w:rPr>
                  <w:rStyle w:val="Hyperlink"/>
                  <w:rFonts w:ascii="Times New Roman" w:hAnsi="Times New Roman"/>
                  <w:noProof/>
                </w:rPr>
              </w:rPrChange>
            </w:rPr>
            <w:t>Presentation, Analysis and Interpretation of Data</w:t>
          </w:r>
          <w:r w:rsidRPr="00BD4EC2">
            <w:rPr>
              <w:rFonts w:ascii="Times New Roman" w:hAnsi="Times New Roman"/>
              <w:noProof/>
              <w:webHidden/>
              <w:sz w:val="24"/>
              <w:szCs w:val="24"/>
              <w:rPrChange w:id="639" w:author="Client" w:date="2023-02-10T10:31:00Z">
                <w:rPr>
                  <w:noProof/>
                  <w:webHidden/>
                </w:rPr>
              </w:rPrChange>
            </w:rPr>
            <w:tab/>
          </w:r>
          <w:r w:rsidRPr="00BD4EC2">
            <w:rPr>
              <w:rFonts w:ascii="Times New Roman" w:hAnsi="Times New Roman"/>
              <w:noProof/>
              <w:webHidden/>
              <w:sz w:val="24"/>
              <w:szCs w:val="24"/>
              <w:rPrChange w:id="640" w:author="Client" w:date="2023-02-10T10:31:00Z">
                <w:rPr>
                  <w:noProof/>
                  <w:webHidden/>
                </w:rPr>
              </w:rPrChange>
            </w:rPr>
            <w:fldChar w:fldCharType="begin"/>
          </w:r>
          <w:r w:rsidRPr="00BD4EC2">
            <w:rPr>
              <w:rFonts w:ascii="Times New Roman" w:hAnsi="Times New Roman"/>
              <w:noProof/>
              <w:webHidden/>
              <w:sz w:val="24"/>
              <w:szCs w:val="24"/>
              <w:rPrChange w:id="641" w:author="Client" w:date="2023-02-10T10:31:00Z">
                <w:rPr>
                  <w:noProof/>
                  <w:webHidden/>
                </w:rPr>
              </w:rPrChange>
            </w:rPr>
            <w:instrText xml:space="preserve"> PAGEREF _Toc126917275 \h </w:instrText>
          </w:r>
          <w:r w:rsidRPr="00BD4EC2">
            <w:rPr>
              <w:rFonts w:ascii="Times New Roman" w:hAnsi="Times New Roman"/>
              <w:noProof/>
              <w:webHidden/>
              <w:sz w:val="24"/>
              <w:szCs w:val="24"/>
              <w:rPrChange w:id="642"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643" w:author="Client" w:date="2023-02-10T10:31:00Z">
                <w:rPr>
                  <w:noProof/>
                  <w:webHidden/>
                </w:rPr>
              </w:rPrChange>
            </w:rPr>
            <w:fldChar w:fldCharType="separate"/>
          </w:r>
          <w:r w:rsidRPr="00BD4EC2">
            <w:rPr>
              <w:rFonts w:ascii="Times New Roman" w:hAnsi="Times New Roman"/>
              <w:noProof/>
              <w:webHidden/>
              <w:sz w:val="24"/>
              <w:szCs w:val="24"/>
              <w:rPrChange w:id="644" w:author="Client" w:date="2023-02-10T10:31:00Z">
                <w:rPr>
                  <w:noProof/>
                  <w:webHidden/>
                </w:rPr>
              </w:rPrChange>
            </w:rPr>
            <w:t>22</w:t>
          </w:r>
          <w:r w:rsidRPr="00BD4EC2">
            <w:rPr>
              <w:rFonts w:ascii="Times New Roman" w:hAnsi="Times New Roman"/>
              <w:noProof/>
              <w:webHidden/>
              <w:sz w:val="24"/>
              <w:szCs w:val="24"/>
              <w:rPrChange w:id="645" w:author="Client" w:date="2023-02-10T10:31:00Z">
                <w:rPr>
                  <w:noProof/>
                  <w:webHidden/>
                </w:rPr>
              </w:rPrChange>
            </w:rPr>
            <w:fldChar w:fldCharType="end"/>
          </w:r>
          <w:r w:rsidRPr="00BD4EC2">
            <w:rPr>
              <w:rStyle w:val="Hyperlink"/>
              <w:rFonts w:ascii="Times New Roman" w:hAnsi="Times New Roman"/>
              <w:noProof/>
              <w:sz w:val="24"/>
              <w:szCs w:val="24"/>
              <w:rPrChange w:id="646" w:author="Client" w:date="2023-02-10T10:31:00Z">
                <w:rPr>
                  <w:rStyle w:val="Hyperlink"/>
                  <w:noProof/>
                </w:rPr>
              </w:rPrChange>
            </w:rPr>
            <w:fldChar w:fldCharType="end"/>
          </w:r>
        </w:p>
        <w:p w14:paraId="2618B680" w14:textId="55874258" w:rsidR="00430F2D" w:rsidRPr="00BD4EC2" w:rsidRDefault="00430F2D">
          <w:pPr>
            <w:pStyle w:val="TOC1"/>
            <w:spacing w:line="480" w:lineRule="auto"/>
            <w:rPr>
              <w:rFonts w:eastAsiaTheme="minorEastAsia"/>
              <w:sz w:val="24"/>
              <w:szCs w:val="24"/>
              <w:lang w:val="en-PH" w:eastAsia="en-PH"/>
              <w:rPrChange w:id="647" w:author="Client" w:date="2023-02-10T10:31:00Z">
                <w:rPr>
                  <w:rFonts w:cstheme="minorBidi"/>
                  <w:lang w:val="en-PH" w:eastAsia="en-PH"/>
                </w:rPr>
              </w:rPrChange>
            </w:rPr>
            <w:pPrChange w:id="648" w:author="Client" w:date="2023-02-10T10:31:00Z">
              <w:pPr>
                <w:pStyle w:val="TOC1"/>
              </w:pPr>
            </w:pPrChange>
          </w:pPr>
          <w:r w:rsidRPr="00BD4EC2">
            <w:rPr>
              <w:rStyle w:val="Hyperlink"/>
              <w:sz w:val="24"/>
              <w:szCs w:val="24"/>
              <w:rPrChange w:id="649" w:author="Client" w:date="2023-02-10T10:31:00Z">
                <w:rPr>
                  <w:rStyle w:val="Hyperlink"/>
                </w:rPr>
              </w:rPrChange>
            </w:rPr>
            <w:fldChar w:fldCharType="begin"/>
          </w:r>
          <w:r w:rsidRPr="00BD4EC2">
            <w:rPr>
              <w:rStyle w:val="Hyperlink"/>
              <w:sz w:val="24"/>
              <w:szCs w:val="24"/>
              <w:rPrChange w:id="650" w:author="Client" w:date="2023-02-10T10:31:00Z">
                <w:rPr>
                  <w:rStyle w:val="Hyperlink"/>
                </w:rPr>
              </w:rPrChange>
            </w:rPr>
            <w:instrText xml:space="preserve"> </w:instrText>
          </w:r>
          <w:r w:rsidRPr="00BD4EC2">
            <w:rPr>
              <w:sz w:val="24"/>
              <w:szCs w:val="24"/>
              <w:rPrChange w:id="651" w:author="Client" w:date="2023-02-10T10:31:00Z">
                <w:rPr/>
              </w:rPrChange>
            </w:rPr>
            <w:instrText>HYPERLINK \l "_Toc126917276"</w:instrText>
          </w:r>
          <w:r w:rsidRPr="00BD4EC2">
            <w:rPr>
              <w:rStyle w:val="Hyperlink"/>
              <w:sz w:val="24"/>
              <w:szCs w:val="24"/>
              <w:rPrChange w:id="652" w:author="Client" w:date="2023-02-10T10:31:00Z">
                <w:rPr>
                  <w:rStyle w:val="Hyperlink"/>
                </w:rPr>
              </w:rPrChange>
            </w:rPr>
            <w:instrText xml:space="preserve"> </w:instrText>
          </w:r>
          <w:r w:rsidRPr="00BD4EC2">
            <w:rPr>
              <w:rStyle w:val="Hyperlink"/>
              <w:sz w:val="24"/>
              <w:szCs w:val="24"/>
              <w:rPrChange w:id="653" w:author="Client" w:date="2023-02-10T10:31:00Z">
                <w:rPr>
                  <w:rStyle w:val="Hyperlink"/>
                  <w:sz w:val="24"/>
                  <w:szCs w:val="24"/>
                </w:rPr>
              </w:rPrChange>
            </w:rPr>
          </w:r>
          <w:r w:rsidRPr="00BD4EC2">
            <w:rPr>
              <w:rStyle w:val="Hyperlink"/>
              <w:sz w:val="24"/>
              <w:szCs w:val="24"/>
              <w:rPrChange w:id="654" w:author="Client" w:date="2023-02-10T10:31:00Z">
                <w:rPr>
                  <w:rStyle w:val="Hyperlink"/>
                </w:rPr>
              </w:rPrChange>
            </w:rPr>
            <w:fldChar w:fldCharType="separate"/>
          </w:r>
          <w:r w:rsidRPr="00BD4EC2">
            <w:rPr>
              <w:rStyle w:val="Hyperlink"/>
              <w:sz w:val="24"/>
              <w:szCs w:val="24"/>
              <w:rPrChange w:id="655" w:author="Client" w:date="2023-02-10T10:31:00Z">
                <w:rPr>
                  <w:rStyle w:val="Hyperlink"/>
                </w:rPr>
              </w:rPrChange>
            </w:rPr>
            <w:t>CHAPTER 5</w:t>
          </w:r>
          <w:r w:rsidRPr="00BD4EC2">
            <w:rPr>
              <w:webHidden/>
              <w:sz w:val="24"/>
              <w:szCs w:val="24"/>
              <w:rPrChange w:id="656" w:author="Client" w:date="2023-02-10T10:31:00Z">
                <w:rPr>
                  <w:webHidden/>
                </w:rPr>
              </w:rPrChange>
            </w:rPr>
            <w:tab/>
          </w:r>
          <w:r w:rsidRPr="00BD4EC2">
            <w:rPr>
              <w:webHidden/>
              <w:sz w:val="24"/>
              <w:szCs w:val="24"/>
              <w:rPrChange w:id="657" w:author="Client" w:date="2023-02-10T10:31:00Z">
                <w:rPr>
                  <w:webHidden/>
                </w:rPr>
              </w:rPrChange>
            </w:rPr>
            <w:fldChar w:fldCharType="begin"/>
          </w:r>
          <w:r w:rsidRPr="00BD4EC2">
            <w:rPr>
              <w:webHidden/>
              <w:sz w:val="24"/>
              <w:szCs w:val="24"/>
              <w:rPrChange w:id="658" w:author="Client" w:date="2023-02-10T10:31:00Z">
                <w:rPr>
                  <w:webHidden/>
                </w:rPr>
              </w:rPrChange>
            </w:rPr>
            <w:instrText xml:space="preserve"> PAGEREF _Toc126917276 \h </w:instrText>
          </w:r>
          <w:r w:rsidRPr="00BD4EC2">
            <w:rPr>
              <w:webHidden/>
              <w:sz w:val="24"/>
              <w:szCs w:val="24"/>
              <w:rPrChange w:id="659" w:author="Client" w:date="2023-02-10T10:31:00Z">
                <w:rPr>
                  <w:webHidden/>
                  <w:sz w:val="24"/>
                  <w:szCs w:val="24"/>
                </w:rPr>
              </w:rPrChange>
            </w:rPr>
          </w:r>
          <w:r w:rsidRPr="00BD4EC2">
            <w:rPr>
              <w:webHidden/>
              <w:sz w:val="24"/>
              <w:szCs w:val="24"/>
              <w:rPrChange w:id="660" w:author="Client" w:date="2023-02-10T10:31:00Z">
                <w:rPr>
                  <w:webHidden/>
                </w:rPr>
              </w:rPrChange>
            </w:rPr>
            <w:fldChar w:fldCharType="separate"/>
          </w:r>
          <w:r w:rsidRPr="00BD4EC2">
            <w:rPr>
              <w:webHidden/>
              <w:sz w:val="24"/>
              <w:szCs w:val="24"/>
              <w:rPrChange w:id="661" w:author="Client" w:date="2023-02-10T10:31:00Z">
                <w:rPr>
                  <w:webHidden/>
                </w:rPr>
              </w:rPrChange>
            </w:rPr>
            <w:t>28</w:t>
          </w:r>
          <w:r w:rsidRPr="00BD4EC2">
            <w:rPr>
              <w:webHidden/>
              <w:sz w:val="24"/>
              <w:szCs w:val="24"/>
              <w:rPrChange w:id="662" w:author="Client" w:date="2023-02-10T10:31:00Z">
                <w:rPr>
                  <w:webHidden/>
                </w:rPr>
              </w:rPrChange>
            </w:rPr>
            <w:fldChar w:fldCharType="end"/>
          </w:r>
          <w:r w:rsidRPr="00BD4EC2">
            <w:rPr>
              <w:rStyle w:val="Hyperlink"/>
              <w:sz w:val="24"/>
              <w:szCs w:val="24"/>
              <w:rPrChange w:id="663" w:author="Client" w:date="2023-02-10T10:31:00Z">
                <w:rPr>
                  <w:rStyle w:val="Hyperlink"/>
                </w:rPr>
              </w:rPrChange>
            </w:rPr>
            <w:fldChar w:fldCharType="end"/>
          </w:r>
        </w:p>
        <w:p w14:paraId="1D1E13E9" w14:textId="1A0BCD5C"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664" w:author="Client" w:date="2023-02-10T10:31:00Z">
                <w:rPr>
                  <w:rFonts w:cstheme="minorBidi"/>
                  <w:noProof/>
                  <w:lang w:val="en-PH" w:eastAsia="en-PH"/>
                </w:rPr>
              </w:rPrChange>
            </w:rPr>
            <w:pPrChange w:id="665" w:author="Client" w:date="2023-02-10T10:31:00Z">
              <w:pPr>
                <w:pStyle w:val="TOC2"/>
                <w:tabs>
                  <w:tab w:val="right" w:leader="dot" w:pos="8320"/>
                </w:tabs>
              </w:pPr>
            </w:pPrChange>
          </w:pPr>
          <w:r w:rsidRPr="00BD4EC2">
            <w:rPr>
              <w:rStyle w:val="Hyperlink"/>
              <w:rFonts w:ascii="Times New Roman" w:hAnsi="Times New Roman"/>
              <w:noProof/>
              <w:sz w:val="24"/>
              <w:szCs w:val="24"/>
              <w:rPrChange w:id="666" w:author="Client" w:date="2023-02-10T10:31:00Z">
                <w:rPr>
                  <w:rStyle w:val="Hyperlink"/>
                  <w:noProof/>
                </w:rPr>
              </w:rPrChange>
            </w:rPr>
            <w:fldChar w:fldCharType="begin"/>
          </w:r>
          <w:r w:rsidRPr="00BD4EC2">
            <w:rPr>
              <w:rStyle w:val="Hyperlink"/>
              <w:rFonts w:ascii="Times New Roman" w:hAnsi="Times New Roman"/>
              <w:noProof/>
              <w:sz w:val="24"/>
              <w:szCs w:val="24"/>
              <w:rPrChange w:id="667" w:author="Client" w:date="2023-02-10T10:31:00Z">
                <w:rPr>
                  <w:rStyle w:val="Hyperlink"/>
                  <w:noProof/>
                </w:rPr>
              </w:rPrChange>
            </w:rPr>
            <w:instrText xml:space="preserve"> </w:instrText>
          </w:r>
          <w:r w:rsidRPr="00BD4EC2">
            <w:rPr>
              <w:rFonts w:ascii="Times New Roman" w:hAnsi="Times New Roman"/>
              <w:noProof/>
              <w:sz w:val="24"/>
              <w:szCs w:val="24"/>
              <w:rPrChange w:id="668" w:author="Client" w:date="2023-02-10T10:31:00Z">
                <w:rPr>
                  <w:noProof/>
                </w:rPr>
              </w:rPrChange>
            </w:rPr>
            <w:instrText>HYPERLINK \l "_Toc126917277"</w:instrText>
          </w:r>
          <w:r w:rsidRPr="00BD4EC2">
            <w:rPr>
              <w:rStyle w:val="Hyperlink"/>
              <w:rFonts w:ascii="Times New Roman" w:hAnsi="Times New Roman"/>
              <w:noProof/>
              <w:sz w:val="24"/>
              <w:szCs w:val="24"/>
              <w:rPrChange w:id="669"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670"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671" w:author="Client" w:date="2023-02-10T10:31:00Z">
                <w:rPr>
                  <w:rStyle w:val="Hyperlink"/>
                  <w:noProof/>
                </w:rPr>
              </w:rPrChange>
            </w:rPr>
            <w:fldChar w:fldCharType="separate"/>
          </w:r>
          <w:r w:rsidRPr="00BD4EC2">
            <w:rPr>
              <w:rStyle w:val="Hyperlink"/>
              <w:rFonts w:ascii="Times New Roman" w:hAnsi="Times New Roman"/>
              <w:noProof/>
              <w:sz w:val="24"/>
              <w:szCs w:val="24"/>
              <w:rPrChange w:id="672" w:author="Client" w:date="2023-02-10T10:31:00Z">
                <w:rPr>
                  <w:rStyle w:val="Hyperlink"/>
                  <w:rFonts w:ascii="Times New Roman" w:hAnsi="Times New Roman"/>
                  <w:noProof/>
                </w:rPr>
              </w:rPrChange>
            </w:rPr>
            <w:t>Summary of the Findings</w:t>
          </w:r>
          <w:r w:rsidRPr="00BD4EC2">
            <w:rPr>
              <w:rFonts w:ascii="Times New Roman" w:hAnsi="Times New Roman"/>
              <w:noProof/>
              <w:webHidden/>
              <w:sz w:val="24"/>
              <w:szCs w:val="24"/>
              <w:rPrChange w:id="673" w:author="Client" w:date="2023-02-10T10:31:00Z">
                <w:rPr>
                  <w:noProof/>
                  <w:webHidden/>
                </w:rPr>
              </w:rPrChange>
            </w:rPr>
            <w:tab/>
          </w:r>
          <w:r w:rsidRPr="00BD4EC2">
            <w:rPr>
              <w:rFonts w:ascii="Times New Roman" w:hAnsi="Times New Roman"/>
              <w:noProof/>
              <w:webHidden/>
              <w:sz w:val="24"/>
              <w:szCs w:val="24"/>
              <w:rPrChange w:id="674" w:author="Client" w:date="2023-02-10T10:31:00Z">
                <w:rPr>
                  <w:noProof/>
                  <w:webHidden/>
                </w:rPr>
              </w:rPrChange>
            </w:rPr>
            <w:fldChar w:fldCharType="begin"/>
          </w:r>
          <w:r w:rsidRPr="00BD4EC2">
            <w:rPr>
              <w:rFonts w:ascii="Times New Roman" w:hAnsi="Times New Roman"/>
              <w:noProof/>
              <w:webHidden/>
              <w:sz w:val="24"/>
              <w:szCs w:val="24"/>
              <w:rPrChange w:id="675" w:author="Client" w:date="2023-02-10T10:31:00Z">
                <w:rPr>
                  <w:noProof/>
                  <w:webHidden/>
                </w:rPr>
              </w:rPrChange>
            </w:rPr>
            <w:instrText xml:space="preserve"> PAGEREF _Toc126917277 \h </w:instrText>
          </w:r>
          <w:r w:rsidRPr="00BD4EC2">
            <w:rPr>
              <w:rFonts w:ascii="Times New Roman" w:hAnsi="Times New Roman"/>
              <w:noProof/>
              <w:webHidden/>
              <w:sz w:val="24"/>
              <w:szCs w:val="24"/>
              <w:rPrChange w:id="676"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677" w:author="Client" w:date="2023-02-10T10:31:00Z">
                <w:rPr>
                  <w:noProof/>
                  <w:webHidden/>
                </w:rPr>
              </w:rPrChange>
            </w:rPr>
            <w:fldChar w:fldCharType="separate"/>
          </w:r>
          <w:r w:rsidRPr="00BD4EC2">
            <w:rPr>
              <w:rFonts w:ascii="Times New Roman" w:hAnsi="Times New Roman"/>
              <w:noProof/>
              <w:webHidden/>
              <w:sz w:val="24"/>
              <w:szCs w:val="24"/>
              <w:rPrChange w:id="678" w:author="Client" w:date="2023-02-10T10:31:00Z">
                <w:rPr>
                  <w:noProof/>
                  <w:webHidden/>
                </w:rPr>
              </w:rPrChange>
            </w:rPr>
            <w:t>28</w:t>
          </w:r>
          <w:r w:rsidRPr="00BD4EC2">
            <w:rPr>
              <w:rFonts w:ascii="Times New Roman" w:hAnsi="Times New Roman"/>
              <w:noProof/>
              <w:webHidden/>
              <w:sz w:val="24"/>
              <w:szCs w:val="24"/>
              <w:rPrChange w:id="679" w:author="Client" w:date="2023-02-10T10:31:00Z">
                <w:rPr>
                  <w:noProof/>
                  <w:webHidden/>
                </w:rPr>
              </w:rPrChange>
            </w:rPr>
            <w:fldChar w:fldCharType="end"/>
          </w:r>
          <w:r w:rsidRPr="00BD4EC2">
            <w:rPr>
              <w:rStyle w:val="Hyperlink"/>
              <w:rFonts w:ascii="Times New Roman" w:hAnsi="Times New Roman"/>
              <w:noProof/>
              <w:sz w:val="24"/>
              <w:szCs w:val="24"/>
              <w:rPrChange w:id="680" w:author="Client" w:date="2023-02-10T10:31:00Z">
                <w:rPr>
                  <w:rStyle w:val="Hyperlink"/>
                  <w:noProof/>
                </w:rPr>
              </w:rPrChange>
            </w:rPr>
            <w:fldChar w:fldCharType="end"/>
          </w:r>
        </w:p>
        <w:p w14:paraId="25EE8918" w14:textId="33B22815"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681" w:author="Client" w:date="2023-02-10T10:31:00Z">
                <w:rPr>
                  <w:rFonts w:cstheme="minorBidi"/>
                  <w:noProof/>
                  <w:lang w:val="en-PH" w:eastAsia="en-PH"/>
                </w:rPr>
              </w:rPrChange>
            </w:rPr>
            <w:pPrChange w:id="682" w:author="Client" w:date="2023-02-10T10:31:00Z">
              <w:pPr>
                <w:pStyle w:val="TOC2"/>
                <w:tabs>
                  <w:tab w:val="right" w:leader="dot" w:pos="8320"/>
                </w:tabs>
              </w:pPr>
            </w:pPrChange>
          </w:pPr>
          <w:r w:rsidRPr="00BD4EC2">
            <w:rPr>
              <w:rStyle w:val="Hyperlink"/>
              <w:rFonts w:ascii="Times New Roman" w:hAnsi="Times New Roman"/>
              <w:noProof/>
              <w:sz w:val="24"/>
              <w:szCs w:val="24"/>
              <w:rPrChange w:id="683" w:author="Client" w:date="2023-02-10T10:31:00Z">
                <w:rPr>
                  <w:rStyle w:val="Hyperlink"/>
                  <w:noProof/>
                </w:rPr>
              </w:rPrChange>
            </w:rPr>
            <w:fldChar w:fldCharType="begin"/>
          </w:r>
          <w:r w:rsidRPr="00BD4EC2">
            <w:rPr>
              <w:rStyle w:val="Hyperlink"/>
              <w:rFonts w:ascii="Times New Roman" w:hAnsi="Times New Roman"/>
              <w:noProof/>
              <w:sz w:val="24"/>
              <w:szCs w:val="24"/>
              <w:rPrChange w:id="684" w:author="Client" w:date="2023-02-10T10:31:00Z">
                <w:rPr>
                  <w:rStyle w:val="Hyperlink"/>
                  <w:noProof/>
                </w:rPr>
              </w:rPrChange>
            </w:rPr>
            <w:instrText xml:space="preserve"> </w:instrText>
          </w:r>
          <w:r w:rsidRPr="00BD4EC2">
            <w:rPr>
              <w:rFonts w:ascii="Times New Roman" w:hAnsi="Times New Roman"/>
              <w:noProof/>
              <w:sz w:val="24"/>
              <w:szCs w:val="24"/>
              <w:rPrChange w:id="685" w:author="Client" w:date="2023-02-10T10:31:00Z">
                <w:rPr>
                  <w:noProof/>
                </w:rPr>
              </w:rPrChange>
            </w:rPr>
            <w:instrText>HYPERLINK \l "_Toc126917278"</w:instrText>
          </w:r>
          <w:r w:rsidRPr="00BD4EC2">
            <w:rPr>
              <w:rStyle w:val="Hyperlink"/>
              <w:rFonts w:ascii="Times New Roman" w:hAnsi="Times New Roman"/>
              <w:noProof/>
              <w:sz w:val="24"/>
              <w:szCs w:val="24"/>
              <w:rPrChange w:id="686"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687"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688" w:author="Client" w:date="2023-02-10T10:31:00Z">
                <w:rPr>
                  <w:rStyle w:val="Hyperlink"/>
                  <w:noProof/>
                </w:rPr>
              </w:rPrChange>
            </w:rPr>
            <w:fldChar w:fldCharType="separate"/>
          </w:r>
          <w:r w:rsidRPr="00BD4EC2">
            <w:rPr>
              <w:rStyle w:val="Hyperlink"/>
              <w:rFonts w:ascii="Times New Roman" w:hAnsi="Times New Roman"/>
              <w:noProof/>
              <w:sz w:val="24"/>
              <w:szCs w:val="24"/>
              <w:rPrChange w:id="689" w:author="Client" w:date="2023-02-10T10:31:00Z">
                <w:rPr>
                  <w:rStyle w:val="Hyperlink"/>
                  <w:rFonts w:ascii="Times New Roman" w:hAnsi="Times New Roman"/>
                  <w:noProof/>
                </w:rPr>
              </w:rPrChange>
            </w:rPr>
            <w:t>Conclusions</w:t>
          </w:r>
          <w:r w:rsidRPr="00BD4EC2">
            <w:rPr>
              <w:rFonts w:ascii="Times New Roman" w:hAnsi="Times New Roman"/>
              <w:noProof/>
              <w:webHidden/>
              <w:sz w:val="24"/>
              <w:szCs w:val="24"/>
              <w:rPrChange w:id="690" w:author="Client" w:date="2023-02-10T10:31:00Z">
                <w:rPr>
                  <w:noProof/>
                  <w:webHidden/>
                </w:rPr>
              </w:rPrChange>
            </w:rPr>
            <w:tab/>
          </w:r>
          <w:r w:rsidRPr="00BD4EC2">
            <w:rPr>
              <w:rFonts w:ascii="Times New Roman" w:hAnsi="Times New Roman"/>
              <w:noProof/>
              <w:webHidden/>
              <w:sz w:val="24"/>
              <w:szCs w:val="24"/>
              <w:rPrChange w:id="691" w:author="Client" w:date="2023-02-10T10:31:00Z">
                <w:rPr>
                  <w:noProof/>
                  <w:webHidden/>
                </w:rPr>
              </w:rPrChange>
            </w:rPr>
            <w:fldChar w:fldCharType="begin"/>
          </w:r>
          <w:r w:rsidRPr="00BD4EC2">
            <w:rPr>
              <w:rFonts w:ascii="Times New Roman" w:hAnsi="Times New Roman"/>
              <w:noProof/>
              <w:webHidden/>
              <w:sz w:val="24"/>
              <w:szCs w:val="24"/>
              <w:rPrChange w:id="692" w:author="Client" w:date="2023-02-10T10:31:00Z">
                <w:rPr>
                  <w:noProof/>
                  <w:webHidden/>
                </w:rPr>
              </w:rPrChange>
            </w:rPr>
            <w:instrText xml:space="preserve"> PAGEREF _Toc126917278 \h </w:instrText>
          </w:r>
          <w:r w:rsidRPr="00BD4EC2">
            <w:rPr>
              <w:rFonts w:ascii="Times New Roman" w:hAnsi="Times New Roman"/>
              <w:noProof/>
              <w:webHidden/>
              <w:sz w:val="24"/>
              <w:szCs w:val="24"/>
              <w:rPrChange w:id="693"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694" w:author="Client" w:date="2023-02-10T10:31:00Z">
                <w:rPr>
                  <w:noProof/>
                  <w:webHidden/>
                </w:rPr>
              </w:rPrChange>
            </w:rPr>
            <w:fldChar w:fldCharType="separate"/>
          </w:r>
          <w:r w:rsidRPr="00BD4EC2">
            <w:rPr>
              <w:rFonts w:ascii="Times New Roman" w:hAnsi="Times New Roman"/>
              <w:noProof/>
              <w:webHidden/>
              <w:sz w:val="24"/>
              <w:szCs w:val="24"/>
              <w:rPrChange w:id="695" w:author="Client" w:date="2023-02-10T10:31:00Z">
                <w:rPr>
                  <w:noProof/>
                  <w:webHidden/>
                </w:rPr>
              </w:rPrChange>
            </w:rPr>
            <w:t>29</w:t>
          </w:r>
          <w:r w:rsidRPr="00BD4EC2">
            <w:rPr>
              <w:rFonts w:ascii="Times New Roman" w:hAnsi="Times New Roman"/>
              <w:noProof/>
              <w:webHidden/>
              <w:sz w:val="24"/>
              <w:szCs w:val="24"/>
              <w:rPrChange w:id="696" w:author="Client" w:date="2023-02-10T10:31:00Z">
                <w:rPr>
                  <w:noProof/>
                  <w:webHidden/>
                </w:rPr>
              </w:rPrChange>
            </w:rPr>
            <w:fldChar w:fldCharType="end"/>
          </w:r>
          <w:r w:rsidRPr="00BD4EC2">
            <w:rPr>
              <w:rStyle w:val="Hyperlink"/>
              <w:rFonts w:ascii="Times New Roman" w:hAnsi="Times New Roman"/>
              <w:noProof/>
              <w:sz w:val="24"/>
              <w:szCs w:val="24"/>
              <w:rPrChange w:id="697" w:author="Client" w:date="2023-02-10T10:31:00Z">
                <w:rPr>
                  <w:rStyle w:val="Hyperlink"/>
                  <w:noProof/>
                </w:rPr>
              </w:rPrChange>
            </w:rPr>
            <w:fldChar w:fldCharType="end"/>
          </w:r>
        </w:p>
        <w:p w14:paraId="4B0E2114" w14:textId="4F13FDD3"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698" w:author="Client" w:date="2023-02-10T10:31:00Z">
                <w:rPr>
                  <w:rFonts w:cstheme="minorBidi"/>
                  <w:noProof/>
                  <w:lang w:val="en-PH" w:eastAsia="en-PH"/>
                </w:rPr>
              </w:rPrChange>
            </w:rPr>
            <w:pPrChange w:id="699" w:author="Client" w:date="2023-02-10T10:31:00Z">
              <w:pPr>
                <w:pStyle w:val="TOC2"/>
                <w:tabs>
                  <w:tab w:val="right" w:leader="dot" w:pos="8320"/>
                </w:tabs>
              </w:pPr>
            </w:pPrChange>
          </w:pPr>
          <w:r w:rsidRPr="00BD4EC2">
            <w:rPr>
              <w:rStyle w:val="Hyperlink"/>
              <w:rFonts w:ascii="Times New Roman" w:hAnsi="Times New Roman"/>
              <w:noProof/>
              <w:sz w:val="24"/>
              <w:szCs w:val="24"/>
              <w:rPrChange w:id="700" w:author="Client" w:date="2023-02-10T10:31:00Z">
                <w:rPr>
                  <w:rStyle w:val="Hyperlink"/>
                  <w:noProof/>
                </w:rPr>
              </w:rPrChange>
            </w:rPr>
            <w:fldChar w:fldCharType="begin"/>
          </w:r>
          <w:r w:rsidRPr="00BD4EC2">
            <w:rPr>
              <w:rStyle w:val="Hyperlink"/>
              <w:rFonts w:ascii="Times New Roman" w:hAnsi="Times New Roman"/>
              <w:noProof/>
              <w:sz w:val="24"/>
              <w:szCs w:val="24"/>
              <w:rPrChange w:id="701" w:author="Client" w:date="2023-02-10T10:31:00Z">
                <w:rPr>
                  <w:rStyle w:val="Hyperlink"/>
                  <w:noProof/>
                </w:rPr>
              </w:rPrChange>
            </w:rPr>
            <w:instrText xml:space="preserve"> </w:instrText>
          </w:r>
          <w:r w:rsidRPr="00BD4EC2">
            <w:rPr>
              <w:rFonts w:ascii="Times New Roman" w:hAnsi="Times New Roman"/>
              <w:noProof/>
              <w:sz w:val="24"/>
              <w:szCs w:val="24"/>
              <w:rPrChange w:id="702" w:author="Client" w:date="2023-02-10T10:31:00Z">
                <w:rPr>
                  <w:noProof/>
                </w:rPr>
              </w:rPrChange>
            </w:rPr>
            <w:instrText>HYPERLINK \l "_Toc126917279"</w:instrText>
          </w:r>
          <w:r w:rsidRPr="00BD4EC2">
            <w:rPr>
              <w:rStyle w:val="Hyperlink"/>
              <w:rFonts w:ascii="Times New Roman" w:hAnsi="Times New Roman"/>
              <w:noProof/>
              <w:sz w:val="24"/>
              <w:szCs w:val="24"/>
              <w:rPrChange w:id="703"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704"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705" w:author="Client" w:date="2023-02-10T10:31:00Z">
                <w:rPr>
                  <w:rStyle w:val="Hyperlink"/>
                  <w:noProof/>
                </w:rPr>
              </w:rPrChange>
            </w:rPr>
            <w:fldChar w:fldCharType="separate"/>
          </w:r>
          <w:r w:rsidRPr="00BD4EC2">
            <w:rPr>
              <w:rStyle w:val="Hyperlink"/>
              <w:rFonts w:ascii="Times New Roman" w:hAnsi="Times New Roman"/>
              <w:noProof/>
              <w:sz w:val="24"/>
              <w:szCs w:val="24"/>
              <w:rPrChange w:id="706" w:author="Client" w:date="2023-02-10T10:31:00Z">
                <w:rPr>
                  <w:rStyle w:val="Hyperlink"/>
                  <w:rFonts w:ascii="Times New Roman" w:hAnsi="Times New Roman"/>
                  <w:noProof/>
                </w:rPr>
              </w:rPrChange>
            </w:rPr>
            <w:t>Recommendations</w:t>
          </w:r>
          <w:r w:rsidRPr="00BD4EC2">
            <w:rPr>
              <w:rFonts w:ascii="Times New Roman" w:hAnsi="Times New Roman"/>
              <w:noProof/>
              <w:webHidden/>
              <w:sz w:val="24"/>
              <w:szCs w:val="24"/>
              <w:rPrChange w:id="707" w:author="Client" w:date="2023-02-10T10:31:00Z">
                <w:rPr>
                  <w:noProof/>
                  <w:webHidden/>
                </w:rPr>
              </w:rPrChange>
            </w:rPr>
            <w:tab/>
          </w:r>
          <w:r w:rsidRPr="00BD4EC2">
            <w:rPr>
              <w:rFonts w:ascii="Times New Roman" w:hAnsi="Times New Roman"/>
              <w:noProof/>
              <w:webHidden/>
              <w:sz w:val="24"/>
              <w:szCs w:val="24"/>
              <w:rPrChange w:id="708" w:author="Client" w:date="2023-02-10T10:31:00Z">
                <w:rPr>
                  <w:noProof/>
                  <w:webHidden/>
                </w:rPr>
              </w:rPrChange>
            </w:rPr>
            <w:fldChar w:fldCharType="begin"/>
          </w:r>
          <w:r w:rsidRPr="00BD4EC2">
            <w:rPr>
              <w:rFonts w:ascii="Times New Roman" w:hAnsi="Times New Roman"/>
              <w:noProof/>
              <w:webHidden/>
              <w:sz w:val="24"/>
              <w:szCs w:val="24"/>
              <w:rPrChange w:id="709" w:author="Client" w:date="2023-02-10T10:31:00Z">
                <w:rPr>
                  <w:noProof/>
                  <w:webHidden/>
                </w:rPr>
              </w:rPrChange>
            </w:rPr>
            <w:instrText xml:space="preserve"> PAGEREF _Toc126917279 \h </w:instrText>
          </w:r>
          <w:r w:rsidRPr="00BD4EC2">
            <w:rPr>
              <w:rFonts w:ascii="Times New Roman" w:hAnsi="Times New Roman"/>
              <w:noProof/>
              <w:webHidden/>
              <w:sz w:val="24"/>
              <w:szCs w:val="24"/>
              <w:rPrChange w:id="710"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711" w:author="Client" w:date="2023-02-10T10:31:00Z">
                <w:rPr>
                  <w:noProof/>
                  <w:webHidden/>
                </w:rPr>
              </w:rPrChange>
            </w:rPr>
            <w:fldChar w:fldCharType="separate"/>
          </w:r>
          <w:r w:rsidRPr="00BD4EC2">
            <w:rPr>
              <w:rFonts w:ascii="Times New Roman" w:hAnsi="Times New Roman"/>
              <w:noProof/>
              <w:webHidden/>
              <w:sz w:val="24"/>
              <w:szCs w:val="24"/>
              <w:rPrChange w:id="712" w:author="Client" w:date="2023-02-10T10:31:00Z">
                <w:rPr>
                  <w:noProof/>
                  <w:webHidden/>
                </w:rPr>
              </w:rPrChange>
            </w:rPr>
            <w:t>30</w:t>
          </w:r>
          <w:r w:rsidRPr="00BD4EC2">
            <w:rPr>
              <w:rFonts w:ascii="Times New Roman" w:hAnsi="Times New Roman"/>
              <w:noProof/>
              <w:webHidden/>
              <w:sz w:val="24"/>
              <w:szCs w:val="24"/>
              <w:rPrChange w:id="713" w:author="Client" w:date="2023-02-10T10:31:00Z">
                <w:rPr>
                  <w:noProof/>
                  <w:webHidden/>
                </w:rPr>
              </w:rPrChange>
            </w:rPr>
            <w:fldChar w:fldCharType="end"/>
          </w:r>
          <w:r w:rsidRPr="00BD4EC2">
            <w:rPr>
              <w:rStyle w:val="Hyperlink"/>
              <w:rFonts w:ascii="Times New Roman" w:hAnsi="Times New Roman"/>
              <w:noProof/>
              <w:sz w:val="24"/>
              <w:szCs w:val="24"/>
              <w:rPrChange w:id="714" w:author="Client" w:date="2023-02-10T10:31:00Z">
                <w:rPr>
                  <w:rStyle w:val="Hyperlink"/>
                  <w:noProof/>
                </w:rPr>
              </w:rPrChange>
            </w:rPr>
            <w:fldChar w:fldCharType="end"/>
          </w:r>
        </w:p>
        <w:p w14:paraId="7817E16A" w14:textId="17D7470F"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715" w:author="Client" w:date="2023-02-10T10:31:00Z">
                <w:rPr>
                  <w:rFonts w:cstheme="minorBidi"/>
                  <w:noProof/>
                  <w:lang w:val="en-PH" w:eastAsia="en-PH"/>
                </w:rPr>
              </w:rPrChange>
            </w:rPr>
            <w:pPrChange w:id="716" w:author="Client" w:date="2023-02-10T10:31:00Z">
              <w:pPr>
                <w:pStyle w:val="TOC2"/>
                <w:tabs>
                  <w:tab w:val="right" w:leader="dot" w:pos="8320"/>
                </w:tabs>
              </w:pPr>
            </w:pPrChange>
          </w:pPr>
          <w:r w:rsidRPr="00BD4EC2">
            <w:rPr>
              <w:rStyle w:val="Hyperlink"/>
              <w:rFonts w:ascii="Times New Roman" w:hAnsi="Times New Roman"/>
              <w:noProof/>
              <w:sz w:val="24"/>
              <w:szCs w:val="24"/>
              <w:rPrChange w:id="717" w:author="Client" w:date="2023-02-10T10:31:00Z">
                <w:rPr>
                  <w:rStyle w:val="Hyperlink"/>
                  <w:noProof/>
                </w:rPr>
              </w:rPrChange>
            </w:rPr>
            <w:fldChar w:fldCharType="begin"/>
          </w:r>
          <w:r w:rsidRPr="00BD4EC2">
            <w:rPr>
              <w:rStyle w:val="Hyperlink"/>
              <w:rFonts w:ascii="Times New Roman" w:hAnsi="Times New Roman"/>
              <w:noProof/>
              <w:sz w:val="24"/>
              <w:szCs w:val="24"/>
              <w:rPrChange w:id="718" w:author="Client" w:date="2023-02-10T10:31:00Z">
                <w:rPr>
                  <w:rStyle w:val="Hyperlink"/>
                  <w:noProof/>
                </w:rPr>
              </w:rPrChange>
            </w:rPr>
            <w:instrText xml:space="preserve"> </w:instrText>
          </w:r>
          <w:r w:rsidRPr="00BD4EC2">
            <w:rPr>
              <w:rFonts w:ascii="Times New Roman" w:hAnsi="Times New Roman"/>
              <w:noProof/>
              <w:sz w:val="24"/>
              <w:szCs w:val="24"/>
              <w:rPrChange w:id="719" w:author="Client" w:date="2023-02-10T10:31:00Z">
                <w:rPr>
                  <w:noProof/>
                </w:rPr>
              </w:rPrChange>
            </w:rPr>
            <w:instrText>HYPERLINK \l "_Toc126917280"</w:instrText>
          </w:r>
          <w:r w:rsidRPr="00BD4EC2">
            <w:rPr>
              <w:rStyle w:val="Hyperlink"/>
              <w:rFonts w:ascii="Times New Roman" w:hAnsi="Times New Roman"/>
              <w:noProof/>
              <w:sz w:val="24"/>
              <w:szCs w:val="24"/>
              <w:rPrChange w:id="720"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721"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722" w:author="Client" w:date="2023-02-10T10:31:00Z">
                <w:rPr>
                  <w:rStyle w:val="Hyperlink"/>
                  <w:noProof/>
                </w:rPr>
              </w:rPrChange>
            </w:rPr>
            <w:fldChar w:fldCharType="separate"/>
          </w:r>
          <w:r w:rsidRPr="00BD4EC2">
            <w:rPr>
              <w:rStyle w:val="Hyperlink"/>
              <w:rFonts w:ascii="Times New Roman" w:hAnsi="Times New Roman"/>
              <w:noProof/>
              <w:sz w:val="24"/>
              <w:szCs w:val="24"/>
              <w:rPrChange w:id="723" w:author="Client" w:date="2023-02-10T10:31:00Z">
                <w:rPr>
                  <w:rStyle w:val="Hyperlink"/>
                  <w:rFonts w:ascii="Times New Roman" w:hAnsi="Times New Roman"/>
                  <w:noProof/>
                </w:rPr>
              </w:rPrChange>
            </w:rPr>
            <w:t>Appendices</w:t>
          </w:r>
          <w:r w:rsidRPr="00BD4EC2">
            <w:rPr>
              <w:rFonts w:ascii="Times New Roman" w:hAnsi="Times New Roman"/>
              <w:noProof/>
              <w:webHidden/>
              <w:sz w:val="24"/>
              <w:szCs w:val="24"/>
              <w:rPrChange w:id="724" w:author="Client" w:date="2023-02-10T10:31:00Z">
                <w:rPr>
                  <w:noProof/>
                  <w:webHidden/>
                </w:rPr>
              </w:rPrChange>
            </w:rPr>
            <w:tab/>
          </w:r>
          <w:r w:rsidRPr="00BD4EC2">
            <w:rPr>
              <w:rFonts w:ascii="Times New Roman" w:hAnsi="Times New Roman"/>
              <w:noProof/>
              <w:webHidden/>
              <w:sz w:val="24"/>
              <w:szCs w:val="24"/>
              <w:rPrChange w:id="725" w:author="Client" w:date="2023-02-10T10:31:00Z">
                <w:rPr>
                  <w:noProof/>
                  <w:webHidden/>
                </w:rPr>
              </w:rPrChange>
            </w:rPr>
            <w:fldChar w:fldCharType="begin"/>
          </w:r>
          <w:r w:rsidRPr="00BD4EC2">
            <w:rPr>
              <w:rFonts w:ascii="Times New Roman" w:hAnsi="Times New Roman"/>
              <w:noProof/>
              <w:webHidden/>
              <w:sz w:val="24"/>
              <w:szCs w:val="24"/>
              <w:rPrChange w:id="726" w:author="Client" w:date="2023-02-10T10:31:00Z">
                <w:rPr>
                  <w:noProof/>
                  <w:webHidden/>
                </w:rPr>
              </w:rPrChange>
            </w:rPr>
            <w:instrText xml:space="preserve"> PAGEREF _Toc126917280 \h </w:instrText>
          </w:r>
          <w:r w:rsidRPr="00BD4EC2">
            <w:rPr>
              <w:rFonts w:ascii="Times New Roman" w:hAnsi="Times New Roman"/>
              <w:noProof/>
              <w:webHidden/>
              <w:sz w:val="24"/>
              <w:szCs w:val="24"/>
              <w:rPrChange w:id="727"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728" w:author="Client" w:date="2023-02-10T10:31:00Z">
                <w:rPr>
                  <w:noProof/>
                  <w:webHidden/>
                </w:rPr>
              </w:rPrChange>
            </w:rPr>
            <w:fldChar w:fldCharType="separate"/>
          </w:r>
          <w:r w:rsidRPr="00BD4EC2">
            <w:rPr>
              <w:rFonts w:ascii="Times New Roman" w:hAnsi="Times New Roman"/>
              <w:noProof/>
              <w:webHidden/>
              <w:sz w:val="24"/>
              <w:szCs w:val="24"/>
              <w:rPrChange w:id="729" w:author="Client" w:date="2023-02-10T10:31:00Z">
                <w:rPr>
                  <w:noProof/>
                  <w:webHidden/>
                </w:rPr>
              </w:rPrChange>
            </w:rPr>
            <w:t>31</w:t>
          </w:r>
          <w:r w:rsidRPr="00BD4EC2">
            <w:rPr>
              <w:rFonts w:ascii="Times New Roman" w:hAnsi="Times New Roman"/>
              <w:noProof/>
              <w:webHidden/>
              <w:sz w:val="24"/>
              <w:szCs w:val="24"/>
              <w:rPrChange w:id="730" w:author="Client" w:date="2023-02-10T10:31:00Z">
                <w:rPr>
                  <w:noProof/>
                  <w:webHidden/>
                </w:rPr>
              </w:rPrChange>
            </w:rPr>
            <w:fldChar w:fldCharType="end"/>
          </w:r>
          <w:r w:rsidRPr="00BD4EC2">
            <w:rPr>
              <w:rStyle w:val="Hyperlink"/>
              <w:rFonts w:ascii="Times New Roman" w:hAnsi="Times New Roman"/>
              <w:noProof/>
              <w:sz w:val="24"/>
              <w:szCs w:val="24"/>
              <w:rPrChange w:id="731" w:author="Client" w:date="2023-02-10T10:31:00Z">
                <w:rPr>
                  <w:rStyle w:val="Hyperlink"/>
                  <w:noProof/>
                </w:rPr>
              </w:rPrChange>
            </w:rPr>
            <w:fldChar w:fldCharType="end"/>
          </w:r>
        </w:p>
        <w:p w14:paraId="472FA7F4" w14:textId="09440634"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732" w:author="Client" w:date="2023-02-10T10:31:00Z">
                <w:rPr>
                  <w:rFonts w:cstheme="minorBidi"/>
                  <w:noProof/>
                  <w:lang w:val="en-PH" w:eastAsia="en-PH"/>
                </w:rPr>
              </w:rPrChange>
            </w:rPr>
            <w:pPrChange w:id="733" w:author="Client" w:date="2023-02-10T10:31:00Z">
              <w:pPr>
                <w:pStyle w:val="TOC2"/>
                <w:tabs>
                  <w:tab w:val="right" w:leader="dot" w:pos="8320"/>
                </w:tabs>
              </w:pPr>
            </w:pPrChange>
          </w:pPr>
          <w:r w:rsidRPr="00BD4EC2">
            <w:rPr>
              <w:rStyle w:val="Hyperlink"/>
              <w:rFonts w:ascii="Times New Roman" w:hAnsi="Times New Roman"/>
              <w:noProof/>
              <w:sz w:val="24"/>
              <w:szCs w:val="24"/>
              <w:rPrChange w:id="734" w:author="Client" w:date="2023-02-10T10:31:00Z">
                <w:rPr>
                  <w:rStyle w:val="Hyperlink"/>
                  <w:noProof/>
                </w:rPr>
              </w:rPrChange>
            </w:rPr>
            <w:fldChar w:fldCharType="begin"/>
          </w:r>
          <w:r w:rsidRPr="00BD4EC2">
            <w:rPr>
              <w:rStyle w:val="Hyperlink"/>
              <w:rFonts w:ascii="Times New Roman" w:hAnsi="Times New Roman"/>
              <w:noProof/>
              <w:sz w:val="24"/>
              <w:szCs w:val="24"/>
              <w:rPrChange w:id="735" w:author="Client" w:date="2023-02-10T10:31:00Z">
                <w:rPr>
                  <w:rStyle w:val="Hyperlink"/>
                  <w:noProof/>
                </w:rPr>
              </w:rPrChange>
            </w:rPr>
            <w:instrText xml:space="preserve"> </w:instrText>
          </w:r>
          <w:r w:rsidRPr="00BD4EC2">
            <w:rPr>
              <w:rFonts w:ascii="Times New Roman" w:hAnsi="Times New Roman"/>
              <w:noProof/>
              <w:sz w:val="24"/>
              <w:szCs w:val="24"/>
              <w:rPrChange w:id="736" w:author="Client" w:date="2023-02-10T10:31:00Z">
                <w:rPr>
                  <w:noProof/>
                </w:rPr>
              </w:rPrChange>
            </w:rPr>
            <w:instrText>HYPERLINK \l "_Toc126917281"</w:instrText>
          </w:r>
          <w:r w:rsidRPr="00BD4EC2">
            <w:rPr>
              <w:rStyle w:val="Hyperlink"/>
              <w:rFonts w:ascii="Times New Roman" w:hAnsi="Times New Roman"/>
              <w:noProof/>
              <w:sz w:val="24"/>
              <w:szCs w:val="24"/>
              <w:rPrChange w:id="737"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738"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739" w:author="Client" w:date="2023-02-10T10:31:00Z">
                <w:rPr>
                  <w:rStyle w:val="Hyperlink"/>
                  <w:noProof/>
                </w:rPr>
              </w:rPrChange>
            </w:rPr>
            <w:fldChar w:fldCharType="separate"/>
          </w:r>
          <w:r w:rsidRPr="00BD4EC2">
            <w:rPr>
              <w:rStyle w:val="Hyperlink"/>
              <w:rFonts w:ascii="Times New Roman" w:hAnsi="Times New Roman"/>
              <w:noProof/>
              <w:sz w:val="24"/>
              <w:szCs w:val="24"/>
              <w:rPrChange w:id="740" w:author="Client" w:date="2023-02-10T10:31:00Z">
                <w:rPr>
                  <w:rStyle w:val="Hyperlink"/>
                  <w:rFonts w:ascii="Times New Roman" w:hAnsi="Times New Roman"/>
                  <w:noProof/>
                </w:rPr>
              </w:rPrChange>
            </w:rPr>
            <w:t>References</w:t>
          </w:r>
          <w:r w:rsidRPr="00BD4EC2">
            <w:rPr>
              <w:rFonts w:ascii="Times New Roman" w:hAnsi="Times New Roman"/>
              <w:noProof/>
              <w:webHidden/>
              <w:sz w:val="24"/>
              <w:szCs w:val="24"/>
              <w:rPrChange w:id="741" w:author="Client" w:date="2023-02-10T10:31:00Z">
                <w:rPr>
                  <w:noProof/>
                  <w:webHidden/>
                </w:rPr>
              </w:rPrChange>
            </w:rPr>
            <w:tab/>
          </w:r>
          <w:r w:rsidRPr="00BD4EC2">
            <w:rPr>
              <w:rFonts w:ascii="Times New Roman" w:hAnsi="Times New Roman"/>
              <w:noProof/>
              <w:webHidden/>
              <w:sz w:val="24"/>
              <w:szCs w:val="24"/>
              <w:rPrChange w:id="742" w:author="Client" w:date="2023-02-10T10:31:00Z">
                <w:rPr>
                  <w:noProof/>
                  <w:webHidden/>
                </w:rPr>
              </w:rPrChange>
            </w:rPr>
            <w:fldChar w:fldCharType="begin"/>
          </w:r>
          <w:r w:rsidRPr="00BD4EC2">
            <w:rPr>
              <w:rFonts w:ascii="Times New Roman" w:hAnsi="Times New Roman"/>
              <w:noProof/>
              <w:webHidden/>
              <w:sz w:val="24"/>
              <w:szCs w:val="24"/>
              <w:rPrChange w:id="743" w:author="Client" w:date="2023-02-10T10:31:00Z">
                <w:rPr>
                  <w:noProof/>
                  <w:webHidden/>
                </w:rPr>
              </w:rPrChange>
            </w:rPr>
            <w:instrText xml:space="preserve"> PAGEREF _Toc126917281 \h </w:instrText>
          </w:r>
          <w:r w:rsidRPr="00BD4EC2">
            <w:rPr>
              <w:rFonts w:ascii="Times New Roman" w:hAnsi="Times New Roman"/>
              <w:noProof/>
              <w:webHidden/>
              <w:sz w:val="24"/>
              <w:szCs w:val="24"/>
              <w:rPrChange w:id="744"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745" w:author="Client" w:date="2023-02-10T10:31:00Z">
                <w:rPr>
                  <w:noProof/>
                  <w:webHidden/>
                </w:rPr>
              </w:rPrChange>
            </w:rPr>
            <w:fldChar w:fldCharType="separate"/>
          </w:r>
          <w:r w:rsidRPr="00BD4EC2">
            <w:rPr>
              <w:rFonts w:ascii="Times New Roman" w:hAnsi="Times New Roman"/>
              <w:noProof/>
              <w:webHidden/>
              <w:sz w:val="24"/>
              <w:szCs w:val="24"/>
              <w:rPrChange w:id="746" w:author="Client" w:date="2023-02-10T10:31:00Z">
                <w:rPr>
                  <w:noProof/>
                  <w:webHidden/>
                </w:rPr>
              </w:rPrChange>
            </w:rPr>
            <w:t>36</w:t>
          </w:r>
          <w:r w:rsidRPr="00BD4EC2">
            <w:rPr>
              <w:rFonts w:ascii="Times New Roman" w:hAnsi="Times New Roman"/>
              <w:noProof/>
              <w:webHidden/>
              <w:sz w:val="24"/>
              <w:szCs w:val="24"/>
              <w:rPrChange w:id="747" w:author="Client" w:date="2023-02-10T10:31:00Z">
                <w:rPr>
                  <w:noProof/>
                  <w:webHidden/>
                </w:rPr>
              </w:rPrChange>
            </w:rPr>
            <w:fldChar w:fldCharType="end"/>
          </w:r>
          <w:r w:rsidRPr="00BD4EC2">
            <w:rPr>
              <w:rStyle w:val="Hyperlink"/>
              <w:rFonts w:ascii="Times New Roman" w:hAnsi="Times New Roman"/>
              <w:noProof/>
              <w:sz w:val="24"/>
              <w:szCs w:val="24"/>
              <w:rPrChange w:id="748" w:author="Client" w:date="2023-02-10T10:31:00Z">
                <w:rPr>
                  <w:rStyle w:val="Hyperlink"/>
                  <w:noProof/>
                </w:rPr>
              </w:rPrChange>
            </w:rPr>
            <w:fldChar w:fldCharType="end"/>
          </w:r>
        </w:p>
        <w:p w14:paraId="0A4B0CA4" w14:textId="54CA0A92" w:rsidR="00430F2D" w:rsidRPr="00BD4EC2" w:rsidRDefault="00430F2D">
          <w:pPr>
            <w:pStyle w:val="TOC2"/>
            <w:tabs>
              <w:tab w:val="right" w:leader="dot" w:pos="8320"/>
            </w:tabs>
            <w:spacing w:line="480" w:lineRule="auto"/>
            <w:rPr>
              <w:rFonts w:ascii="Times New Roman" w:hAnsi="Times New Roman"/>
              <w:noProof/>
              <w:sz w:val="24"/>
              <w:szCs w:val="24"/>
              <w:lang w:val="en-PH" w:eastAsia="en-PH"/>
              <w:rPrChange w:id="749" w:author="Client" w:date="2023-02-10T10:31:00Z">
                <w:rPr>
                  <w:rFonts w:cstheme="minorBidi"/>
                  <w:noProof/>
                  <w:lang w:val="en-PH" w:eastAsia="en-PH"/>
                </w:rPr>
              </w:rPrChange>
            </w:rPr>
            <w:pPrChange w:id="750" w:author="Client" w:date="2023-02-10T10:31:00Z">
              <w:pPr>
                <w:pStyle w:val="TOC2"/>
                <w:tabs>
                  <w:tab w:val="right" w:leader="dot" w:pos="8320"/>
                </w:tabs>
              </w:pPr>
            </w:pPrChange>
          </w:pPr>
          <w:r w:rsidRPr="00BD4EC2">
            <w:rPr>
              <w:rStyle w:val="Hyperlink"/>
              <w:rFonts w:ascii="Times New Roman" w:hAnsi="Times New Roman"/>
              <w:noProof/>
              <w:sz w:val="24"/>
              <w:szCs w:val="24"/>
              <w:rPrChange w:id="751" w:author="Client" w:date="2023-02-10T10:31:00Z">
                <w:rPr>
                  <w:rStyle w:val="Hyperlink"/>
                  <w:noProof/>
                </w:rPr>
              </w:rPrChange>
            </w:rPr>
            <w:fldChar w:fldCharType="begin"/>
          </w:r>
          <w:r w:rsidRPr="00BD4EC2">
            <w:rPr>
              <w:rStyle w:val="Hyperlink"/>
              <w:rFonts w:ascii="Times New Roman" w:hAnsi="Times New Roman"/>
              <w:noProof/>
              <w:sz w:val="24"/>
              <w:szCs w:val="24"/>
              <w:rPrChange w:id="752" w:author="Client" w:date="2023-02-10T10:31:00Z">
                <w:rPr>
                  <w:rStyle w:val="Hyperlink"/>
                  <w:noProof/>
                </w:rPr>
              </w:rPrChange>
            </w:rPr>
            <w:instrText xml:space="preserve"> </w:instrText>
          </w:r>
          <w:r w:rsidRPr="00BD4EC2">
            <w:rPr>
              <w:rFonts w:ascii="Times New Roman" w:hAnsi="Times New Roman"/>
              <w:noProof/>
              <w:sz w:val="24"/>
              <w:szCs w:val="24"/>
              <w:rPrChange w:id="753" w:author="Client" w:date="2023-02-10T10:31:00Z">
                <w:rPr>
                  <w:noProof/>
                </w:rPr>
              </w:rPrChange>
            </w:rPr>
            <w:instrText>HYPERLINK \l "_Toc126917282"</w:instrText>
          </w:r>
          <w:r w:rsidRPr="00BD4EC2">
            <w:rPr>
              <w:rStyle w:val="Hyperlink"/>
              <w:rFonts w:ascii="Times New Roman" w:hAnsi="Times New Roman"/>
              <w:noProof/>
              <w:sz w:val="24"/>
              <w:szCs w:val="24"/>
              <w:rPrChange w:id="754" w:author="Client" w:date="2023-02-10T10:31:00Z">
                <w:rPr>
                  <w:rStyle w:val="Hyperlink"/>
                  <w:noProof/>
                </w:rPr>
              </w:rPrChange>
            </w:rPr>
            <w:instrText xml:space="preserve"> </w:instrText>
          </w:r>
          <w:r w:rsidRPr="00BD4EC2">
            <w:rPr>
              <w:rStyle w:val="Hyperlink"/>
              <w:rFonts w:ascii="Times New Roman" w:hAnsi="Times New Roman"/>
              <w:noProof/>
              <w:sz w:val="24"/>
              <w:szCs w:val="24"/>
              <w:rPrChange w:id="755" w:author="Client" w:date="2023-02-10T10:31:00Z">
                <w:rPr>
                  <w:rStyle w:val="Hyperlink"/>
                  <w:rFonts w:ascii="Times New Roman" w:hAnsi="Times New Roman"/>
                  <w:noProof/>
                  <w:sz w:val="24"/>
                  <w:szCs w:val="24"/>
                </w:rPr>
              </w:rPrChange>
            </w:rPr>
          </w:r>
          <w:r w:rsidRPr="00BD4EC2">
            <w:rPr>
              <w:rStyle w:val="Hyperlink"/>
              <w:rFonts w:ascii="Times New Roman" w:hAnsi="Times New Roman"/>
              <w:noProof/>
              <w:sz w:val="24"/>
              <w:szCs w:val="24"/>
              <w:rPrChange w:id="756" w:author="Client" w:date="2023-02-10T10:31:00Z">
                <w:rPr>
                  <w:rStyle w:val="Hyperlink"/>
                  <w:noProof/>
                </w:rPr>
              </w:rPrChange>
            </w:rPr>
            <w:fldChar w:fldCharType="separate"/>
          </w:r>
          <w:r w:rsidRPr="00BD4EC2">
            <w:rPr>
              <w:rStyle w:val="Hyperlink"/>
              <w:rFonts w:ascii="Times New Roman" w:hAnsi="Times New Roman"/>
              <w:noProof/>
              <w:sz w:val="24"/>
              <w:szCs w:val="24"/>
              <w:rPrChange w:id="757" w:author="Client" w:date="2023-02-10T10:31:00Z">
                <w:rPr>
                  <w:rStyle w:val="Hyperlink"/>
                  <w:rFonts w:ascii="Times New Roman" w:hAnsi="Times New Roman"/>
                  <w:noProof/>
                </w:rPr>
              </w:rPrChange>
            </w:rPr>
            <w:t>Curriculum Vitae</w:t>
          </w:r>
          <w:r w:rsidRPr="00BD4EC2">
            <w:rPr>
              <w:rFonts w:ascii="Times New Roman" w:hAnsi="Times New Roman"/>
              <w:noProof/>
              <w:webHidden/>
              <w:sz w:val="24"/>
              <w:szCs w:val="24"/>
              <w:rPrChange w:id="758" w:author="Client" w:date="2023-02-10T10:31:00Z">
                <w:rPr>
                  <w:noProof/>
                  <w:webHidden/>
                </w:rPr>
              </w:rPrChange>
            </w:rPr>
            <w:tab/>
          </w:r>
          <w:r w:rsidRPr="00BD4EC2">
            <w:rPr>
              <w:rFonts w:ascii="Times New Roman" w:hAnsi="Times New Roman"/>
              <w:noProof/>
              <w:webHidden/>
              <w:sz w:val="24"/>
              <w:szCs w:val="24"/>
              <w:rPrChange w:id="759" w:author="Client" w:date="2023-02-10T10:31:00Z">
                <w:rPr>
                  <w:noProof/>
                  <w:webHidden/>
                </w:rPr>
              </w:rPrChange>
            </w:rPr>
            <w:fldChar w:fldCharType="begin"/>
          </w:r>
          <w:r w:rsidRPr="00BD4EC2">
            <w:rPr>
              <w:rFonts w:ascii="Times New Roman" w:hAnsi="Times New Roman"/>
              <w:noProof/>
              <w:webHidden/>
              <w:sz w:val="24"/>
              <w:szCs w:val="24"/>
              <w:rPrChange w:id="760" w:author="Client" w:date="2023-02-10T10:31:00Z">
                <w:rPr>
                  <w:noProof/>
                  <w:webHidden/>
                </w:rPr>
              </w:rPrChange>
            </w:rPr>
            <w:instrText xml:space="preserve"> PAGEREF _Toc126917282 \h </w:instrText>
          </w:r>
          <w:r w:rsidRPr="00BD4EC2">
            <w:rPr>
              <w:rFonts w:ascii="Times New Roman" w:hAnsi="Times New Roman"/>
              <w:noProof/>
              <w:webHidden/>
              <w:sz w:val="24"/>
              <w:szCs w:val="24"/>
              <w:rPrChange w:id="761" w:author="Client" w:date="2023-02-10T10:31:00Z">
                <w:rPr>
                  <w:rFonts w:ascii="Times New Roman" w:hAnsi="Times New Roman"/>
                  <w:noProof/>
                  <w:webHidden/>
                  <w:sz w:val="24"/>
                  <w:szCs w:val="24"/>
                </w:rPr>
              </w:rPrChange>
            </w:rPr>
          </w:r>
          <w:r w:rsidRPr="00BD4EC2">
            <w:rPr>
              <w:rFonts w:ascii="Times New Roman" w:hAnsi="Times New Roman"/>
              <w:noProof/>
              <w:webHidden/>
              <w:sz w:val="24"/>
              <w:szCs w:val="24"/>
              <w:rPrChange w:id="762" w:author="Client" w:date="2023-02-10T10:31:00Z">
                <w:rPr>
                  <w:noProof/>
                  <w:webHidden/>
                </w:rPr>
              </w:rPrChange>
            </w:rPr>
            <w:fldChar w:fldCharType="separate"/>
          </w:r>
          <w:r w:rsidRPr="00BD4EC2">
            <w:rPr>
              <w:rFonts w:ascii="Times New Roman" w:hAnsi="Times New Roman"/>
              <w:noProof/>
              <w:webHidden/>
              <w:sz w:val="24"/>
              <w:szCs w:val="24"/>
              <w:rPrChange w:id="763" w:author="Client" w:date="2023-02-10T10:31:00Z">
                <w:rPr>
                  <w:noProof/>
                  <w:webHidden/>
                </w:rPr>
              </w:rPrChange>
            </w:rPr>
            <w:t>38</w:t>
          </w:r>
          <w:r w:rsidRPr="00BD4EC2">
            <w:rPr>
              <w:rFonts w:ascii="Times New Roman" w:hAnsi="Times New Roman"/>
              <w:noProof/>
              <w:webHidden/>
              <w:sz w:val="24"/>
              <w:szCs w:val="24"/>
              <w:rPrChange w:id="764" w:author="Client" w:date="2023-02-10T10:31:00Z">
                <w:rPr>
                  <w:noProof/>
                  <w:webHidden/>
                </w:rPr>
              </w:rPrChange>
            </w:rPr>
            <w:fldChar w:fldCharType="end"/>
          </w:r>
          <w:r w:rsidRPr="00BD4EC2">
            <w:rPr>
              <w:rStyle w:val="Hyperlink"/>
              <w:rFonts w:ascii="Times New Roman" w:hAnsi="Times New Roman"/>
              <w:noProof/>
              <w:sz w:val="24"/>
              <w:szCs w:val="24"/>
              <w:rPrChange w:id="765" w:author="Client" w:date="2023-02-10T10:31:00Z">
                <w:rPr>
                  <w:rStyle w:val="Hyperlink"/>
                  <w:noProof/>
                </w:rPr>
              </w:rPrChange>
            </w:rPr>
            <w:fldChar w:fldCharType="end"/>
          </w:r>
        </w:p>
        <w:p w14:paraId="47CBA222" w14:textId="53A4625D" w:rsidR="00000000" w:rsidRDefault="00430F2D">
          <w:pPr>
            <w:rPr>
              <w:ins w:id="766" w:author="Client" w:date="2023-02-10T10:10:00Z"/>
              <w:sz w:val="20"/>
              <w:szCs w:val="20"/>
              <w:rPrChange w:id="767" w:author="Client" w:date="2023-02-10T10:30:00Z">
                <w:rPr>
                  <w:ins w:id="768" w:author="Client" w:date="2023-02-10T10:10:00Z"/>
                  <w:rFonts w:ascii="Times New Roman" w:eastAsia="Times New Roman" w:hAnsi="Times New Roman"/>
                  <w:bCs/>
                  <w:color w:val="000000"/>
                  <w:sz w:val="24"/>
                  <w:szCs w:val="24"/>
                </w:rPr>
              </w:rPrChange>
            </w:rPr>
            <w:sectPr w:rsidR="00000000" w:rsidSect="000E7561">
              <w:footerReference w:type="default" r:id="rId14"/>
              <w:pgSz w:w="12240" w:h="15840" w:code="1"/>
              <w:pgMar w:top="1894" w:right="1750" w:bottom="1440" w:left="2160" w:header="720" w:footer="864" w:gutter="0"/>
              <w:pgNumType w:start="1"/>
              <w:cols w:space="708"/>
              <w:docGrid w:linePitch="360"/>
            </w:sectPr>
            <w:pPrChange w:id="770" w:author="Client" w:date="2023-02-10T10:29:00Z">
              <w:pPr>
                <w:spacing w:line="480" w:lineRule="auto"/>
                <w:jc w:val="both"/>
              </w:pPr>
            </w:pPrChange>
          </w:pPr>
          <w:ins w:id="771" w:author="Client" w:date="2023-02-10T10:27:00Z">
            <w:r w:rsidRPr="00BD4EC2">
              <w:rPr>
                <w:rFonts w:ascii="Times New Roman" w:hAnsi="Times New Roman"/>
                <w:b/>
                <w:bCs/>
                <w:noProof/>
                <w:sz w:val="20"/>
                <w:szCs w:val="20"/>
                <w:rPrChange w:id="772" w:author="Client" w:date="2023-02-10T10:30:00Z">
                  <w:rPr>
                    <w:b/>
                    <w:bCs/>
                    <w:noProof/>
                  </w:rPr>
                </w:rPrChange>
              </w:rPr>
              <w:fldChar w:fldCharType="end"/>
            </w:r>
          </w:ins>
        </w:p>
        <w:customXmlInsRangeStart w:id="773" w:author="Client" w:date="2023-02-10T10:27:00Z"/>
      </w:sdtContent>
    </w:sdt>
    <w:customXmlInsRangeEnd w:id="773"/>
    <w:p w14:paraId="1DEC59C2" w14:textId="77777777" w:rsidR="00F26042" w:rsidRPr="001F466A" w:rsidDel="00271971" w:rsidRDefault="00F26042">
      <w:pPr>
        <w:pStyle w:val="Heading1"/>
        <w:numPr>
          <w:ilvl w:val="0"/>
          <w:numId w:val="0"/>
        </w:numPr>
        <w:rPr>
          <w:ins w:id="774" w:author="REX'S BRIEKS ARCHIE RHON'S" w:date="2023-02-08T06:10:00Z"/>
          <w:del w:id="775" w:author="Client" w:date="2023-02-09T23:17:00Z"/>
          <w:rFonts w:ascii="Times New Roman" w:eastAsia="Times New Roman" w:hAnsi="Times New Roman"/>
          <w:b w:val="0"/>
          <w:bCs w:val="0"/>
          <w:sz w:val="24"/>
          <w:szCs w:val="24"/>
          <w:rPrChange w:id="776" w:author="Client" w:date="2023-02-10T00:13:00Z">
            <w:rPr>
              <w:ins w:id="777" w:author="REX'S BRIEKS ARCHIE RHON'S" w:date="2023-02-08T06:10:00Z"/>
              <w:del w:id="778" w:author="Client" w:date="2023-02-09T23:17:00Z"/>
              <w:b/>
              <w:bCs/>
            </w:rPr>
          </w:rPrChange>
        </w:rPr>
        <w:pPrChange w:id="779" w:author="REX'S BRIEKS ARCHIE RHON'S" w:date="2023-02-14T10:52:00Z">
          <w:pPr>
            <w:spacing w:line="480" w:lineRule="auto"/>
            <w:jc w:val="center"/>
          </w:pPr>
        </w:pPrChange>
      </w:pPr>
    </w:p>
    <w:p w14:paraId="39374549" w14:textId="1869E181" w:rsidR="003906B4" w:rsidRPr="001F466A" w:rsidRDefault="00317F55">
      <w:pPr>
        <w:pStyle w:val="Heading1"/>
        <w:numPr>
          <w:ilvl w:val="0"/>
          <w:numId w:val="0"/>
        </w:numPr>
        <w:rPr>
          <w:ins w:id="780" w:author="Client" w:date="2023-02-06T18:03:00Z"/>
          <w:rFonts w:ascii="Times New Roman" w:eastAsia="Times New Roman" w:hAnsi="Times New Roman"/>
          <w:b w:val="0"/>
          <w:bCs w:val="0"/>
          <w:sz w:val="24"/>
          <w:szCs w:val="24"/>
          <w:rPrChange w:id="781" w:author="Client" w:date="2023-02-10T00:13:00Z">
            <w:rPr>
              <w:ins w:id="782" w:author="Client" w:date="2023-02-06T18:03:00Z"/>
              <w:b/>
              <w:bCs/>
            </w:rPr>
          </w:rPrChange>
        </w:rPr>
        <w:pPrChange w:id="783" w:author="REX'S BRIEKS ARCHIE RHON'S" w:date="2023-02-14T10:52:00Z">
          <w:pPr>
            <w:spacing w:line="480" w:lineRule="auto"/>
            <w:jc w:val="center"/>
          </w:pPr>
        </w:pPrChange>
      </w:pPr>
      <w:bookmarkStart w:id="784" w:name="_Toc126882066"/>
      <w:bookmarkStart w:id="785" w:name="_Toc126917254"/>
      <w:ins w:id="786" w:author="Client" w:date="2023-02-06T18:03:00Z">
        <w:r w:rsidRPr="001F466A">
          <w:rPr>
            <w:rFonts w:ascii="Times New Roman" w:eastAsia="Times New Roman" w:hAnsi="Times New Roman" w:cs="Times New Roman"/>
            <w:color w:val="auto"/>
            <w:sz w:val="24"/>
            <w:szCs w:val="24"/>
            <w:rPrChange w:id="787" w:author="Client" w:date="2023-02-10T00:13:00Z">
              <w:rPr>
                <w:b/>
                <w:bCs/>
              </w:rPr>
            </w:rPrChange>
          </w:rPr>
          <w:t>CHAPTER</w:t>
        </w:r>
      </w:ins>
      <w:ins w:id="788" w:author="Client" w:date="2023-02-09T23:31:00Z">
        <w:r w:rsidR="003906B4" w:rsidRPr="001F466A">
          <w:rPr>
            <w:rFonts w:ascii="Times New Roman" w:eastAsia="Times New Roman" w:hAnsi="Times New Roman" w:cs="Times New Roman"/>
            <w:color w:val="auto"/>
            <w:sz w:val="24"/>
            <w:szCs w:val="24"/>
            <w:rPrChange w:id="789" w:author="Client" w:date="2023-02-10T00:13:00Z">
              <w:rPr>
                <w:b/>
                <w:bCs/>
              </w:rPr>
            </w:rPrChange>
          </w:rPr>
          <w:t xml:space="preserve"> I</w:t>
        </w:r>
      </w:ins>
      <w:bookmarkEnd w:id="784"/>
      <w:bookmarkEnd w:id="785"/>
    </w:p>
    <w:p w14:paraId="1A2E2AC2" w14:textId="77777777" w:rsidR="00317F55" w:rsidRPr="001F466A" w:rsidRDefault="00317F55">
      <w:pPr>
        <w:pStyle w:val="Heading2"/>
        <w:numPr>
          <w:ilvl w:val="0"/>
          <w:numId w:val="0"/>
        </w:numPr>
        <w:ind w:left="576" w:hanging="576"/>
        <w:rPr>
          <w:ins w:id="790" w:author="Client" w:date="2023-02-06T18:03:00Z"/>
          <w:rFonts w:ascii="Times New Roman" w:hAnsi="Times New Roman"/>
          <w:b w:val="0"/>
          <w:bCs w:val="0"/>
          <w:sz w:val="24"/>
          <w:szCs w:val="24"/>
          <w:rPrChange w:id="791" w:author="Client" w:date="2023-02-10T00:14:00Z">
            <w:rPr>
              <w:ins w:id="792" w:author="Client" w:date="2023-02-06T18:03:00Z"/>
              <w:b/>
              <w:bCs/>
            </w:rPr>
          </w:rPrChange>
        </w:rPr>
        <w:pPrChange w:id="793" w:author="Client" w:date="2023-02-10T00:14:00Z">
          <w:pPr>
            <w:spacing w:line="480" w:lineRule="auto"/>
            <w:jc w:val="both"/>
          </w:pPr>
        </w:pPrChange>
      </w:pPr>
      <w:bookmarkStart w:id="794" w:name="_Toc126882067"/>
      <w:bookmarkStart w:id="795" w:name="_Toc126917255"/>
      <w:ins w:id="796" w:author="Client" w:date="2023-02-06T18:03:00Z">
        <w:r w:rsidRPr="001F466A">
          <w:rPr>
            <w:rFonts w:ascii="Times New Roman" w:hAnsi="Times New Roman"/>
            <w:color w:val="auto"/>
            <w:sz w:val="24"/>
            <w:szCs w:val="24"/>
            <w:rPrChange w:id="797" w:author="Client" w:date="2023-02-10T00:14:00Z">
              <w:rPr>
                <w:b/>
                <w:bCs/>
              </w:rPr>
            </w:rPrChange>
          </w:rPr>
          <w:t>Introduction</w:t>
        </w:r>
        <w:bookmarkEnd w:id="794"/>
        <w:bookmarkEnd w:id="795"/>
        <w:r w:rsidRPr="001F466A">
          <w:rPr>
            <w:rFonts w:ascii="Times New Roman" w:hAnsi="Times New Roman"/>
            <w:color w:val="auto"/>
            <w:sz w:val="24"/>
            <w:szCs w:val="24"/>
            <w:rPrChange w:id="798" w:author="Client" w:date="2023-02-10T00:14:00Z">
              <w:rPr>
                <w:b/>
                <w:bCs/>
              </w:rPr>
            </w:rPrChange>
          </w:rPr>
          <w:tab/>
        </w:r>
      </w:ins>
    </w:p>
    <w:p w14:paraId="4CCEB72C" w14:textId="77777777" w:rsidR="0074669D" w:rsidRDefault="0074669D" w:rsidP="0074669D">
      <w:pPr>
        <w:spacing w:after="160" w:line="360" w:lineRule="auto"/>
        <w:jc w:val="both"/>
        <w:rPr>
          <w:ins w:id="799" w:author="Client" w:date="2023-02-10T00:21:00Z"/>
          <w:rFonts w:ascii="Times New Roman" w:eastAsia="Times New Roman" w:hAnsi="Times New Roman"/>
          <w:color w:val="000000"/>
          <w:sz w:val="24"/>
          <w:szCs w:val="24"/>
        </w:rPr>
      </w:pPr>
    </w:p>
    <w:p w14:paraId="70169F24" w14:textId="52970457" w:rsidR="003906B4" w:rsidRDefault="00317F55">
      <w:pPr>
        <w:spacing w:after="160" w:line="360" w:lineRule="auto"/>
        <w:ind w:firstLine="576"/>
        <w:jc w:val="both"/>
        <w:rPr>
          <w:ins w:id="800" w:author="Client" w:date="2023-02-09T23:32:00Z"/>
          <w:rFonts w:ascii="Times New Roman" w:eastAsia="Times New Roman" w:hAnsi="Times New Roman"/>
          <w:color w:val="000000"/>
          <w:sz w:val="24"/>
          <w:szCs w:val="24"/>
        </w:rPr>
        <w:pPrChange w:id="801" w:author="Client" w:date="2023-02-10T09:52:00Z">
          <w:pPr>
            <w:spacing w:after="160" w:line="480" w:lineRule="auto"/>
            <w:ind w:firstLine="1440"/>
            <w:jc w:val="both"/>
          </w:pPr>
        </w:pPrChange>
      </w:pPr>
      <w:ins w:id="802" w:author="Client" w:date="2023-02-06T18:03:00Z">
        <w:r w:rsidRPr="00C860A0">
          <w:rPr>
            <w:rFonts w:ascii="Times New Roman" w:eastAsia="Times New Roman" w:hAnsi="Times New Roman"/>
            <w:color w:val="000000"/>
            <w:sz w:val="24"/>
            <w:szCs w:val="24"/>
          </w:rPr>
          <w:t>This chapter presents the independent and dependent variables and their connection. The general purpose of this study, the background of the study and the persons who will benefit from this study. This chapter also presents the statement of the probl</w:t>
        </w:r>
        <w:r>
          <w:rPr>
            <w:rFonts w:ascii="Times New Roman" w:eastAsia="Times New Roman" w:hAnsi="Times New Roman"/>
            <w:color w:val="000000"/>
            <w:sz w:val="24"/>
            <w:szCs w:val="24"/>
          </w:rPr>
          <w:t>em</w:t>
        </w:r>
        <w:r w:rsidRPr="00C860A0">
          <w:rPr>
            <w:rFonts w:ascii="Times New Roman" w:eastAsia="Times New Roman" w:hAnsi="Times New Roman"/>
            <w:color w:val="000000"/>
            <w:sz w:val="24"/>
            <w:szCs w:val="24"/>
          </w:rPr>
          <w:t>, the hypothesis and the scope and delimitations.</w:t>
        </w:r>
      </w:ins>
    </w:p>
    <w:p w14:paraId="2BA210E6" w14:textId="30FCDF7E" w:rsidR="00317F55" w:rsidRPr="00C860A0" w:rsidRDefault="00317F55">
      <w:pPr>
        <w:spacing w:after="160" w:line="480" w:lineRule="auto"/>
        <w:ind w:firstLine="1440"/>
        <w:jc w:val="both"/>
        <w:rPr>
          <w:ins w:id="803" w:author="Client" w:date="2023-02-06T18:03:00Z"/>
          <w:rFonts w:ascii="Times New Roman" w:eastAsia="Times New Roman" w:hAnsi="Times New Roman"/>
          <w:color w:val="000000"/>
          <w:sz w:val="24"/>
          <w:szCs w:val="24"/>
        </w:rPr>
        <w:pPrChange w:id="804" w:author="Client" w:date="2023-02-09T22:04:00Z">
          <w:pPr>
            <w:spacing w:after="160" w:line="480" w:lineRule="auto"/>
            <w:jc w:val="both"/>
          </w:pPr>
        </w:pPrChange>
      </w:pPr>
      <w:ins w:id="805" w:author="Client" w:date="2023-02-06T18:03:00Z">
        <w:r w:rsidRPr="00C860A0">
          <w:rPr>
            <w:rFonts w:ascii="Times New Roman" w:eastAsia="Times New Roman" w:hAnsi="Times New Roman"/>
            <w:color w:val="000000"/>
            <w:sz w:val="24"/>
            <w:szCs w:val="24"/>
          </w:rPr>
          <w:t>Business innovation</w:t>
        </w:r>
        <w:r>
          <w:rPr>
            <w:rFonts w:ascii="Times New Roman" w:eastAsia="Times New Roman" w:hAnsi="Times New Roman"/>
            <w:color w:val="000000"/>
            <w:sz w:val="24"/>
            <w:szCs w:val="24"/>
          </w:rPr>
          <w:t xml:space="preserve"> is </w:t>
        </w:r>
        <w:r w:rsidRPr="00C860A0">
          <w:rPr>
            <w:rFonts w:ascii="Times New Roman" w:eastAsia="Times New Roman" w:hAnsi="Times New Roman"/>
            <w:color w:val="000000"/>
            <w:sz w:val="24"/>
            <w:szCs w:val="24"/>
          </w:rPr>
          <w:t>creating</w:t>
        </w:r>
        <w:r>
          <w:rPr>
            <w:rFonts w:ascii="Times New Roman" w:eastAsia="Times New Roman" w:hAnsi="Times New Roman"/>
            <w:color w:val="000000"/>
            <w:sz w:val="24"/>
            <w:szCs w:val="24"/>
          </w:rPr>
          <w:t xml:space="preserve"> a </w:t>
        </w:r>
        <w:r w:rsidRPr="00C860A0">
          <w:rPr>
            <w:rFonts w:ascii="Times New Roman" w:eastAsia="Times New Roman" w:hAnsi="Times New Roman"/>
            <w:color w:val="000000"/>
            <w:sz w:val="24"/>
            <w:szCs w:val="24"/>
          </w:rPr>
          <w:t>procedure to initia</w:t>
        </w:r>
        <w:r>
          <w:rPr>
            <w:rFonts w:ascii="Times New Roman" w:eastAsia="Times New Roman" w:hAnsi="Times New Roman"/>
            <w:color w:val="000000"/>
            <w:sz w:val="24"/>
            <w:szCs w:val="24"/>
          </w:rPr>
          <w:t>te</w:t>
        </w:r>
        <w:r w:rsidRPr="00C860A0">
          <w:rPr>
            <w:rFonts w:ascii="Times New Roman" w:eastAsia="Times New Roman" w:hAnsi="Times New Roman"/>
            <w:color w:val="000000"/>
            <w:sz w:val="24"/>
            <w:szCs w:val="24"/>
          </w:rPr>
          <w:t xml:space="preserve"> new</w:t>
        </w:r>
        <w:r>
          <w:rPr>
            <w:rFonts w:ascii="Times New Roman" w:eastAsia="Times New Roman" w:hAnsi="Times New Roman"/>
            <w:color w:val="000000"/>
            <w:sz w:val="24"/>
            <w:szCs w:val="24"/>
          </w:rPr>
          <w:t xml:space="preserve"> </w:t>
        </w:r>
        <w:r w:rsidRPr="00C860A0">
          <w:rPr>
            <w:rFonts w:ascii="Times New Roman" w:eastAsia="Times New Roman" w:hAnsi="Times New Roman"/>
            <w:color w:val="000000"/>
            <w:sz w:val="24"/>
            <w:szCs w:val="24"/>
          </w:rPr>
          <w:t>concepts, techniques and products or services. The motive of Business Innovation is to maximize the worth or value</w:t>
        </w:r>
        <w:r>
          <w:rPr>
            <w:rFonts w:ascii="Times New Roman" w:eastAsia="Times New Roman" w:hAnsi="Times New Roman"/>
            <w:color w:val="000000"/>
            <w:sz w:val="24"/>
            <w:szCs w:val="24"/>
          </w:rPr>
          <w:t xml:space="preserve"> of </w:t>
        </w:r>
        <w:r w:rsidRPr="00C860A0">
          <w:rPr>
            <w:rFonts w:ascii="Times New Roman" w:eastAsia="Times New Roman" w:hAnsi="Times New Roman"/>
            <w:color w:val="000000"/>
            <w:sz w:val="24"/>
            <w:szCs w:val="24"/>
          </w:rPr>
          <w:t>the products</w:t>
        </w:r>
        <w:r>
          <w:rPr>
            <w:rFonts w:ascii="Times New Roman" w:eastAsia="Times New Roman" w:hAnsi="Times New Roman"/>
            <w:color w:val="000000"/>
            <w:sz w:val="24"/>
            <w:szCs w:val="24"/>
          </w:rPr>
          <w:t xml:space="preserve"> </w:t>
        </w:r>
        <w:r w:rsidRPr="00C860A0">
          <w:rPr>
            <w:rFonts w:ascii="Times New Roman" w:eastAsia="Times New Roman" w:hAnsi="Times New Roman"/>
            <w:color w:val="000000"/>
            <w:sz w:val="24"/>
            <w:szCs w:val="24"/>
          </w:rPr>
          <w:t>for the</w:t>
        </w:r>
        <w:r>
          <w:rPr>
            <w:rFonts w:ascii="Times New Roman" w:eastAsia="Times New Roman" w:hAnsi="Times New Roman"/>
            <w:color w:val="000000"/>
            <w:sz w:val="24"/>
            <w:szCs w:val="24"/>
          </w:rPr>
          <w:t xml:space="preserve"> </w:t>
        </w:r>
        <w:r w:rsidRPr="00C860A0">
          <w:rPr>
            <w:rFonts w:ascii="Times New Roman" w:eastAsia="Times New Roman" w:hAnsi="Times New Roman"/>
            <w:color w:val="000000"/>
            <w:sz w:val="24"/>
            <w:szCs w:val="24"/>
          </w:rPr>
          <w:t xml:space="preserve">consumers satisfaction. In innovating products can grab the opportunities to expand the existing business and its development. </w:t>
        </w:r>
      </w:ins>
    </w:p>
    <w:p w14:paraId="54A9A7AE" w14:textId="026309D5" w:rsidR="00317F55" w:rsidRDefault="00317F55">
      <w:pPr>
        <w:spacing w:after="160" w:line="480" w:lineRule="auto"/>
        <w:ind w:firstLine="1440"/>
        <w:jc w:val="both"/>
        <w:rPr>
          <w:ins w:id="806" w:author="Client" w:date="2023-02-06T18:03:00Z"/>
          <w:rFonts w:ascii="Times New Roman" w:eastAsia="Times New Roman" w:hAnsi="Times New Roman"/>
          <w:color w:val="000000"/>
          <w:sz w:val="24"/>
          <w:szCs w:val="24"/>
        </w:rPr>
        <w:pPrChange w:id="807" w:author="Client" w:date="2023-02-09T22:04:00Z">
          <w:pPr>
            <w:spacing w:line="480" w:lineRule="auto"/>
            <w:ind w:firstLine="720"/>
            <w:jc w:val="both"/>
          </w:pPr>
        </w:pPrChange>
      </w:pPr>
      <w:ins w:id="808" w:author="Client" w:date="2023-02-06T18:03:00Z">
        <w:r w:rsidRPr="00C860A0">
          <w:rPr>
            <w:rFonts w:ascii="Times New Roman" w:eastAsia="Times New Roman" w:hAnsi="Times New Roman"/>
            <w:color w:val="000000"/>
            <w:sz w:val="24"/>
            <w:szCs w:val="24"/>
          </w:rPr>
          <w:t>A Target market is a particular group of consumers to whom a product or service is positioned or aimed. Knowing your target</w:t>
        </w:r>
        <w:r>
          <w:rPr>
            <w:rFonts w:ascii="Times New Roman" w:eastAsia="Times New Roman" w:hAnsi="Times New Roman"/>
            <w:color w:val="000000"/>
            <w:sz w:val="24"/>
            <w:szCs w:val="24"/>
          </w:rPr>
          <w:t xml:space="preserve"> </w:t>
        </w:r>
        <w:r w:rsidRPr="00C860A0">
          <w:rPr>
            <w:rFonts w:ascii="Times New Roman" w:eastAsia="Times New Roman" w:hAnsi="Times New Roman"/>
            <w:color w:val="000000"/>
            <w:sz w:val="24"/>
            <w:szCs w:val="24"/>
          </w:rPr>
          <w:t>consumers will guide you to consumers who wants to pay for your offered service or product. This is a much affordable and successful way to get to your customers and make business.</w:t>
        </w:r>
      </w:ins>
    </w:p>
    <w:p w14:paraId="0B929C1A" w14:textId="77777777" w:rsidR="00317F55" w:rsidRPr="00113DED" w:rsidRDefault="00317F55" w:rsidP="00317F55">
      <w:pPr>
        <w:spacing w:line="480" w:lineRule="auto"/>
        <w:jc w:val="both"/>
        <w:rPr>
          <w:ins w:id="809" w:author="Client" w:date="2023-02-06T18:03:00Z"/>
          <w:rFonts w:ascii="Times New Roman" w:eastAsia="Times New Roman" w:hAnsi="Times New Roman"/>
          <w:sz w:val="24"/>
          <w:szCs w:val="24"/>
        </w:rPr>
      </w:pPr>
      <w:ins w:id="810" w:author="Client" w:date="2023-02-06T18:03:00Z">
        <w:r>
          <w:rPr>
            <w:rFonts w:ascii="Times New Roman" w:eastAsia="Times New Roman" w:hAnsi="Times New Roman"/>
            <w:sz w:val="24"/>
            <w:szCs w:val="24"/>
          </w:rPr>
          <w:tab/>
        </w:r>
        <w:r>
          <w:rPr>
            <w:rFonts w:ascii="Times New Roman" w:eastAsia="Times New Roman" w:hAnsi="Times New Roman"/>
            <w:sz w:val="24"/>
            <w:szCs w:val="24"/>
          </w:rPr>
          <w:tab/>
        </w:r>
        <w:r w:rsidRPr="00C860A0">
          <w:rPr>
            <w:rFonts w:ascii="Times New Roman" w:eastAsia="Times New Roman" w:hAnsi="Times New Roman"/>
            <w:sz w:val="24"/>
            <w:szCs w:val="24"/>
          </w:rPr>
          <w:t>As a Business Owner, generating new ideas or Innovation is required as part of your</w:t>
        </w:r>
        <w:r>
          <w:rPr>
            <w:rFonts w:ascii="Times New Roman" w:eastAsia="Times New Roman" w:hAnsi="Times New Roman"/>
            <w:sz w:val="24"/>
            <w:szCs w:val="24"/>
          </w:rPr>
          <w:t xml:space="preserve"> </w:t>
        </w:r>
        <w:r w:rsidRPr="00C860A0">
          <w:rPr>
            <w:rFonts w:ascii="Times New Roman" w:eastAsia="Times New Roman" w:hAnsi="Times New Roman"/>
            <w:sz w:val="24"/>
            <w:szCs w:val="24"/>
          </w:rPr>
          <w:t>marketing strategy. Approaching your Target Market with new concept and ideas will secure their interest. It can also help you hone your productivity and improve your business profitability.</w:t>
        </w:r>
        <w:r>
          <w:rPr>
            <w:rFonts w:ascii="Times New Roman" w:eastAsia="Times New Roman" w:hAnsi="Times New Roman"/>
            <w:sz w:val="24"/>
            <w:szCs w:val="24"/>
          </w:rPr>
          <w:t xml:space="preserve"> </w:t>
        </w:r>
        <w:r w:rsidRPr="00113DED">
          <w:rPr>
            <w:rFonts w:ascii="Times New Roman" w:eastAsia="Times New Roman" w:hAnsi="Times New Roman"/>
            <w:sz w:val="24"/>
            <w:szCs w:val="24"/>
          </w:rPr>
          <w:t xml:space="preserve">The main purpose of this study is to identify the importance of </w:t>
        </w:r>
        <w:r>
          <w:rPr>
            <w:rFonts w:ascii="Times New Roman" w:eastAsia="Times New Roman" w:hAnsi="Times New Roman"/>
            <w:sz w:val="24"/>
            <w:szCs w:val="24"/>
          </w:rPr>
          <w:t>i</w:t>
        </w:r>
        <w:r w:rsidRPr="00113DED">
          <w:rPr>
            <w:rFonts w:ascii="Times New Roman" w:eastAsia="Times New Roman" w:hAnsi="Times New Roman"/>
            <w:sz w:val="24"/>
            <w:szCs w:val="24"/>
          </w:rPr>
          <w:t xml:space="preserve">nnovation of </w:t>
        </w:r>
        <w:r>
          <w:rPr>
            <w:rFonts w:ascii="Times New Roman" w:eastAsia="Times New Roman" w:hAnsi="Times New Roman"/>
            <w:sz w:val="24"/>
            <w:szCs w:val="24"/>
          </w:rPr>
          <w:t>ones b</w:t>
        </w:r>
        <w:r w:rsidRPr="00113DED">
          <w:rPr>
            <w:rFonts w:ascii="Times New Roman" w:eastAsia="Times New Roman" w:hAnsi="Times New Roman"/>
            <w:sz w:val="24"/>
            <w:szCs w:val="24"/>
          </w:rPr>
          <w:t xml:space="preserve">usiness in approaching </w:t>
        </w:r>
        <w:r>
          <w:rPr>
            <w:rFonts w:ascii="Times New Roman" w:eastAsia="Times New Roman" w:hAnsi="Times New Roman"/>
            <w:sz w:val="24"/>
            <w:szCs w:val="24"/>
          </w:rPr>
          <w:t>its t</w:t>
        </w:r>
        <w:r w:rsidRPr="00113DED">
          <w:rPr>
            <w:rFonts w:ascii="Times New Roman" w:eastAsia="Times New Roman" w:hAnsi="Times New Roman"/>
            <w:sz w:val="24"/>
            <w:szCs w:val="24"/>
          </w:rPr>
          <w:t xml:space="preserve">arget </w:t>
        </w:r>
        <w:r>
          <w:rPr>
            <w:rFonts w:ascii="Times New Roman" w:eastAsia="Times New Roman" w:hAnsi="Times New Roman"/>
            <w:sz w:val="24"/>
            <w:szCs w:val="24"/>
          </w:rPr>
          <w:t>m</w:t>
        </w:r>
        <w:r w:rsidRPr="00113DED">
          <w:rPr>
            <w:rFonts w:ascii="Times New Roman" w:eastAsia="Times New Roman" w:hAnsi="Times New Roman"/>
            <w:sz w:val="24"/>
            <w:szCs w:val="24"/>
          </w:rPr>
          <w:t>arket</w:t>
        </w:r>
      </w:ins>
    </w:p>
    <w:p w14:paraId="127B356A" w14:textId="77777777" w:rsidR="00317F55" w:rsidRPr="00113DED" w:rsidRDefault="00317F55" w:rsidP="00317F55">
      <w:pPr>
        <w:spacing w:line="480" w:lineRule="auto"/>
        <w:ind w:firstLine="720"/>
        <w:jc w:val="both"/>
        <w:rPr>
          <w:ins w:id="811" w:author="Client" w:date="2023-02-06T18:03:00Z"/>
          <w:rFonts w:ascii="Times New Roman" w:eastAsia="Times New Roman" w:hAnsi="Times New Roman"/>
          <w:b/>
          <w:bCs/>
          <w:sz w:val="24"/>
          <w:szCs w:val="24"/>
        </w:rPr>
      </w:pPr>
    </w:p>
    <w:p w14:paraId="6201A6EA" w14:textId="77777777" w:rsidR="008E2427" w:rsidRDefault="008E2427" w:rsidP="00317F55">
      <w:pPr>
        <w:spacing w:after="160" w:line="480" w:lineRule="auto"/>
        <w:jc w:val="both"/>
        <w:rPr>
          <w:ins w:id="812" w:author="Client" w:date="2023-02-09T22:04:00Z"/>
          <w:rFonts w:ascii="Times New Roman" w:eastAsia="Times New Roman" w:hAnsi="Times New Roman"/>
          <w:b/>
          <w:bCs/>
          <w:sz w:val="24"/>
          <w:szCs w:val="24"/>
        </w:rPr>
      </w:pPr>
    </w:p>
    <w:p w14:paraId="26B8D26E" w14:textId="77777777" w:rsidR="001A3604" w:rsidRDefault="001A3604" w:rsidP="001F466A">
      <w:pPr>
        <w:pStyle w:val="Heading2"/>
        <w:numPr>
          <w:ilvl w:val="0"/>
          <w:numId w:val="0"/>
        </w:numPr>
        <w:ind w:left="576" w:hanging="576"/>
        <w:rPr>
          <w:ins w:id="813" w:author="Client" w:date="2023-02-10T09:52:00Z"/>
          <w:rFonts w:ascii="Times New Roman" w:hAnsi="Times New Roman"/>
          <w:color w:val="auto"/>
          <w:sz w:val="24"/>
          <w:szCs w:val="24"/>
        </w:rPr>
      </w:pPr>
      <w:bookmarkStart w:id="814" w:name="_Toc126882068"/>
    </w:p>
    <w:p w14:paraId="1BBCDE2E" w14:textId="280D711B" w:rsidR="00317F55" w:rsidRDefault="00317F55" w:rsidP="001F466A">
      <w:pPr>
        <w:pStyle w:val="Heading2"/>
        <w:numPr>
          <w:ilvl w:val="0"/>
          <w:numId w:val="0"/>
        </w:numPr>
        <w:ind w:left="576" w:hanging="576"/>
        <w:rPr>
          <w:ins w:id="815" w:author="Client" w:date="2023-02-10T00:21:00Z"/>
          <w:rFonts w:ascii="Times New Roman" w:hAnsi="Times New Roman"/>
          <w:color w:val="auto"/>
          <w:sz w:val="24"/>
          <w:szCs w:val="24"/>
        </w:rPr>
      </w:pPr>
      <w:bookmarkStart w:id="816" w:name="_Toc126917256"/>
      <w:ins w:id="817" w:author="Client" w:date="2023-02-06T18:03:00Z">
        <w:r w:rsidRPr="001F466A">
          <w:rPr>
            <w:rFonts w:ascii="Times New Roman" w:hAnsi="Times New Roman"/>
            <w:color w:val="auto"/>
            <w:sz w:val="24"/>
            <w:szCs w:val="24"/>
            <w:rPrChange w:id="818" w:author="Client" w:date="2023-02-10T00:14:00Z">
              <w:rPr/>
            </w:rPrChange>
          </w:rPr>
          <w:t>Background of the Study</w:t>
        </w:r>
      </w:ins>
      <w:bookmarkEnd w:id="814"/>
      <w:bookmarkEnd w:id="816"/>
    </w:p>
    <w:p w14:paraId="48234F8F" w14:textId="77777777" w:rsidR="0074669D" w:rsidRPr="0074669D" w:rsidRDefault="0074669D">
      <w:pPr>
        <w:rPr>
          <w:ins w:id="819" w:author="Client" w:date="2023-02-06T18:03:00Z"/>
          <w:lang w:val="en-PH"/>
          <w:rPrChange w:id="820" w:author="Client" w:date="2023-02-10T00:21:00Z">
            <w:rPr>
              <w:ins w:id="821" w:author="Client" w:date="2023-02-06T18:03:00Z"/>
              <w:b/>
              <w:bCs/>
            </w:rPr>
          </w:rPrChange>
        </w:rPr>
        <w:pPrChange w:id="822" w:author="Client" w:date="2023-02-10T00:21:00Z">
          <w:pPr>
            <w:spacing w:after="160" w:line="480" w:lineRule="auto"/>
            <w:jc w:val="both"/>
          </w:pPr>
        </w:pPrChange>
      </w:pPr>
    </w:p>
    <w:p w14:paraId="37A446CE" w14:textId="6DB823A3" w:rsidR="00317F55" w:rsidRDefault="00317F55" w:rsidP="00317F55">
      <w:pPr>
        <w:spacing w:after="160" w:line="480" w:lineRule="auto"/>
        <w:jc w:val="both"/>
        <w:rPr>
          <w:ins w:id="823" w:author="Client" w:date="2023-02-09T22:07:00Z"/>
          <w:rFonts w:ascii="Times New Roman" w:eastAsia="Times New Roman" w:hAnsi="Times New Roman"/>
          <w:sz w:val="24"/>
          <w:szCs w:val="24"/>
        </w:rPr>
      </w:pPr>
      <w:ins w:id="824" w:author="Client" w:date="2023-02-06T18:03:00Z">
        <w:r w:rsidRPr="00113DED">
          <w:rPr>
            <w:rFonts w:ascii="Times New Roman" w:eastAsia="Times New Roman" w:hAnsi="Times New Roman"/>
            <w:b/>
            <w:bCs/>
            <w:sz w:val="24"/>
            <w:szCs w:val="24"/>
          </w:rPr>
          <w:tab/>
        </w:r>
        <w:r w:rsidRPr="00113DED">
          <w:rPr>
            <w:rFonts w:ascii="Times New Roman" w:eastAsia="Times New Roman" w:hAnsi="Times New Roman"/>
            <w:sz w:val="24"/>
            <w:szCs w:val="24"/>
          </w:rPr>
          <w:t>According to Kate’s magazine that we acknowledge that “Innovation is the practice of improvement. It aims to constantly improve products and business process, thereby helping your</w:t>
        </w:r>
        <w:r>
          <w:rPr>
            <w:rFonts w:ascii="Times New Roman" w:eastAsia="Times New Roman" w:hAnsi="Times New Roman"/>
            <w:sz w:val="24"/>
            <w:szCs w:val="24"/>
          </w:rPr>
          <w:t xml:space="preserve"> </w:t>
        </w:r>
        <w:r w:rsidRPr="00113DED">
          <w:rPr>
            <w:rFonts w:ascii="Times New Roman" w:eastAsia="Times New Roman" w:hAnsi="Times New Roman"/>
            <w:sz w:val="24"/>
            <w:szCs w:val="24"/>
          </w:rPr>
          <w:t>business to stay competitive” (</w:t>
        </w:r>
        <w:proofErr w:type="spellStart"/>
        <w:r w:rsidRPr="00113DED">
          <w:rPr>
            <w:rFonts w:ascii="Times New Roman" w:eastAsia="Times New Roman" w:hAnsi="Times New Roman"/>
            <w:sz w:val="24"/>
            <w:szCs w:val="24"/>
          </w:rPr>
          <w:t>Bregovic</w:t>
        </w:r>
        <w:proofErr w:type="spellEnd"/>
        <w:r w:rsidRPr="00113DED">
          <w:rPr>
            <w:rFonts w:ascii="Times New Roman" w:eastAsia="Times New Roman" w:hAnsi="Times New Roman"/>
            <w:sz w:val="24"/>
            <w:szCs w:val="24"/>
          </w:rPr>
          <w:t xml:space="preserve"> 2019). Business innovation is very important because it helps the consumer to attain their desires and essential needs, and it also helps the improvement environment. The business innovation benefits both seller and consumer, the entrepreneurs are motivated to produce more products and be competitive, while the consumers</w:t>
        </w:r>
        <w:r>
          <w:rPr>
            <w:rFonts w:ascii="Times New Roman" w:eastAsia="Times New Roman" w:hAnsi="Times New Roman"/>
            <w:sz w:val="24"/>
            <w:szCs w:val="24"/>
          </w:rPr>
          <w:t xml:space="preserve"> </w:t>
        </w:r>
        <w:r w:rsidRPr="00113DED">
          <w:rPr>
            <w:rFonts w:ascii="Times New Roman" w:eastAsia="Times New Roman" w:hAnsi="Times New Roman"/>
            <w:sz w:val="24"/>
            <w:szCs w:val="24"/>
          </w:rPr>
          <w:t>needs to be acquired</w:t>
        </w:r>
        <w:r>
          <w:rPr>
            <w:rFonts w:ascii="Times New Roman" w:eastAsia="Times New Roman" w:hAnsi="Times New Roman"/>
            <w:sz w:val="24"/>
            <w:szCs w:val="24"/>
          </w:rPr>
          <w:t xml:space="preserve"> </w:t>
        </w:r>
        <w:r w:rsidRPr="00113DED">
          <w:rPr>
            <w:rFonts w:ascii="Times New Roman" w:eastAsia="Times New Roman" w:hAnsi="Times New Roman"/>
            <w:sz w:val="24"/>
            <w:szCs w:val="24"/>
          </w:rPr>
          <w:t>continual</w:t>
        </w:r>
        <w:r>
          <w:rPr>
            <w:rFonts w:ascii="Times New Roman" w:eastAsia="Times New Roman" w:hAnsi="Times New Roman"/>
            <w:sz w:val="24"/>
            <w:szCs w:val="24"/>
          </w:rPr>
          <w:t xml:space="preserve">ly. </w:t>
        </w:r>
        <w:r w:rsidRPr="0077218E">
          <w:rPr>
            <w:rFonts w:ascii="Times New Roman" w:eastAsia="Times New Roman" w:hAnsi="Times New Roman"/>
            <w:sz w:val="24"/>
            <w:szCs w:val="24"/>
          </w:rPr>
          <w:t>The introduction of something new is what innovation, by definition, entails. Innovation is essential to progress since without it, nothing new would exist. An organization simply cannot remain relevant in the cutthroat industry if it isn't moving forward.</w:t>
        </w:r>
        <w:r>
          <w:rPr>
            <w:rFonts w:ascii="Times New Roman" w:eastAsia="Times New Roman" w:hAnsi="Times New Roman"/>
            <w:sz w:val="24"/>
            <w:szCs w:val="24"/>
          </w:rPr>
          <w:t xml:space="preserve"> </w:t>
        </w:r>
        <w:r w:rsidRPr="0077218E">
          <w:rPr>
            <w:rFonts w:ascii="Times New Roman" w:eastAsia="Times New Roman" w:hAnsi="Times New Roman"/>
            <w:sz w:val="24"/>
            <w:szCs w:val="24"/>
          </w:rPr>
          <w:t xml:space="preserve">It can occasionally be difficult to comprehend how innovations affect our society as a whole because organizations frequently collaborate with other organizations. But innovation encompasses far more than just businesses seeking to gain a competitive edge. (Julia </w:t>
        </w:r>
        <w:proofErr w:type="spellStart"/>
        <w:r w:rsidRPr="0077218E">
          <w:rPr>
            <w:rFonts w:ascii="Times New Roman" w:eastAsia="Times New Roman" w:hAnsi="Times New Roman"/>
            <w:sz w:val="24"/>
            <w:szCs w:val="24"/>
          </w:rPr>
          <w:t>Kylliäinen</w:t>
        </w:r>
        <w:proofErr w:type="spellEnd"/>
        <w:r w:rsidRPr="0077218E">
          <w:rPr>
            <w:rFonts w:ascii="Times New Roman" w:eastAsia="Times New Roman" w:hAnsi="Times New Roman"/>
            <w:sz w:val="24"/>
            <w:szCs w:val="24"/>
          </w:rPr>
          <w:t>, 2019)</w:t>
        </w:r>
        <w:r>
          <w:rPr>
            <w:rFonts w:ascii="Times New Roman" w:eastAsia="Times New Roman" w:hAnsi="Times New Roman"/>
            <w:sz w:val="24"/>
            <w:szCs w:val="24"/>
          </w:rPr>
          <w:t xml:space="preserve"> Innovation is important for the progress of one organization or business, it is one of the main reason why a business stays relevant in the competitive market. In order for a business to strive against its business rivals, innovation is the key.</w:t>
        </w:r>
      </w:ins>
    </w:p>
    <w:p w14:paraId="4C3C1FC5" w14:textId="77777777" w:rsidR="008E2427" w:rsidRPr="00327527" w:rsidRDefault="008E2427" w:rsidP="00317F55">
      <w:pPr>
        <w:spacing w:after="160" w:line="480" w:lineRule="auto"/>
        <w:jc w:val="both"/>
        <w:rPr>
          <w:ins w:id="825" w:author="Client" w:date="2023-02-06T18:03:00Z"/>
          <w:rFonts w:ascii="Times New Roman" w:eastAsia="Times New Roman" w:hAnsi="Times New Roman"/>
          <w:sz w:val="24"/>
          <w:szCs w:val="24"/>
        </w:rPr>
      </w:pPr>
    </w:p>
    <w:p w14:paraId="0D800006" w14:textId="77777777" w:rsidR="001F466A" w:rsidRDefault="001F466A" w:rsidP="00317F55">
      <w:pPr>
        <w:spacing w:after="160" w:line="480" w:lineRule="auto"/>
        <w:jc w:val="both"/>
        <w:rPr>
          <w:ins w:id="826" w:author="Client" w:date="2023-02-09T22:04:00Z"/>
          <w:rFonts w:ascii="Times New Roman" w:eastAsia="Times New Roman" w:hAnsi="Times New Roman"/>
          <w:b/>
          <w:bCs/>
          <w:sz w:val="24"/>
          <w:szCs w:val="24"/>
        </w:rPr>
      </w:pPr>
    </w:p>
    <w:p w14:paraId="272461FD" w14:textId="0DAFEE47" w:rsidR="00317F55" w:rsidRDefault="00317F55" w:rsidP="001F466A">
      <w:pPr>
        <w:pStyle w:val="Heading2"/>
        <w:numPr>
          <w:ilvl w:val="0"/>
          <w:numId w:val="0"/>
        </w:numPr>
        <w:ind w:left="576" w:hanging="576"/>
        <w:rPr>
          <w:ins w:id="827" w:author="Client" w:date="2023-02-10T00:21:00Z"/>
          <w:rFonts w:ascii="Times New Roman" w:hAnsi="Times New Roman"/>
          <w:color w:val="auto"/>
          <w:sz w:val="24"/>
          <w:szCs w:val="24"/>
        </w:rPr>
      </w:pPr>
      <w:bookmarkStart w:id="828" w:name="_Toc126882069"/>
      <w:bookmarkStart w:id="829" w:name="_Toc126917257"/>
      <w:ins w:id="830" w:author="Client" w:date="2023-02-06T18:03:00Z">
        <w:r w:rsidRPr="001F466A">
          <w:rPr>
            <w:rFonts w:ascii="Times New Roman" w:hAnsi="Times New Roman"/>
            <w:color w:val="auto"/>
            <w:sz w:val="24"/>
            <w:szCs w:val="24"/>
            <w:rPrChange w:id="831" w:author="Client" w:date="2023-02-10T00:14:00Z">
              <w:rPr/>
            </w:rPrChange>
          </w:rPr>
          <w:lastRenderedPageBreak/>
          <w:t>Significance of  the Study</w:t>
        </w:r>
      </w:ins>
      <w:bookmarkEnd w:id="828"/>
      <w:bookmarkEnd w:id="829"/>
    </w:p>
    <w:p w14:paraId="3154DEA7" w14:textId="77777777" w:rsidR="0074669D" w:rsidRPr="0074669D" w:rsidRDefault="0074669D">
      <w:pPr>
        <w:rPr>
          <w:ins w:id="832" w:author="Client" w:date="2023-02-06T18:03:00Z"/>
          <w:lang w:val="en-PH"/>
          <w:rPrChange w:id="833" w:author="Client" w:date="2023-02-10T00:21:00Z">
            <w:rPr>
              <w:ins w:id="834" w:author="Client" w:date="2023-02-06T18:03:00Z"/>
              <w:rFonts w:ascii="Times New Roman" w:eastAsia="Times New Roman" w:hAnsi="Times New Roman"/>
              <w:b/>
              <w:bCs/>
              <w:i/>
              <w:iCs/>
              <w:sz w:val="24"/>
              <w:szCs w:val="24"/>
              <w:u w:val="single"/>
            </w:rPr>
          </w:rPrChange>
        </w:rPr>
        <w:pPrChange w:id="835" w:author="Client" w:date="2023-02-10T00:21:00Z">
          <w:pPr>
            <w:spacing w:after="160" w:line="480" w:lineRule="auto"/>
            <w:jc w:val="both"/>
          </w:pPr>
        </w:pPrChange>
      </w:pPr>
    </w:p>
    <w:p w14:paraId="39CFF9DB" w14:textId="77777777" w:rsidR="00317F55" w:rsidRDefault="00317F55">
      <w:pPr>
        <w:spacing w:after="160" w:line="480" w:lineRule="auto"/>
        <w:ind w:firstLine="576"/>
        <w:jc w:val="both"/>
        <w:rPr>
          <w:ins w:id="836" w:author="Client" w:date="2023-02-06T18:03:00Z"/>
          <w:rFonts w:ascii="Times New Roman" w:eastAsia="Times New Roman" w:hAnsi="Times New Roman"/>
          <w:b/>
          <w:bCs/>
          <w:sz w:val="24"/>
          <w:szCs w:val="24"/>
        </w:rPr>
        <w:pPrChange w:id="837" w:author="Client" w:date="2023-02-10T00:21:00Z">
          <w:pPr>
            <w:spacing w:after="160" w:line="480" w:lineRule="auto"/>
            <w:jc w:val="both"/>
          </w:pPr>
        </w:pPrChange>
      </w:pPr>
      <w:ins w:id="838" w:author="Client" w:date="2023-02-06T18:03:00Z">
        <w:r>
          <w:rPr>
            <w:rFonts w:ascii="Times New Roman" w:eastAsia="Times New Roman" w:hAnsi="Times New Roman"/>
            <w:sz w:val="24"/>
            <w:szCs w:val="24"/>
          </w:rPr>
          <w:t>The following persons below are the ones who will benefit the most in this research study:</w:t>
        </w:r>
      </w:ins>
    </w:p>
    <w:p w14:paraId="7AB12351" w14:textId="77777777" w:rsidR="00317F55" w:rsidRPr="00113DED" w:rsidRDefault="00317F55" w:rsidP="00317F55">
      <w:pPr>
        <w:spacing w:after="160" w:line="480" w:lineRule="auto"/>
        <w:jc w:val="both"/>
        <w:rPr>
          <w:ins w:id="839" w:author="Client" w:date="2023-02-06T18:03:00Z"/>
          <w:rFonts w:ascii="Times New Roman" w:eastAsia="Times New Roman" w:hAnsi="Times New Roman"/>
          <w:b/>
          <w:bCs/>
          <w:sz w:val="24"/>
          <w:szCs w:val="24"/>
        </w:rPr>
      </w:pPr>
      <w:ins w:id="840" w:author="Client" w:date="2023-02-06T18:03:00Z">
        <w:r w:rsidRPr="00113DED">
          <w:rPr>
            <w:rFonts w:ascii="Times New Roman" w:eastAsia="Times New Roman" w:hAnsi="Times New Roman"/>
            <w:b/>
            <w:bCs/>
            <w:sz w:val="24"/>
            <w:szCs w:val="24"/>
          </w:rPr>
          <w:t>Business Owners</w:t>
        </w:r>
      </w:ins>
    </w:p>
    <w:p w14:paraId="78A4D5AE" w14:textId="77777777" w:rsidR="00317F55" w:rsidRPr="00113DED" w:rsidRDefault="00317F55" w:rsidP="00317F55">
      <w:pPr>
        <w:spacing w:after="160" w:line="480" w:lineRule="auto"/>
        <w:ind w:firstLine="720"/>
        <w:jc w:val="both"/>
        <w:rPr>
          <w:ins w:id="841" w:author="Client" w:date="2023-02-06T18:03:00Z"/>
          <w:rFonts w:ascii="Times New Roman" w:eastAsia="Times New Roman" w:hAnsi="Times New Roman"/>
          <w:sz w:val="24"/>
          <w:szCs w:val="24"/>
        </w:rPr>
      </w:pPr>
      <w:ins w:id="842" w:author="Client" w:date="2023-02-06T18:03:00Z">
        <w:r w:rsidRPr="00113DED">
          <w:rPr>
            <w:rFonts w:ascii="Times New Roman" w:eastAsia="Times New Roman" w:hAnsi="Times New Roman"/>
            <w:sz w:val="24"/>
            <w:szCs w:val="24"/>
          </w:rPr>
          <w:t xml:space="preserve">Business </w:t>
        </w:r>
        <w:r>
          <w:rPr>
            <w:rFonts w:ascii="Times New Roman" w:eastAsia="Times New Roman" w:hAnsi="Times New Roman"/>
            <w:sz w:val="24"/>
            <w:szCs w:val="24"/>
          </w:rPr>
          <w:t>o</w:t>
        </w:r>
        <w:r w:rsidRPr="00113DED">
          <w:rPr>
            <w:rFonts w:ascii="Times New Roman" w:eastAsia="Times New Roman" w:hAnsi="Times New Roman"/>
            <w:sz w:val="24"/>
            <w:szCs w:val="24"/>
          </w:rPr>
          <w:t xml:space="preserve">wners can surely benefit in this study, it’s for them to know the Importance of Innovating their </w:t>
        </w:r>
        <w:r>
          <w:rPr>
            <w:rFonts w:ascii="Times New Roman" w:eastAsia="Times New Roman" w:hAnsi="Times New Roman"/>
            <w:sz w:val="24"/>
            <w:szCs w:val="24"/>
          </w:rPr>
          <w:t>b</w:t>
        </w:r>
        <w:r w:rsidRPr="00113DED">
          <w:rPr>
            <w:rFonts w:ascii="Times New Roman" w:eastAsia="Times New Roman" w:hAnsi="Times New Roman"/>
            <w:sz w:val="24"/>
            <w:szCs w:val="24"/>
          </w:rPr>
          <w:t xml:space="preserve">usiness in their </w:t>
        </w:r>
        <w:r>
          <w:rPr>
            <w:rFonts w:ascii="Times New Roman" w:eastAsia="Times New Roman" w:hAnsi="Times New Roman"/>
            <w:sz w:val="24"/>
            <w:szCs w:val="24"/>
          </w:rPr>
          <w:t>t</w:t>
        </w:r>
        <w:r w:rsidRPr="00113DED">
          <w:rPr>
            <w:rFonts w:ascii="Times New Roman" w:eastAsia="Times New Roman" w:hAnsi="Times New Roman"/>
            <w:sz w:val="24"/>
            <w:szCs w:val="24"/>
          </w:rPr>
          <w:t xml:space="preserve">arget </w:t>
        </w:r>
        <w:r>
          <w:rPr>
            <w:rFonts w:ascii="Times New Roman" w:eastAsia="Times New Roman" w:hAnsi="Times New Roman"/>
            <w:sz w:val="24"/>
            <w:szCs w:val="24"/>
          </w:rPr>
          <w:t>m</w:t>
        </w:r>
        <w:r w:rsidRPr="00113DED">
          <w:rPr>
            <w:rFonts w:ascii="Times New Roman" w:eastAsia="Times New Roman" w:hAnsi="Times New Roman"/>
            <w:sz w:val="24"/>
            <w:szCs w:val="24"/>
          </w:rPr>
          <w:t>arket</w:t>
        </w:r>
      </w:ins>
    </w:p>
    <w:p w14:paraId="66A66CC5" w14:textId="77777777" w:rsidR="00317F55" w:rsidRPr="00113DED" w:rsidRDefault="00317F55" w:rsidP="00317F55">
      <w:pPr>
        <w:spacing w:after="160" w:line="480" w:lineRule="auto"/>
        <w:jc w:val="both"/>
        <w:rPr>
          <w:ins w:id="843" w:author="Client" w:date="2023-02-06T18:03:00Z"/>
          <w:rFonts w:ascii="Times New Roman" w:eastAsia="Times New Roman" w:hAnsi="Times New Roman"/>
          <w:sz w:val="24"/>
          <w:szCs w:val="24"/>
        </w:rPr>
      </w:pPr>
      <w:ins w:id="844" w:author="Client" w:date="2023-02-06T18:03:00Z">
        <w:r w:rsidRPr="00113DED">
          <w:rPr>
            <w:rFonts w:ascii="Times New Roman" w:eastAsia="Times New Roman" w:hAnsi="Times New Roman"/>
            <w:b/>
            <w:bCs/>
            <w:sz w:val="24"/>
            <w:szCs w:val="24"/>
          </w:rPr>
          <w:t>Students</w:t>
        </w:r>
      </w:ins>
    </w:p>
    <w:p w14:paraId="4F82E51F" w14:textId="47463436" w:rsidR="00317F55" w:rsidRDefault="00317F55" w:rsidP="008E2427">
      <w:pPr>
        <w:spacing w:after="160" w:line="480" w:lineRule="auto"/>
        <w:ind w:firstLine="720"/>
        <w:jc w:val="both"/>
        <w:rPr>
          <w:ins w:id="845" w:author="Client" w:date="2023-02-09T22:05:00Z"/>
          <w:rFonts w:ascii="Times New Roman" w:eastAsia="Times New Roman" w:hAnsi="Times New Roman"/>
          <w:sz w:val="24"/>
          <w:szCs w:val="24"/>
        </w:rPr>
      </w:pPr>
      <w:ins w:id="846" w:author="Client" w:date="2023-02-06T18:03:00Z">
        <w:r w:rsidRPr="00113DED">
          <w:rPr>
            <w:rFonts w:ascii="Times New Roman" w:eastAsia="Times New Roman" w:hAnsi="Times New Roman"/>
            <w:sz w:val="24"/>
            <w:szCs w:val="24"/>
          </w:rPr>
          <w:t>Students, specifically ABM Students will also benefit from this study because they can use this research as a guide if they ever have their own businesses.</w:t>
        </w:r>
      </w:ins>
    </w:p>
    <w:p w14:paraId="6B4DC592" w14:textId="77777777" w:rsidR="008E2427" w:rsidRPr="008E2427" w:rsidRDefault="008E2427">
      <w:pPr>
        <w:spacing w:after="160" w:line="480" w:lineRule="auto"/>
        <w:ind w:firstLine="720"/>
        <w:jc w:val="both"/>
        <w:rPr>
          <w:ins w:id="847" w:author="Client" w:date="2023-02-06T18:03:00Z"/>
          <w:rFonts w:ascii="Times New Roman" w:eastAsia="Times New Roman" w:hAnsi="Times New Roman"/>
          <w:sz w:val="24"/>
          <w:szCs w:val="24"/>
          <w:rPrChange w:id="848" w:author="Client" w:date="2023-02-09T22:04:00Z">
            <w:rPr>
              <w:ins w:id="849" w:author="Client" w:date="2023-02-06T18:03:00Z"/>
              <w:rFonts w:ascii="Times New Roman" w:eastAsia="Times New Roman" w:hAnsi="Times New Roman"/>
              <w:b/>
              <w:bCs/>
              <w:sz w:val="24"/>
              <w:szCs w:val="24"/>
            </w:rPr>
          </w:rPrChange>
        </w:rPr>
      </w:pPr>
    </w:p>
    <w:p w14:paraId="6B9CC6E0" w14:textId="762F4C40" w:rsidR="00317F55" w:rsidRDefault="00317F55" w:rsidP="001F466A">
      <w:pPr>
        <w:pStyle w:val="Heading2"/>
        <w:numPr>
          <w:ilvl w:val="0"/>
          <w:numId w:val="0"/>
        </w:numPr>
        <w:ind w:left="576" w:hanging="576"/>
        <w:rPr>
          <w:ins w:id="850" w:author="Client" w:date="2023-02-10T00:22:00Z"/>
          <w:rFonts w:ascii="Times New Roman" w:hAnsi="Times New Roman"/>
          <w:color w:val="auto"/>
          <w:sz w:val="24"/>
          <w:szCs w:val="24"/>
        </w:rPr>
      </w:pPr>
      <w:bookmarkStart w:id="851" w:name="_Toc126882070"/>
      <w:bookmarkStart w:id="852" w:name="_Toc126917258"/>
      <w:ins w:id="853" w:author="Client" w:date="2023-02-06T18:03:00Z">
        <w:r w:rsidRPr="001F466A">
          <w:rPr>
            <w:rFonts w:ascii="Times New Roman" w:hAnsi="Times New Roman"/>
            <w:color w:val="auto"/>
            <w:sz w:val="24"/>
            <w:szCs w:val="24"/>
            <w:rPrChange w:id="854" w:author="Client" w:date="2023-02-10T00:15:00Z">
              <w:rPr/>
            </w:rPrChange>
          </w:rPr>
          <w:t>Statement of the Problem</w:t>
        </w:r>
      </w:ins>
      <w:bookmarkEnd w:id="851"/>
      <w:bookmarkEnd w:id="852"/>
    </w:p>
    <w:p w14:paraId="0F8D27B1" w14:textId="77777777" w:rsidR="0074669D" w:rsidRPr="0074669D" w:rsidRDefault="0074669D">
      <w:pPr>
        <w:rPr>
          <w:ins w:id="855" w:author="Client" w:date="2023-02-06T18:03:00Z"/>
          <w:lang w:val="en-PH"/>
          <w:rPrChange w:id="856" w:author="Client" w:date="2023-02-10T00:22:00Z">
            <w:rPr>
              <w:ins w:id="857" w:author="Client" w:date="2023-02-06T18:03:00Z"/>
            </w:rPr>
          </w:rPrChange>
        </w:rPr>
        <w:pPrChange w:id="858" w:author="Client" w:date="2023-02-10T00:22:00Z">
          <w:pPr>
            <w:spacing w:after="160" w:line="480" w:lineRule="auto"/>
            <w:jc w:val="both"/>
          </w:pPr>
        </w:pPrChange>
      </w:pPr>
    </w:p>
    <w:p w14:paraId="78867FCD" w14:textId="77777777" w:rsidR="00317F55" w:rsidRPr="00113DED" w:rsidRDefault="00317F55" w:rsidP="00317F55">
      <w:pPr>
        <w:spacing w:after="160" w:line="480" w:lineRule="auto"/>
        <w:rPr>
          <w:ins w:id="859" w:author="Client" w:date="2023-02-06T18:03:00Z"/>
          <w:rFonts w:ascii="Times New Roman" w:eastAsia="Times New Roman" w:hAnsi="Times New Roman"/>
          <w:sz w:val="24"/>
          <w:szCs w:val="24"/>
        </w:rPr>
      </w:pPr>
      <w:ins w:id="860" w:author="Client" w:date="2023-02-06T18:03:00Z">
        <w:r w:rsidRPr="00113DED">
          <w:rPr>
            <w:rFonts w:ascii="Times New Roman" w:eastAsia="Times New Roman" w:hAnsi="Times New Roman"/>
            <w:sz w:val="24"/>
            <w:szCs w:val="24"/>
          </w:rPr>
          <w:tab/>
          <w:t>This study will seek to answer the importance of business innovation to target market. The following questions are:</w:t>
        </w:r>
      </w:ins>
    </w:p>
    <w:p w14:paraId="5AE1C233" w14:textId="77777777" w:rsidR="00317F55" w:rsidRPr="00113DED" w:rsidRDefault="00317F55" w:rsidP="00317F55">
      <w:pPr>
        <w:tabs>
          <w:tab w:val="left" w:pos="2130"/>
        </w:tabs>
        <w:spacing w:after="160" w:line="480" w:lineRule="auto"/>
        <w:rPr>
          <w:ins w:id="861" w:author="Client" w:date="2023-02-06T18:03:00Z"/>
          <w:rFonts w:ascii="Times New Roman" w:hAnsi="Times New Roman"/>
          <w:sz w:val="24"/>
          <w:szCs w:val="24"/>
          <w:lang w:val="en-PH"/>
        </w:rPr>
      </w:pPr>
      <w:ins w:id="862" w:author="Client" w:date="2023-02-06T18:03:00Z">
        <w:r w:rsidRPr="00113DED">
          <w:rPr>
            <w:rFonts w:ascii="Times New Roman" w:hAnsi="Times New Roman"/>
            <w:sz w:val="24"/>
            <w:szCs w:val="24"/>
            <w:lang w:val="en-PH"/>
          </w:rPr>
          <w:t>1.What are the importance of business innovation in terms of:</w:t>
        </w:r>
      </w:ins>
    </w:p>
    <w:p w14:paraId="21E3F991" w14:textId="77777777" w:rsidR="00317F55" w:rsidRPr="00113DED" w:rsidRDefault="00317F55" w:rsidP="00317F55">
      <w:pPr>
        <w:tabs>
          <w:tab w:val="left" w:pos="2130"/>
        </w:tabs>
        <w:spacing w:after="160" w:line="480" w:lineRule="auto"/>
        <w:rPr>
          <w:ins w:id="863" w:author="Client" w:date="2023-02-06T18:03:00Z"/>
          <w:rFonts w:ascii="Times New Roman" w:hAnsi="Times New Roman"/>
          <w:sz w:val="24"/>
          <w:szCs w:val="24"/>
          <w:lang w:val="en-PH"/>
        </w:rPr>
      </w:pPr>
      <w:ins w:id="864" w:author="Client" w:date="2023-02-06T18:03:00Z">
        <w:r w:rsidRPr="00113DED">
          <w:rPr>
            <w:rFonts w:ascii="Times New Roman" w:hAnsi="Times New Roman"/>
            <w:sz w:val="24"/>
            <w:szCs w:val="24"/>
            <w:lang w:val="en-PH"/>
          </w:rPr>
          <w:t xml:space="preserve">     1.1 product/service innovation</w:t>
        </w:r>
      </w:ins>
    </w:p>
    <w:p w14:paraId="41E9FDC0" w14:textId="77777777" w:rsidR="00317F55" w:rsidRPr="00113DED" w:rsidRDefault="00317F55" w:rsidP="00317F55">
      <w:pPr>
        <w:tabs>
          <w:tab w:val="left" w:pos="2130"/>
        </w:tabs>
        <w:spacing w:after="160" w:line="480" w:lineRule="auto"/>
        <w:rPr>
          <w:ins w:id="865" w:author="Client" w:date="2023-02-06T18:03:00Z"/>
          <w:rFonts w:ascii="Times New Roman" w:hAnsi="Times New Roman"/>
          <w:sz w:val="24"/>
          <w:szCs w:val="24"/>
          <w:lang w:val="en-PH"/>
        </w:rPr>
      </w:pPr>
      <w:ins w:id="866" w:author="Client" w:date="2023-02-06T18:03:00Z">
        <w:r w:rsidRPr="00113DED">
          <w:rPr>
            <w:rFonts w:ascii="Times New Roman" w:hAnsi="Times New Roman"/>
            <w:sz w:val="24"/>
            <w:szCs w:val="24"/>
            <w:lang w:val="en-PH"/>
          </w:rPr>
          <w:t xml:space="preserve">     1.2 process innovation</w:t>
        </w:r>
      </w:ins>
    </w:p>
    <w:p w14:paraId="635EF148" w14:textId="55A4F472" w:rsidR="00B80DD0" w:rsidRDefault="00317F55" w:rsidP="00317F55">
      <w:pPr>
        <w:tabs>
          <w:tab w:val="left" w:pos="2130"/>
        </w:tabs>
        <w:spacing w:after="160" w:line="480" w:lineRule="auto"/>
        <w:rPr>
          <w:ins w:id="867" w:author="Client" w:date="2023-02-06T18:03:00Z"/>
          <w:rFonts w:ascii="Times New Roman" w:hAnsi="Times New Roman"/>
          <w:sz w:val="24"/>
          <w:szCs w:val="24"/>
          <w:lang w:val="en-PH"/>
        </w:rPr>
      </w:pPr>
      <w:ins w:id="868" w:author="Client" w:date="2023-02-06T18:03:00Z">
        <w:r w:rsidRPr="00113DED">
          <w:rPr>
            <w:rFonts w:ascii="Times New Roman" w:hAnsi="Times New Roman"/>
            <w:sz w:val="24"/>
            <w:szCs w:val="24"/>
            <w:lang w:val="en-PH"/>
          </w:rPr>
          <w:t xml:space="preserve">     1.3 technological innovation</w:t>
        </w:r>
      </w:ins>
    </w:p>
    <w:p w14:paraId="792D5B57" w14:textId="7CB1E94F" w:rsidR="00317F55" w:rsidRDefault="00317F55" w:rsidP="00317F55">
      <w:pPr>
        <w:tabs>
          <w:tab w:val="left" w:pos="2130"/>
        </w:tabs>
        <w:spacing w:after="160" w:line="480" w:lineRule="auto"/>
        <w:rPr>
          <w:ins w:id="869" w:author="Client" w:date="2023-02-06T18:03:00Z"/>
          <w:rFonts w:ascii="Times New Roman" w:hAnsi="Times New Roman"/>
          <w:sz w:val="24"/>
          <w:szCs w:val="24"/>
          <w:lang w:val="en-PH"/>
        </w:rPr>
      </w:pPr>
      <w:ins w:id="870" w:author="Client" w:date="2023-02-06T18:03:00Z">
        <w:r>
          <w:rPr>
            <w:rFonts w:ascii="Times New Roman" w:hAnsi="Times New Roman"/>
            <w:sz w:val="24"/>
            <w:szCs w:val="24"/>
            <w:lang w:val="en-PH"/>
          </w:rPr>
          <w:t xml:space="preserve">     </w:t>
        </w:r>
        <w:r w:rsidRPr="00113DED">
          <w:rPr>
            <w:rFonts w:ascii="Times New Roman" w:hAnsi="Times New Roman"/>
            <w:sz w:val="24"/>
            <w:szCs w:val="24"/>
            <w:lang w:val="en-PH"/>
          </w:rPr>
          <w:t xml:space="preserve">1.4 marketing innovation  </w:t>
        </w:r>
      </w:ins>
    </w:p>
    <w:p w14:paraId="7B6DDB62" w14:textId="77777777" w:rsidR="008E2427" w:rsidRDefault="008E2427" w:rsidP="00317F55">
      <w:pPr>
        <w:tabs>
          <w:tab w:val="left" w:pos="1290"/>
        </w:tabs>
        <w:spacing w:after="160" w:line="480" w:lineRule="auto"/>
        <w:rPr>
          <w:ins w:id="871" w:author="Client" w:date="2023-02-09T22:04:00Z"/>
          <w:rFonts w:ascii="Times New Roman" w:hAnsi="Times New Roman"/>
          <w:sz w:val="24"/>
          <w:szCs w:val="24"/>
          <w:lang w:val="en-PH"/>
        </w:rPr>
      </w:pPr>
    </w:p>
    <w:p w14:paraId="57078BD7" w14:textId="69736C4C" w:rsidR="00317F55" w:rsidRDefault="00317F55" w:rsidP="008E2427">
      <w:pPr>
        <w:tabs>
          <w:tab w:val="left" w:pos="1290"/>
        </w:tabs>
        <w:spacing w:after="160" w:line="480" w:lineRule="auto"/>
        <w:rPr>
          <w:ins w:id="872" w:author="Client" w:date="2023-02-09T22:05:00Z"/>
          <w:rFonts w:ascii="Times New Roman" w:hAnsi="Times New Roman"/>
          <w:sz w:val="24"/>
          <w:szCs w:val="24"/>
          <w:lang w:val="en-PH"/>
        </w:rPr>
      </w:pPr>
      <w:ins w:id="873" w:author="Client" w:date="2023-02-06T18:03:00Z">
        <w:r w:rsidRPr="00113DED">
          <w:rPr>
            <w:rFonts w:ascii="Times New Roman" w:hAnsi="Times New Roman"/>
            <w:sz w:val="24"/>
            <w:szCs w:val="24"/>
            <w:lang w:val="en-PH"/>
          </w:rPr>
          <w:t xml:space="preserve">2. Is there a significant relationship between the </w:t>
        </w:r>
        <w:proofErr w:type="spellStart"/>
        <w:r w:rsidRPr="00113DED">
          <w:rPr>
            <w:rFonts w:ascii="Times New Roman" w:hAnsi="Times New Roman"/>
            <w:sz w:val="24"/>
            <w:szCs w:val="24"/>
            <w:lang w:val="en-PH"/>
          </w:rPr>
          <w:t>impotance</w:t>
        </w:r>
        <w:proofErr w:type="spellEnd"/>
        <w:r w:rsidRPr="00113DED">
          <w:rPr>
            <w:rFonts w:ascii="Times New Roman" w:hAnsi="Times New Roman"/>
            <w:sz w:val="24"/>
            <w:szCs w:val="24"/>
            <w:lang w:val="en-PH"/>
          </w:rPr>
          <w:t xml:space="preserve"> of business innovation to target market?</w:t>
        </w:r>
      </w:ins>
    </w:p>
    <w:p w14:paraId="0C0E9BFE" w14:textId="77777777" w:rsidR="008E2427" w:rsidRPr="008E2427" w:rsidRDefault="008E2427">
      <w:pPr>
        <w:tabs>
          <w:tab w:val="left" w:pos="1290"/>
        </w:tabs>
        <w:spacing w:after="160" w:line="480" w:lineRule="auto"/>
        <w:rPr>
          <w:ins w:id="874" w:author="Client" w:date="2023-02-06T18:03:00Z"/>
          <w:rFonts w:ascii="Times New Roman" w:hAnsi="Times New Roman"/>
          <w:sz w:val="24"/>
          <w:szCs w:val="24"/>
          <w:lang w:val="en-PH"/>
          <w:rPrChange w:id="875" w:author="Client" w:date="2023-02-09T22:04:00Z">
            <w:rPr>
              <w:ins w:id="876" w:author="Client" w:date="2023-02-06T18:03:00Z"/>
              <w:rFonts w:ascii="Times New Roman" w:hAnsi="Times New Roman"/>
              <w:b/>
              <w:bCs/>
              <w:sz w:val="24"/>
              <w:szCs w:val="24"/>
              <w:lang w:val="en-PH"/>
            </w:rPr>
          </w:rPrChange>
        </w:rPr>
        <w:pPrChange w:id="877" w:author="Client" w:date="2023-02-09T22:04:00Z">
          <w:pPr>
            <w:tabs>
              <w:tab w:val="left" w:pos="1290"/>
            </w:tabs>
            <w:spacing w:after="160" w:line="480" w:lineRule="auto"/>
            <w:jc w:val="both"/>
          </w:pPr>
        </w:pPrChange>
      </w:pPr>
    </w:p>
    <w:p w14:paraId="578CA7A6" w14:textId="35386F44" w:rsidR="00317F55" w:rsidRDefault="00317F55" w:rsidP="001F466A">
      <w:pPr>
        <w:pStyle w:val="Heading2"/>
        <w:numPr>
          <w:ilvl w:val="0"/>
          <w:numId w:val="0"/>
        </w:numPr>
        <w:ind w:left="576" w:hanging="576"/>
        <w:rPr>
          <w:ins w:id="878" w:author="Client" w:date="2023-02-10T00:22:00Z"/>
          <w:rFonts w:ascii="Times New Roman" w:hAnsi="Times New Roman"/>
          <w:color w:val="auto"/>
          <w:sz w:val="24"/>
          <w:szCs w:val="24"/>
        </w:rPr>
      </w:pPr>
      <w:bookmarkStart w:id="879" w:name="_Toc126882071"/>
      <w:bookmarkStart w:id="880" w:name="_Toc126917259"/>
      <w:ins w:id="881" w:author="Client" w:date="2023-02-06T18:03:00Z">
        <w:r w:rsidRPr="001F466A">
          <w:rPr>
            <w:rFonts w:ascii="Times New Roman" w:hAnsi="Times New Roman"/>
            <w:color w:val="auto"/>
            <w:sz w:val="24"/>
            <w:szCs w:val="24"/>
            <w:rPrChange w:id="882" w:author="Client" w:date="2023-02-10T00:15:00Z">
              <w:rPr/>
            </w:rPrChange>
          </w:rPr>
          <w:t>Hypothesis</w:t>
        </w:r>
        <w:bookmarkEnd w:id="879"/>
        <w:bookmarkEnd w:id="880"/>
        <w:r w:rsidRPr="001F466A">
          <w:rPr>
            <w:rFonts w:ascii="Times New Roman" w:hAnsi="Times New Roman"/>
            <w:color w:val="auto"/>
            <w:sz w:val="24"/>
            <w:szCs w:val="24"/>
            <w:rPrChange w:id="883" w:author="Client" w:date="2023-02-10T00:15:00Z">
              <w:rPr/>
            </w:rPrChange>
          </w:rPr>
          <w:t xml:space="preserve"> </w:t>
        </w:r>
      </w:ins>
    </w:p>
    <w:p w14:paraId="511165DC" w14:textId="77777777" w:rsidR="0074669D" w:rsidRPr="0074669D" w:rsidRDefault="0074669D">
      <w:pPr>
        <w:rPr>
          <w:ins w:id="884" w:author="Client" w:date="2023-02-06T18:03:00Z"/>
          <w:lang w:val="en-PH"/>
          <w:rPrChange w:id="885" w:author="Client" w:date="2023-02-10T00:22:00Z">
            <w:rPr>
              <w:ins w:id="886" w:author="Client" w:date="2023-02-06T18:03:00Z"/>
              <w:b/>
              <w:bCs/>
            </w:rPr>
          </w:rPrChange>
        </w:rPr>
        <w:pPrChange w:id="887" w:author="Client" w:date="2023-02-10T00:22:00Z">
          <w:pPr>
            <w:tabs>
              <w:tab w:val="left" w:pos="1290"/>
            </w:tabs>
            <w:spacing w:after="160" w:line="480" w:lineRule="auto"/>
            <w:jc w:val="both"/>
          </w:pPr>
        </w:pPrChange>
      </w:pPr>
    </w:p>
    <w:p w14:paraId="3E1A59C1" w14:textId="10938E8E" w:rsidR="00317F55" w:rsidRDefault="00317F55" w:rsidP="008E2427">
      <w:pPr>
        <w:tabs>
          <w:tab w:val="left" w:pos="1290"/>
        </w:tabs>
        <w:spacing w:after="160" w:line="480" w:lineRule="auto"/>
        <w:ind w:left="720"/>
        <w:jc w:val="both"/>
        <w:rPr>
          <w:ins w:id="888" w:author="Client" w:date="2023-02-09T22:05:00Z"/>
          <w:rFonts w:ascii="Times New Roman" w:hAnsi="Times New Roman"/>
          <w:sz w:val="24"/>
          <w:szCs w:val="24"/>
          <w:lang w:val="en-PH"/>
        </w:rPr>
      </w:pPr>
      <w:ins w:id="889" w:author="Client" w:date="2023-02-06T18:03:00Z">
        <w:r w:rsidRPr="00113DED">
          <w:rPr>
            <w:rFonts w:ascii="Times New Roman" w:hAnsi="Times New Roman"/>
            <w:sz w:val="24"/>
            <w:szCs w:val="24"/>
            <w:lang w:val="en-PH"/>
          </w:rPr>
          <w:t>There’s no significant relationship in the test scores of the business owners when grouped according to the test form taken.</w:t>
        </w:r>
      </w:ins>
    </w:p>
    <w:p w14:paraId="07D09F14" w14:textId="77777777" w:rsidR="008E2427" w:rsidRPr="00113DED" w:rsidRDefault="008E2427">
      <w:pPr>
        <w:tabs>
          <w:tab w:val="left" w:pos="1290"/>
        </w:tabs>
        <w:spacing w:after="160" w:line="480" w:lineRule="auto"/>
        <w:ind w:left="720"/>
        <w:jc w:val="both"/>
        <w:rPr>
          <w:ins w:id="890" w:author="Client" w:date="2023-02-06T18:03:00Z"/>
          <w:rFonts w:ascii="Times New Roman" w:hAnsi="Times New Roman"/>
          <w:sz w:val="24"/>
          <w:szCs w:val="24"/>
          <w:lang w:val="en-PH"/>
        </w:rPr>
      </w:pPr>
    </w:p>
    <w:p w14:paraId="13F20DC5" w14:textId="237D80D1" w:rsidR="00317F55" w:rsidRDefault="00317F55" w:rsidP="001F466A">
      <w:pPr>
        <w:pStyle w:val="Heading2"/>
        <w:numPr>
          <w:ilvl w:val="0"/>
          <w:numId w:val="0"/>
        </w:numPr>
        <w:ind w:left="576" w:hanging="576"/>
        <w:rPr>
          <w:ins w:id="891" w:author="Client" w:date="2023-02-10T00:22:00Z"/>
          <w:rFonts w:ascii="Times New Roman" w:hAnsi="Times New Roman"/>
          <w:color w:val="auto"/>
          <w:sz w:val="24"/>
          <w:szCs w:val="24"/>
        </w:rPr>
      </w:pPr>
      <w:bookmarkStart w:id="892" w:name="_Toc126882072"/>
      <w:bookmarkStart w:id="893" w:name="_Toc126917260"/>
      <w:ins w:id="894" w:author="Client" w:date="2023-02-06T18:03:00Z">
        <w:r w:rsidRPr="001F466A">
          <w:rPr>
            <w:rFonts w:ascii="Times New Roman" w:hAnsi="Times New Roman"/>
            <w:color w:val="auto"/>
            <w:sz w:val="24"/>
            <w:szCs w:val="24"/>
            <w:rPrChange w:id="895" w:author="Client" w:date="2023-02-10T00:16:00Z">
              <w:rPr/>
            </w:rPrChange>
          </w:rPr>
          <w:t>Scope and Delimitations</w:t>
        </w:r>
        <w:bookmarkEnd w:id="892"/>
        <w:bookmarkEnd w:id="893"/>
        <w:r w:rsidRPr="001F466A">
          <w:rPr>
            <w:rFonts w:ascii="Times New Roman" w:hAnsi="Times New Roman"/>
            <w:color w:val="auto"/>
            <w:sz w:val="24"/>
            <w:szCs w:val="24"/>
            <w:rPrChange w:id="896" w:author="Client" w:date="2023-02-10T00:16:00Z">
              <w:rPr/>
            </w:rPrChange>
          </w:rPr>
          <w:t xml:space="preserve"> </w:t>
        </w:r>
      </w:ins>
    </w:p>
    <w:p w14:paraId="20C387E0" w14:textId="77777777" w:rsidR="0074669D" w:rsidRPr="0074669D" w:rsidRDefault="0074669D">
      <w:pPr>
        <w:rPr>
          <w:ins w:id="897" w:author="Client" w:date="2023-02-06T18:03:00Z"/>
          <w:lang w:val="en-PH"/>
          <w:rPrChange w:id="898" w:author="Client" w:date="2023-02-10T00:22:00Z">
            <w:rPr>
              <w:ins w:id="899" w:author="Client" w:date="2023-02-06T18:03:00Z"/>
              <w:b/>
              <w:bCs/>
            </w:rPr>
          </w:rPrChange>
        </w:rPr>
        <w:pPrChange w:id="900" w:author="Client" w:date="2023-02-10T00:22:00Z">
          <w:pPr>
            <w:tabs>
              <w:tab w:val="left" w:pos="1290"/>
            </w:tabs>
            <w:spacing w:after="160" w:line="480" w:lineRule="auto"/>
            <w:jc w:val="both"/>
          </w:pPr>
        </w:pPrChange>
      </w:pPr>
    </w:p>
    <w:p w14:paraId="4806EB13" w14:textId="0E26F8F5" w:rsidR="00317F55" w:rsidRPr="00113DED" w:rsidRDefault="00317F55" w:rsidP="00317F55">
      <w:pPr>
        <w:tabs>
          <w:tab w:val="left" w:pos="1290"/>
        </w:tabs>
        <w:spacing w:after="160" w:line="480" w:lineRule="auto"/>
        <w:jc w:val="both"/>
        <w:rPr>
          <w:ins w:id="901" w:author="Client" w:date="2023-02-06T18:03:00Z"/>
          <w:rFonts w:ascii="Times New Roman" w:hAnsi="Times New Roman"/>
          <w:b/>
          <w:bCs/>
          <w:sz w:val="24"/>
          <w:szCs w:val="24"/>
          <w:lang w:val="en-PH"/>
        </w:rPr>
      </w:pPr>
      <w:ins w:id="902" w:author="Client" w:date="2023-02-06T18:03:00Z">
        <w:r w:rsidRPr="00113DED">
          <w:rPr>
            <w:rFonts w:ascii="Times New Roman" w:hAnsi="Times New Roman"/>
            <w:b/>
            <w:bCs/>
            <w:sz w:val="24"/>
            <w:szCs w:val="24"/>
            <w:lang w:val="en-PH"/>
          </w:rPr>
          <w:tab/>
        </w:r>
        <w:r w:rsidRPr="00113DED">
          <w:rPr>
            <w:rFonts w:ascii="Times New Roman" w:hAnsi="Times New Roman"/>
            <w:sz w:val="24"/>
            <w:szCs w:val="24"/>
            <w:lang w:val="en-PH"/>
          </w:rPr>
          <w:t>The focus of this study is to know the Importance of Business Innovation to Target Market. The respondents w</w:t>
        </w:r>
        <w:del w:id="903" w:author="REX'S BRIEKS ARCHIE RHON'S" w:date="2023-02-13T11:24:00Z">
          <w:r w:rsidRPr="00113DED" w:rsidDel="005222C0">
            <w:rPr>
              <w:rFonts w:ascii="Times New Roman" w:hAnsi="Times New Roman"/>
              <w:sz w:val="24"/>
              <w:szCs w:val="24"/>
              <w:lang w:val="en-PH"/>
            </w:rPr>
            <w:delText>ill be</w:delText>
          </w:r>
        </w:del>
      </w:ins>
      <w:ins w:id="904" w:author="REX'S BRIEKS ARCHIE RHON'S" w:date="2023-02-13T11:24:00Z">
        <w:r w:rsidR="005222C0">
          <w:rPr>
            <w:rFonts w:ascii="Times New Roman" w:hAnsi="Times New Roman"/>
            <w:sz w:val="24"/>
            <w:szCs w:val="24"/>
            <w:lang w:val="en-PH"/>
          </w:rPr>
          <w:t>ere</w:t>
        </w:r>
      </w:ins>
      <w:ins w:id="905" w:author="Client" w:date="2023-02-06T18:03:00Z">
        <w:r w:rsidRPr="00113DED">
          <w:rPr>
            <w:rFonts w:ascii="Times New Roman" w:hAnsi="Times New Roman"/>
            <w:sz w:val="24"/>
            <w:szCs w:val="24"/>
            <w:lang w:val="en-PH"/>
          </w:rPr>
          <w:t xml:space="preserve"> </w:t>
        </w:r>
        <w:r>
          <w:rPr>
            <w:rFonts w:ascii="Times New Roman" w:hAnsi="Times New Roman"/>
            <w:sz w:val="24"/>
            <w:szCs w:val="24"/>
            <w:lang w:val="en-PH"/>
          </w:rPr>
          <w:t>80</w:t>
        </w:r>
        <w:r w:rsidRPr="00113DED">
          <w:rPr>
            <w:rFonts w:ascii="Times New Roman" w:hAnsi="Times New Roman"/>
            <w:sz w:val="24"/>
            <w:szCs w:val="24"/>
            <w:lang w:val="en-PH"/>
          </w:rPr>
          <w:t xml:space="preserve"> Business Owners around Gen. </w:t>
        </w:r>
        <w:proofErr w:type="spellStart"/>
        <w:r w:rsidRPr="00113DED">
          <w:rPr>
            <w:rFonts w:ascii="Times New Roman" w:hAnsi="Times New Roman"/>
            <w:sz w:val="24"/>
            <w:szCs w:val="24"/>
            <w:lang w:val="en-PH"/>
          </w:rPr>
          <w:t>T</w:t>
        </w:r>
        <w:r>
          <w:rPr>
            <w:rFonts w:ascii="Times New Roman" w:hAnsi="Times New Roman"/>
            <w:sz w:val="24"/>
            <w:szCs w:val="24"/>
            <w:lang w:val="en-PH"/>
          </w:rPr>
          <w:t>iburcio</w:t>
        </w:r>
        <w:proofErr w:type="spellEnd"/>
        <w:r w:rsidRPr="00113DED">
          <w:rPr>
            <w:rFonts w:ascii="Times New Roman" w:hAnsi="Times New Roman"/>
            <w:sz w:val="24"/>
            <w:szCs w:val="24"/>
            <w:lang w:val="en-PH"/>
          </w:rPr>
          <w:t xml:space="preserve"> De Leon Valenzuela City. The data w</w:t>
        </w:r>
        <w:del w:id="906" w:author="REX'S BRIEKS ARCHIE RHON'S" w:date="2023-02-13T11:25:00Z">
          <w:r w:rsidRPr="00113DED" w:rsidDel="005222C0">
            <w:rPr>
              <w:rFonts w:ascii="Times New Roman" w:hAnsi="Times New Roman"/>
              <w:sz w:val="24"/>
              <w:szCs w:val="24"/>
              <w:lang w:val="en-PH"/>
            </w:rPr>
            <w:delText>ill be</w:delText>
          </w:r>
        </w:del>
      </w:ins>
      <w:ins w:id="907" w:author="REX'S BRIEKS ARCHIE RHON'S" w:date="2023-02-13T11:25:00Z">
        <w:r w:rsidR="005222C0">
          <w:rPr>
            <w:rFonts w:ascii="Times New Roman" w:hAnsi="Times New Roman"/>
            <w:sz w:val="24"/>
            <w:szCs w:val="24"/>
            <w:lang w:val="en-PH"/>
          </w:rPr>
          <w:t>ere</w:t>
        </w:r>
      </w:ins>
      <w:ins w:id="908" w:author="Client" w:date="2023-02-06T18:03:00Z">
        <w:r w:rsidRPr="00113DED">
          <w:rPr>
            <w:rFonts w:ascii="Times New Roman" w:hAnsi="Times New Roman"/>
            <w:sz w:val="24"/>
            <w:szCs w:val="24"/>
            <w:lang w:val="en-PH"/>
          </w:rPr>
          <w:t xml:space="preserve"> executed by the 1</w:t>
        </w:r>
        <w:r w:rsidRPr="00113DED">
          <w:rPr>
            <w:rFonts w:ascii="Times New Roman" w:hAnsi="Times New Roman"/>
            <w:sz w:val="24"/>
            <w:szCs w:val="24"/>
            <w:vertAlign w:val="superscript"/>
            <w:lang w:val="en-PH"/>
          </w:rPr>
          <w:t>st</w:t>
        </w:r>
        <w:r w:rsidRPr="00113DED">
          <w:rPr>
            <w:rFonts w:ascii="Times New Roman" w:hAnsi="Times New Roman"/>
            <w:sz w:val="24"/>
            <w:szCs w:val="24"/>
            <w:lang w:val="en-PH"/>
          </w:rPr>
          <w:t xml:space="preserve"> Semester of the School Year 2022-2023 using descriptive research.</w:t>
        </w:r>
      </w:ins>
    </w:p>
    <w:p w14:paraId="4C750DB2" w14:textId="77777777" w:rsidR="00317F55" w:rsidRPr="00113DED" w:rsidRDefault="00317F55" w:rsidP="00317F55">
      <w:pPr>
        <w:tabs>
          <w:tab w:val="left" w:pos="1290"/>
        </w:tabs>
        <w:spacing w:after="160" w:line="480" w:lineRule="auto"/>
        <w:ind w:left="3600"/>
        <w:rPr>
          <w:ins w:id="909" w:author="Client" w:date="2023-02-06T18:03:00Z"/>
          <w:rFonts w:ascii="Times New Roman" w:hAnsi="Times New Roman"/>
          <w:bCs/>
          <w:sz w:val="24"/>
          <w:szCs w:val="24"/>
          <w:lang w:val="en-PH"/>
        </w:rPr>
      </w:pPr>
    </w:p>
    <w:p w14:paraId="419B3EAE" w14:textId="77777777" w:rsidR="00317F55" w:rsidRPr="00113DED" w:rsidRDefault="00317F55" w:rsidP="00317F55">
      <w:pPr>
        <w:tabs>
          <w:tab w:val="left" w:pos="1290"/>
        </w:tabs>
        <w:spacing w:after="160" w:line="480" w:lineRule="auto"/>
        <w:rPr>
          <w:ins w:id="910" w:author="Client" w:date="2023-02-06T18:03:00Z"/>
          <w:rFonts w:ascii="Times New Roman" w:hAnsi="Times New Roman"/>
          <w:b/>
          <w:bCs/>
          <w:sz w:val="24"/>
          <w:szCs w:val="24"/>
          <w:lang w:val="en-PH"/>
        </w:rPr>
      </w:pPr>
    </w:p>
    <w:p w14:paraId="7BC06AF4" w14:textId="77777777" w:rsidR="00317F55" w:rsidRPr="00113DED" w:rsidRDefault="00317F55" w:rsidP="00317F55">
      <w:pPr>
        <w:tabs>
          <w:tab w:val="left" w:pos="1290"/>
        </w:tabs>
        <w:spacing w:after="160" w:line="480" w:lineRule="auto"/>
        <w:ind w:left="3600"/>
        <w:rPr>
          <w:ins w:id="911" w:author="Client" w:date="2023-02-06T18:03:00Z"/>
          <w:rFonts w:ascii="Times New Roman" w:hAnsi="Times New Roman"/>
          <w:b/>
          <w:bCs/>
          <w:sz w:val="24"/>
          <w:szCs w:val="24"/>
          <w:lang w:val="en-PH"/>
        </w:rPr>
      </w:pPr>
    </w:p>
    <w:p w14:paraId="3CC94495" w14:textId="77777777" w:rsidR="001F466A" w:rsidRDefault="001F466A" w:rsidP="00317F55">
      <w:pPr>
        <w:tabs>
          <w:tab w:val="left" w:pos="1290"/>
        </w:tabs>
        <w:spacing w:after="160" w:line="480" w:lineRule="auto"/>
        <w:jc w:val="center"/>
        <w:rPr>
          <w:ins w:id="912" w:author="Client" w:date="2023-02-10T00:16:00Z"/>
          <w:rFonts w:ascii="Times New Roman" w:hAnsi="Times New Roman"/>
          <w:b/>
          <w:bCs/>
          <w:sz w:val="24"/>
          <w:szCs w:val="24"/>
          <w:lang w:val="en-PH"/>
        </w:rPr>
      </w:pPr>
    </w:p>
    <w:p w14:paraId="3B550A9D" w14:textId="77777777" w:rsidR="001F466A" w:rsidRDefault="001F466A" w:rsidP="00317F55">
      <w:pPr>
        <w:tabs>
          <w:tab w:val="left" w:pos="1290"/>
        </w:tabs>
        <w:spacing w:after="160" w:line="480" w:lineRule="auto"/>
        <w:jc w:val="center"/>
        <w:rPr>
          <w:ins w:id="913" w:author="Client" w:date="2023-02-10T00:16:00Z"/>
          <w:rFonts w:ascii="Times New Roman" w:hAnsi="Times New Roman"/>
          <w:b/>
          <w:bCs/>
          <w:sz w:val="24"/>
          <w:szCs w:val="24"/>
          <w:lang w:val="en-PH"/>
        </w:rPr>
      </w:pPr>
    </w:p>
    <w:p w14:paraId="265C8CB3" w14:textId="5F52C064" w:rsidR="00317F55" w:rsidRDefault="00317F55" w:rsidP="001F466A">
      <w:pPr>
        <w:pStyle w:val="Heading1"/>
        <w:numPr>
          <w:ilvl w:val="0"/>
          <w:numId w:val="0"/>
        </w:numPr>
        <w:ind w:left="432" w:hanging="432"/>
        <w:jc w:val="center"/>
        <w:rPr>
          <w:ins w:id="914" w:author="Client" w:date="2023-02-10T00:43:00Z"/>
          <w:rFonts w:ascii="Times New Roman" w:hAnsi="Times New Roman" w:cs="Times New Roman"/>
          <w:color w:val="auto"/>
          <w:sz w:val="24"/>
          <w:szCs w:val="24"/>
        </w:rPr>
      </w:pPr>
      <w:bookmarkStart w:id="915" w:name="_Toc126882073"/>
      <w:bookmarkStart w:id="916" w:name="_Toc126917261"/>
      <w:ins w:id="917" w:author="Client" w:date="2023-02-06T18:03:00Z">
        <w:r w:rsidRPr="001F466A">
          <w:rPr>
            <w:rFonts w:ascii="Times New Roman" w:hAnsi="Times New Roman" w:cs="Times New Roman"/>
            <w:color w:val="auto"/>
            <w:sz w:val="24"/>
            <w:szCs w:val="24"/>
            <w:rPrChange w:id="918" w:author="Client" w:date="2023-02-10T00:16:00Z">
              <w:rPr/>
            </w:rPrChange>
          </w:rPr>
          <w:lastRenderedPageBreak/>
          <w:t>CHAPTER 2</w:t>
        </w:r>
      </w:ins>
      <w:bookmarkEnd w:id="915"/>
      <w:bookmarkEnd w:id="916"/>
    </w:p>
    <w:p w14:paraId="04ABA8D4" w14:textId="77777777" w:rsidR="0054292A" w:rsidRPr="0054292A" w:rsidRDefault="0054292A">
      <w:pPr>
        <w:rPr>
          <w:ins w:id="919" w:author="Client" w:date="2023-02-06T18:03:00Z"/>
          <w:lang w:val="en-PH"/>
          <w:rPrChange w:id="920" w:author="Client" w:date="2023-02-10T00:43:00Z">
            <w:rPr>
              <w:ins w:id="921" w:author="Client" w:date="2023-02-06T18:03:00Z"/>
              <w:b/>
              <w:bCs/>
            </w:rPr>
          </w:rPrChange>
        </w:rPr>
        <w:pPrChange w:id="922" w:author="Client" w:date="2023-02-10T00:43:00Z">
          <w:pPr>
            <w:tabs>
              <w:tab w:val="left" w:pos="1290"/>
            </w:tabs>
            <w:spacing w:after="160" w:line="480" w:lineRule="auto"/>
            <w:jc w:val="center"/>
          </w:pPr>
        </w:pPrChange>
      </w:pPr>
    </w:p>
    <w:p w14:paraId="478E6F3E" w14:textId="77777777" w:rsidR="00317F55" w:rsidRPr="00C860A0" w:rsidRDefault="00317F55" w:rsidP="00317F55">
      <w:pPr>
        <w:tabs>
          <w:tab w:val="left" w:pos="1290"/>
        </w:tabs>
        <w:spacing w:after="160" w:line="480" w:lineRule="auto"/>
        <w:rPr>
          <w:ins w:id="923" w:author="Client" w:date="2023-02-06T18:03:00Z"/>
          <w:rFonts w:ascii="Times New Roman" w:hAnsi="Times New Roman"/>
          <w:b/>
          <w:bCs/>
          <w:sz w:val="24"/>
          <w:szCs w:val="24"/>
          <w:lang w:val="en-PH"/>
        </w:rPr>
      </w:pPr>
      <w:ins w:id="924" w:author="Client" w:date="2023-02-06T18:03:00Z">
        <w:r w:rsidRPr="00C860A0">
          <w:rPr>
            <w:rFonts w:ascii="Times New Roman" w:hAnsi="Times New Roman"/>
            <w:b/>
            <w:bCs/>
            <w:sz w:val="24"/>
            <w:szCs w:val="24"/>
            <w:lang w:val="en-PH"/>
          </w:rPr>
          <w:t>Introduction</w:t>
        </w:r>
      </w:ins>
    </w:p>
    <w:p w14:paraId="615A7292" w14:textId="723A51CA" w:rsidR="00317F55" w:rsidRDefault="00317F55" w:rsidP="008E2427">
      <w:pPr>
        <w:tabs>
          <w:tab w:val="left" w:pos="1290"/>
        </w:tabs>
        <w:spacing w:after="160" w:line="360" w:lineRule="auto"/>
        <w:rPr>
          <w:ins w:id="925" w:author="Client" w:date="2023-02-09T22:05:00Z"/>
          <w:rFonts w:ascii="Times New Roman" w:hAnsi="Times New Roman"/>
          <w:bCs/>
          <w:sz w:val="24"/>
          <w:szCs w:val="24"/>
          <w:lang w:val="en-PH"/>
        </w:rPr>
      </w:pPr>
      <w:ins w:id="926" w:author="Client" w:date="2023-02-06T18:03:00Z">
        <w:r w:rsidRPr="00C860A0">
          <w:rPr>
            <w:rFonts w:ascii="Times New Roman" w:hAnsi="Times New Roman"/>
            <w:b/>
            <w:bCs/>
            <w:sz w:val="24"/>
            <w:szCs w:val="24"/>
            <w:lang w:val="en-PH"/>
          </w:rPr>
          <w:tab/>
        </w:r>
        <w:r w:rsidRPr="00C860A0">
          <w:rPr>
            <w:rFonts w:ascii="Times New Roman" w:hAnsi="Times New Roman"/>
            <w:bCs/>
            <w:sz w:val="24"/>
            <w:szCs w:val="24"/>
            <w:lang w:val="en-PH"/>
          </w:rPr>
          <w:t xml:space="preserve">This chapter presents the review of the related </w:t>
        </w:r>
        <w:proofErr w:type="spellStart"/>
        <w:r w:rsidRPr="00C860A0">
          <w:rPr>
            <w:rFonts w:ascii="Times New Roman" w:hAnsi="Times New Roman"/>
            <w:bCs/>
            <w:sz w:val="24"/>
            <w:szCs w:val="24"/>
            <w:lang w:val="en-PH"/>
          </w:rPr>
          <w:t>riterature</w:t>
        </w:r>
        <w:proofErr w:type="spellEnd"/>
        <w:r w:rsidRPr="00C860A0">
          <w:rPr>
            <w:rFonts w:ascii="Times New Roman" w:hAnsi="Times New Roman"/>
            <w:bCs/>
            <w:sz w:val="24"/>
            <w:szCs w:val="24"/>
            <w:lang w:val="en-PH"/>
          </w:rPr>
          <w:t>, conceptual framework, theoretical framework, synthesis of related literature and definition of terms.</w:t>
        </w:r>
      </w:ins>
    </w:p>
    <w:p w14:paraId="4260A480" w14:textId="77777777" w:rsidR="008E2427" w:rsidRPr="008E2427" w:rsidRDefault="008E2427">
      <w:pPr>
        <w:tabs>
          <w:tab w:val="left" w:pos="1290"/>
        </w:tabs>
        <w:spacing w:after="160" w:line="360" w:lineRule="auto"/>
        <w:rPr>
          <w:ins w:id="927" w:author="Client" w:date="2023-02-06T18:03:00Z"/>
          <w:rFonts w:ascii="Times New Roman" w:hAnsi="Times New Roman"/>
          <w:bCs/>
          <w:sz w:val="24"/>
          <w:szCs w:val="24"/>
          <w:lang w:val="en-PH"/>
          <w:rPrChange w:id="928" w:author="Client" w:date="2023-02-09T22:05:00Z">
            <w:rPr>
              <w:ins w:id="929" w:author="Client" w:date="2023-02-06T18:03:00Z"/>
              <w:rFonts w:ascii="Times New Roman" w:hAnsi="Times New Roman"/>
              <w:b/>
              <w:bCs/>
              <w:sz w:val="24"/>
              <w:szCs w:val="24"/>
              <w:lang w:val="en-PH"/>
            </w:rPr>
          </w:rPrChange>
        </w:rPr>
        <w:pPrChange w:id="930" w:author="Client" w:date="2023-02-09T22:05:00Z">
          <w:pPr>
            <w:tabs>
              <w:tab w:val="left" w:pos="1290"/>
            </w:tabs>
            <w:spacing w:after="160" w:line="480" w:lineRule="auto"/>
            <w:jc w:val="both"/>
          </w:pPr>
        </w:pPrChange>
      </w:pPr>
    </w:p>
    <w:p w14:paraId="65EA3297" w14:textId="7086B945" w:rsidR="00317F55" w:rsidRDefault="00317F55" w:rsidP="001F466A">
      <w:pPr>
        <w:pStyle w:val="Heading2"/>
        <w:numPr>
          <w:ilvl w:val="0"/>
          <w:numId w:val="0"/>
        </w:numPr>
        <w:ind w:left="576" w:hanging="576"/>
        <w:rPr>
          <w:ins w:id="931" w:author="Client" w:date="2023-02-10T00:22:00Z"/>
          <w:rFonts w:ascii="Times New Roman" w:hAnsi="Times New Roman"/>
          <w:color w:val="auto"/>
          <w:sz w:val="24"/>
          <w:szCs w:val="24"/>
        </w:rPr>
      </w:pPr>
      <w:bookmarkStart w:id="932" w:name="_Toc126882074"/>
      <w:bookmarkStart w:id="933" w:name="_Toc126917262"/>
      <w:ins w:id="934" w:author="Client" w:date="2023-02-06T18:03:00Z">
        <w:r w:rsidRPr="001F466A">
          <w:rPr>
            <w:rFonts w:ascii="Times New Roman" w:hAnsi="Times New Roman"/>
            <w:color w:val="auto"/>
            <w:sz w:val="24"/>
            <w:szCs w:val="24"/>
            <w:rPrChange w:id="935" w:author="Client" w:date="2023-02-10T00:16:00Z">
              <w:rPr/>
            </w:rPrChange>
          </w:rPr>
          <w:t>Review of Related Literature</w:t>
        </w:r>
      </w:ins>
      <w:bookmarkEnd w:id="932"/>
      <w:bookmarkEnd w:id="933"/>
    </w:p>
    <w:p w14:paraId="7B7E8479" w14:textId="77777777" w:rsidR="0074669D" w:rsidRPr="0074669D" w:rsidRDefault="0074669D">
      <w:pPr>
        <w:rPr>
          <w:ins w:id="936" w:author="Client" w:date="2023-02-06T18:03:00Z"/>
          <w:lang w:val="en-PH"/>
          <w:rPrChange w:id="937" w:author="Client" w:date="2023-02-10T00:22:00Z">
            <w:rPr>
              <w:ins w:id="938" w:author="Client" w:date="2023-02-06T18:03:00Z"/>
              <w:b/>
              <w:bCs/>
            </w:rPr>
          </w:rPrChange>
        </w:rPr>
        <w:pPrChange w:id="939" w:author="Client" w:date="2023-02-10T00:22:00Z">
          <w:pPr>
            <w:tabs>
              <w:tab w:val="left" w:pos="1290"/>
            </w:tabs>
            <w:spacing w:after="160" w:line="480" w:lineRule="auto"/>
          </w:pPr>
        </w:pPrChange>
      </w:pPr>
    </w:p>
    <w:p w14:paraId="2FA6F25A" w14:textId="1B6D9397" w:rsidR="0054292A" w:rsidRPr="0054292A" w:rsidRDefault="00317F55" w:rsidP="00317F55">
      <w:pPr>
        <w:tabs>
          <w:tab w:val="left" w:pos="1290"/>
        </w:tabs>
        <w:spacing w:after="160" w:line="480" w:lineRule="auto"/>
        <w:jc w:val="both"/>
        <w:rPr>
          <w:ins w:id="940" w:author="Client" w:date="2023-02-06T18:03:00Z"/>
          <w:rFonts w:ascii="Times New Roman" w:hAnsi="Times New Roman"/>
          <w:sz w:val="24"/>
          <w:szCs w:val="24"/>
          <w:lang w:val="en-PH"/>
          <w:rPrChange w:id="941" w:author="Client" w:date="2023-02-10T00:43:00Z">
            <w:rPr>
              <w:ins w:id="942" w:author="Client" w:date="2023-02-06T18:03:00Z"/>
              <w:rFonts w:ascii="Times New Roman" w:hAnsi="Times New Roman"/>
              <w:b/>
              <w:bCs/>
              <w:sz w:val="24"/>
              <w:szCs w:val="24"/>
              <w:lang w:val="en-PH"/>
            </w:rPr>
          </w:rPrChange>
        </w:rPr>
      </w:pPr>
      <w:ins w:id="943" w:author="Client" w:date="2023-02-06T18:03:00Z">
        <w:r w:rsidRPr="00C860A0">
          <w:rPr>
            <w:rFonts w:ascii="Times New Roman" w:hAnsi="Times New Roman"/>
            <w:b/>
            <w:bCs/>
            <w:sz w:val="24"/>
            <w:szCs w:val="24"/>
            <w:lang w:val="en-PH"/>
          </w:rPr>
          <w:tab/>
        </w:r>
        <w:r w:rsidRPr="00C860A0">
          <w:rPr>
            <w:rFonts w:ascii="Times New Roman" w:hAnsi="Times New Roman"/>
            <w:sz w:val="24"/>
            <w:szCs w:val="24"/>
            <w:lang w:val="en-PH"/>
          </w:rPr>
          <w:t>This part of the research presents the review of the related literature</w:t>
        </w:r>
        <w:r>
          <w:rPr>
            <w:rFonts w:ascii="Times New Roman" w:hAnsi="Times New Roman"/>
            <w:sz w:val="24"/>
            <w:szCs w:val="24"/>
            <w:lang w:val="en-PH"/>
          </w:rPr>
          <w:t xml:space="preserve"> </w:t>
        </w:r>
        <w:r w:rsidRPr="00C860A0">
          <w:rPr>
            <w:rFonts w:ascii="Times New Roman" w:hAnsi="Times New Roman"/>
            <w:sz w:val="24"/>
            <w:szCs w:val="24"/>
            <w:lang w:val="en-PH"/>
          </w:rPr>
          <w:t>which represents the connected studies that’s been done before. It will guide the researchers to gather up additional</w:t>
        </w:r>
        <w:r>
          <w:rPr>
            <w:rFonts w:ascii="Times New Roman" w:hAnsi="Times New Roman"/>
            <w:sz w:val="24"/>
            <w:szCs w:val="24"/>
            <w:lang w:val="en-PH"/>
          </w:rPr>
          <w:t xml:space="preserve"> </w:t>
        </w:r>
        <w:r w:rsidRPr="00C860A0">
          <w:rPr>
            <w:rFonts w:ascii="Times New Roman" w:hAnsi="Times New Roman"/>
            <w:sz w:val="24"/>
            <w:szCs w:val="24"/>
            <w:lang w:val="en-PH"/>
          </w:rPr>
          <w:t>Information, source of information, structural guide that lead to unanticipated result of the study and innovation of the used topic. Further used as evidence. Review of related researcher</w:t>
        </w:r>
        <w:r>
          <w:rPr>
            <w:rFonts w:ascii="Times New Roman" w:hAnsi="Times New Roman"/>
            <w:sz w:val="24"/>
            <w:szCs w:val="24"/>
            <w:lang w:val="en-PH"/>
          </w:rPr>
          <w:t xml:space="preserve"> </w:t>
        </w:r>
        <w:r w:rsidRPr="00C860A0">
          <w:rPr>
            <w:rFonts w:ascii="Times New Roman" w:hAnsi="Times New Roman"/>
            <w:sz w:val="24"/>
            <w:szCs w:val="24"/>
            <w:lang w:val="en-PH"/>
          </w:rPr>
          <w:t xml:space="preserve">also prevents a replicating and plagiarism of effort already made and helps the researchers to go deeper towards the issue. </w:t>
        </w:r>
      </w:ins>
    </w:p>
    <w:p w14:paraId="0D90111B" w14:textId="77777777" w:rsidR="00317F55" w:rsidRPr="00C860A0" w:rsidRDefault="00317F55" w:rsidP="00317F55">
      <w:pPr>
        <w:tabs>
          <w:tab w:val="left" w:pos="1290"/>
        </w:tabs>
        <w:spacing w:after="160" w:line="480" w:lineRule="auto"/>
        <w:ind w:firstLine="1290"/>
        <w:jc w:val="both"/>
        <w:rPr>
          <w:ins w:id="944" w:author="Client" w:date="2023-02-06T18:03:00Z"/>
          <w:rFonts w:ascii="Times New Roman" w:hAnsi="Times New Roman"/>
          <w:sz w:val="24"/>
          <w:szCs w:val="24"/>
          <w:lang w:val="en-PH"/>
        </w:rPr>
      </w:pPr>
      <w:ins w:id="945" w:author="Client" w:date="2023-02-06T18:03:00Z">
        <w:r w:rsidRPr="00C860A0">
          <w:rPr>
            <w:rFonts w:ascii="Times New Roman" w:hAnsi="Times New Roman"/>
            <w:bCs/>
            <w:sz w:val="24"/>
            <w:szCs w:val="24"/>
            <w:lang w:val="en-PH"/>
          </w:rPr>
          <w:t xml:space="preserve">An essential condition </w:t>
        </w:r>
        <w:r w:rsidRPr="00C860A0">
          <w:rPr>
            <w:rFonts w:ascii="Times New Roman" w:hAnsi="Times New Roman"/>
            <w:sz w:val="24"/>
            <w:szCs w:val="24"/>
            <w:lang w:val="en-PH"/>
          </w:rPr>
          <w:t xml:space="preserve">for the survival of </w:t>
        </w:r>
        <w:r w:rsidRPr="00C860A0">
          <w:rPr>
            <w:rFonts w:ascii="Times New Roman" w:hAnsi="Times New Roman"/>
            <w:bCs/>
            <w:sz w:val="24"/>
            <w:szCs w:val="24"/>
            <w:lang w:val="en-PH"/>
          </w:rPr>
          <w:t xml:space="preserve">any company </w:t>
        </w:r>
        <w:r w:rsidRPr="00C860A0">
          <w:rPr>
            <w:rFonts w:ascii="Times New Roman" w:hAnsi="Times New Roman"/>
            <w:sz w:val="24"/>
            <w:szCs w:val="24"/>
            <w:lang w:val="en-PH"/>
          </w:rPr>
          <w:t xml:space="preserve">is continuous improvement of competitiveness, </w:t>
        </w:r>
        <w:r w:rsidRPr="00C860A0">
          <w:rPr>
            <w:rFonts w:ascii="Times New Roman" w:hAnsi="Times New Roman"/>
            <w:bCs/>
            <w:sz w:val="24"/>
            <w:szCs w:val="24"/>
            <w:lang w:val="en-PH"/>
          </w:rPr>
          <w:t xml:space="preserve">i.e. </w:t>
        </w:r>
        <w:r w:rsidRPr="00C860A0">
          <w:rPr>
            <w:rFonts w:ascii="Times New Roman" w:hAnsi="Times New Roman"/>
            <w:sz w:val="24"/>
            <w:szCs w:val="24"/>
            <w:lang w:val="en-PH"/>
          </w:rPr>
          <w:t xml:space="preserve">investment in </w:t>
        </w:r>
        <w:r w:rsidRPr="00C860A0">
          <w:rPr>
            <w:rFonts w:ascii="Times New Roman" w:hAnsi="Times New Roman"/>
            <w:bCs/>
            <w:sz w:val="24"/>
            <w:szCs w:val="24"/>
            <w:lang w:val="en-PH"/>
          </w:rPr>
          <w:t xml:space="preserve">product and service innovation. The purpose </w:t>
        </w:r>
        <w:r w:rsidRPr="00C860A0">
          <w:rPr>
            <w:rFonts w:ascii="Times New Roman" w:hAnsi="Times New Roman"/>
            <w:sz w:val="24"/>
            <w:szCs w:val="24"/>
            <w:lang w:val="en-PH"/>
          </w:rPr>
          <w:t xml:space="preserve">of </w:t>
        </w:r>
        <w:r w:rsidRPr="00C860A0">
          <w:rPr>
            <w:rFonts w:ascii="Times New Roman" w:hAnsi="Times New Roman"/>
            <w:bCs/>
            <w:sz w:val="24"/>
            <w:szCs w:val="24"/>
            <w:lang w:val="en-PH"/>
          </w:rPr>
          <w:t xml:space="preserve">this </w:t>
        </w:r>
        <w:r w:rsidRPr="00C860A0">
          <w:rPr>
            <w:rFonts w:ascii="Times New Roman" w:hAnsi="Times New Roman"/>
            <w:sz w:val="24"/>
            <w:szCs w:val="24"/>
            <w:lang w:val="en-PH"/>
          </w:rPr>
          <w:t xml:space="preserve">paper is to </w:t>
        </w:r>
        <w:r w:rsidRPr="00C860A0">
          <w:rPr>
            <w:rFonts w:ascii="Times New Roman" w:hAnsi="Times New Roman"/>
            <w:bCs/>
            <w:sz w:val="24"/>
            <w:szCs w:val="24"/>
            <w:lang w:val="en-PH"/>
          </w:rPr>
          <w:t xml:space="preserve">demonstrate </w:t>
        </w:r>
        <w:r w:rsidRPr="00C860A0">
          <w:rPr>
            <w:rFonts w:ascii="Times New Roman" w:hAnsi="Times New Roman"/>
            <w:sz w:val="24"/>
            <w:szCs w:val="24"/>
            <w:lang w:val="en-PH"/>
          </w:rPr>
          <w:t xml:space="preserve">the importance of </w:t>
        </w:r>
        <w:r w:rsidRPr="00C860A0">
          <w:rPr>
            <w:rFonts w:ascii="Times New Roman" w:hAnsi="Times New Roman"/>
            <w:bCs/>
            <w:sz w:val="24"/>
            <w:szCs w:val="24"/>
            <w:lang w:val="en-PH"/>
          </w:rPr>
          <w:t xml:space="preserve">innovation </w:t>
        </w:r>
        <w:r w:rsidRPr="00C860A0">
          <w:rPr>
            <w:rFonts w:ascii="Times New Roman" w:hAnsi="Times New Roman"/>
            <w:sz w:val="24"/>
            <w:szCs w:val="24"/>
            <w:lang w:val="en-PH"/>
          </w:rPr>
          <w:t>in the business of modern organizations.</w:t>
        </w:r>
        <w:r>
          <w:rPr>
            <w:rFonts w:ascii="Times New Roman" w:hAnsi="Times New Roman"/>
            <w:sz w:val="24"/>
            <w:szCs w:val="24"/>
            <w:lang w:val="en-PH"/>
          </w:rPr>
          <w:t xml:space="preserve"> </w:t>
        </w:r>
        <w:r w:rsidRPr="00C860A0">
          <w:rPr>
            <w:rFonts w:ascii="Times New Roman" w:hAnsi="Times New Roman"/>
            <w:bCs/>
            <w:sz w:val="24"/>
            <w:szCs w:val="24"/>
            <w:lang w:val="en-PH"/>
          </w:rPr>
          <w:t xml:space="preserve">Innovation-based businesses </w:t>
        </w:r>
        <w:r w:rsidRPr="00C860A0">
          <w:rPr>
            <w:rFonts w:ascii="Times New Roman" w:hAnsi="Times New Roman"/>
            <w:sz w:val="24"/>
            <w:szCs w:val="24"/>
            <w:lang w:val="en-PH"/>
          </w:rPr>
          <w:t xml:space="preserve">play a key role in </w:t>
        </w:r>
        <w:r w:rsidRPr="00C860A0">
          <w:rPr>
            <w:rFonts w:ascii="Times New Roman" w:hAnsi="Times New Roman"/>
            <w:bCs/>
            <w:sz w:val="24"/>
            <w:szCs w:val="24"/>
            <w:lang w:val="en-PH"/>
          </w:rPr>
          <w:t xml:space="preserve">driving prosperity and </w:t>
        </w:r>
        <w:r w:rsidRPr="00C860A0">
          <w:rPr>
            <w:rFonts w:ascii="Times New Roman" w:hAnsi="Times New Roman"/>
            <w:sz w:val="24"/>
            <w:szCs w:val="24"/>
            <w:lang w:val="en-PH"/>
          </w:rPr>
          <w:t xml:space="preserve">creating and sustaining competitive advantage. (Ivana </w:t>
        </w:r>
        <w:proofErr w:type="spellStart"/>
        <w:r w:rsidRPr="00C860A0">
          <w:rPr>
            <w:rFonts w:ascii="Times New Roman" w:hAnsi="Times New Roman"/>
            <w:sz w:val="24"/>
            <w:szCs w:val="24"/>
            <w:lang w:val="en-PH"/>
          </w:rPr>
          <w:t>Janjić</w:t>
        </w:r>
        <w:proofErr w:type="spellEnd"/>
        <w:r w:rsidRPr="00C860A0">
          <w:rPr>
            <w:rFonts w:ascii="Times New Roman" w:hAnsi="Times New Roman"/>
            <w:sz w:val="24"/>
            <w:szCs w:val="24"/>
            <w:lang w:val="en-PH"/>
          </w:rPr>
          <w:t xml:space="preserve">, Tamara </w:t>
        </w:r>
        <w:proofErr w:type="spellStart"/>
        <w:r w:rsidRPr="00C860A0">
          <w:rPr>
            <w:rFonts w:ascii="Times New Roman" w:hAnsi="Times New Roman"/>
            <w:sz w:val="24"/>
            <w:szCs w:val="24"/>
            <w:lang w:val="en-PH"/>
          </w:rPr>
          <w:t>Rađenović</w:t>
        </w:r>
        <w:proofErr w:type="spellEnd"/>
        <w:r w:rsidRPr="00C860A0">
          <w:rPr>
            <w:rFonts w:ascii="Times New Roman" w:hAnsi="Times New Roman"/>
            <w:sz w:val="24"/>
            <w:szCs w:val="24"/>
            <w:lang w:val="en-PH"/>
          </w:rPr>
          <w:t>, 2019).</w:t>
        </w:r>
      </w:ins>
    </w:p>
    <w:p w14:paraId="1D40090F" w14:textId="79C98702" w:rsidR="00317F55" w:rsidRDefault="00317F55" w:rsidP="00317F55">
      <w:pPr>
        <w:tabs>
          <w:tab w:val="left" w:pos="1290"/>
        </w:tabs>
        <w:spacing w:after="160" w:line="480" w:lineRule="auto"/>
        <w:jc w:val="both"/>
        <w:rPr>
          <w:ins w:id="946" w:author="Client" w:date="2023-02-06T18:03:00Z"/>
          <w:rFonts w:ascii="Times New Roman" w:hAnsi="Times New Roman"/>
          <w:sz w:val="24"/>
          <w:szCs w:val="24"/>
          <w:lang w:val="en-PH"/>
        </w:rPr>
      </w:pPr>
    </w:p>
    <w:p w14:paraId="1C8D4FBD" w14:textId="55C3C239" w:rsidR="00317F55" w:rsidRDefault="00317F55" w:rsidP="00317F55">
      <w:pPr>
        <w:tabs>
          <w:tab w:val="left" w:pos="1290"/>
        </w:tabs>
        <w:spacing w:after="160" w:line="480" w:lineRule="auto"/>
        <w:jc w:val="both"/>
        <w:rPr>
          <w:ins w:id="947" w:author="Client" w:date="2023-02-06T18:03:00Z"/>
          <w:rFonts w:ascii="Times New Roman" w:hAnsi="Times New Roman"/>
          <w:sz w:val="24"/>
          <w:szCs w:val="24"/>
          <w:lang w:val="en-PH"/>
        </w:rPr>
      </w:pPr>
      <w:ins w:id="948" w:author="Client" w:date="2023-02-06T18:03:00Z">
        <w:r>
          <w:rPr>
            <w:rFonts w:ascii="Times New Roman" w:hAnsi="Times New Roman"/>
            <w:sz w:val="24"/>
            <w:szCs w:val="24"/>
            <w:lang w:val="en-PH"/>
          </w:rPr>
          <w:lastRenderedPageBreak/>
          <w:tab/>
        </w:r>
        <w:r w:rsidRPr="00C860A0">
          <w:rPr>
            <w:rFonts w:ascii="Times New Roman" w:hAnsi="Times New Roman"/>
            <w:sz w:val="24"/>
            <w:szCs w:val="24"/>
            <w:lang w:val="en-PH"/>
          </w:rPr>
          <w:t xml:space="preserve">The study about the Importance of Innovation in ones Business, it is an essential condition for the survival of any company. Innovation is important not only in terms of reaching a target market, but also for the </w:t>
        </w:r>
        <w:proofErr w:type="spellStart"/>
        <w:r w:rsidRPr="00C860A0">
          <w:rPr>
            <w:rFonts w:ascii="Times New Roman" w:hAnsi="Times New Roman"/>
            <w:sz w:val="24"/>
            <w:szCs w:val="24"/>
            <w:lang w:val="en-PH"/>
          </w:rPr>
          <w:t>continuos</w:t>
        </w:r>
        <w:proofErr w:type="spellEnd"/>
        <w:r w:rsidRPr="00C860A0">
          <w:rPr>
            <w:rFonts w:ascii="Times New Roman" w:hAnsi="Times New Roman"/>
            <w:sz w:val="24"/>
            <w:szCs w:val="24"/>
            <w:lang w:val="en-PH"/>
          </w:rPr>
          <w:t xml:space="preserve"> competitiveness and impro</w:t>
        </w:r>
        <w:r>
          <w:rPr>
            <w:rFonts w:ascii="Times New Roman" w:hAnsi="Times New Roman"/>
            <w:sz w:val="24"/>
            <w:szCs w:val="24"/>
            <w:lang w:val="en-PH"/>
          </w:rPr>
          <w:t>vement of a business. Business o</w:t>
        </w:r>
        <w:r w:rsidRPr="00C860A0">
          <w:rPr>
            <w:rFonts w:ascii="Times New Roman" w:hAnsi="Times New Roman"/>
            <w:sz w:val="24"/>
            <w:szCs w:val="24"/>
            <w:lang w:val="en-PH"/>
          </w:rPr>
          <w:t>wners should be aware of this type of information for the sake of their businesses.</w:t>
        </w:r>
      </w:ins>
    </w:p>
    <w:p w14:paraId="3FE0FCDA" w14:textId="055EE363" w:rsidR="00317F55" w:rsidRPr="00C860A0" w:rsidRDefault="00317F55" w:rsidP="00317F55">
      <w:pPr>
        <w:tabs>
          <w:tab w:val="left" w:pos="1290"/>
        </w:tabs>
        <w:spacing w:after="160" w:line="480" w:lineRule="auto"/>
        <w:jc w:val="both"/>
        <w:rPr>
          <w:ins w:id="949" w:author="Client" w:date="2023-02-06T18:03:00Z"/>
          <w:rFonts w:ascii="Times New Roman" w:hAnsi="Times New Roman"/>
          <w:sz w:val="24"/>
          <w:szCs w:val="24"/>
          <w:lang w:val="en-PH"/>
        </w:rPr>
      </w:pPr>
      <w:ins w:id="950" w:author="Client" w:date="2023-02-06T18:03:00Z">
        <w:r w:rsidRPr="00C860A0">
          <w:rPr>
            <w:rFonts w:ascii="Times New Roman" w:hAnsi="Times New Roman"/>
            <w:sz w:val="24"/>
            <w:szCs w:val="24"/>
            <w:lang w:val="en-PH"/>
          </w:rPr>
          <w:tab/>
          <w:t xml:space="preserve">The </w:t>
        </w:r>
        <w:r w:rsidRPr="00C860A0">
          <w:rPr>
            <w:rFonts w:ascii="Times New Roman" w:hAnsi="Times New Roman"/>
            <w:bCs/>
            <w:sz w:val="24"/>
            <w:szCs w:val="24"/>
            <w:lang w:val="en-PH"/>
          </w:rPr>
          <w:t xml:space="preserve">survey </w:t>
        </w:r>
        <w:r w:rsidRPr="00C860A0">
          <w:rPr>
            <w:rFonts w:ascii="Times New Roman" w:hAnsi="Times New Roman"/>
            <w:sz w:val="24"/>
            <w:szCs w:val="24"/>
            <w:lang w:val="en-PH"/>
          </w:rPr>
          <w:t xml:space="preserve">also showed </w:t>
        </w:r>
        <w:r w:rsidRPr="00C860A0">
          <w:rPr>
            <w:rFonts w:ascii="Times New Roman" w:hAnsi="Times New Roman"/>
            <w:bCs/>
            <w:sz w:val="24"/>
            <w:szCs w:val="24"/>
            <w:lang w:val="en-PH"/>
          </w:rPr>
          <w:t xml:space="preserve">the rapid adoption of </w:t>
        </w:r>
        <w:r w:rsidRPr="00C860A0">
          <w:rPr>
            <w:rFonts w:ascii="Times New Roman" w:hAnsi="Times New Roman"/>
            <w:sz w:val="24"/>
            <w:szCs w:val="24"/>
            <w:lang w:val="en-PH"/>
          </w:rPr>
          <w:t xml:space="preserve">innovative </w:t>
        </w:r>
        <w:r w:rsidRPr="00C860A0">
          <w:rPr>
            <w:rFonts w:ascii="Times New Roman" w:hAnsi="Times New Roman"/>
            <w:bCs/>
            <w:sz w:val="24"/>
            <w:szCs w:val="24"/>
            <w:lang w:val="en-PH"/>
          </w:rPr>
          <w:t xml:space="preserve">thinking by Filipino organization </w:t>
        </w:r>
        <w:r w:rsidRPr="00C860A0">
          <w:rPr>
            <w:rFonts w:ascii="Times New Roman" w:hAnsi="Times New Roman"/>
            <w:sz w:val="24"/>
            <w:szCs w:val="24"/>
            <w:lang w:val="en-PH"/>
          </w:rPr>
          <w:t xml:space="preserve">the </w:t>
        </w:r>
        <w:r w:rsidRPr="00C860A0">
          <w:rPr>
            <w:rFonts w:ascii="Times New Roman" w:hAnsi="Times New Roman"/>
            <w:bCs/>
            <w:sz w:val="24"/>
            <w:szCs w:val="24"/>
            <w:lang w:val="en-PH"/>
          </w:rPr>
          <w:t xml:space="preserve">past six months. Positive reactions have been </w:t>
        </w:r>
        <w:r w:rsidRPr="00C860A0">
          <w:rPr>
            <w:rFonts w:ascii="Times New Roman" w:hAnsi="Times New Roman"/>
            <w:sz w:val="24"/>
            <w:szCs w:val="24"/>
            <w:lang w:val="en-PH"/>
          </w:rPr>
          <w:t xml:space="preserve">recorded during the pandemic, </w:t>
        </w:r>
        <w:r w:rsidRPr="00C860A0">
          <w:rPr>
            <w:rFonts w:ascii="Times New Roman" w:hAnsi="Times New Roman"/>
            <w:bCs/>
            <w:sz w:val="24"/>
            <w:szCs w:val="24"/>
            <w:lang w:val="en-PH"/>
          </w:rPr>
          <w:t xml:space="preserve">with </w:t>
        </w:r>
        <w:r w:rsidRPr="00C860A0">
          <w:rPr>
            <w:rFonts w:ascii="Times New Roman" w:hAnsi="Times New Roman"/>
            <w:sz w:val="24"/>
            <w:szCs w:val="24"/>
            <w:lang w:val="en-PH"/>
          </w:rPr>
          <w:t xml:space="preserve">many businesses in </w:t>
        </w:r>
        <w:r w:rsidRPr="00C860A0">
          <w:rPr>
            <w:rFonts w:ascii="Times New Roman" w:hAnsi="Times New Roman"/>
            <w:bCs/>
            <w:sz w:val="24"/>
            <w:szCs w:val="24"/>
            <w:lang w:val="en-PH"/>
          </w:rPr>
          <w:t xml:space="preserve">crisis due to its impact. </w:t>
        </w:r>
        <w:r w:rsidRPr="00C860A0">
          <w:rPr>
            <w:rFonts w:ascii="Times New Roman" w:hAnsi="Times New Roman"/>
            <w:sz w:val="24"/>
            <w:szCs w:val="24"/>
            <w:lang w:val="en-PH"/>
          </w:rPr>
          <w:t xml:space="preserve">A senior executive who </w:t>
        </w:r>
        <w:r w:rsidRPr="00C860A0">
          <w:rPr>
            <w:rFonts w:ascii="Times New Roman" w:hAnsi="Times New Roman"/>
            <w:bCs/>
            <w:sz w:val="24"/>
            <w:szCs w:val="24"/>
            <w:lang w:val="en-PH"/>
          </w:rPr>
          <w:t xml:space="preserve">participated in </w:t>
        </w:r>
        <w:r w:rsidRPr="00C860A0">
          <w:rPr>
            <w:rFonts w:ascii="Times New Roman" w:hAnsi="Times New Roman"/>
            <w:sz w:val="24"/>
            <w:szCs w:val="24"/>
            <w:lang w:val="en-PH"/>
          </w:rPr>
          <w:t xml:space="preserve">there report </w:t>
        </w:r>
        <w:r w:rsidRPr="00C860A0">
          <w:rPr>
            <w:rFonts w:ascii="Times New Roman" w:hAnsi="Times New Roman"/>
            <w:bCs/>
            <w:sz w:val="24"/>
            <w:szCs w:val="24"/>
            <w:lang w:val="en-PH"/>
          </w:rPr>
          <w:t xml:space="preserve">said </w:t>
        </w:r>
        <w:r w:rsidRPr="00C860A0">
          <w:rPr>
            <w:rFonts w:ascii="Times New Roman" w:hAnsi="Times New Roman"/>
            <w:sz w:val="24"/>
            <w:szCs w:val="24"/>
            <w:lang w:val="en-PH"/>
          </w:rPr>
          <w:t xml:space="preserve"> “Innovation is no longer an option, it is a necessity.(Miranda, 2020)</w:t>
        </w:r>
      </w:ins>
    </w:p>
    <w:p w14:paraId="00FC4E3D" w14:textId="32AC27F6" w:rsidR="00317F55" w:rsidRPr="0054292A" w:rsidRDefault="00317F55">
      <w:pPr>
        <w:tabs>
          <w:tab w:val="left" w:pos="1290"/>
        </w:tabs>
        <w:spacing w:after="160" w:line="480" w:lineRule="auto"/>
        <w:jc w:val="both"/>
        <w:rPr>
          <w:ins w:id="951" w:author="Client" w:date="2023-02-06T18:03:00Z"/>
          <w:rFonts w:ascii="Times New Roman" w:hAnsi="Times New Roman"/>
          <w:sz w:val="24"/>
          <w:szCs w:val="24"/>
          <w:lang w:val="en-PH"/>
          <w:rPrChange w:id="952" w:author="Client" w:date="2023-02-10T00:44:00Z">
            <w:rPr>
              <w:ins w:id="953" w:author="Client" w:date="2023-02-06T18:03:00Z"/>
              <w:rFonts w:ascii="Times New Roman" w:hAnsi="Times New Roman"/>
              <w:sz w:val="24"/>
              <w:szCs w:val="24"/>
              <w:shd w:val="clear" w:color="auto" w:fill="FFFFFF"/>
              <w:lang w:val="en-PH"/>
            </w:rPr>
          </w:rPrChange>
        </w:rPr>
        <w:pPrChange w:id="954" w:author="Client" w:date="2023-02-09T22:08:00Z">
          <w:pPr>
            <w:tabs>
              <w:tab w:val="left" w:pos="1290"/>
            </w:tabs>
            <w:spacing w:after="160" w:line="480" w:lineRule="auto"/>
            <w:ind w:firstLine="1290"/>
            <w:jc w:val="both"/>
          </w:pPr>
        </w:pPrChange>
      </w:pPr>
      <w:ins w:id="955" w:author="Client" w:date="2023-02-06T18:03:00Z">
        <w:r w:rsidRPr="00C860A0">
          <w:rPr>
            <w:rFonts w:ascii="Times New Roman" w:hAnsi="Times New Roman"/>
            <w:sz w:val="24"/>
            <w:szCs w:val="24"/>
            <w:lang w:val="en-PH"/>
          </w:rPr>
          <w:tab/>
          <w:t xml:space="preserve">The study about Innovation being a necessity of a business, it a fact that it innovation is a necessity because it can increase the profitability of </w:t>
        </w:r>
        <w:r>
          <w:rPr>
            <w:rFonts w:ascii="Times New Roman" w:hAnsi="Times New Roman"/>
            <w:sz w:val="24"/>
            <w:szCs w:val="24"/>
            <w:lang w:val="en-PH"/>
          </w:rPr>
          <w:t>ones business. And most of the b</w:t>
        </w:r>
        <w:r w:rsidRPr="00C860A0">
          <w:rPr>
            <w:rFonts w:ascii="Times New Roman" w:hAnsi="Times New Roman"/>
            <w:sz w:val="24"/>
            <w:szCs w:val="24"/>
            <w:lang w:val="en-PH"/>
          </w:rPr>
          <w:t xml:space="preserve">usiness we have today desires to have a high percentage of profitability. It can also help business owners to know the desires of their customers and to create news ideas. </w:t>
        </w:r>
      </w:ins>
    </w:p>
    <w:p w14:paraId="6A52225B" w14:textId="77777777" w:rsidR="00317F55" w:rsidRDefault="00317F55" w:rsidP="00317F55">
      <w:pPr>
        <w:tabs>
          <w:tab w:val="left" w:pos="1290"/>
        </w:tabs>
        <w:spacing w:after="160" w:line="480" w:lineRule="auto"/>
        <w:ind w:firstLine="1290"/>
        <w:jc w:val="both"/>
        <w:rPr>
          <w:ins w:id="956" w:author="Client" w:date="2023-02-06T18:03:00Z"/>
          <w:rFonts w:ascii="Times New Roman" w:hAnsi="Times New Roman"/>
          <w:sz w:val="24"/>
          <w:szCs w:val="24"/>
          <w:shd w:val="clear" w:color="auto" w:fill="FFFFFF"/>
          <w:lang w:val="en-PH"/>
        </w:rPr>
      </w:pPr>
      <w:ins w:id="957" w:author="Client" w:date="2023-02-06T18:03:00Z">
        <w:r w:rsidRPr="00C860A0">
          <w:rPr>
            <w:rFonts w:ascii="Times New Roman" w:hAnsi="Times New Roman"/>
            <w:sz w:val="24"/>
            <w:szCs w:val="24"/>
            <w:shd w:val="clear" w:color="auto" w:fill="FFFFFF"/>
            <w:lang w:val="en-PH"/>
          </w:rPr>
          <w:t xml:space="preserve">The goal of service innovation is to expand markets and offer clients new services. It gains the ability to develop and survive throughout time. This study aims to </w:t>
        </w:r>
      </w:ins>
    </w:p>
    <w:p w14:paraId="634383CF" w14:textId="1185C3DD" w:rsidR="00317F55" w:rsidRPr="008E2427" w:rsidRDefault="00317F55">
      <w:pPr>
        <w:tabs>
          <w:tab w:val="left" w:pos="1290"/>
        </w:tabs>
        <w:spacing w:after="160" w:line="480" w:lineRule="auto"/>
        <w:jc w:val="both"/>
        <w:rPr>
          <w:ins w:id="958" w:author="Client" w:date="2023-02-06T18:03:00Z"/>
          <w:rFonts w:ascii="Times New Roman" w:hAnsi="Times New Roman"/>
          <w:sz w:val="24"/>
          <w:szCs w:val="24"/>
          <w:shd w:val="clear" w:color="auto" w:fill="FFFFFF"/>
          <w:lang w:val="en-PH"/>
          <w:rPrChange w:id="959" w:author="Client" w:date="2023-02-09T22:08:00Z">
            <w:rPr>
              <w:ins w:id="960" w:author="Client" w:date="2023-02-06T18:03:00Z"/>
              <w:rFonts w:ascii="Times New Roman" w:hAnsi="Times New Roman"/>
              <w:sz w:val="24"/>
              <w:szCs w:val="24"/>
              <w:lang w:val="en-PH"/>
            </w:rPr>
          </w:rPrChange>
        </w:rPr>
        <w:pPrChange w:id="961" w:author="Client" w:date="2023-02-09T22:08:00Z">
          <w:pPr>
            <w:tabs>
              <w:tab w:val="left" w:pos="1290"/>
            </w:tabs>
            <w:spacing w:after="160" w:line="480" w:lineRule="auto"/>
            <w:ind w:firstLine="1290"/>
            <w:jc w:val="both"/>
          </w:pPr>
        </w:pPrChange>
      </w:pPr>
      <w:ins w:id="962" w:author="Client" w:date="2023-02-06T18:03:00Z">
        <w:r w:rsidRPr="00C860A0">
          <w:rPr>
            <w:rFonts w:ascii="Times New Roman" w:hAnsi="Times New Roman"/>
            <w:sz w:val="24"/>
            <w:szCs w:val="24"/>
            <w:shd w:val="clear" w:color="auto" w:fill="FFFFFF"/>
            <w:lang w:val="en-PH"/>
          </w:rPr>
          <w:t>shed light on the function that service innovation performs in the B2B sector. The study’s primary subject is service providers</w:t>
        </w:r>
        <w:r>
          <w:rPr>
            <w:rFonts w:ascii="Times New Roman" w:hAnsi="Times New Roman"/>
            <w:bCs/>
            <w:sz w:val="24"/>
            <w:szCs w:val="24"/>
            <w:lang w:val="en-PH"/>
          </w:rPr>
          <w:t xml:space="preserve"> t</w:t>
        </w:r>
        <w:r w:rsidRPr="00C860A0">
          <w:rPr>
            <w:rFonts w:ascii="Times New Roman" w:hAnsi="Times New Roman"/>
            <w:bCs/>
            <w:sz w:val="24"/>
            <w:szCs w:val="24"/>
            <w:lang w:val="en-PH"/>
          </w:rPr>
          <w:t>hat customize IT to business products, services, and clients. One of the primary resources in service science that is not centered on the customer value proposition is technology. (</w:t>
        </w:r>
        <w:proofErr w:type="spellStart"/>
        <w:r w:rsidRPr="00C860A0">
          <w:rPr>
            <w:rFonts w:ascii="Times New Roman" w:hAnsi="Times New Roman"/>
            <w:sz w:val="24"/>
            <w:szCs w:val="24"/>
            <w:lang w:val="en-PH"/>
          </w:rPr>
          <w:t>Moschis</w:t>
        </w:r>
        <w:proofErr w:type="spellEnd"/>
        <w:r w:rsidRPr="00C860A0">
          <w:rPr>
            <w:rFonts w:ascii="Times New Roman" w:hAnsi="Times New Roman"/>
            <w:sz w:val="24"/>
            <w:szCs w:val="24"/>
            <w:lang w:val="en-PH"/>
          </w:rPr>
          <w:t>, 2019).</w:t>
        </w:r>
      </w:ins>
    </w:p>
    <w:p w14:paraId="055206F5" w14:textId="51FEF1A7" w:rsidR="00317F55" w:rsidRPr="00C860A0" w:rsidRDefault="00317F55" w:rsidP="005D5FD1">
      <w:pPr>
        <w:tabs>
          <w:tab w:val="left" w:pos="1290"/>
        </w:tabs>
        <w:spacing w:after="160" w:line="480" w:lineRule="auto"/>
        <w:ind w:firstLine="1290"/>
        <w:jc w:val="both"/>
        <w:rPr>
          <w:ins w:id="963" w:author="Client" w:date="2023-02-06T18:03:00Z"/>
          <w:rFonts w:ascii="Times New Roman" w:hAnsi="Times New Roman"/>
          <w:sz w:val="24"/>
          <w:szCs w:val="24"/>
          <w:shd w:val="clear" w:color="auto" w:fill="FFFFFF"/>
          <w:lang w:val="en-PH"/>
        </w:rPr>
      </w:pPr>
      <w:ins w:id="964" w:author="Client" w:date="2023-02-06T18:03:00Z">
        <w:r w:rsidRPr="00C860A0">
          <w:rPr>
            <w:rFonts w:ascii="Times New Roman" w:hAnsi="Times New Roman"/>
            <w:sz w:val="24"/>
            <w:szCs w:val="24"/>
            <w:lang w:val="en-PH"/>
          </w:rPr>
          <w:lastRenderedPageBreak/>
          <w:t>The</w:t>
        </w:r>
        <w:r>
          <w:rPr>
            <w:rFonts w:ascii="Times New Roman" w:hAnsi="Times New Roman"/>
            <w:sz w:val="24"/>
            <w:szCs w:val="24"/>
            <w:lang w:val="en-PH"/>
          </w:rPr>
          <w:t xml:space="preserve"> study mentioned about Service i</w:t>
        </w:r>
        <w:r w:rsidRPr="00C860A0">
          <w:rPr>
            <w:rFonts w:ascii="Times New Roman" w:hAnsi="Times New Roman"/>
            <w:sz w:val="24"/>
            <w:szCs w:val="24"/>
            <w:lang w:val="en-PH"/>
          </w:rPr>
          <w:t>nnovation's goal is to not only reach your target markets but to also expand your market and to offer your market new services or products. Innovation of your product/service acquires the ability to survive and develop through time that is why it is a necessity for ones business. Creating new ideas of services and products for your market is a good strategy to further develop your business.</w:t>
        </w:r>
      </w:ins>
    </w:p>
    <w:p w14:paraId="0A5B1910" w14:textId="2CE4A42B" w:rsidR="00317F55" w:rsidRPr="00C860A0" w:rsidRDefault="00317F55">
      <w:pPr>
        <w:tabs>
          <w:tab w:val="left" w:pos="1290"/>
        </w:tabs>
        <w:spacing w:after="160" w:line="480" w:lineRule="auto"/>
        <w:ind w:firstLine="1290"/>
        <w:jc w:val="both"/>
        <w:rPr>
          <w:ins w:id="965" w:author="Client" w:date="2023-02-06T18:03:00Z"/>
          <w:rFonts w:ascii="Times New Roman" w:hAnsi="Times New Roman"/>
          <w:sz w:val="24"/>
          <w:szCs w:val="24"/>
          <w:lang w:val="en-PH"/>
        </w:rPr>
      </w:pPr>
      <w:ins w:id="966" w:author="Client" w:date="2023-02-06T18:03:00Z">
        <w:r w:rsidRPr="00C860A0">
          <w:rPr>
            <w:rFonts w:ascii="Times New Roman" w:hAnsi="Times New Roman"/>
            <w:sz w:val="24"/>
            <w:szCs w:val="24"/>
            <w:lang w:val="en-PH"/>
          </w:rPr>
          <w:t xml:space="preserve">For practically all businesses across a variety of industries, innovation serves as a powerful growth engine. Because it is the primary means by which businesses can continue to compete in the market, worldwide, but also locally based businesses, must view the development of new services, products, and processes as a precondition fora successful continuing concern. (Mehmet </w:t>
        </w:r>
        <w:proofErr w:type="spellStart"/>
        <w:r w:rsidRPr="00C860A0">
          <w:rPr>
            <w:rFonts w:ascii="Times New Roman" w:hAnsi="Times New Roman"/>
            <w:sz w:val="24"/>
            <w:szCs w:val="24"/>
            <w:lang w:val="en-PH"/>
          </w:rPr>
          <w:t>Sarialtin</w:t>
        </w:r>
        <w:proofErr w:type="spellEnd"/>
        <w:r w:rsidRPr="00C860A0">
          <w:rPr>
            <w:rFonts w:ascii="Times New Roman" w:hAnsi="Times New Roman"/>
            <w:sz w:val="24"/>
            <w:szCs w:val="24"/>
            <w:lang w:val="en-PH"/>
          </w:rPr>
          <w:t>, 2013).</w:t>
        </w:r>
      </w:ins>
    </w:p>
    <w:p w14:paraId="4BC6DF6A" w14:textId="3C89718E" w:rsidR="00317F55" w:rsidRPr="00C860A0" w:rsidRDefault="00317F55">
      <w:pPr>
        <w:tabs>
          <w:tab w:val="left" w:pos="1290"/>
        </w:tabs>
        <w:spacing w:after="160" w:line="480" w:lineRule="auto"/>
        <w:ind w:firstLine="1290"/>
        <w:jc w:val="both"/>
        <w:rPr>
          <w:ins w:id="967" w:author="Client" w:date="2023-02-06T18:03:00Z"/>
          <w:rFonts w:ascii="Times New Roman" w:hAnsi="Times New Roman"/>
          <w:sz w:val="24"/>
          <w:szCs w:val="24"/>
          <w:lang w:val="en-PH"/>
        </w:rPr>
        <w:pPrChange w:id="968" w:author="Client" w:date="2023-02-10T09:54:00Z">
          <w:pPr>
            <w:tabs>
              <w:tab w:val="left" w:pos="1290"/>
            </w:tabs>
            <w:spacing w:after="160" w:line="480" w:lineRule="auto"/>
            <w:jc w:val="both"/>
          </w:pPr>
        </w:pPrChange>
      </w:pPr>
      <w:ins w:id="969" w:author="Client" w:date="2023-02-06T18:03:00Z">
        <w:r w:rsidRPr="00C860A0">
          <w:rPr>
            <w:rFonts w:ascii="Times New Roman" w:hAnsi="Times New Roman"/>
            <w:sz w:val="24"/>
            <w:szCs w:val="24"/>
            <w:lang w:val="en-PH"/>
          </w:rPr>
          <w:t xml:space="preserve">The study mentioned is about Innovation serving as a powerful growth engine for ones business. </w:t>
        </w:r>
        <w:proofErr w:type="spellStart"/>
        <w:r w:rsidRPr="00C860A0">
          <w:rPr>
            <w:rFonts w:ascii="Times New Roman" w:hAnsi="Times New Roman"/>
            <w:sz w:val="24"/>
            <w:szCs w:val="24"/>
            <w:lang w:val="en-PH"/>
          </w:rPr>
          <w:t>Inovation</w:t>
        </w:r>
        <w:proofErr w:type="spellEnd"/>
        <w:r w:rsidRPr="00C860A0">
          <w:rPr>
            <w:rFonts w:ascii="Times New Roman" w:hAnsi="Times New Roman"/>
            <w:sz w:val="24"/>
            <w:szCs w:val="24"/>
            <w:lang w:val="en-PH"/>
          </w:rPr>
          <w:t xml:space="preserve"> is the key for your business to grow and expand. </w:t>
        </w:r>
        <w:r>
          <w:rPr>
            <w:rFonts w:ascii="Times New Roman" w:hAnsi="Times New Roman"/>
            <w:sz w:val="24"/>
            <w:szCs w:val="24"/>
            <w:lang w:val="en-PH"/>
          </w:rPr>
          <w:t>It is a primary mean or chief im</w:t>
        </w:r>
        <w:r w:rsidRPr="00C860A0">
          <w:rPr>
            <w:rFonts w:ascii="Times New Roman" w:hAnsi="Times New Roman"/>
            <w:sz w:val="24"/>
            <w:szCs w:val="24"/>
            <w:lang w:val="en-PH"/>
          </w:rPr>
          <w:t xml:space="preserve">portance on why businesses can continue not only in terms of reaching and expanding their markets, but also for the continuous competitiveness </w:t>
        </w:r>
        <w:r>
          <w:rPr>
            <w:rFonts w:ascii="Times New Roman" w:hAnsi="Times New Roman"/>
            <w:sz w:val="24"/>
            <w:szCs w:val="24"/>
            <w:lang w:val="en-PH"/>
          </w:rPr>
          <w:t>of a business. Innovation of a bu</w:t>
        </w:r>
        <w:r w:rsidRPr="00C860A0">
          <w:rPr>
            <w:rFonts w:ascii="Times New Roman" w:hAnsi="Times New Roman"/>
            <w:sz w:val="24"/>
            <w:szCs w:val="24"/>
            <w:lang w:val="en-PH"/>
          </w:rPr>
          <w:t>siness is the way to set ones business different from the rest of the businesses we have today.</w:t>
        </w:r>
      </w:ins>
    </w:p>
    <w:p w14:paraId="694381A2" w14:textId="5A7AC6BC" w:rsidR="00317F55" w:rsidRDefault="00317F55">
      <w:pPr>
        <w:tabs>
          <w:tab w:val="left" w:pos="1290"/>
        </w:tabs>
        <w:spacing w:after="160" w:line="480" w:lineRule="auto"/>
        <w:ind w:firstLine="1290"/>
        <w:jc w:val="both"/>
        <w:rPr>
          <w:ins w:id="970" w:author="Client" w:date="2023-02-06T18:03:00Z"/>
          <w:rFonts w:ascii="Times New Roman" w:hAnsi="Times New Roman"/>
          <w:sz w:val="24"/>
          <w:szCs w:val="24"/>
          <w:lang w:val="en-PH"/>
        </w:rPr>
      </w:pPr>
      <w:ins w:id="971" w:author="Client" w:date="2023-02-06T18:03:00Z">
        <w:r w:rsidRPr="00C860A0">
          <w:rPr>
            <w:rFonts w:ascii="Times New Roman" w:hAnsi="Times New Roman"/>
            <w:bCs/>
            <w:sz w:val="24"/>
            <w:szCs w:val="24"/>
            <w:lang w:val="en-PH"/>
          </w:rPr>
          <w:t>In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recent</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years,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business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driven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by</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technological</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advances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has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dramatically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changed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the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business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environment</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not</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only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developed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countries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but</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also</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emerging</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countries.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Business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expected</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to</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help</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deliver</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on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the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last</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decade's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global</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initiative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of</w:t>
        </w:r>
        <w:r w:rsidRPr="00C860A0">
          <w:rPr>
            <w:rFonts w:ascii="Times New Roman" w:hAnsi="Times New Roman"/>
            <w:sz w:val="24"/>
            <w:szCs w:val="24"/>
            <w:shd w:val="clear" w:color="auto" w:fill="FFFFFF"/>
            <w:lang w:val="en-PH"/>
          </w:rPr>
          <w:t xml:space="preserve"> </w:t>
        </w:r>
        <w:r>
          <w:rPr>
            <w:rFonts w:ascii="Times New Roman" w:hAnsi="Times New Roman"/>
            <w:bCs/>
            <w:sz w:val="24"/>
            <w:szCs w:val="24"/>
            <w:lang w:val="en-PH"/>
          </w:rPr>
          <w:t>ec</w:t>
        </w:r>
        <w:r w:rsidRPr="00C860A0">
          <w:rPr>
            <w:rFonts w:ascii="Times New Roman" w:hAnsi="Times New Roman"/>
            <w:bCs/>
            <w:sz w:val="24"/>
            <w:szCs w:val="24"/>
            <w:lang w:val="en-PH"/>
          </w:rPr>
          <w:t>onomic</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inclusion,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creating</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opportunities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for</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all</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to</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benefit</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from</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economic</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development.</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These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conference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papers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provide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opportunity</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to</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lastRenderedPageBreak/>
          <w:t>discuss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the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importance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of</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business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for</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achieving</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inclusive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economy,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especially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emerging</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economies.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Work</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covers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the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areas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of</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management,</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accounting,</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finance,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economics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and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social</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sciences. (</w:t>
        </w:r>
        <w:proofErr w:type="spellStart"/>
        <w:r w:rsidRPr="00C860A0">
          <w:rPr>
            <w:rFonts w:ascii="Times New Roman" w:hAnsi="Times New Roman"/>
            <w:sz w:val="24"/>
            <w:szCs w:val="24"/>
            <w:lang w:val="en-PH"/>
          </w:rPr>
          <w:t>Irwan</w:t>
        </w:r>
        <w:proofErr w:type="spellEnd"/>
        <w:r w:rsidRPr="00C860A0">
          <w:rPr>
            <w:rFonts w:ascii="Times New Roman" w:hAnsi="Times New Roman"/>
            <w:sz w:val="24"/>
            <w:szCs w:val="24"/>
            <w:lang w:val="en-PH"/>
          </w:rPr>
          <w:t xml:space="preserve"> </w:t>
        </w:r>
        <w:proofErr w:type="spellStart"/>
        <w:r w:rsidRPr="00C860A0">
          <w:rPr>
            <w:rFonts w:ascii="Times New Roman" w:hAnsi="Times New Roman"/>
            <w:sz w:val="24"/>
            <w:szCs w:val="24"/>
            <w:lang w:val="en-PH"/>
          </w:rPr>
          <w:t>Trinugroho</w:t>
        </w:r>
        <w:proofErr w:type="spellEnd"/>
        <w:r w:rsidRPr="00C860A0">
          <w:rPr>
            <w:rFonts w:ascii="Times New Roman" w:hAnsi="Times New Roman"/>
            <w:sz w:val="24"/>
            <w:szCs w:val="24"/>
            <w:lang w:val="en-PH"/>
          </w:rPr>
          <w:t xml:space="preserve"> and Evan Lau,2019).  </w:t>
        </w:r>
      </w:ins>
    </w:p>
    <w:p w14:paraId="204F835E" w14:textId="77777777" w:rsidR="00B80DD0" w:rsidRDefault="00317F55" w:rsidP="00317F55">
      <w:pPr>
        <w:tabs>
          <w:tab w:val="left" w:pos="1290"/>
        </w:tabs>
        <w:spacing w:after="160" w:line="480" w:lineRule="auto"/>
        <w:ind w:firstLine="1290"/>
        <w:jc w:val="both"/>
        <w:rPr>
          <w:ins w:id="972" w:author="Client" w:date="2023-02-06T18:40:00Z"/>
          <w:rFonts w:ascii="Times New Roman" w:hAnsi="Times New Roman"/>
          <w:sz w:val="24"/>
          <w:szCs w:val="24"/>
          <w:lang w:val="en-PH"/>
        </w:rPr>
      </w:pPr>
      <w:ins w:id="973" w:author="Client" w:date="2023-02-06T18:03:00Z">
        <w:r w:rsidRPr="00C860A0">
          <w:rPr>
            <w:rFonts w:ascii="Times New Roman" w:hAnsi="Times New Roman"/>
            <w:sz w:val="24"/>
            <w:szCs w:val="24"/>
            <w:lang w:val="en-PH"/>
          </w:rPr>
          <w:t>The study mentioned about Business I</w:t>
        </w:r>
        <w:r>
          <w:rPr>
            <w:rFonts w:ascii="Times New Roman" w:hAnsi="Times New Roman"/>
            <w:sz w:val="24"/>
            <w:szCs w:val="24"/>
            <w:lang w:val="en-PH"/>
          </w:rPr>
          <w:t>nnovation have changed b</w:t>
        </w:r>
        <w:r w:rsidRPr="00C860A0">
          <w:rPr>
            <w:rFonts w:ascii="Times New Roman" w:hAnsi="Times New Roman"/>
            <w:sz w:val="24"/>
            <w:szCs w:val="24"/>
            <w:lang w:val="en-PH"/>
          </w:rPr>
          <w:t xml:space="preserve">usiness environment  and also  develop  countries  and also it gives benefits in the economic growth. Innovation is not only important in reaching your target market but it also have </w:t>
        </w:r>
      </w:ins>
    </w:p>
    <w:p w14:paraId="3A27ACDB" w14:textId="7FD61EE9" w:rsidR="00317F55" w:rsidRDefault="00317F55" w:rsidP="00317F55">
      <w:pPr>
        <w:tabs>
          <w:tab w:val="left" w:pos="1290"/>
        </w:tabs>
        <w:spacing w:after="160" w:line="480" w:lineRule="auto"/>
        <w:jc w:val="both"/>
        <w:rPr>
          <w:ins w:id="974" w:author="Client" w:date="2023-02-06T18:03:00Z"/>
          <w:rFonts w:ascii="Times New Roman" w:hAnsi="Times New Roman"/>
          <w:sz w:val="24"/>
          <w:szCs w:val="24"/>
          <w:lang w:val="en-PH"/>
        </w:rPr>
      </w:pPr>
      <w:ins w:id="975" w:author="Client" w:date="2023-02-06T18:03:00Z">
        <w:r w:rsidRPr="00C860A0">
          <w:rPr>
            <w:rFonts w:ascii="Times New Roman" w:hAnsi="Times New Roman"/>
            <w:sz w:val="24"/>
            <w:szCs w:val="24"/>
            <w:lang w:val="en-PH"/>
          </w:rPr>
          <w:t>an importance towards the economy. Innovation creates opportunities, whether in business or economy.</w:t>
        </w:r>
        <w:r w:rsidRPr="00C860A0">
          <w:rPr>
            <w:rFonts w:ascii="Times New Roman" w:hAnsi="Times New Roman"/>
            <w:sz w:val="24"/>
            <w:szCs w:val="24"/>
            <w:lang w:val="en-PH"/>
          </w:rPr>
          <w:tab/>
        </w:r>
      </w:ins>
    </w:p>
    <w:p w14:paraId="0779B9C7" w14:textId="3326EE38" w:rsidR="00317F55" w:rsidRDefault="00317F55" w:rsidP="00317F55">
      <w:pPr>
        <w:tabs>
          <w:tab w:val="left" w:pos="1290"/>
        </w:tabs>
        <w:spacing w:after="160" w:line="480" w:lineRule="auto"/>
        <w:jc w:val="both"/>
        <w:rPr>
          <w:ins w:id="976" w:author="Client" w:date="2023-02-06T18:03:00Z"/>
          <w:rFonts w:ascii="Times New Roman" w:hAnsi="Times New Roman"/>
          <w:sz w:val="24"/>
          <w:szCs w:val="24"/>
          <w:lang w:val="en-PH"/>
        </w:rPr>
      </w:pPr>
      <w:ins w:id="977" w:author="Client" w:date="2023-02-06T18:03:00Z">
        <w:r>
          <w:rPr>
            <w:rFonts w:ascii="Times New Roman" w:hAnsi="Times New Roman"/>
            <w:sz w:val="24"/>
            <w:szCs w:val="24"/>
            <w:lang w:val="en-PH"/>
          </w:rPr>
          <w:tab/>
        </w:r>
        <w:r w:rsidRPr="00C860A0">
          <w:rPr>
            <w:rFonts w:ascii="Times New Roman" w:hAnsi="Times New Roman"/>
            <w:bCs/>
            <w:sz w:val="24"/>
            <w:szCs w:val="24"/>
            <w:lang w:val="en-PH"/>
          </w:rPr>
          <w:t>The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market</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literature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currently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fragmented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and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characterized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by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heterogeneity</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terminology,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theoretical</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paradigms,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and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empirical</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research</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environments.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Specifically,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the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article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uses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econometric</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literature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mapping</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to</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identify</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his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six</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clusters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of</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market</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research.</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Over</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time,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existing</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markets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may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undergo</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dramatic</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changes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and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entirely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new</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markets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may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emerge,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presenting</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significant</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challenges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to</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businesses.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Promote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the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construction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of</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appropriate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charging</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infrastructure.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Achieve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market</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legitimacy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by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addressing</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concerns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about</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infrastructure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requirements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and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net</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environmental</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impact</w:t>
        </w:r>
        <w:r w:rsidRPr="00C860A0">
          <w:rPr>
            <w:rFonts w:ascii="Times New Roman" w:hAnsi="Times New Roman"/>
            <w:sz w:val="24"/>
            <w:szCs w:val="24"/>
            <w:lang w:val="en-PH"/>
          </w:rPr>
          <w:t xml:space="preserve"> (</w:t>
        </w:r>
        <w:proofErr w:type="spellStart"/>
        <w:r w:rsidRPr="00C860A0">
          <w:rPr>
            <w:rFonts w:ascii="Times New Roman" w:hAnsi="Times New Roman"/>
            <w:sz w:val="24"/>
            <w:szCs w:val="24"/>
            <w:lang w:val="en-PH"/>
          </w:rPr>
          <w:t>Pinkse</w:t>
        </w:r>
        <w:proofErr w:type="spellEnd"/>
        <w:r w:rsidRPr="00C860A0">
          <w:rPr>
            <w:rFonts w:ascii="Times New Roman" w:hAnsi="Times New Roman"/>
            <w:sz w:val="24"/>
            <w:szCs w:val="24"/>
            <w:lang w:val="en-PH"/>
          </w:rPr>
          <w:t xml:space="preserve">, </w:t>
        </w:r>
        <w:proofErr w:type="spellStart"/>
        <w:r w:rsidRPr="00C860A0">
          <w:rPr>
            <w:rFonts w:ascii="Times New Roman" w:hAnsi="Times New Roman"/>
            <w:sz w:val="24"/>
            <w:szCs w:val="24"/>
            <w:lang w:val="en-PH"/>
          </w:rPr>
          <w:t>Bohnsack</w:t>
        </w:r>
        <w:proofErr w:type="spellEnd"/>
        <w:r w:rsidRPr="00C860A0">
          <w:rPr>
            <w:rFonts w:ascii="Times New Roman" w:hAnsi="Times New Roman"/>
            <w:sz w:val="24"/>
            <w:szCs w:val="24"/>
            <w:lang w:val="en-PH"/>
          </w:rPr>
          <w:t xml:space="preserve"> &amp; </w:t>
        </w:r>
        <w:proofErr w:type="spellStart"/>
        <w:r w:rsidRPr="00C860A0">
          <w:rPr>
            <w:rFonts w:ascii="Times New Roman" w:hAnsi="Times New Roman"/>
            <w:sz w:val="24"/>
            <w:szCs w:val="24"/>
            <w:lang w:val="en-PH"/>
          </w:rPr>
          <w:t>Kolk</w:t>
        </w:r>
        <w:proofErr w:type="spellEnd"/>
        <w:r w:rsidRPr="00C860A0">
          <w:rPr>
            <w:rFonts w:ascii="Times New Roman" w:hAnsi="Times New Roman"/>
            <w:sz w:val="24"/>
            <w:szCs w:val="24"/>
            <w:lang w:val="en-PH"/>
          </w:rPr>
          <w:t xml:space="preserve">, 2014).  </w:t>
        </w:r>
        <w:r w:rsidRPr="00C860A0">
          <w:rPr>
            <w:rFonts w:ascii="Times New Roman" w:hAnsi="Times New Roman"/>
            <w:sz w:val="24"/>
            <w:szCs w:val="24"/>
            <w:lang w:val="en-PH"/>
          </w:rPr>
          <w:tab/>
        </w:r>
      </w:ins>
    </w:p>
    <w:p w14:paraId="0A6E212B" w14:textId="6EA8DA29" w:rsidR="00317F55" w:rsidRPr="00C860A0" w:rsidRDefault="00317F55" w:rsidP="00317F55">
      <w:pPr>
        <w:tabs>
          <w:tab w:val="left" w:pos="1290"/>
        </w:tabs>
        <w:spacing w:after="160" w:line="480" w:lineRule="auto"/>
        <w:jc w:val="both"/>
        <w:rPr>
          <w:ins w:id="978" w:author="Client" w:date="2023-02-06T18:03:00Z"/>
          <w:rFonts w:ascii="Times New Roman" w:hAnsi="Times New Roman"/>
          <w:sz w:val="24"/>
          <w:szCs w:val="24"/>
          <w:lang w:val="en-PH"/>
        </w:rPr>
      </w:pPr>
      <w:ins w:id="979" w:author="Client" w:date="2023-02-06T18:03:00Z">
        <w:r>
          <w:rPr>
            <w:rFonts w:ascii="Times New Roman" w:hAnsi="Times New Roman"/>
            <w:sz w:val="24"/>
            <w:szCs w:val="24"/>
            <w:lang w:val="en-PH"/>
          </w:rPr>
          <w:tab/>
        </w:r>
        <w:r w:rsidRPr="00C860A0">
          <w:rPr>
            <w:rFonts w:ascii="Times New Roman" w:hAnsi="Times New Roman"/>
            <w:sz w:val="24"/>
            <w:szCs w:val="24"/>
            <w:lang w:val="en-PH"/>
          </w:rPr>
          <w:t>The study mentioned about the possibility of markets to undergo dramatic changes and new markets may emerge and challenges to businesses. Innovation of services/product for ones market creates a huge advantage for a business owners against its competitors. Innovation is a good strategy in facing a business challenges.</w:t>
        </w:r>
      </w:ins>
    </w:p>
    <w:p w14:paraId="63D1FD05" w14:textId="6D4C8C76" w:rsidR="00B80DD0" w:rsidRPr="00B80DD0" w:rsidRDefault="00317F55" w:rsidP="00317F55">
      <w:pPr>
        <w:tabs>
          <w:tab w:val="left" w:pos="1290"/>
        </w:tabs>
        <w:spacing w:after="160" w:line="480" w:lineRule="auto"/>
        <w:jc w:val="both"/>
        <w:rPr>
          <w:ins w:id="980" w:author="Client" w:date="2023-02-06T18:39:00Z"/>
          <w:rFonts w:ascii="Times New Roman" w:hAnsi="Times New Roman"/>
          <w:sz w:val="24"/>
          <w:szCs w:val="24"/>
          <w:shd w:val="clear" w:color="auto" w:fill="FFFFFF"/>
          <w:lang w:val="en-PH"/>
          <w:rPrChange w:id="981" w:author="Client" w:date="2023-02-06T18:40:00Z">
            <w:rPr>
              <w:ins w:id="982" w:author="Client" w:date="2023-02-06T18:39:00Z"/>
              <w:rFonts w:ascii="Times New Roman" w:hAnsi="Times New Roman"/>
              <w:sz w:val="24"/>
              <w:szCs w:val="24"/>
              <w:lang w:val="en-PH"/>
            </w:rPr>
          </w:rPrChange>
        </w:rPr>
      </w:pPr>
      <w:ins w:id="983" w:author="Client" w:date="2023-02-06T18:03:00Z">
        <w:r w:rsidRPr="00C860A0">
          <w:rPr>
            <w:rFonts w:ascii="Times New Roman" w:hAnsi="Times New Roman"/>
            <w:sz w:val="24"/>
            <w:szCs w:val="24"/>
            <w:lang w:val="en-PH"/>
          </w:rPr>
          <w:lastRenderedPageBreak/>
          <w:tab/>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involves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implementing</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new</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or</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significantly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improved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goods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or</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services,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production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processes,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marketing,</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or</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organizational</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methods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to</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create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value.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Measuring</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provides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mechanism</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to</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benchmark</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national</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performance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and</w:t>
        </w:r>
        <w:r w:rsidRPr="00C860A0">
          <w:rPr>
            <w:rFonts w:ascii="Times New Roman" w:hAnsi="Times New Roman"/>
            <w:sz w:val="24"/>
            <w:szCs w:val="24"/>
            <w:shd w:val="clear" w:color="auto" w:fill="FFFFFF"/>
            <w:lang w:val="en-PH"/>
          </w:rPr>
          <w:t xml:space="preserve"> </w:t>
        </w:r>
      </w:ins>
    </w:p>
    <w:p w14:paraId="404E6944" w14:textId="0F0A65FF" w:rsidR="00317F55" w:rsidRDefault="00317F55" w:rsidP="00317F55">
      <w:pPr>
        <w:tabs>
          <w:tab w:val="left" w:pos="1290"/>
        </w:tabs>
        <w:spacing w:after="160" w:line="480" w:lineRule="auto"/>
        <w:jc w:val="both"/>
        <w:rPr>
          <w:ins w:id="984" w:author="Client" w:date="2023-02-06T18:03:00Z"/>
          <w:rFonts w:ascii="Times New Roman" w:eastAsia="Times New Roman" w:hAnsi="Times New Roman"/>
          <w:color w:val="000000"/>
          <w:sz w:val="24"/>
          <w:szCs w:val="24"/>
          <w:shd w:val="clear" w:color="auto" w:fill="FFFFFF"/>
          <w:lang w:val="en-PH"/>
        </w:rPr>
      </w:pPr>
      <w:ins w:id="985" w:author="Client" w:date="2023-02-06T18:03:00Z">
        <w:r w:rsidRPr="00C860A0">
          <w:rPr>
            <w:rFonts w:ascii="Times New Roman" w:hAnsi="Times New Roman"/>
            <w:sz w:val="24"/>
            <w:szCs w:val="24"/>
            <w:lang w:val="en-PH"/>
          </w:rPr>
          <w:t>better</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understand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its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relationship</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to</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economic</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growth.</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addition,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investigations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of</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the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determinants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and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bottlenecks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of</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firms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provide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input</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for</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mainstreaming</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policy.</w:t>
        </w:r>
        <w:r w:rsidRPr="00C860A0">
          <w:rPr>
            <w:rFonts w:ascii="Times New Roman" w:eastAsia="Times New Roman" w:hAnsi="Times New Roman"/>
            <w:color w:val="000000"/>
            <w:sz w:val="24"/>
            <w:szCs w:val="24"/>
            <w:shd w:val="clear" w:color="auto" w:fill="FFFFFF"/>
            <w:lang w:val="en-PH"/>
          </w:rPr>
          <w:t xml:space="preserve"> (Albert, 2015).</w:t>
        </w:r>
      </w:ins>
    </w:p>
    <w:p w14:paraId="3A5B72C1" w14:textId="79365557" w:rsidR="0054292A" w:rsidRDefault="00317F55" w:rsidP="00317F55">
      <w:pPr>
        <w:tabs>
          <w:tab w:val="left" w:pos="1290"/>
        </w:tabs>
        <w:spacing w:after="160" w:line="480" w:lineRule="auto"/>
        <w:jc w:val="both"/>
        <w:rPr>
          <w:ins w:id="986" w:author="Client" w:date="2023-02-10T00:45:00Z"/>
          <w:rFonts w:ascii="Times New Roman" w:eastAsia="Times New Roman" w:hAnsi="Times New Roman"/>
          <w:color w:val="000000"/>
          <w:sz w:val="24"/>
          <w:szCs w:val="24"/>
          <w:shd w:val="clear" w:color="auto" w:fill="FFFFFF"/>
          <w:lang w:val="en-PH"/>
        </w:rPr>
      </w:pPr>
      <w:ins w:id="987" w:author="Client" w:date="2023-02-06T18:03:00Z">
        <w:r>
          <w:rPr>
            <w:rFonts w:ascii="Times New Roman" w:eastAsia="Times New Roman" w:hAnsi="Times New Roman"/>
            <w:color w:val="000000"/>
            <w:sz w:val="24"/>
            <w:szCs w:val="24"/>
            <w:shd w:val="clear" w:color="auto" w:fill="FFFFFF"/>
            <w:lang w:val="en-PH"/>
          </w:rPr>
          <w:tab/>
        </w:r>
        <w:r w:rsidRPr="00C860A0">
          <w:rPr>
            <w:rFonts w:ascii="Times New Roman" w:eastAsia="Times New Roman" w:hAnsi="Times New Roman"/>
            <w:color w:val="000000"/>
            <w:sz w:val="24"/>
            <w:szCs w:val="24"/>
            <w:shd w:val="clear" w:color="auto" w:fill="FFFFFF"/>
            <w:lang w:val="en-PH"/>
          </w:rPr>
          <w:t>The study mentioned about Innovation involving implementing new and improved goods or services is crucial to increase the profitability of your business. Innovation can be beneficial for  business owners and also for the market. Innovation reaches the needs of the target market/market.</w:t>
        </w:r>
        <w:r w:rsidRPr="00C860A0">
          <w:rPr>
            <w:rFonts w:ascii="Times New Roman" w:eastAsia="Times New Roman" w:hAnsi="Times New Roman"/>
            <w:color w:val="000000"/>
            <w:sz w:val="24"/>
            <w:szCs w:val="24"/>
            <w:shd w:val="clear" w:color="auto" w:fill="FFFFFF"/>
            <w:lang w:val="en-PH"/>
          </w:rPr>
          <w:tab/>
        </w:r>
        <w:r w:rsidRPr="00C860A0">
          <w:rPr>
            <w:rFonts w:ascii="Times New Roman" w:eastAsia="Times New Roman" w:hAnsi="Times New Roman"/>
            <w:color w:val="000000"/>
            <w:sz w:val="24"/>
            <w:szCs w:val="24"/>
            <w:shd w:val="clear" w:color="auto" w:fill="FFFFFF"/>
            <w:lang w:val="en-PH"/>
          </w:rPr>
          <w:tab/>
        </w:r>
      </w:ins>
      <w:ins w:id="988" w:author="Client" w:date="2023-02-10T00:44:00Z">
        <w:r w:rsidR="0054292A">
          <w:rPr>
            <w:rFonts w:ascii="Times New Roman" w:eastAsia="Times New Roman" w:hAnsi="Times New Roman"/>
            <w:color w:val="000000"/>
            <w:sz w:val="24"/>
            <w:szCs w:val="24"/>
            <w:shd w:val="clear" w:color="auto" w:fill="FFFFFF"/>
            <w:lang w:val="en-PH"/>
          </w:rPr>
          <w:tab/>
        </w:r>
      </w:ins>
    </w:p>
    <w:p w14:paraId="6DAD9280" w14:textId="614E17F9" w:rsidR="00317F55" w:rsidRDefault="0054292A" w:rsidP="00317F55">
      <w:pPr>
        <w:tabs>
          <w:tab w:val="left" w:pos="1290"/>
        </w:tabs>
        <w:spacing w:after="160" w:line="480" w:lineRule="auto"/>
        <w:jc w:val="both"/>
        <w:rPr>
          <w:ins w:id="989" w:author="Client" w:date="2023-02-06T18:03:00Z"/>
          <w:rFonts w:ascii="Times New Roman" w:eastAsia="Times New Roman" w:hAnsi="Times New Roman"/>
          <w:color w:val="000000"/>
          <w:sz w:val="24"/>
          <w:szCs w:val="24"/>
          <w:shd w:val="clear" w:color="auto" w:fill="FFFFFF"/>
          <w:lang w:val="en-PH"/>
        </w:rPr>
      </w:pPr>
      <w:ins w:id="990" w:author="Client" w:date="2023-02-10T00:45:00Z">
        <w:r>
          <w:rPr>
            <w:rFonts w:ascii="Times New Roman" w:eastAsia="Times New Roman" w:hAnsi="Times New Roman"/>
            <w:color w:val="000000"/>
            <w:sz w:val="24"/>
            <w:szCs w:val="24"/>
            <w:shd w:val="clear" w:color="auto" w:fill="FFFFFF"/>
            <w:lang w:val="en-PH"/>
          </w:rPr>
          <w:tab/>
        </w:r>
      </w:ins>
      <w:ins w:id="991" w:author="Client" w:date="2023-02-06T18:03:00Z">
        <w:r w:rsidR="00317F55" w:rsidRPr="00C860A0">
          <w:rPr>
            <w:rFonts w:ascii="Times New Roman" w:hAnsi="Times New Roman"/>
            <w:bCs/>
            <w:sz w:val="24"/>
            <w:szCs w:val="24"/>
            <w:lang w:val="en-PH"/>
          </w:rPr>
          <w:t>This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study</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builds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the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authors'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previous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work</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innovation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with</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a</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focus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corporate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social</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responsibility</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(CSR)</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and</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sustainability</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by</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drawing</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the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literature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knowledge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transfer,</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business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collaboration,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and</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corporate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social</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innovation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(CSI).</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is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an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extension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of</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This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observation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is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based</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his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five-year</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international</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cross-company</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longitudinal</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study</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of</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more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than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70</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companies.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According</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to</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this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research,</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much</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of</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the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knowledge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shared</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in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CSI</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is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tacit</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knowledge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that</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companies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acquire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through</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contact</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and</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experience.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In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this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article,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we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use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his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two</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dimensions</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of</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distance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from</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the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corporate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value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chain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and</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strength</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of</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investment</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and</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bCs/>
            <w:sz w:val="24"/>
            <w:szCs w:val="24"/>
            <w:lang w:val="en-PH"/>
          </w:rPr>
          <w:t>interaction</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to</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describe</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CSI</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relationship</w:t>
        </w:r>
        <w:r w:rsidR="00317F55" w:rsidRPr="00C860A0">
          <w:rPr>
            <w:rFonts w:ascii="Times New Roman" w:hAnsi="Times New Roman"/>
            <w:sz w:val="24"/>
            <w:szCs w:val="24"/>
            <w:shd w:val="clear" w:color="auto" w:fill="FFFFFF"/>
            <w:lang w:val="en-PH"/>
          </w:rPr>
          <w:t xml:space="preserve"> </w:t>
        </w:r>
        <w:r w:rsidR="00317F55" w:rsidRPr="00C860A0">
          <w:rPr>
            <w:rFonts w:ascii="Times New Roman" w:hAnsi="Times New Roman"/>
            <w:sz w:val="24"/>
            <w:szCs w:val="24"/>
            <w:lang w:val="en-PH"/>
          </w:rPr>
          <w:t>platforms</w:t>
        </w:r>
        <w:r w:rsidR="00317F55" w:rsidRPr="00C860A0">
          <w:rPr>
            <w:rFonts w:ascii="Times New Roman" w:eastAsia="Times New Roman" w:hAnsi="Times New Roman"/>
            <w:sz w:val="24"/>
            <w:szCs w:val="24"/>
            <w:shd w:val="clear" w:color="auto" w:fill="FFFFFF"/>
            <w:lang w:val="en-PH"/>
          </w:rPr>
          <w:t xml:space="preserve">. </w:t>
        </w:r>
        <w:r w:rsidR="00317F55" w:rsidRPr="00C860A0">
          <w:rPr>
            <w:rFonts w:ascii="Times New Roman" w:eastAsia="Times New Roman" w:hAnsi="Times New Roman"/>
            <w:color w:val="000000"/>
            <w:sz w:val="24"/>
            <w:szCs w:val="24"/>
            <w:shd w:val="clear" w:color="auto" w:fill="FFFFFF"/>
            <w:lang w:val="en-PH"/>
          </w:rPr>
          <w:t>(</w:t>
        </w:r>
        <w:proofErr w:type="spellStart"/>
        <w:r w:rsidR="00317F55" w:rsidRPr="00C860A0">
          <w:rPr>
            <w:rFonts w:ascii="Times New Roman" w:eastAsia="Times New Roman" w:hAnsi="Times New Roman"/>
            <w:color w:val="000000"/>
            <w:sz w:val="24"/>
            <w:szCs w:val="24"/>
            <w:shd w:val="clear" w:color="auto" w:fill="FFFFFF"/>
            <w:lang w:val="en-PH"/>
          </w:rPr>
          <w:t>Mirvis</w:t>
        </w:r>
        <w:proofErr w:type="spellEnd"/>
        <w:r w:rsidR="00317F55" w:rsidRPr="00C860A0">
          <w:rPr>
            <w:rFonts w:ascii="Times New Roman" w:eastAsia="Times New Roman" w:hAnsi="Times New Roman"/>
            <w:color w:val="000000"/>
            <w:sz w:val="24"/>
            <w:szCs w:val="24"/>
            <w:shd w:val="clear" w:color="auto" w:fill="FFFFFF"/>
            <w:lang w:val="en-PH"/>
          </w:rPr>
          <w:t xml:space="preserve">, at al., 2016) </w:t>
        </w:r>
        <w:r w:rsidR="00317F55">
          <w:rPr>
            <w:rFonts w:ascii="Times New Roman" w:eastAsia="Times New Roman" w:hAnsi="Times New Roman"/>
            <w:color w:val="000000"/>
            <w:sz w:val="24"/>
            <w:szCs w:val="24"/>
            <w:shd w:val="clear" w:color="auto" w:fill="FFFFFF"/>
            <w:lang w:val="en-PH"/>
          </w:rPr>
          <w:tab/>
        </w:r>
      </w:ins>
    </w:p>
    <w:p w14:paraId="057D6C39" w14:textId="77777777" w:rsidR="001A3604" w:rsidRDefault="00317F55" w:rsidP="00317F55">
      <w:pPr>
        <w:tabs>
          <w:tab w:val="left" w:pos="1290"/>
        </w:tabs>
        <w:spacing w:after="160" w:line="480" w:lineRule="auto"/>
        <w:jc w:val="both"/>
        <w:rPr>
          <w:ins w:id="992" w:author="Client" w:date="2023-02-10T09:54:00Z"/>
          <w:rFonts w:ascii="Times New Roman" w:eastAsia="Times New Roman" w:hAnsi="Times New Roman"/>
          <w:color w:val="000000"/>
          <w:sz w:val="24"/>
          <w:szCs w:val="24"/>
          <w:shd w:val="clear" w:color="auto" w:fill="FFFFFF"/>
          <w:lang w:val="en-PH"/>
        </w:rPr>
      </w:pPr>
      <w:ins w:id="993" w:author="Client" w:date="2023-02-06T18:03:00Z">
        <w:r>
          <w:rPr>
            <w:rFonts w:ascii="Times New Roman" w:eastAsia="Times New Roman" w:hAnsi="Times New Roman"/>
            <w:color w:val="000000"/>
            <w:sz w:val="24"/>
            <w:szCs w:val="24"/>
            <w:shd w:val="clear" w:color="auto" w:fill="FFFFFF"/>
            <w:lang w:val="en-PH"/>
          </w:rPr>
          <w:tab/>
        </w:r>
      </w:ins>
    </w:p>
    <w:p w14:paraId="689C52BA" w14:textId="3E6D34A1" w:rsidR="00317F55" w:rsidRPr="00C860A0" w:rsidRDefault="001A3604" w:rsidP="00317F55">
      <w:pPr>
        <w:tabs>
          <w:tab w:val="left" w:pos="1290"/>
        </w:tabs>
        <w:spacing w:after="160" w:line="480" w:lineRule="auto"/>
        <w:jc w:val="both"/>
        <w:rPr>
          <w:ins w:id="994" w:author="Client" w:date="2023-02-06T18:03:00Z"/>
          <w:rFonts w:ascii="Times New Roman" w:eastAsia="Times New Roman" w:hAnsi="Times New Roman"/>
          <w:color w:val="000000"/>
          <w:sz w:val="24"/>
          <w:szCs w:val="24"/>
          <w:shd w:val="clear" w:color="auto" w:fill="FFFFFF"/>
          <w:lang w:val="en-PH"/>
        </w:rPr>
      </w:pPr>
      <w:ins w:id="995" w:author="Client" w:date="2023-02-10T09:54:00Z">
        <w:r>
          <w:rPr>
            <w:rFonts w:ascii="Times New Roman" w:eastAsia="Times New Roman" w:hAnsi="Times New Roman"/>
            <w:color w:val="000000"/>
            <w:sz w:val="24"/>
            <w:szCs w:val="24"/>
            <w:shd w:val="clear" w:color="auto" w:fill="FFFFFF"/>
            <w:lang w:val="en-PH"/>
          </w:rPr>
          <w:t>`</w:t>
        </w:r>
        <w:r>
          <w:rPr>
            <w:rFonts w:ascii="Times New Roman" w:eastAsia="Times New Roman" w:hAnsi="Times New Roman"/>
            <w:color w:val="000000"/>
            <w:sz w:val="24"/>
            <w:szCs w:val="24"/>
            <w:shd w:val="clear" w:color="auto" w:fill="FFFFFF"/>
            <w:lang w:val="en-PH"/>
          </w:rPr>
          <w:tab/>
        </w:r>
      </w:ins>
      <w:ins w:id="996" w:author="Client" w:date="2023-02-06T18:03:00Z">
        <w:r w:rsidR="00317F55" w:rsidRPr="00C860A0">
          <w:rPr>
            <w:rFonts w:ascii="Times New Roman" w:eastAsia="Times New Roman" w:hAnsi="Times New Roman"/>
            <w:color w:val="000000"/>
            <w:sz w:val="24"/>
            <w:szCs w:val="24"/>
            <w:shd w:val="clear" w:color="auto" w:fill="FFFFFF"/>
            <w:lang w:val="en-PH"/>
          </w:rPr>
          <w:t>The study mentioned about Innovation, with collaboration of the companies can create new products for a business t</w:t>
        </w:r>
        <w:r w:rsidR="00317F55">
          <w:rPr>
            <w:rFonts w:ascii="Times New Roman" w:eastAsia="Times New Roman" w:hAnsi="Times New Roman"/>
            <w:color w:val="000000"/>
            <w:sz w:val="24"/>
            <w:szCs w:val="24"/>
            <w:shd w:val="clear" w:color="auto" w:fill="FFFFFF"/>
            <w:lang w:val="en-PH"/>
          </w:rPr>
          <w:t xml:space="preserve">arget market. Collaboration of </w:t>
        </w:r>
        <w:r w:rsidR="00317F55">
          <w:rPr>
            <w:rFonts w:ascii="Times New Roman" w:eastAsia="Times New Roman" w:hAnsi="Times New Roman"/>
            <w:color w:val="000000"/>
            <w:sz w:val="24"/>
            <w:szCs w:val="24"/>
            <w:shd w:val="clear" w:color="auto" w:fill="FFFFFF"/>
            <w:lang w:val="en-PH"/>
          </w:rPr>
          <w:lastRenderedPageBreak/>
          <w:t>businesses can make i</w:t>
        </w:r>
        <w:r w:rsidR="00317F55" w:rsidRPr="00C860A0">
          <w:rPr>
            <w:rFonts w:ascii="Times New Roman" w:eastAsia="Times New Roman" w:hAnsi="Times New Roman"/>
            <w:color w:val="000000"/>
            <w:sz w:val="24"/>
            <w:szCs w:val="24"/>
            <w:shd w:val="clear" w:color="auto" w:fill="FFFFFF"/>
            <w:lang w:val="en-PH"/>
          </w:rPr>
          <w:t xml:space="preserve">nnovation easy to </w:t>
        </w:r>
        <w:r w:rsidR="00317F55">
          <w:rPr>
            <w:rFonts w:ascii="Times New Roman" w:eastAsia="Times New Roman" w:hAnsi="Times New Roman"/>
            <w:color w:val="000000"/>
            <w:sz w:val="24"/>
            <w:szCs w:val="24"/>
            <w:shd w:val="clear" w:color="auto" w:fill="FFFFFF"/>
            <w:lang w:val="en-PH"/>
          </w:rPr>
          <w:t>do. Innovation is not only for b</w:t>
        </w:r>
        <w:r w:rsidR="00317F55" w:rsidRPr="00C860A0">
          <w:rPr>
            <w:rFonts w:ascii="Times New Roman" w:eastAsia="Times New Roman" w:hAnsi="Times New Roman"/>
            <w:color w:val="000000"/>
            <w:sz w:val="24"/>
            <w:szCs w:val="24"/>
            <w:shd w:val="clear" w:color="auto" w:fill="FFFFFF"/>
            <w:lang w:val="en-PH"/>
          </w:rPr>
          <w:t>usinesses reaching their</w:t>
        </w:r>
        <w:r w:rsidR="00317F55">
          <w:rPr>
            <w:rFonts w:ascii="Times New Roman" w:eastAsia="Times New Roman" w:hAnsi="Times New Roman"/>
            <w:color w:val="000000"/>
            <w:sz w:val="24"/>
            <w:szCs w:val="24"/>
            <w:shd w:val="clear" w:color="auto" w:fill="FFFFFF"/>
            <w:lang w:val="en-PH"/>
          </w:rPr>
          <w:t xml:space="preserve"> target markets, there is also s</w:t>
        </w:r>
        <w:r w:rsidR="00317F55" w:rsidRPr="00C860A0">
          <w:rPr>
            <w:rFonts w:ascii="Times New Roman" w:eastAsia="Times New Roman" w:hAnsi="Times New Roman"/>
            <w:color w:val="000000"/>
            <w:sz w:val="24"/>
            <w:szCs w:val="24"/>
            <w:shd w:val="clear" w:color="auto" w:fill="FFFFFF"/>
            <w:lang w:val="en-PH"/>
          </w:rPr>
          <w:t xml:space="preserve">ocial Innovation. </w:t>
        </w:r>
      </w:ins>
    </w:p>
    <w:p w14:paraId="41AC1663" w14:textId="165DA3DF" w:rsidR="00317F55" w:rsidRPr="008E2427" w:rsidRDefault="00317F55" w:rsidP="00317F55">
      <w:pPr>
        <w:tabs>
          <w:tab w:val="left" w:pos="1290"/>
        </w:tabs>
        <w:spacing w:after="160" w:line="480" w:lineRule="auto"/>
        <w:jc w:val="both"/>
        <w:rPr>
          <w:ins w:id="997" w:author="Client" w:date="2023-02-06T18:03:00Z"/>
          <w:rFonts w:ascii="Times New Roman" w:hAnsi="Times New Roman"/>
          <w:sz w:val="24"/>
          <w:szCs w:val="24"/>
          <w:shd w:val="clear" w:color="auto" w:fill="FFFFFF"/>
          <w:lang w:val="en-PH"/>
          <w:rPrChange w:id="998" w:author="Client" w:date="2023-02-09T22:09:00Z">
            <w:rPr>
              <w:ins w:id="999" w:author="Client" w:date="2023-02-06T18:03:00Z"/>
              <w:rFonts w:ascii="Times New Roman" w:eastAsia="Times New Roman" w:hAnsi="Times New Roman"/>
              <w:color w:val="000000"/>
              <w:sz w:val="24"/>
              <w:szCs w:val="24"/>
              <w:shd w:val="clear" w:color="auto" w:fill="FFFFFF"/>
              <w:lang w:val="en-PH"/>
            </w:rPr>
          </w:rPrChange>
        </w:rPr>
      </w:pPr>
      <w:ins w:id="1000" w:author="Client" w:date="2023-02-06T18:03:00Z">
        <w:r>
          <w:rPr>
            <w:rFonts w:ascii="Times New Roman" w:hAnsi="Times New Roman"/>
            <w:sz w:val="24"/>
            <w:szCs w:val="24"/>
            <w:lang w:val="en-PH"/>
          </w:rPr>
          <w:tab/>
        </w:r>
        <w:r w:rsidRPr="00C860A0">
          <w:rPr>
            <w:rFonts w:ascii="Times New Roman" w:hAnsi="Times New Roman"/>
            <w:sz w:val="24"/>
            <w:szCs w:val="24"/>
            <w:lang w:val="en-PH"/>
          </w:rPr>
          <w:t>Companies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participate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ecosystems.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ecosystems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are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creating</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new</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products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and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services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advances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technology,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research,</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and</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data</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science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rapidly</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transform</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the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global</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economy.</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This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poses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challenge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to</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the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Philippine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industry</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Filipino</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companies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can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operate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based</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on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these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factors.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increasingly</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recognized</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as</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game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changer,</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firms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engaged</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in</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innovative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behavior</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are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more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productive,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and</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encouraging</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more</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innovation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helps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countries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and</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their</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citizens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stay</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competitive.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The</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agenda</w:t>
        </w:r>
        <w:r w:rsidRPr="00C860A0">
          <w:rPr>
            <w:rFonts w:ascii="Times New Roman" w:hAnsi="Times New Roman"/>
            <w:sz w:val="24"/>
            <w:szCs w:val="24"/>
            <w:shd w:val="clear" w:color="auto" w:fill="FFFFFF"/>
            <w:lang w:val="en-PH"/>
          </w:rPr>
          <w:t xml:space="preserve"> </w:t>
        </w:r>
        <w:r w:rsidRPr="00C860A0">
          <w:rPr>
            <w:rFonts w:ascii="Times New Roman" w:hAnsi="Times New Roman"/>
            <w:sz w:val="24"/>
            <w:szCs w:val="24"/>
            <w:lang w:val="en-PH"/>
          </w:rPr>
          <w:t>is</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stronger</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than</w:t>
        </w:r>
        <w:r w:rsidRPr="00C860A0">
          <w:rPr>
            <w:rFonts w:ascii="Times New Roman" w:hAnsi="Times New Roman"/>
            <w:sz w:val="24"/>
            <w:szCs w:val="24"/>
            <w:shd w:val="clear" w:color="auto" w:fill="FFFFFF"/>
            <w:lang w:val="en-PH"/>
          </w:rPr>
          <w:t xml:space="preserve"> </w:t>
        </w:r>
        <w:r w:rsidRPr="00C860A0">
          <w:rPr>
            <w:rFonts w:ascii="Times New Roman" w:hAnsi="Times New Roman"/>
            <w:bCs/>
            <w:sz w:val="24"/>
            <w:szCs w:val="24"/>
            <w:lang w:val="en-PH"/>
          </w:rPr>
          <w:t>ever.</w:t>
        </w:r>
        <w:r w:rsidRPr="00C860A0">
          <w:rPr>
            <w:rFonts w:ascii="Times New Roman" w:eastAsia="Times New Roman" w:hAnsi="Times New Roman"/>
            <w:color w:val="000000"/>
            <w:sz w:val="24"/>
            <w:szCs w:val="24"/>
            <w:shd w:val="clear" w:color="auto" w:fill="FFFFFF"/>
            <w:lang w:val="en-PH"/>
          </w:rPr>
          <w:t xml:space="preserve"> (</w:t>
        </w:r>
        <w:proofErr w:type="spellStart"/>
        <w:r w:rsidRPr="00C860A0">
          <w:rPr>
            <w:rFonts w:ascii="Times New Roman" w:eastAsia="Times New Roman" w:hAnsi="Times New Roman"/>
            <w:color w:val="000000"/>
            <w:sz w:val="24"/>
            <w:szCs w:val="24"/>
            <w:shd w:val="clear" w:color="auto" w:fill="FFFFFF"/>
            <w:lang w:val="en-PH"/>
          </w:rPr>
          <w:t>Quimba</w:t>
        </w:r>
        <w:proofErr w:type="spellEnd"/>
        <w:r w:rsidRPr="00C860A0">
          <w:rPr>
            <w:rFonts w:ascii="Times New Roman" w:eastAsia="Times New Roman" w:hAnsi="Times New Roman"/>
            <w:color w:val="000000"/>
            <w:sz w:val="24"/>
            <w:szCs w:val="24"/>
            <w:shd w:val="clear" w:color="auto" w:fill="FFFFFF"/>
            <w:lang w:val="en-PH"/>
          </w:rPr>
          <w:t>, at al., 2017)</w:t>
        </w:r>
      </w:ins>
    </w:p>
    <w:p w14:paraId="13A878F2" w14:textId="7E88E91D" w:rsidR="008E2427" w:rsidRDefault="00317F55" w:rsidP="00317F55">
      <w:pPr>
        <w:tabs>
          <w:tab w:val="left" w:pos="1290"/>
        </w:tabs>
        <w:spacing w:after="160" w:line="480" w:lineRule="auto"/>
        <w:jc w:val="both"/>
        <w:rPr>
          <w:ins w:id="1001" w:author="Client" w:date="2023-02-06T18:03:00Z"/>
          <w:rFonts w:ascii="Times New Roman" w:eastAsia="Times New Roman" w:hAnsi="Times New Roman"/>
          <w:color w:val="000000"/>
          <w:sz w:val="24"/>
          <w:szCs w:val="24"/>
          <w:shd w:val="clear" w:color="auto" w:fill="FFFFFF"/>
          <w:lang w:val="en-PH"/>
        </w:rPr>
      </w:pPr>
      <w:ins w:id="1002" w:author="Client" w:date="2023-02-06T18:03:00Z">
        <w:r w:rsidRPr="00C860A0">
          <w:rPr>
            <w:rFonts w:ascii="Times New Roman" w:eastAsia="Times New Roman" w:hAnsi="Times New Roman"/>
            <w:color w:val="000000"/>
            <w:sz w:val="24"/>
            <w:szCs w:val="24"/>
            <w:shd w:val="clear" w:color="auto" w:fill="FFFFFF"/>
            <w:lang w:val="en-PH"/>
          </w:rPr>
          <w:tab/>
          <w:t xml:space="preserve">The study mentioned about Innovation in Ecosystems, in creating new services/product to rapidly transform the global economy. Innovation is not only a strategy for a business, but can also be for the sake of </w:t>
        </w:r>
        <w:r>
          <w:rPr>
            <w:rFonts w:ascii="Times New Roman" w:eastAsia="Times New Roman" w:hAnsi="Times New Roman"/>
            <w:color w:val="000000"/>
            <w:sz w:val="24"/>
            <w:szCs w:val="24"/>
            <w:shd w:val="clear" w:color="auto" w:fill="FFFFFF"/>
            <w:lang w:val="en-PH"/>
          </w:rPr>
          <w:t>the Ecosystem. Innovation of a b</w:t>
        </w:r>
        <w:r w:rsidRPr="00C860A0">
          <w:rPr>
            <w:rFonts w:ascii="Times New Roman" w:eastAsia="Times New Roman" w:hAnsi="Times New Roman"/>
            <w:color w:val="000000"/>
            <w:sz w:val="24"/>
            <w:szCs w:val="24"/>
            <w:shd w:val="clear" w:color="auto" w:fill="FFFFFF"/>
            <w:lang w:val="en-PH"/>
          </w:rPr>
          <w:t>usiness is recognized as</w:t>
        </w:r>
        <w:r>
          <w:rPr>
            <w:rFonts w:ascii="Times New Roman" w:eastAsia="Times New Roman" w:hAnsi="Times New Roman"/>
            <w:color w:val="000000"/>
            <w:sz w:val="24"/>
            <w:szCs w:val="24"/>
            <w:shd w:val="clear" w:color="auto" w:fill="FFFFFF"/>
            <w:lang w:val="en-PH"/>
          </w:rPr>
          <w:t xml:space="preserve"> a game changer, as a business o</w:t>
        </w:r>
        <w:r w:rsidRPr="00C860A0">
          <w:rPr>
            <w:rFonts w:ascii="Times New Roman" w:eastAsia="Times New Roman" w:hAnsi="Times New Roman"/>
            <w:color w:val="000000"/>
            <w:sz w:val="24"/>
            <w:szCs w:val="24"/>
            <w:shd w:val="clear" w:color="auto" w:fill="FFFFFF"/>
            <w:lang w:val="en-PH"/>
          </w:rPr>
          <w:t>wner, one should desire to be more competitive against other businesses.</w:t>
        </w:r>
      </w:ins>
    </w:p>
    <w:p w14:paraId="58AC1D3F" w14:textId="413488B9" w:rsidR="00317F55" w:rsidRDefault="00317F55" w:rsidP="00317F55">
      <w:pPr>
        <w:tabs>
          <w:tab w:val="left" w:pos="1290"/>
        </w:tabs>
        <w:spacing w:after="160" w:line="480" w:lineRule="auto"/>
        <w:jc w:val="both"/>
        <w:rPr>
          <w:ins w:id="1003" w:author="Client" w:date="2023-02-06T18:03:00Z"/>
          <w:rFonts w:ascii="Times New Roman" w:hAnsi="Times New Roman"/>
          <w:sz w:val="24"/>
          <w:szCs w:val="24"/>
          <w:lang w:val="en-PH"/>
        </w:rPr>
      </w:pPr>
      <w:ins w:id="1004" w:author="Client" w:date="2023-02-06T18:03:00Z">
        <w:r>
          <w:rPr>
            <w:rFonts w:ascii="Times New Roman" w:eastAsia="Times New Roman" w:hAnsi="Times New Roman"/>
            <w:color w:val="000000"/>
            <w:sz w:val="24"/>
            <w:szCs w:val="24"/>
            <w:shd w:val="clear" w:color="auto" w:fill="FFFFFF"/>
            <w:lang w:val="en-PH"/>
          </w:rPr>
          <w:tab/>
        </w:r>
        <w:r w:rsidRPr="00C860A0">
          <w:rPr>
            <w:rFonts w:ascii="Times New Roman" w:hAnsi="Times New Roman"/>
            <w:sz w:val="24"/>
            <w:szCs w:val="24"/>
            <w:lang w:val="en-PH"/>
          </w:rPr>
          <w:t xml:space="preserve">Innovation has become a viable </w:t>
        </w:r>
        <w:r w:rsidRPr="00C860A0">
          <w:rPr>
            <w:rFonts w:ascii="Times New Roman" w:hAnsi="Times New Roman"/>
            <w:bCs/>
            <w:sz w:val="24"/>
            <w:szCs w:val="24"/>
            <w:lang w:val="en-PH"/>
          </w:rPr>
          <w:t xml:space="preserve">way to transform </w:t>
        </w:r>
        <w:r w:rsidRPr="00C860A0">
          <w:rPr>
            <w:rFonts w:ascii="Times New Roman" w:hAnsi="Times New Roman"/>
            <w:sz w:val="24"/>
            <w:szCs w:val="24"/>
            <w:lang w:val="en-PH"/>
          </w:rPr>
          <w:t xml:space="preserve">society, business, and other forms of organization in the age of globalization. </w:t>
        </w:r>
        <w:r w:rsidRPr="00C860A0">
          <w:rPr>
            <w:rFonts w:ascii="Times New Roman" w:hAnsi="Times New Roman"/>
            <w:bCs/>
            <w:sz w:val="24"/>
            <w:szCs w:val="24"/>
            <w:lang w:val="en-PH"/>
          </w:rPr>
          <w:t xml:space="preserve">In particular, </w:t>
        </w:r>
        <w:r w:rsidRPr="00C860A0">
          <w:rPr>
            <w:rFonts w:ascii="Times New Roman" w:hAnsi="Times New Roman"/>
            <w:sz w:val="24"/>
            <w:szCs w:val="24"/>
            <w:lang w:val="en-PH"/>
          </w:rPr>
          <w:t xml:space="preserve">the </w:t>
        </w:r>
        <w:r w:rsidRPr="00C860A0">
          <w:rPr>
            <w:rFonts w:ascii="Times New Roman" w:hAnsi="Times New Roman"/>
            <w:bCs/>
            <w:sz w:val="24"/>
            <w:szCs w:val="24"/>
            <w:lang w:val="en-PH"/>
          </w:rPr>
          <w:t xml:space="preserve">dissemination </w:t>
        </w:r>
        <w:r w:rsidRPr="00C860A0">
          <w:rPr>
            <w:rFonts w:ascii="Times New Roman" w:hAnsi="Times New Roman"/>
            <w:sz w:val="24"/>
            <w:szCs w:val="24"/>
            <w:lang w:val="en-PH"/>
          </w:rPr>
          <w:t xml:space="preserve">of innovation, in </w:t>
        </w:r>
        <w:r w:rsidRPr="00C860A0">
          <w:rPr>
            <w:rFonts w:ascii="Times New Roman" w:hAnsi="Times New Roman"/>
            <w:bCs/>
            <w:sz w:val="24"/>
            <w:szCs w:val="24"/>
            <w:lang w:val="en-PH"/>
          </w:rPr>
          <w:t xml:space="preserve">whatever </w:t>
        </w:r>
        <w:r w:rsidRPr="00C860A0">
          <w:rPr>
            <w:rFonts w:ascii="Times New Roman" w:hAnsi="Times New Roman"/>
            <w:sz w:val="24"/>
            <w:szCs w:val="24"/>
            <w:lang w:val="en-PH"/>
          </w:rPr>
          <w:t xml:space="preserve">form, </w:t>
        </w:r>
        <w:r w:rsidRPr="00C860A0">
          <w:rPr>
            <w:rFonts w:ascii="Times New Roman" w:hAnsi="Times New Roman"/>
            <w:bCs/>
            <w:sz w:val="24"/>
            <w:szCs w:val="24"/>
            <w:lang w:val="en-PH"/>
          </w:rPr>
          <w:t xml:space="preserve">continues to be as important </w:t>
        </w:r>
        <w:r w:rsidRPr="00C860A0">
          <w:rPr>
            <w:rFonts w:ascii="Times New Roman" w:hAnsi="Times New Roman"/>
            <w:sz w:val="24"/>
            <w:szCs w:val="24"/>
            <w:lang w:val="en-PH"/>
          </w:rPr>
          <w:t xml:space="preserve">a challenge </w:t>
        </w:r>
        <w:r w:rsidRPr="00C860A0">
          <w:rPr>
            <w:rFonts w:ascii="Times New Roman" w:hAnsi="Times New Roman"/>
            <w:bCs/>
            <w:sz w:val="24"/>
            <w:szCs w:val="24"/>
            <w:lang w:val="en-PH"/>
          </w:rPr>
          <w:t xml:space="preserve">for </w:t>
        </w:r>
        <w:r w:rsidRPr="00C860A0">
          <w:rPr>
            <w:rFonts w:ascii="Times New Roman" w:hAnsi="Times New Roman"/>
            <w:sz w:val="24"/>
            <w:szCs w:val="24"/>
            <w:lang w:val="en-PH"/>
          </w:rPr>
          <w:t xml:space="preserve">change agents as innovation </w:t>
        </w:r>
        <w:r w:rsidRPr="00C860A0">
          <w:rPr>
            <w:rFonts w:ascii="Times New Roman" w:hAnsi="Times New Roman"/>
            <w:bCs/>
            <w:sz w:val="24"/>
            <w:szCs w:val="24"/>
            <w:lang w:val="en-PH"/>
          </w:rPr>
          <w:t xml:space="preserve">acceptance for </w:t>
        </w:r>
        <w:r w:rsidRPr="00C860A0">
          <w:rPr>
            <w:rFonts w:ascii="Times New Roman" w:hAnsi="Times New Roman"/>
            <w:sz w:val="24"/>
            <w:szCs w:val="24"/>
            <w:lang w:val="en-PH"/>
          </w:rPr>
          <w:t>entrepreneurs.(</w:t>
        </w:r>
        <w:proofErr w:type="spellStart"/>
        <w:r w:rsidRPr="00C860A0">
          <w:rPr>
            <w:rFonts w:ascii="Times New Roman" w:hAnsi="Times New Roman"/>
            <w:sz w:val="24"/>
            <w:szCs w:val="24"/>
            <w:lang w:val="en-PH"/>
          </w:rPr>
          <w:t>Tambago</w:t>
        </w:r>
        <w:proofErr w:type="spellEnd"/>
        <w:r w:rsidRPr="00C860A0">
          <w:rPr>
            <w:rFonts w:ascii="Times New Roman" w:hAnsi="Times New Roman"/>
            <w:sz w:val="24"/>
            <w:szCs w:val="24"/>
            <w:lang w:val="en-PH"/>
          </w:rPr>
          <w:t xml:space="preserve">, 2022) </w:t>
        </w:r>
      </w:ins>
    </w:p>
    <w:p w14:paraId="47B6B13B" w14:textId="77777777" w:rsidR="001A3604" w:rsidRDefault="001A3604">
      <w:pPr>
        <w:tabs>
          <w:tab w:val="left" w:pos="1290"/>
        </w:tabs>
        <w:spacing w:after="160" w:line="480" w:lineRule="auto"/>
        <w:ind w:firstLine="720"/>
        <w:jc w:val="both"/>
        <w:rPr>
          <w:ins w:id="1005" w:author="Client" w:date="2023-02-10T09:54:00Z"/>
          <w:rFonts w:ascii="Times New Roman" w:hAnsi="Times New Roman"/>
          <w:sz w:val="24"/>
          <w:szCs w:val="24"/>
          <w:lang w:val="en-PH"/>
        </w:rPr>
      </w:pPr>
    </w:p>
    <w:p w14:paraId="5119BC17" w14:textId="77777777" w:rsidR="001A3604" w:rsidRDefault="001A3604">
      <w:pPr>
        <w:tabs>
          <w:tab w:val="left" w:pos="1290"/>
        </w:tabs>
        <w:spacing w:after="160" w:line="480" w:lineRule="auto"/>
        <w:ind w:firstLine="720"/>
        <w:jc w:val="both"/>
        <w:rPr>
          <w:ins w:id="1006" w:author="Client" w:date="2023-02-10T09:54:00Z"/>
          <w:rFonts w:ascii="Times New Roman" w:hAnsi="Times New Roman"/>
          <w:sz w:val="24"/>
          <w:szCs w:val="24"/>
          <w:lang w:val="en-PH"/>
        </w:rPr>
      </w:pPr>
    </w:p>
    <w:p w14:paraId="156A5101" w14:textId="57C8E583" w:rsidR="00317F55" w:rsidRDefault="00317F55">
      <w:pPr>
        <w:tabs>
          <w:tab w:val="left" w:pos="1290"/>
        </w:tabs>
        <w:spacing w:after="160" w:line="480" w:lineRule="auto"/>
        <w:ind w:firstLine="720"/>
        <w:jc w:val="both"/>
        <w:rPr>
          <w:ins w:id="1007" w:author="Client" w:date="2023-02-06T18:03:00Z"/>
          <w:rFonts w:ascii="Times New Roman" w:hAnsi="Times New Roman"/>
          <w:sz w:val="24"/>
          <w:szCs w:val="24"/>
          <w:lang w:val="en-PH"/>
        </w:rPr>
        <w:pPrChange w:id="1008" w:author="Client" w:date="2023-02-10T00:43:00Z">
          <w:pPr>
            <w:tabs>
              <w:tab w:val="left" w:pos="1290"/>
            </w:tabs>
            <w:spacing w:after="160" w:line="480" w:lineRule="auto"/>
            <w:jc w:val="both"/>
          </w:pPr>
        </w:pPrChange>
      </w:pPr>
      <w:ins w:id="1009" w:author="Client" w:date="2023-02-06T18:03:00Z">
        <w:r w:rsidRPr="00C860A0">
          <w:rPr>
            <w:rFonts w:ascii="Times New Roman" w:hAnsi="Times New Roman"/>
            <w:sz w:val="24"/>
            <w:szCs w:val="24"/>
            <w:lang w:val="en-PH"/>
          </w:rPr>
          <w:lastRenderedPageBreak/>
          <w:t>The study mentioned about Innovation being a viable way to transform business, and other forms of organization. Innovation is an important challenge for business owners, it can be for the sake of reaching your target market, market expansion, etc. Innovation is one of the best option</w:t>
        </w:r>
        <w:r>
          <w:rPr>
            <w:rFonts w:ascii="Times New Roman" w:hAnsi="Times New Roman"/>
            <w:sz w:val="24"/>
            <w:szCs w:val="24"/>
            <w:lang w:val="en-PH"/>
          </w:rPr>
          <w:t>s entrepreneur/business o</w:t>
        </w:r>
        <w:r w:rsidRPr="00C860A0">
          <w:rPr>
            <w:rFonts w:ascii="Times New Roman" w:hAnsi="Times New Roman"/>
            <w:sz w:val="24"/>
            <w:szCs w:val="24"/>
            <w:lang w:val="en-PH"/>
          </w:rPr>
          <w:t>wners have for the further improvement of their business.</w:t>
        </w:r>
        <w:r>
          <w:rPr>
            <w:rFonts w:ascii="Times New Roman" w:hAnsi="Times New Roman"/>
            <w:sz w:val="24"/>
            <w:szCs w:val="24"/>
            <w:lang w:val="en-PH"/>
          </w:rPr>
          <w:t xml:space="preserve"> </w:t>
        </w:r>
      </w:ins>
    </w:p>
    <w:p w14:paraId="6DA27B5D" w14:textId="63518E9A" w:rsidR="0074669D" w:rsidRDefault="00317F55">
      <w:pPr>
        <w:pStyle w:val="Heading2"/>
        <w:numPr>
          <w:ilvl w:val="0"/>
          <w:numId w:val="0"/>
        </w:numPr>
        <w:ind w:left="576" w:hanging="576"/>
        <w:rPr>
          <w:ins w:id="1010" w:author="Client" w:date="2023-02-10T09:54:00Z"/>
          <w:rFonts w:ascii="Times New Roman" w:hAnsi="Times New Roman"/>
          <w:color w:val="auto"/>
          <w:sz w:val="24"/>
          <w:szCs w:val="24"/>
        </w:rPr>
      </w:pPr>
      <w:bookmarkStart w:id="1011" w:name="_Toc126882075"/>
      <w:bookmarkStart w:id="1012" w:name="_Toc126917263"/>
      <w:ins w:id="1013" w:author="Client" w:date="2023-02-06T18:03:00Z">
        <w:r w:rsidRPr="001F466A">
          <w:rPr>
            <w:rFonts w:ascii="Times New Roman" w:hAnsi="Times New Roman"/>
            <w:color w:val="auto"/>
            <w:sz w:val="24"/>
            <w:szCs w:val="24"/>
            <w:rPrChange w:id="1014" w:author="Client" w:date="2023-02-10T00:17:00Z">
              <w:rPr>
                <w:rFonts w:ascii="Calibri" w:eastAsia="Calibri" w:hAnsi="Calibri"/>
                <w:color w:val="auto"/>
                <w:sz w:val="22"/>
                <w:szCs w:val="22"/>
                <w:lang w:val="en-US"/>
              </w:rPr>
            </w:rPrChange>
          </w:rPr>
          <w:t>Theoretical  Framework</w:t>
        </w:r>
      </w:ins>
      <w:bookmarkEnd w:id="1011"/>
      <w:bookmarkEnd w:id="1012"/>
    </w:p>
    <w:p w14:paraId="4AD89864" w14:textId="725B0420" w:rsidR="001A3604" w:rsidRPr="001A3604" w:rsidRDefault="001A3604">
      <w:pPr>
        <w:rPr>
          <w:ins w:id="1015" w:author="Client" w:date="2023-02-06T18:03:00Z"/>
          <w:lang w:val="en-PH"/>
          <w:rPrChange w:id="1016" w:author="Client" w:date="2023-02-10T09:54:00Z">
            <w:rPr>
              <w:ins w:id="1017" w:author="Client" w:date="2023-02-06T18:03:00Z"/>
              <w:b/>
              <w:bCs/>
            </w:rPr>
          </w:rPrChange>
        </w:rPr>
        <w:pPrChange w:id="1018" w:author="Client" w:date="2023-02-10T09:54:00Z">
          <w:pPr>
            <w:tabs>
              <w:tab w:val="left" w:pos="1290"/>
            </w:tabs>
            <w:spacing w:after="160" w:line="480" w:lineRule="auto"/>
            <w:jc w:val="both"/>
          </w:pPr>
        </w:pPrChange>
      </w:pPr>
      <w:ins w:id="1019" w:author="Client" w:date="2023-02-10T09:55:00Z">
        <w:r>
          <w:rPr>
            <w:lang w:val="en-PH"/>
          </w:rPr>
          <w:t xml:space="preserve"> </w:t>
        </w:r>
      </w:ins>
    </w:p>
    <w:p w14:paraId="7FAA1C36" w14:textId="176DEC83" w:rsidR="00317F55" w:rsidRDefault="00317F55">
      <w:pPr>
        <w:tabs>
          <w:tab w:val="left" w:pos="1290"/>
        </w:tabs>
        <w:spacing w:after="160" w:line="480" w:lineRule="auto"/>
        <w:jc w:val="both"/>
        <w:rPr>
          <w:ins w:id="1020" w:author="Client" w:date="2023-02-06T18:03:00Z"/>
          <w:rFonts w:ascii="Times New Roman" w:hAnsi="Times New Roman"/>
          <w:sz w:val="24"/>
          <w:szCs w:val="24"/>
          <w:lang w:val="en-PH"/>
        </w:rPr>
        <w:pPrChange w:id="1021" w:author="Client" w:date="2023-02-09T22:10:00Z">
          <w:pPr>
            <w:spacing w:after="0" w:line="240" w:lineRule="auto"/>
          </w:pPr>
        </w:pPrChange>
      </w:pPr>
      <w:ins w:id="1022" w:author="Client" w:date="2023-02-06T18:03:00Z">
        <w:r w:rsidRPr="006441D5">
          <w:rPr>
            <w:rFonts w:ascii="Times New Roman" w:hAnsi="Times New Roman"/>
            <w:b/>
            <w:bCs/>
            <w:color w:val="000000"/>
            <w:sz w:val="24"/>
            <w:szCs w:val="24"/>
            <w:lang w:val="en-PH"/>
          </w:rPr>
          <w:tab/>
        </w:r>
        <w:r w:rsidRPr="006441D5">
          <w:rPr>
            <w:rFonts w:ascii="Times New Roman" w:hAnsi="Times New Roman"/>
            <w:bCs/>
            <w:sz w:val="24"/>
            <w:szCs w:val="24"/>
            <w:lang w:val="en-PH"/>
          </w:rPr>
          <w:t>According</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to</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Professor</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Schumpeter,</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the</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driver</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of</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change</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is</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'innovation',</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which</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is</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defined</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as</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'doing</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things</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differently</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in</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the</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field</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of</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economic</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life'.</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2</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To</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interpret</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this</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as</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``change</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is</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the</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cause</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of</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change''</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is,</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of</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course,</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merely</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an</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assertion.</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But</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such</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an</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interpretation</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would</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misinterpret</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Professor</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Schumpeter's</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meaning.</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Innovation</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is</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the</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activity</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or</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function</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of</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a</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particular</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group</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of</w:t>
        </w:r>
        <w:r w:rsidRPr="006441D5">
          <w:rPr>
            <w:rFonts w:ascii="Times New Roman" w:hAnsi="Times New Roman"/>
            <w:sz w:val="24"/>
            <w:szCs w:val="24"/>
            <w:shd w:val="clear" w:color="auto" w:fill="FFFFFF"/>
            <w:lang w:val="en-PH"/>
          </w:rPr>
          <w:t xml:space="preserve"> </w:t>
        </w:r>
        <w:r w:rsidRPr="006441D5">
          <w:rPr>
            <w:rFonts w:ascii="Times New Roman" w:hAnsi="Times New Roman"/>
            <w:bCs/>
            <w:sz w:val="24"/>
            <w:szCs w:val="24"/>
            <w:lang w:val="en-PH"/>
          </w:rPr>
          <w:t>people</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called</w:t>
        </w:r>
        <w:r w:rsidRPr="006441D5">
          <w:rPr>
            <w:rFonts w:ascii="Times New Roman" w:hAnsi="Times New Roman"/>
            <w:sz w:val="24"/>
            <w:szCs w:val="24"/>
            <w:shd w:val="clear" w:color="auto" w:fill="FFFFFF"/>
            <w:lang w:val="en-PH"/>
          </w:rPr>
          <w:t xml:space="preserve"> </w:t>
        </w:r>
        <w:r w:rsidRPr="006441D5">
          <w:rPr>
            <w:rFonts w:ascii="Times New Roman" w:hAnsi="Times New Roman"/>
            <w:sz w:val="24"/>
            <w:szCs w:val="24"/>
            <w:lang w:val="en-PH"/>
          </w:rPr>
          <w:t>entrepreneurs.</w:t>
        </w:r>
        <w:r>
          <w:rPr>
            <w:rFonts w:ascii="Times New Roman" w:hAnsi="Times New Roman"/>
            <w:sz w:val="24"/>
            <w:szCs w:val="24"/>
            <w:lang w:val="en-PH"/>
          </w:rPr>
          <w:br w:type="page"/>
        </w:r>
      </w:ins>
    </w:p>
    <w:p w14:paraId="3C0932F6" w14:textId="77777777" w:rsidR="00317F55" w:rsidRPr="001F466A" w:rsidRDefault="00317F55">
      <w:pPr>
        <w:pStyle w:val="Heading2"/>
        <w:numPr>
          <w:ilvl w:val="0"/>
          <w:numId w:val="0"/>
        </w:numPr>
        <w:ind w:left="576" w:hanging="576"/>
        <w:rPr>
          <w:ins w:id="1023" w:author="Client" w:date="2023-02-06T18:03:00Z"/>
          <w:rFonts w:ascii="Times New Roman" w:hAnsi="Times New Roman"/>
          <w:b w:val="0"/>
          <w:bCs w:val="0"/>
          <w:sz w:val="24"/>
          <w:szCs w:val="24"/>
          <w:rPrChange w:id="1024" w:author="Client" w:date="2023-02-10T00:17:00Z">
            <w:rPr>
              <w:ins w:id="1025" w:author="Client" w:date="2023-02-06T18:03:00Z"/>
              <w:b/>
              <w:bCs/>
            </w:rPr>
          </w:rPrChange>
        </w:rPr>
        <w:pPrChange w:id="1026" w:author="Client" w:date="2023-02-10T00:17:00Z">
          <w:pPr>
            <w:spacing w:after="0" w:line="240" w:lineRule="auto"/>
          </w:pPr>
        </w:pPrChange>
      </w:pPr>
      <w:bookmarkStart w:id="1027" w:name="_Toc126882076"/>
      <w:bookmarkStart w:id="1028" w:name="_Toc126917264"/>
      <w:ins w:id="1029" w:author="Client" w:date="2023-02-06T18:03:00Z">
        <w:r w:rsidRPr="001F466A">
          <w:rPr>
            <w:rFonts w:ascii="Times New Roman" w:hAnsi="Times New Roman"/>
            <w:color w:val="auto"/>
            <w:sz w:val="24"/>
            <w:szCs w:val="24"/>
            <w:rPrChange w:id="1030" w:author="Client" w:date="2023-02-10T00:17:00Z">
              <w:rPr>
                <w:b/>
                <w:bCs/>
              </w:rPr>
            </w:rPrChange>
          </w:rPr>
          <w:lastRenderedPageBreak/>
          <w:t>Conceptual Framework</w:t>
        </w:r>
        <w:bookmarkEnd w:id="1027"/>
        <w:bookmarkEnd w:id="1028"/>
      </w:ins>
    </w:p>
    <w:p w14:paraId="47F4DE35" w14:textId="2E77B8B8" w:rsidR="00317F55" w:rsidRDefault="00317F55" w:rsidP="00317F55">
      <w:pPr>
        <w:spacing w:after="0" w:line="240" w:lineRule="auto"/>
        <w:rPr>
          <w:ins w:id="1031" w:author="Client" w:date="2023-02-10T10:07:00Z"/>
          <w:rFonts w:ascii="Times New Roman" w:hAnsi="Times New Roman"/>
          <w:b/>
          <w:bCs/>
          <w:sz w:val="24"/>
          <w:szCs w:val="24"/>
          <w:lang w:val="en-PH"/>
        </w:rPr>
      </w:pPr>
    </w:p>
    <w:p w14:paraId="368E1B96" w14:textId="77777777" w:rsidR="00130E95" w:rsidRDefault="00130E95" w:rsidP="00317F55">
      <w:pPr>
        <w:spacing w:after="0" w:line="240" w:lineRule="auto"/>
        <w:rPr>
          <w:ins w:id="1032" w:author="Client" w:date="2023-02-06T18:03:00Z"/>
          <w:rFonts w:ascii="Times New Roman" w:hAnsi="Times New Roman"/>
          <w:b/>
          <w:bCs/>
          <w:sz w:val="24"/>
          <w:szCs w:val="24"/>
          <w:lang w:val="en-PH"/>
        </w:rPr>
      </w:pPr>
    </w:p>
    <w:p w14:paraId="17FD851A" w14:textId="74E96427" w:rsidR="00317F55" w:rsidRPr="00327527" w:rsidRDefault="00130E95" w:rsidP="00317F55">
      <w:pPr>
        <w:spacing w:after="0" w:line="240" w:lineRule="auto"/>
        <w:rPr>
          <w:ins w:id="1033" w:author="Client" w:date="2023-02-06T18:03:00Z"/>
          <w:rFonts w:ascii="Times New Roman" w:hAnsi="Times New Roman"/>
          <w:b/>
          <w:bCs/>
          <w:sz w:val="24"/>
          <w:szCs w:val="24"/>
          <w:lang w:val="en-PH"/>
        </w:rPr>
      </w:pPr>
      <w:ins w:id="1034" w:author="Client" w:date="2023-02-06T18:03:00Z">
        <w:r>
          <w:rPr>
            <w:rFonts w:ascii="Times New Roman" w:eastAsia="Times New Roman" w:hAnsi="Times New Roman"/>
            <w:b/>
            <w:noProof/>
            <w:sz w:val="24"/>
            <w:szCs w:val="24"/>
          </w:rPr>
          <mc:AlternateContent>
            <mc:Choice Requires="wps">
              <w:drawing>
                <wp:anchor distT="0" distB="0" distL="114300" distR="114300" simplePos="0" relativeHeight="251715584" behindDoc="0" locked="0" layoutInCell="1" allowOverlap="1" wp14:anchorId="395082CC" wp14:editId="64E1FBAE">
                  <wp:simplePos x="0" y="0"/>
                  <wp:positionH relativeFrom="margin">
                    <wp:align>right</wp:align>
                  </wp:positionH>
                  <wp:positionV relativeFrom="paragraph">
                    <wp:posOffset>75565</wp:posOffset>
                  </wp:positionV>
                  <wp:extent cx="1933575" cy="2486025"/>
                  <wp:effectExtent l="0" t="0" r="28575" b="28575"/>
                  <wp:wrapNone/>
                  <wp:docPr id="4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3575" cy="24860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1DA3D51" w14:textId="7681E76D" w:rsidR="00317F55" w:rsidDel="00130E95" w:rsidRDefault="00130E95" w:rsidP="00317F55">
                              <w:pPr>
                                <w:jc w:val="center"/>
                                <w:rPr>
                                  <w:del w:id="1035" w:author="Client" w:date="2023-02-10T10:03:00Z"/>
                                  <w:rFonts w:ascii="Times New Roman" w:hAnsi="Times New Roman"/>
                                  <w:b/>
                                </w:rPr>
                              </w:pPr>
                              <w:ins w:id="1036" w:author="Client" w:date="2023-02-10T10:03:00Z">
                                <w:r>
                                  <w:rPr>
                                    <w:rFonts w:ascii="Times New Roman" w:hAnsi="Times New Roman"/>
                                    <w:b/>
                                  </w:rPr>
                                  <w:t xml:space="preserve"> </w:t>
                                </w:r>
                              </w:ins>
                            </w:p>
                            <w:p w14:paraId="1C6F22F8" w14:textId="7B579C78" w:rsidR="00317F55" w:rsidDel="00130E95" w:rsidRDefault="00130E95" w:rsidP="00317F55">
                              <w:pPr>
                                <w:jc w:val="center"/>
                                <w:rPr>
                                  <w:del w:id="1037" w:author="Client" w:date="2023-02-10T10:03:00Z"/>
                                  <w:rFonts w:ascii="Times New Roman" w:hAnsi="Times New Roman"/>
                                  <w:b/>
                                </w:rPr>
                              </w:pPr>
                              <w:ins w:id="1038" w:author="Client" w:date="2023-02-10T10:03:00Z">
                                <w:r>
                                  <w:rPr>
                                    <w:rFonts w:ascii="Times New Roman" w:hAnsi="Times New Roman"/>
                                    <w:b/>
                                    <w:bCs/>
                                    <w:sz w:val="24"/>
                                    <w:szCs w:val="24"/>
                                  </w:rPr>
                                  <w:t>Target Market</w:t>
                                </w:r>
                                <w:r w:rsidDel="00130E95">
                                  <w:rPr>
                                    <w:rFonts w:ascii="Times New Roman" w:hAnsi="Times New Roman"/>
                                    <w:b/>
                                  </w:rPr>
                                  <w:t xml:space="preserve"> </w:t>
                                </w:r>
                              </w:ins>
                              <w:del w:id="1039" w:author="Client" w:date="2023-02-10T10:03:00Z">
                                <w:r w:rsidR="00317F55" w:rsidDel="00130E95">
                                  <w:rPr>
                                    <w:rFonts w:ascii="Times New Roman" w:hAnsi="Times New Roman"/>
                                    <w:b/>
                                  </w:rPr>
                                  <w:delText>Importance of Business Innovation</w:delText>
                                </w:r>
                              </w:del>
                            </w:p>
                            <w:p w14:paraId="6E9D5610" w14:textId="3CC34958" w:rsidR="00317F55" w:rsidRPr="00C13F19" w:rsidDel="00130E95" w:rsidRDefault="00317F55" w:rsidP="00317F55">
                              <w:pPr>
                                <w:pStyle w:val="NoSpacing"/>
                                <w:numPr>
                                  <w:ilvl w:val="0"/>
                                  <w:numId w:val="14"/>
                                </w:numPr>
                                <w:rPr>
                                  <w:del w:id="1040" w:author="Client" w:date="2023-02-10T10:03:00Z"/>
                                </w:rPr>
                              </w:pPr>
                              <w:del w:id="1041" w:author="Client" w:date="2023-02-10T10:03:00Z">
                                <w:r w:rsidDel="00130E95">
                                  <w:rPr>
                                    <w:rFonts w:ascii="Times New Roman" w:hAnsi="Times New Roman"/>
                                    <w:b/>
                                    <w:sz w:val="24"/>
                                    <w:szCs w:val="24"/>
                                  </w:rPr>
                                  <w:delText>Product/service innovation</w:delText>
                                </w:r>
                              </w:del>
                            </w:p>
                            <w:p w14:paraId="24FB9914" w14:textId="280885B4" w:rsidR="00317F55" w:rsidRPr="00C13F19" w:rsidDel="00130E95" w:rsidRDefault="00317F55" w:rsidP="00317F55">
                              <w:pPr>
                                <w:pStyle w:val="NoSpacing"/>
                                <w:numPr>
                                  <w:ilvl w:val="0"/>
                                  <w:numId w:val="14"/>
                                </w:numPr>
                                <w:rPr>
                                  <w:del w:id="1042" w:author="Client" w:date="2023-02-10T10:03:00Z"/>
                                </w:rPr>
                              </w:pPr>
                              <w:del w:id="1043" w:author="Client" w:date="2023-02-10T10:03:00Z">
                                <w:r w:rsidDel="00130E95">
                                  <w:rPr>
                                    <w:rFonts w:ascii="Times New Roman" w:hAnsi="Times New Roman"/>
                                    <w:b/>
                                    <w:sz w:val="24"/>
                                    <w:szCs w:val="24"/>
                                  </w:rPr>
                                  <w:delText>Process innovation</w:delText>
                                </w:r>
                              </w:del>
                            </w:p>
                            <w:p w14:paraId="632C5214" w14:textId="538796B6" w:rsidR="00317F55" w:rsidRPr="00C13F19" w:rsidDel="00130E95" w:rsidRDefault="00317F55" w:rsidP="00317F55">
                              <w:pPr>
                                <w:pStyle w:val="NoSpacing"/>
                                <w:numPr>
                                  <w:ilvl w:val="0"/>
                                  <w:numId w:val="14"/>
                                </w:numPr>
                                <w:rPr>
                                  <w:del w:id="1044" w:author="Client" w:date="2023-02-10T10:03:00Z"/>
                                </w:rPr>
                              </w:pPr>
                              <w:del w:id="1045" w:author="Client" w:date="2023-02-10T10:03:00Z">
                                <w:r w:rsidDel="00130E95">
                                  <w:rPr>
                                    <w:rFonts w:ascii="Times New Roman" w:hAnsi="Times New Roman"/>
                                    <w:b/>
                                    <w:sz w:val="24"/>
                                    <w:szCs w:val="24"/>
                                  </w:rPr>
                                  <w:delText>Technological innovation</w:delText>
                                </w:r>
                              </w:del>
                            </w:p>
                            <w:p w14:paraId="3655C3D9" w14:textId="080D009C" w:rsidR="00317F55" w:rsidRPr="00371AB8" w:rsidDel="00130E95" w:rsidRDefault="00317F55" w:rsidP="00317F55">
                              <w:pPr>
                                <w:pStyle w:val="NoSpacing"/>
                                <w:numPr>
                                  <w:ilvl w:val="0"/>
                                  <w:numId w:val="14"/>
                                </w:numPr>
                                <w:rPr>
                                  <w:del w:id="1046" w:author="Client" w:date="2023-02-10T10:03:00Z"/>
                                </w:rPr>
                              </w:pPr>
                              <w:del w:id="1047" w:author="Client" w:date="2023-02-10T10:03:00Z">
                                <w:r w:rsidDel="00130E95">
                                  <w:rPr>
                                    <w:rFonts w:ascii="Times New Roman" w:hAnsi="Times New Roman"/>
                                    <w:b/>
                                    <w:bCs/>
                                    <w:sz w:val="24"/>
                                    <w:szCs w:val="24"/>
                                  </w:rPr>
                                  <w:delText>Marketing innovation</w:delText>
                                </w:r>
                              </w:del>
                            </w:p>
                            <w:p w14:paraId="13473BF8" w14:textId="77777777" w:rsidR="00317F55" w:rsidRPr="00CB0E26" w:rsidRDefault="00317F55" w:rsidP="00317F55">
                              <w:pPr>
                                <w:jc w:val="center"/>
                                <w:rPr>
                                  <w:rFonts w:ascii="Times New Roman" w:hAnsi="Times New Roman"/>
                                  <w:b/>
                                  <w:sz w:val="24"/>
                                  <w:szCs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95082CC" id="Rectangle 7" o:spid="_x0000_s1026" style="position:absolute;margin-left:101.05pt;margin-top:5.95pt;width:152.25pt;height:195.75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" fillcolor="white [3201]" strokecolor="#292934 [3200]" strokeweight=".73403mm">
                  <v:path arrowok="t"/>
                  <v:textbox>
                    <w:txbxContent>
                      <w:p w14:paraId="31DA3D51" w14:textId="7681E76D" w:rsidR="00317F55" w:rsidDel="00130E95" w:rsidRDefault="00130E95" w:rsidP="00317F55">
                        <w:pPr>
                          <w:jc w:val="center"/>
                          <w:rPr>
                            <w:del w:id="1048" w:author="Client" w:date="2023-02-10T10:03:00Z"/>
                            <w:rFonts w:ascii="Times New Roman" w:hAnsi="Times New Roman"/>
                            <w:b/>
                          </w:rPr>
                        </w:pPr>
                        <w:ins w:id="1049" w:author="Client" w:date="2023-02-10T10:03:00Z">
                          <w:r>
                            <w:rPr>
                              <w:rFonts w:ascii="Times New Roman" w:hAnsi="Times New Roman"/>
                              <w:b/>
                            </w:rPr>
                            <w:t xml:space="preserve"> </w:t>
                          </w:r>
                        </w:ins>
                      </w:p>
                      <w:p w14:paraId="1C6F22F8" w14:textId="7B579C78" w:rsidR="00317F55" w:rsidDel="00130E95" w:rsidRDefault="00130E95" w:rsidP="00317F55">
                        <w:pPr>
                          <w:jc w:val="center"/>
                          <w:rPr>
                            <w:del w:id="1050" w:author="Client" w:date="2023-02-10T10:03:00Z"/>
                            <w:rFonts w:ascii="Times New Roman" w:hAnsi="Times New Roman"/>
                            <w:b/>
                          </w:rPr>
                        </w:pPr>
                        <w:ins w:id="1051" w:author="Client" w:date="2023-02-10T10:03:00Z">
                          <w:r>
                            <w:rPr>
                              <w:rFonts w:ascii="Times New Roman" w:hAnsi="Times New Roman"/>
                              <w:b/>
                              <w:bCs/>
                              <w:sz w:val="24"/>
                              <w:szCs w:val="24"/>
                            </w:rPr>
                            <w:t>Target Market</w:t>
                          </w:r>
                          <w:r w:rsidDel="00130E95">
                            <w:rPr>
                              <w:rFonts w:ascii="Times New Roman" w:hAnsi="Times New Roman"/>
                              <w:b/>
                            </w:rPr>
                            <w:t xml:space="preserve"> </w:t>
                          </w:r>
                        </w:ins>
                        <w:del w:id="1052" w:author="Client" w:date="2023-02-10T10:03:00Z">
                          <w:r w:rsidR="00317F55" w:rsidDel="00130E95">
                            <w:rPr>
                              <w:rFonts w:ascii="Times New Roman" w:hAnsi="Times New Roman"/>
                              <w:b/>
                            </w:rPr>
                            <w:delText>Importance of Business Innovation</w:delText>
                          </w:r>
                        </w:del>
                      </w:p>
                      <w:p w14:paraId="6E9D5610" w14:textId="3CC34958" w:rsidR="00317F55" w:rsidRPr="00C13F19" w:rsidDel="00130E95" w:rsidRDefault="00317F55" w:rsidP="00317F55">
                        <w:pPr>
                          <w:pStyle w:val="NoSpacing"/>
                          <w:numPr>
                            <w:ilvl w:val="0"/>
                            <w:numId w:val="14"/>
                          </w:numPr>
                          <w:rPr>
                            <w:del w:id="1053" w:author="Client" w:date="2023-02-10T10:03:00Z"/>
                          </w:rPr>
                        </w:pPr>
                        <w:del w:id="1054" w:author="Client" w:date="2023-02-10T10:03:00Z">
                          <w:r w:rsidDel="00130E95">
                            <w:rPr>
                              <w:rFonts w:ascii="Times New Roman" w:hAnsi="Times New Roman"/>
                              <w:b/>
                              <w:sz w:val="24"/>
                              <w:szCs w:val="24"/>
                            </w:rPr>
                            <w:delText>Product/service innovation</w:delText>
                          </w:r>
                        </w:del>
                      </w:p>
                      <w:p w14:paraId="24FB9914" w14:textId="280885B4" w:rsidR="00317F55" w:rsidRPr="00C13F19" w:rsidDel="00130E95" w:rsidRDefault="00317F55" w:rsidP="00317F55">
                        <w:pPr>
                          <w:pStyle w:val="NoSpacing"/>
                          <w:numPr>
                            <w:ilvl w:val="0"/>
                            <w:numId w:val="14"/>
                          </w:numPr>
                          <w:rPr>
                            <w:del w:id="1055" w:author="Client" w:date="2023-02-10T10:03:00Z"/>
                          </w:rPr>
                        </w:pPr>
                        <w:del w:id="1056" w:author="Client" w:date="2023-02-10T10:03:00Z">
                          <w:r w:rsidDel="00130E95">
                            <w:rPr>
                              <w:rFonts w:ascii="Times New Roman" w:hAnsi="Times New Roman"/>
                              <w:b/>
                              <w:sz w:val="24"/>
                              <w:szCs w:val="24"/>
                            </w:rPr>
                            <w:delText>Process innovation</w:delText>
                          </w:r>
                        </w:del>
                      </w:p>
                      <w:p w14:paraId="632C5214" w14:textId="538796B6" w:rsidR="00317F55" w:rsidRPr="00C13F19" w:rsidDel="00130E95" w:rsidRDefault="00317F55" w:rsidP="00317F55">
                        <w:pPr>
                          <w:pStyle w:val="NoSpacing"/>
                          <w:numPr>
                            <w:ilvl w:val="0"/>
                            <w:numId w:val="14"/>
                          </w:numPr>
                          <w:rPr>
                            <w:del w:id="1057" w:author="Client" w:date="2023-02-10T10:03:00Z"/>
                          </w:rPr>
                        </w:pPr>
                        <w:del w:id="1058" w:author="Client" w:date="2023-02-10T10:03:00Z">
                          <w:r w:rsidDel="00130E95">
                            <w:rPr>
                              <w:rFonts w:ascii="Times New Roman" w:hAnsi="Times New Roman"/>
                              <w:b/>
                              <w:sz w:val="24"/>
                              <w:szCs w:val="24"/>
                            </w:rPr>
                            <w:delText>Technological innovation</w:delText>
                          </w:r>
                        </w:del>
                      </w:p>
                      <w:p w14:paraId="3655C3D9" w14:textId="080D009C" w:rsidR="00317F55" w:rsidRPr="00371AB8" w:rsidDel="00130E95" w:rsidRDefault="00317F55" w:rsidP="00317F55">
                        <w:pPr>
                          <w:pStyle w:val="NoSpacing"/>
                          <w:numPr>
                            <w:ilvl w:val="0"/>
                            <w:numId w:val="14"/>
                          </w:numPr>
                          <w:rPr>
                            <w:del w:id="1059" w:author="Client" w:date="2023-02-10T10:03:00Z"/>
                          </w:rPr>
                        </w:pPr>
                        <w:del w:id="1060" w:author="Client" w:date="2023-02-10T10:03:00Z">
                          <w:r w:rsidDel="00130E95">
                            <w:rPr>
                              <w:rFonts w:ascii="Times New Roman" w:hAnsi="Times New Roman"/>
                              <w:b/>
                              <w:bCs/>
                              <w:sz w:val="24"/>
                              <w:szCs w:val="24"/>
                            </w:rPr>
                            <w:delText>Marketing innovation</w:delText>
                          </w:r>
                        </w:del>
                      </w:p>
                      <w:p w14:paraId="13473BF8" w14:textId="77777777" w:rsidR="00317F55" w:rsidRPr="00CB0E26" w:rsidRDefault="00317F55" w:rsidP="00317F55">
                        <w:pPr>
                          <w:jc w:val="center"/>
                          <w:rPr>
                            <w:rFonts w:ascii="Times New Roman" w:hAnsi="Times New Roman"/>
                            <w:b/>
                            <w:sz w:val="24"/>
                            <w:szCs w:val="24"/>
                          </w:rPr>
                        </w:pPr>
                      </w:p>
                    </w:txbxContent>
                  </v:textbox>
                  <w10:wrap anchorx="margin"/>
                </v:rect>
              </w:pict>
            </mc:Fallback>
          </mc:AlternateContent>
        </w:r>
        <w:r>
          <w:rPr>
            <w:rFonts w:ascii="Times New Roman" w:eastAsia="Times New Roman" w:hAnsi="Times New Roman"/>
            <w:b/>
            <w:noProof/>
            <w:sz w:val="24"/>
            <w:szCs w:val="24"/>
          </w:rPr>
          <mc:AlternateContent>
            <mc:Choice Requires="wps">
              <w:drawing>
                <wp:anchor distT="0" distB="0" distL="114300" distR="114300" simplePos="0" relativeHeight="251714560" behindDoc="0" locked="0" layoutInCell="1" allowOverlap="1" wp14:anchorId="17453922" wp14:editId="481B988D">
                  <wp:simplePos x="0" y="0"/>
                  <wp:positionH relativeFrom="margin">
                    <wp:align>left</wp:align>
                  </wp:positionH>
                  <wp:positionV relativeFrom="paragraph">
                    <wp:posOffset>94615</wp:posOffset>
                  </wp:positionV>
                  <wp:extent cx="1952625" cy="2438400"/>
                  <wp:effectExtent l="0" t="0" r="28575" b="19050"/>
                  <wp:wrapNone/>
                  <wp:docPr id="4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2438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3A21474" w14:textId="77777777" w:rsidR="00130E95" w:rsidRDefault="00130E95" w:rsidP="00130E95">
                              <w:pPr>
                                <w:jc w:val="center"/>
                                <w:rPr>
                                  <w:ins w:id="1061" w:author="Client" w:date="2023-02-10T10:03:00Z"/>
                                  <w:rFonts w:ascii="Times New Roman" w:hAnsi="Times New Roman"/>
                                  <w:b/>
                                  <w:bCs/>
                                  <w:sz w:val="24"/>
                                  <w:szCs w:val="24"/>
                                </w:rPr>
                              </w:pPr>
                            </w:p>
                            <w:p w14:paraId="23ED0740" w14:textId="23C5BAF5" w:rsidR="00130E95" w:rsidRDefault="00317F55" w:rsidP="00130E95">
                              <w:pPr>
                                <w:jc w:val="center"/>
                                <w:rPr>
                                  <w:ins w:id="1062" w:author="Client" w:date="2023-02-10T10:03:00Z"/>
                                  <w:rFonts w:ascii="Times New Roman" w:hAnsi="Times New Roman"/>
                                  <w:b/>
                                </w:rPr>
                              </w:pPr>
                              <w:r>
                                <w:rPr>
                                  <w:rFonts w:ascii="Times New Roman" w:hAnsi="Times New Roman"/>
                                  <w:b/>
                                  <w:bCs/>
                                  <w:sz w:val="24"/>
                                  <w:szCs w:val="24"/>
                                </w:rPr>
                                <w:t xml:space="preserve"> </w:t>
                              </w:r>
                              <w:ins w:id="1063" w:author="Client" w:date="2023-02-10T10:03:00Z">
                                <w:r w:rsidR="00130E95">
                                  <w:rPr>
                                    <w:rFonts w:ascii="Times New Roman" w:hAnsi="Times New Roman"/>
                                    <w:b/>
                                  </w:rPr>
                                  <w:t>Importance of Business Innovation</w:t>
                                </w:r>
                              </w:ins>
                            </w:p>
                            <w:p w14:paraId="573BEB9B" w14:textId="77777777" w:rsidR="00130E95" w:rsidRPr="00C13F19" w:rsidRDefault="00130E95" w:rsidP="00130E95">
                              <w:pPr>
                                <w:pStyle w:val="NoSpacing"/>
                                <w:numPr>
                                  <w:ilvl w:val="0"/>
                                  <w:numId w:val="14"/>
                                </w:numPr>
                                <w:rPr>
                                  <w:ins w:id="1064" w:author="Client" w:date="2023-02-10T10:03:00Z"/>
                                </w:rPr>
                              </w:pPr>
                              <w:ins w:id="1065" w:author="Client" w:date="2023-02-10T10:03:00Z">
                                <w:r>
                                  <w:rPr>
                                    <w:rFonts w:ascii="Times New Roman" w:hAnsi="Times New Roman"/>
                                    <w:b/>
                                    <w:sz w:val="24"/>
                                    <w:szCs w:val="24"/>
                                  </w:rPr>
                                  <w:t>Product/service innovation</w:t>
                                </w:r>
                              </w:ins>
                            </w:p>
                            <w:p w14:paraId="30CA6C7B" w14:textId="77777777" w:rsidR="00130E95" w:rsidRPr="00C13F19" w:rsidRDefault="00130E95" w:rsidP="00130E95">
                              <w:pPr>
                                <w:pStyle w:val="NoSpacing"/>
                                <w:numPr>
                                  <w:ilvl w:val="0"/>
                                  <w:numId w:val="14"/>
                                </w:numPr>
                                <w:rPr>
                                  <w:ins w:id="1066" w:author="Client" w:date="2023-02-10T10:03:00Z"/>
                                </w:rPr>
                              </w:pPr>
                              <w:ins w:id="1067" w:author="Client" w:date="2023-02-10T10:03:00Z">
                                <w:r>
                                  <w:rPr>
                                    <w:rFonts w:ascii="Times New Roman" w:hAnsi="Times New Roman"/>
                                    <w:b/>
                                    <w:sz w:val="24"/>
                                    <w:szCs w:val="24"/>
                                  </w:rPr>
                                  <w:t>Process innovation</w:t>
                                </w:r>
                              </w:ins>
                            </w:p>
                            <w:p w14:paraId="60B075FC" w14:textId="77777777" w:rsidR="00130E95" w:rsidRPr="00C13F19" w:rsidRDefault="00130E95" w:rsidP="00130E95">
                              <w:pPr>
                                <w:pStyle w:val="NoSpacing"/>
                                <w:numPr>
                                  <w:ilvl w:val="0"/>
                                  <w:numId w:val="14"/>
                                </w:numPr>
                                <w:rPr>
                                  <w:ins w:id="1068" w:author="Client" w:date="2023-02-10T10:03:00Z"/>
                                </w:rPr>
                              </w:pPr>
                              <w:ins w:id="1069" w:author="Client" w:date="2023-02-10T10:03:00Z">
                                <w:r>
                                  <w:rPr>
                                    <w:rFonts w:ascii="Times New Roman" w:hAnsi="Times New Roman"/>
                                    <w:b/>
                                    <w:sz w:val="24"/>
                                    <w:szCs w:val="24"/>
                                  </w:rPr>
                                  <w:t>Technological innovation</w:t>
                                </w:r>
                              </w:ins>
                            </w:p>
                            <w:p w14:paraId="6CAB3370" w14:textId="77777777" w:rsidR="00130E95" w:rsidRPr="00371AB8" w:rsidRDefault="00130E95" w:rsidP="00130E95">
                              <w:pPr>
                                <w:pStyle w:val="NoSpacing"/>
                                <w:numPr>
                                  <w:ilvl w:val="0"/>
                                  <w:numId w:val="14"/>
                                </w:numPr>
                                <w:rPr>
                                  <w:ins w:id="1070" w:author="Client" w:date="2023-02-10T10:03:00Z"/>
                                </w:rPr>
                              </w:pPr>
                              <w:ins w:id="1071" w:author="Client" w:date="2023-02-10T10:03:00Z">
                                <w:r>
                                  <w:rPr>
                                    <w:rFonts w:ascii="Times New Roman" w:hAnsi="Times New Roman"/>
                                    <w:b/>
                                    <w:bCs/>
                                    <w:sz w:val="24"/>
                                    <w:szCs w:val="24"/>
                                  </w:rPr>
                                  <w:t>Marketing innovation</w:t>
                                </w:r>
                              </w:ins>
                            </w:p>
                            <w:p w14:paraId="67C41419" w14:textId="7EE1494B" w:rsidR="00317F55" w:rsidDel="00130E95" w:rsidRDefault="00317F55" w:rsidP="00130E95">
                              <w:pPr>
                                <w:pStyle w:val="ListParagraph"/>
                                <w:rPr>
                                  <w:del w:id="1072" w:author="Client" w:date="2023-02-10T10:03:00Z"/>
                                  <w:rFonts w:ascii="Times New Roman" w:hAnsi="Times New Roman"/>
                                  <w:b/>
                                  <w:bCs/>
                                  <w:sz w:val="24"/>
                                  <w:szCs w:val="24"/>
                                </w:rPr>
                              </w:pPr>
                            </w:p>
                            <w:p w14:paraId="6843FAE4" w14:textId="3B0758F8" w:rsidR="00317F55" w:rsidRPr="00130E95" w:rsidDel="00130E95" w:rsidRDefault="00317F55" w:rsidP="005D5FD1">
                              <w:pPr>
                                <w:pStyle w:val="ListParagraph"/>
                                <w:rPr>
                                  <w:del w:id="1073" w:author="Client" w:date="2023-02-10T10:03:00Z"/>
                                  <w:rFonts w:ascii="Times New Roman" w:hAnsi="Times New Roman"/>
                                  <w:b/>
                                  <w:bCs/>
                                  <w:sz w:val="24"/>
                                  <w:szCs w:val="24"/>
                                  <w:rPrChange w:id="1074" w:author="Client" w:date="2023-02-10T09:58:00Z">
                                    <w:rPr>
                                      <w:del w:id="1075" w:author="Client" w:date="2023-02-10T10:03:00Z"/>
                                    </w:rPr>
                                  </w:rPrChange>
                                </w:rPr>
                              </w:pPr>
                              <w:del w:id="1076" w:author="Client" w:date="2023-02-10T10:03:00Z">
                                <w:r w:rsidRPr="00130E95" w:rsidDel="00130E95">
                                  <w:rPr>
                                    <w:rFonts w:ascii="Times New Roman" w:hAnsi="Times New Roman"/>
                                    <w:b/>
                                    <w:bCs/>
                                    <w:sz w:val="24"/>
                                    <w:szCs w:val="24"/>
                                    <w:rPrChange w:id="1077" w:author="Client" w:date="2023-02-10T09:58:00Z">
                                      <w:rPr/>
                                    </w:rPrChange>
                                  </w:rPr>
                                  <w:delText>Business Owners</w:delText>
                                </w:r>
                              </w:del>
                            </w:p>
                            <w:p w14:paraId="12FCE7AE" w14:textId="77777777" w:rsidR="00317F55" w:rsidRPr="00371AB8" w:rsidRDefault="00317F55" w:rsidP="00130E95">
                              <w:pPr>
                                <w:pStyle w:val="ListParagraph"/>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7453922" id="Rectangle 5" o:spid="_x0000_s1027" style="position:absolute;margin-left:0;margin-top:7.45pt;width:153.75pt;height:192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" fillcolor="white [3201]" strokecolor="#292934 [3200]" strokeweight=".73403mm">
                  <v:path arrowok="t"/>
                  <v:textbox>
                    <w:txbxContent>
                      <w:p w14:paraId="73A21474" w14:textId="77777777" w:rsidR="00130E95" w:rsidRDefault="00130E95" w:rsidP="00130E95">
                        <w:pPr>
                          <w:jc w:val="center"/>
                          <w:rPr>
                            <w:ins w:id="1078" w:author="Client" w:date="2023-02-10T10:03:00Z"/>
                            <w:rFonts w:ascii="Times New Roman" w:hAnsi="Times New Roman"/>
                            <w:b/>
                            <w:bCs/>
                            <w:sz w:val="24"/>
                            <w:szCs w:val="24"/>
                          </w:rPr>
                        </w:pPr>
                      </w:p>
                      <w:p w14:paraId="23ED0740" w14:textId="23C5BAF5" w:rsidR="00130E95" w:rsidRDefault="00317F55" w:rsidP="00130E95">
                        <w:pPr>
                          <w:jc w:val="center"/>
                          <w:rPr>
                            <w:ins w:id="1079" w:author="Client" w:date="2023-02-10T10:03:00Z"/>
                            <w:rFonts w:ascii="Times New Roman" w:hAnsi="Times New Roman"/>
                            <w:b/>
                          </w:rPr>
                        </w:pPr>
                        <w:r>
                          <w:rPr>
                            <w:rFonts w:ascii="Times New Roman" w:hAnsi="Times New Roman"/>
                            <w:b/>
                            <w:bCs/>
                            <w:sz w:val="24"/>
                            <w:szCs w:val="24"/>
                          </w:rPr>
                          <w:t xml:space="preserve"> </w:t>
                        </w:r>
                        <w:ins w:id="1080" w:author="Client" w:date="2023-02-10T10:03:00Z">
                          <w:r w:rsidR="00130E95">
                            <w:rPr>
                              <w:rFonts w:ascii="Times New Roman" w:hAnsi="Times New Roman"/>
                              <w:b/>
                            </w:rPr>
                            <w:t>Importance of Business Innovation</w:t>
                          </w:r>
                        </w:ins>
                      </w:p>
                      <w:p w14:paraId="573BEB9B" w14:textId="77777777" w:rsidR="00130E95" w:rsidRPr="00C13F19" w:rsidRDefault="00130E95" w:rsidP="00130E95">
                        <w:pPr>
                          <w:pStyle w:val="NoSpacing"/>
                          <w:numPr>
                            <w:ilvl w:val="0"/>
                            <w:numId w:val="14"/>
                          </w:numPr>
                          <w:rPr>
                            <w:ins w:id="1081" w:author="Client" w:date="2023-02-10T10:03:00Z"/>
                          </w:rPr>
                        </w:pPr>
                        <w:ins w:id="1082" w:author="Client" w:date="2023-02-10T10:03:00Z">
                          <w:r>
                            <w:rPr>
                              <w:rFonts w:ascii="Times New Roman" w:hAnsi="Times New Roman"/>
                              <w:b/>
                              <w:sz w:val="24"/>
                              <w:szCs w:val="24"/>
                            </w:rPr>
                            <w:t>Product/service innovation</w:t>
                          </w:r>
                        </w:ins>
                      </w:p>
                      <w:p w14:paraId="30CA6C7B" w14:textId="77777777" w:rsidR="00130E95" w:rsidRPr="00C13F19" w:rsidRDefault="00130E95" w:rsidP="00130E95">
                        <w:pPr>
                          <w:pStyle w:val="NoSpacing"/>
                          <w:numPr>
                            <w:ilvl w:val="0"/>
                            <w:numId w:val="14"/>
                          </w:numPr>
                          <w:rPr>
                            <w:ins w:id="1083" w:author="Client" w:date="2023-02-10T10:03:00Z"/>
                          </w:rPr>
                        </w:pPr>
                        <w:ins w:id="1084" w:author="Client" w:date="2023-02-10T10:03:00Z">
                          <w:r>
                            <w:rPr>
                              <w:rFonts w:ascii="Times New Roman" w:hAnsi="Times New Roman"/>
                              <w:b/>
                              <w:sz w:val="24"/>
                              <w:szCs w:val="24"/>
                            </w:rPr>
                            <w:t>Process innovation</w:t>
                          </w:r>
                        </w:ins>
                      </w:p>
                      <w:p w14:paraId="60B075FC" w14:textId="77777777" w:rsidR="00130E95" w:rsidRPr="00C13F19" w:rsidRDefault="00130E95" w:rsidP="00130E95">
                        <w:pPr>
                          <w:pStyle w:val="NoSpacing"/>
                          <w:numPr>
                            <w:ilvl w:val="0"/>
                            <w:numId w:val="14"/>
                          </w:numPr>
                          <w:rPr>
                            <w:ins w:id="1085" w:author="Client" w:date="2023-02-10T10:03:00Z"/>
                          </w:rPr>
                        </w:pPr>
                        <w:ins w:id="1086" w:author="Client" w:date="2023-02-10T10:03:00Z">
                          <w:r>
                            <w:rPr>
                              <w:rFonts w:ascii="Times New Roman" w:hAnsi="Times New Roman"/>
                              <w:b/>
                              <w:sz w:val="24"/>
                              <w:szCs w:val="24"/>
                            </w:rPr>
                            <w:t>Technological innovation</w:t>
                          </w:r>
                        </w:ins>
                      </w:p>
                      <w:p w14:paraId="6CAB3370" w14:textId="77777777" w:rsidR="00130E95" w:rsidRPr="00371AB8" w:rsidRDefault="00130E95" w:rsidP="00130E95">
                        <w:pPr>
                          <w:pStyle w:val="NoSpacing"/>
                          <w:numPr>
                            <w:ilvl w:val="0"/>
                            <w:numId w:val="14"/>
                          </w:numPr>
                          <w:rPr>
                            <w:ins w:id="1087" w:author="Client" w:date="2023-02-10T10:03:00Z"/>
                          </w:rPr>
                        </w:pPr>
                        <w:ins w:id="1088" w:author="Client" w:date="2023-02-10T10:03:00Z">
                          <w:r>
                            <w:rPr>
                              <w:rFonts w:ascii="Times New Roman" w:hAnsi="Times New Roman"/>
                              <w:b/>
                              <w:bCs/>
                              <w:sz w:val="24"/>
                              <w:szCs w:val="24"/>
                            </w:rPr>
                            <w:t>Marketing innovation</w:t>
                          </w:r>
                        </w:ins>
                      </w:p>
                      <w:p w14:paraId="67C41419" w14:textId="7EE1494B" w:rsidR="00317F55" w:rsidDel="00130E95" w:rsidRDefault="00317F55" w:rsidP="00130E95">
                        <w:pPr>
                          <w:pStyle w:val="ListParagraph"/>
                          <w:rPr>
                            <w:del w:id="1089" w:author="Client" w:date="2023-02-10T10:03:00Z"/>
                            <w:rFonts w:ascii="Times New Roman" w:hAnsi="Times New Roman"/>
                            <w:b/>
                            <w:bCs/>
                            <w:sz w:val="24"/>
                            <w:szCs w:val="24"/>
                          </w:rPr>
                        </w:pPr>
                      </w:p>
                      <w:p w14:paraId="6843FAE4" w14:textId="3B0758F8" w:rsidR="00317F55" w:rsidRPr="00130E95" w:rsidDel="00130E95" w:rsidRDefault="00317F55" w:rsidP="005D5FD1">
                        <w:pPr>
                          <w:pStyle w:val="ListParagraph"/>
                          <w:rPr>
                            <w:del w:id="1090" w:author="Client" w:date="2023-02-10T10:03:00Z"/>
                            <w:rFonts w:ascii="Times New Roman" w:hAnsi="Times New Roman"/>
                            <w:b/>
                            <w:bCs/>
                            <w:sz w:val="24"/>
                            <w:szCs w:val="24"/>
                            <w:rPrChange w:id="1091" w:author="Client" w:date="2023-02-10T09:58:00Z">
                              <w:rPr>
                                <w:del w:id="1092" w:author="Client" w:date="2023-02-10T10:03:00Z"/>
                              </w:rPr>
                            </w:rPrChange>
                          </w:rPr>
                        </w:pPr>
                        <w:del w:id="1093" w:author="Client" w:date="2023-02-10T10:03:00Z">
                          <w:r w:rsidRPr="00130E95" w:rsidDel="00130E95">
                            <w:rPr>
                              <w:rFonts w:ascii="Times New Roman" w:hAnsi="Times New Roman"/>
                              <w:b/>
                              <w:bCs/>
                              <w:sz w:val="24"/>
                              <w:szCs w:val="24"/>
                              <w:rPrChange w:id="1094" w:author="Client" w:date="2023-02-10T09:58:00Z">
                                <w:rPr/>
                              </w:rPrChange>
                            </w:rPr>
                            <w:delText>Business Owners</w:delText>
                          </w:r>
                        </w:del>
                      </w:p>
                      <w:p w14:paraId="12FCE7AE" w14:textId="77777777" w:rsidR="00317F55" w:rsidRPr="00371AB8" w:rsidRDefault="00317F55" w:rsidP="00130E95">
                        <w:pPr>
                          <w:pStyle w:val="ListParagraph"/>
                        </w:pPr>
                      </w:p>
                    </w:txbxContent>
                  </v:textbox>
                  <w10:wrap anchorx="margin"/>
                </v:rect>
              </w:pict>
            </mc:Fallback>
          </mc:AlternateContent>
        </w:r>
        <w:r w:rsidR="00317F55">
          <w:rPr>
            <w:rFonts w:ascii="Times New Roman" w:hAnsi="Times New Roman"/>
            <w:b/>
            <w:bCs/>
            <w:sz w:val="24"/>
            <w:szCs w:val="24"/>
            <w:lang w:val="en-PH"/>
          </w:rPr>
          <w:t xml:space="preserve"> </w:t>
        </w:r>
      </w:ins>
    </w:p>
    <w:p w14:paraId="73E7F4DC" w14:textId="7011C617" w:rsidR="00317F55" w:rsidRDefault="00317F55" w:rsidP="00317F55">
      <w:pPr>
        <w:tabs>
          <w:tab w:val="left" w:pos="1290"/>
        </w:tabs>
        <w:spacing w:line="480" w:lineRule="auto"/>
        <w:jc w:val="both"/>
        <w:rPr>
          <w:ins w:id="1095" w:author="Client" w:date="2023-02-06T18:03:00Z"/>
          <w:rFonts w:ascii="Times New Roman" w:eastAsia="Times New Roman" w:hAnsi="Times New Roman"/>
          <w:b/>
          <w:sz w:val="24"/>
          <w:szCs w:val="24"/>
          <w:shd w:val="clear" w:color="auto" w:fill="FFFFFF"/>
        </w:rPr>
      </w:pPr>
    </w:p>
    <w:p w14:paraId="24A98187" w14:textId="521A90E2" w:rsidR="00317F55" w:rsidRDefault="00317F55" w:rsidP="00317F55">
      <w:pPr>
        <w:tabs>
          <w:tab w:val="left" w:pos="1290"/>
        </w:tabs>
        <w:spacing w:line="480" w:lineRule="auto"/>
        <w:jc w:val="both"/>
        <w:rPr>
          <w:ins w:id="1096" w:author="Client" w:date="2023-02-06T18:03:00Z"/>
          <w:rFonts w:ascii="Times New Roman" w:eastAsia="Times New Roman" w:hAnsi="Times New Roman"/>
          <w:b/>
          <w:sz w:val="24"/>
          <w:szCs w:val="24"/>
          <w:shd w:val="clear" w:color="auto" w:fill="FFFFFF"/>
        </w:rPr>
      </w:pPr>
    </w:p>
    <w:p w14:paraId="15DAD736" w14:textId="6CF9D41F" w:rsidR="00317F55" w:rsidRPr="00113DED" w:rsidRDefault="00130E95" w:rsidP="00317F55">
      <w:pPr>
        <w:tabs>
          <w:tab w:val="left" w:pos="1290"/>
        </w:tabs>
        <w:spacing w:after="160" w:line="480" w:lineRule="auto"/>
        <w:jc w:val="both"/>
        <w:rPr>
          <w:ins w:id="1097" w:author="Client" w:date="2023-02-06T18:03:00Z"/>
          <w:rFonts w:ascii="Times New Roman" w:eastAsia="Times New Roman" w:hAnsi="Times New Roman"/>
          <w:b/>
          <w:sz w:val="24"/>
          <w:szCs w:val="24"/>
          <w:shd w:val="clear" w:color="auto" w:fill="FFFFFF"/>
          <w:lang w:val="en-PH"/>
        </w:rPr>
      </w:pPr>
      <w:ins w:id="1098" w:author="Client" w:date="2023-02-10T10:06:00Z">
        <w:r>
          <w:rPr>
            <w:rFonts w:ascii="Times New Roman" w:eastAsia="Times New Roman" w:hAnsi="Times New Roman"/>
            <w:b/>
            <w:noProof/>
            <w:sz w:val="24"/>
            <w:szCs w:val="24"/>
            <w:lang w:val="en-PH"/>
          </w:rPr>
          <mc:AlternateContent>
            <mc:Choice Requires="wps">
              <w:drawing>
                <wp:anchor distT="0" distB="0" distL="114300" distR="114300" simplePos="0" relativeHeight="251744256" behindDoc="0" locked="0" layoutInCell="1" allowOverlap="1" wp14:anchorId="474BAD0F" wp14:editId="39A5F368">
                  <wp:simplePos x="0" y="0"/>
                  <wp:positionH relativeFrom="column">
                    <wp:posOffset>2016125</wp:posOffset>
                  </wp:positionH>
                  <wp:positionV relativeFrom="paragraph">
                    <wp:posOffset>189865</wp:posOffset>
                  </wp:positionV>
                  <wp:extent cx="1234159" cy="0"/>
                  <wp:effectExtent l="38100" t="76200" r="23495" b="95250"/>
                  <wp:wrapNone/>
                  <wp:docPr id="75" name="Straight Arrow Connector 75"/>
                  <wp:cNvGraphicFramePr/>
                  <a:graphic xmlns:a="http://schemas.openxmlformats.org/drawingml/2006/main">
                    <a:graphicData uri="http://schemas.microsoft.com/office/word/2010/wordprocessingShape">
                      <wps:wsp>
                        <wps:cNvCnPr/>
                        <wps:spPr>
                          <a:xfrm>
                            <a:off x="0" y="0"/>
                            <a:ext cx="123415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B1B091" id="_x0000_t32" coordsize="21600,21600" o:spt="32" o:oned="t" path="m,l21600,21600e" filled="f">
                  <v:path arrowok="t" fillok="f" o:connecttype="none"/>
                  <o:lock v:ext="edit" shapetype="t"/>
                </v:shapetype>
                <v:shape id="Straight Arrow Connector 75" o:spid="_x0000_s1026" type="#_x0000_t32" style="position:absolute;margin-left:158.75pt;margin-top:14.95pt;width:97.2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" strokecolor="#292934 [3200]">
                  <v:stroke startarrow="block" endarrow="block"/>
                </v:shape>
              </w:pict>
            </mc:Fallback>
          </mc:AlternateContent>
        </w:r>
      </w:ins>
    </w:p>
    <w:p w14:paraId="077EEAD1" w14:textId="31016C82" w:rsidR="00317F55" w:rsidRPr="00113DED" w:rsidRDefault="00317F55" w:rsidP="00317F55">
      <w:pPr>
        <w:tabs>
          <w:tab w:val="left" w:pos="1290"/>
        </w:tabs>
        <w:spacing w:after="160" w:line="480" w:lineRule="auto"/>
        <w:jc w:val="both"/>
        <w:rPr>
          <w:ins w:id="1099" w:author="Client" w:date="2023-02-06T18:03:00Z"/>
          <w:rFonts w:ascii="Times New Roman" w:eastAsia="Times New Roman" w:hAnsi="Times New Roman"/>
          <w:b/>
          <w:sz w:val="24"/>
          <w:szCs w:val="24"/>
          <w:shd w:val="clear" w:color="auto" w:fill="FFFFFF"/>
          <w:lang w:val="en-PH"/>
        </w:rPr>
      </w:pPr>
    </w:p>
    <w:p w14:paraId="2B03103F" w14:textId="33405C1E" w:rsidR="00317F55" w:rsidRDefault="00317F55" w:rsidP="00317F55">
      <w:pPr>
        <w:rPr>
          <w:ins w:id="1100" w:author="Client" w:date="2023-02-06T18:03:00Z"/>
        </w:rPr>
      </w:pPr>
    </w:p>
    <w:p w14:paraId="2F92FCD5" w14:textId="320047CD" w:rsidR="00317F55" w:rsidRDefault="00317F55" w:rsidP="00317F55">
      <w:pPr>
        <w:rPr>
          <w:ins w:id="1101" w:author="Client" w:date="2023-02-06T18:03:00Z"/>
        </w:rPr>
      </w:pPr>
    </w:p>
    <w:p w14:paraId="34FA36D8" w14:textId="08E5B1F8" w:rsidR="00317F55" w:rsidRPr="00176F91" w:rsidRDefault="00130E95" w:rsidP="00317F55">
      <w:pPr>
        <w:rPr>
          <w:ins w:id="1102" w:author="Client" w:date="2023-02-06T18:03:00Z"/>
        </w:rPr>
      </w:pPr>
      <w:ins w:id="1103" w:author="Client" w:date="2023-02-10T10:02:00Z">
        <w:r>
          <w:rPr>
            <w:noProof/>
          </w:rPr>
          <mc:AlternateContent>
            <mc:Choice Requires="wps">
              <w:drawing>
                <wp:anchor distT="0" distB="0" distL="114300" distR="114300" simplePos="0" relativeHeight="251743232" behindDoc="0" locked="0" layoutInCell="1" allowOverlap="1" wp14:anchorId="27071CC3" wp14:editId="6BBAD5D5">
                  <wp:simplePos x="0" y="0"/>
                  <wp:positionH relativeFrom="column">
                    <wp:posOffset>3524250</wp:posOffset>
                  </wp:positionH>
                  <wp:positionV relativeFrom="paragraph">
                    <wp:posOffset>71120</wp:posOffset>
                  </wp:positionV>
                  <wp:extent cx="790575" cy="819150"/>
                  <wp:effectExtent l="38100" t="38100" r="47625" b="57150"/>
                  <wp:wrapNone/>
                  <wp:docPr id="63" name="Straight Arrow Connector 63"/>
                  <wp:cNvGraphicFramePr/>
                  <a:graphic xmlns:a="http://schemas.openxmlformats.org/drawingml/2006/main">
                    <a:graphicData uri="http://schemas.microsoft.com/office/word/2010/wordprocessingShape">
                      <wps:wsp>
                        <wps:cNvCnPr/>
                        <wps:spPr>
                          <a:xfrm flipH="1">
                            <a:off x="0" y="0"/>
                            <a:ext cx="790575" cy="819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3EB35" id="Straight Arrow Connector 63" o:spid="_x0000_s1026" type="#_x0000_t32" style="position:absolute;margin-left:277.5pt;margin-top:5.6pt;width:62.25pt;height:64.5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" strokecolor="#292934 [3200]">
                  <v:stroke startarrow="block" endarrow="block"/>
                </v:shape>
              </w:pict>
            </mc:Fallback>
          </mc:AlternateContent>
        </w:r>
      </w:ins>
      <w:ins w:id="1104" w:author="Client" w:date="2023-02-10T10:01:00Z">
        <w:r>
          <w:rPr>
            <w:noProof/>
          </w:rPr>
          <mc:AlternateContent>
            <mc:Choice Requires="wps">
              <w:drawing>
                <wp:anchor distT="0" distB="0" distL="114300" distR="114300" simplePos="0" relativeHeight="251742208" behindDoc="0" locked="0" layoutInCell="1" allowOverlap="1" wp14:anchorId="0362874F" wp14:editId="37276762">
                  <wp:simplePos x="0" y="0"/>
                  <wp:positionH relativeFrom="column">
                    <wp:posOffset>1133475</wp:posOffset>
                  </wp:positionH>
                  <wp:positionV relativeFrom="paragraph">
                    <wp:posOffset>52070</wp:posOffset>
                  </wp:positionV>
                  <wp:extent cx="771525" cy="857250"/>
                  <wp:effectExtent l="38100" t="38100" r="47625" b="57150"/>
                  <wp:wrapNone/>
                  <wp:docPr id="61" name="Straight Arrow Connector 61"/>
                  <wp:cNvGraphicFramePr/>
                  <a:graphic xmlns:a="http://schemas.openxmlformats.org/drawingml/2006/main">
                    <a:graphicData uri="http://schemas.microsoft.com/office/word/2010/wordprocessingShape">
                      <wps:wsp>
                        <wps:cNvCnPr/>
                        <wps:spPr>
                          <a:xfrm>
                            <a:off x="0" y="0"/>
                            <a:ext cx="771525" cy="857250"/>
                          </a:xfrm>
                          <a:prstGeom prst="straightConnector1">
                            <a:avLst/>
                          </a:prstGeom>
                          <a:ln>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49B2F0" id="Straight Arrow Connector 61" o:spid="_x0000_s1026" type="#_x0000_t32" style="position:absolute;margin-left:89.25pt;margin-top:4.1pt;width:60.75pt;height:67.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" strokecolor="#292934 [3213]">
                  <v:stroke startarrow="block" endarrow="block"/>
                </v:shape>
              </w:pict>
            </mc:Fallback>
          </mc:AlternateContent>
        </w:r>
      </w:ins>
    </w:p>
    <w:p w14:paraId="7E16D089" w14:textId="08324737" w:rsidR="00317F55" w:rsidRPr="00B210A3" w:rsidRDefault="00317F55" w:rsidP="00317F55">
      <w:pPr>
        <w:rPr>
          <w:ins w:id="1105" w:author="Client" w:date="2023-02-06T18:03:00Z"/>
        </w:rPr>
      </w:pPr>
    </w:p>
    <w:p w14:paraId="4C4B1054" w14:textId="690FA548" w:rsidR="00317F55" w:rsidRDefault="00317F55" w:rsidP="00317F55">
      <w:pPr>
        <w:tabs>
          <w:tab w:val="left" w:pos="1290"/>
        </w:tabs>
        <w:spacing w:after="160" w:line="480" w:lineRule="auto"/>
        <w:jc w:val="both"/>
        <w:rPr>
          <w:ins w:id="1106" w:author="Client" w:date="2023-02-06T18:03:00Z"/>
          <w:rFonts w:ascii="Times New Roman" w:hAnsi="Times New Roman"/>
          <w:b/>
          <w:bCs/>
          <w:color w:val="000000"/>
          <w:sz w:val="24"/>
          <w:szCs w:val="24"/>
          <w:lang w:val="en-PH"/>
        </w:rPr>
      </w:pPr>
    </w:p>
    <w:p w14:paraId="76BE4A64" w14:textId="0BE2CC92" w:rsidR="00317F55" w:rsidRDefault="00130E95" w:rsidP="00317F55">
      <w:pPr>
        <w:tabs>
          <w:tab w:val="left" w:pos="1290"/>
        </w:tabs>
        <w:spacing w:after="160" w:line="480" w:lineRule="auto"/>
        <w:jc w:val="both"/>
        <w:rPr>
          <w:ins w:id="1107" w:author="Client" w:date="2023-02-06T18:03:00Z"/>
          <w:rFonts w:ascii="Times New Roman" w:hAnsi="Times New Roman"/>
          <w:b/>
          <w:bCs/>
          <w:color w:val="000000"/>
          <w:sz w:val="24"/>
          <w:szCs w:val="24"/>
          <w:lang w:val="en-PH"/>
        </w:rPr>
      </w:pPr>
      <w:ins w:id="1108" w:author="Client" w:date="2023-02-06T18:03:00Z">
        <w:r>
          <w:rPr>
            <w:noProof/>
          </w:rPr>
          <mc:AlternateContent>
            <mc:Choice Requires="wps">
              <w:drawing>
                <wp:anchor distT="0" distB="0" distL="114300" distR="114300" simplePos="0" relativeHeight="251716608" behindDoc="0" locked="0" layoutInCell="1" allowOverlap="1" wp14:anchorId="1B3A115E" wp14:editId="05DBAE92">
                  <wp:simplePos x="0" y="0"/>
                  <wp:positionH relativeFrom="margin">
                    <wp:align>center</wp:align>
                  </wp:positionH>
                  <wp:positionV relativeFrom="paragraph">
                    <wp:posOffset>11430</wp:posOffset>
                  </wp:positionV>
                  <wp:extent cx="1971675" cy="23050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971675" cy="2305050"/>
                          </a:xfrm>
                          <a:prstGeom prst="rect">
                            <a:avLst/>
                          </a:prstGeom>
                        </wps:spPr>
                        <wps:style>
                          <a:lnRef idx="2">
                            <a:schemeClr val="dk1"/>
                          </a:lnRef>
                          <a:fillRef idx="1">
                            <a:schemeClr val="lt1"/>
                          </a:fillRef>
                          <a:effectRef idx="0">
                            <a:schemeClr val="dk1"/>
                          </a:effectRef>
                          <a:fontRef idx="minor">
                            <a:schemeClr val="dk1"/>
                          </a:fontRef>
                        </wps:style>
                        <wps:txbx>
                          <w:txbxContent>
                            <w:p w14:paraId="5F7B2B91" w14:textId="57EACD53" w:rsidR="00130E95" w:rsidDel="00130E95" w:rsidRDefault="00130E95" w:rsidP="005D5FD1">
                              <w:pPr>
                                <w:jc w:val="center"/>
                                <w:rPr>
                                  <w:del w:id="1109" w:author="Client" w:date="2023-02-10T10:04:00Z"/>
                                  <w:rFonts w:ascii="Times New Roman" w:hAnsi="Times New Roman"/>
                                  <w:b/>
                                  <w:bCs/>
                                  <w:sz w:val="24"/>
                                  <w:szCs w:val="24"/>
                                </w:rPr>
                              </w:pPr>
                              <w:ins w:id="1110" w:author="Client" w:date="2023-02-10T10:04:00Z">
                                <w:r>
                                  <w:rPr>
                                    <w:rFonts w:ascii="Times New Roman" w:hAnsi="Times New Roman"/>
                                    <w:b/>
                                    <w:bCs/>
                                    <w:sz w:val="24"/>
                                    <w:szCs w:val="24"/>
                                  </w:rPr>
                                  <w:br/>
                                  <w:t>Business Owners</w:t>
                                </w:r>
                              </w:ins>
                            </w:p>
                            <w:p w14:paraId="3A4DF8FE" w14:textId="1993A5E6" w:rsidR="00317F55" w:rsidRPr="00176F91" w:rsidDel="00130E95" w:rsidRDefault="00317F55" w:rsidP="00317F55">
                              <w:pPr>
                                <w:jc w:val="center"/>
                                <w:rPr>
                                  <w:del w:id="1111" w:author="Client" w:date="2023-02-10T10:03:00Z"/>
                                  <w:rFonts w:ascii="Times New Roman" w:hAnsi="Times New Roman"/>
                                  <w:b/>
                                  <w:bCs/>
                                  <w:sz w:val="24"/>
                                  <w:szCs w:val="24"/>
                                </w:rPr>
                              </w:pPr>
                              <w:del w:id="1112" w:author="Client" w:date="2023-02-10T10:03:00Z">
                                <w:r w:rsidDel="00130E95">
                                  <w:rPr>
                                    <w:rFonts w:ascii="Times New Roman" w:hAnsi="Times New Roman"/>
                                    <w:b/>
                                    <w:bCs/>
                                    <w:sz w:val="24"/>
                                    <w:szCs w:val="24"/>
                                  </w:rPr>
                                  <w:delText>Target Market</w:delText>
                                </w:r>
                              </w:del>
                            </w:p>
                            <w:p w14:paraId="5C55FF1D" w14:textId="753A0572" w:rsidR="00317F55" w:rsidRDefault="00317F55">
                              <w:pPr>
                                <w:jc w:val="center"/>
                                <w:pPrChange w:id="1113" w:author="Client" w:date="2023-02-10T10:04: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A115E" id="Rectangle 4" o:spid="_x0000_s1028" style="position:absolute;left:0;text-align:left;margin-left:0;margin-top:.9pt;width:155.25pt;height:181.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" fillcolor="white [3201]" strokecolor="#292934 [3200]" strokeweight=".73403mm">
                  <v:textbox>
                    <w:txbxContent>
                      <w:p w14:paraId="5F7B2B91" w14:textId="57EACD53" w:rsidR="00130E95" w:rsidDel="00130E95" w:rsidRDefault="00130E95" w:rsidP="005D5FD1">
                        <w:pPr>
                          <w:jc w:val="center"/>
                          <w:rPr>
                            <w:del w:id="1114" w:author="Client" w:date="2023-02-10T10:04:00Z"/>
                            <w:rFonts w:ascii="Times New Roman" w:hAnsi="Times New Roman"/>
                            <w:b/>
                            <w:bCs/>
                            <w:sz w:val="24"/>
                            <w:szCs w:val="24"/>
                          </w:rPr>
                        </w:pPr>
                        <w:ins w:id="1115" w:author="Client" w:date="2023-02-10T10:04:00Z">
                          <w:r>
                            <w:rPr>
                              <w:rFonts w:ascii="Times New Roman" w:hAnsi="Times New Roman"/>
                              <w:b/>
                              <w:bCs/>
                              <w:sz w:val="24"/>
                              <w:szCs w:val="24"/>
                            </w:rPr>
                            <w:br/>
                            <w:t>Business Owners</w:t>
                          </w:r>
                        </w:ins>
                      </w:p>
                      <w:p w14:paraId="3A4DF8FE" w14:textId="1993A5E6" w:rsidR="00317F55" w:rsidRPr="00176F91" w:rsidDel="00130E95" w:rsidRDefault="00317F55" w:rsidP="00317F55">
                        <w:pPr>
                          <w:jc w:val="center"/>
                          <w:rPr>
                            <w:del w:id="1116" w:author="Client" w:date="2023-02-10T10:03:00Z"/>
                            <w:rFonts w:ascii="Times New Roman" w:hAnsi="Times New Roman"/>
                            <w:b/>
                            <w:bCs/>
                            <w:sz w:val="24"/>
                            <w:szCs w:val="24"/>
                          </w:rPr>
                        </w:pPr>
                        <w:del w:id="1117" w:author="Client" w:date="2023-02-10T10:03:00Z">
                          <w:r w:rsidDel="00130E95">
                            <w:rPr>
                              <w:rFonts w:ascii="Times New Roman" w:hAnsi="Times New Roman"/>
                              <w:b/>
                              <w:bCs/>
                              <w:sz w:val="24"/>
                              <w:szCs w:val="24"/>
                            </w:rPr>
                            <w:delText>Target Market</w:delText>
                          </w:r>
                        </w:del>
                      </w:p>
                      <w:p w14:paraId="5C55FF1D" w14:textId="753A0572" w:rsidR="00317F55" w:rsidRDefault="00317F55">
                        <w:pPr>
                          <w:jc w:val="center"/>
                          <w:pPrChange w:id="1118" w:author="Client" w:date="2023-02-10T10:04:00Z">
                            <w:pPr/>
                          </w:pPrChange>
                        </w:pPr>
                      </w:p>
                    </w:txbxContent>
                  </v:textbox>
                  <w10:wrap anchorx="margin"/>
                </v:rect>
              </w:pict>
            </mc:Fallback>
          </mc:AlternateContent>
        </w:r>
      </w:ins>
    </w:p>
    <w:p w14:paraId="7D38E366" w14:textId="59FF15E1" w:rsidR="00317F55" w:rsidRDefault="00317F55" w:rsidP="00317F55">
      <w:pPr>
        <w:tabs>
          <w:tab w:val="left" w:pos="1290"/>
        </w:tabs>
        <w:spacing w:after="160" w:line="480" w:lineRule="auto"/>
        <w:jc w:val="both"/>
        <w:rPr>
          <w:ins w:id="1119" w:author="Client" w:date="2023-02-06T18:03:00Z"/>
          <w:rFonts w:ascii="Times New Roman" w:hAnsi="Times New Roman"/>
          <w:b/>
          <w:bCs/>
          <w:color w:val="000000"/>
          <w:sz w:val="24"/>
          <w:szCs w:val="24"/>
          <w:lang w:val="en-PH"/>
        </w:rPr>
      </w:pPr>
    </w:p>
    <w:p w14:paraId="0A78B0AD" w14:textId="1EEEA6D3" w:rsidR="00317F55" w:rsidRDefault="00317F55" w:rsidP="00317F55">
      <w:pPr>
        <w:spacing w:after="0" w:line="240" w:lineRule="auto"/>
        <w:rPr>
          <w:ins w:id="1120" w:author="Client" w:date="2023-02-06T18:03:00Z"/>
          <w:rFonts w:ascii="Times New Roman" w:hAnsi="Times New Roman"/>
          <w:b/>
          <w:bCs/>
          <w:color w:val="000000"/>
          <w:sz w:val="24"/>
          <w:szCs w:val="24"/>
          <w:lang w:val="en-PH"/>
        </w:rPr>
      </w:pPr>
    </w:p>
    <w:p w14:paraId="531E909F" w14:textId="77777777" w:rsidR="00317F55" w:rsidRDefault="00317F55" w:rsidP="00317F55">
      <w:pPr>
        <w:spacing w:after="0" w:line="240" w:lineRule="auto"/>
        <w:rPr>
          <w:ins w:id="1121" w:author="Client" w:date="2023-02-06T18:03:00Z"/>
          <w:rFonts w:ascii="Times New Roman" w:hAnsi="Times New Roman"/>
          <w:b/>
          <w:bCs/>
          <w:color w:val="000000"/>
          <w:sz w:val="24"/>
          <w:szCs w:val="24"/>
          <w:lang w:val="en-PH"/>
        </w:rPr>
      </w:pPr>
    </w:p>
    <w:p w14:paraId="569F114E" w14:textId="77777777" w:rsidR="00317F55" w:rsidRDefault="00317F55" w:rsidP="00317F55">
      <w:pPr>
        <w:spacing w:after="0" w:line="240" w:lineRule="auto"/>
        <w:rPr>
          <w:ins w:id="1122" w:author="Client" w:date="2023-02-06T18:03:00Z"/>
          <w:rFonts w:ascii="Times New Roman" w:hAnsi="Times New Roman"/>
          <w:b/>
          <w:bCs/>
          <w:color w:val="000000"/>
          <w:sz w:val="24"/>
          <w:szCs w:val="24"/>
          <w:lang w:val="en-PH"/>
        </w:rPr>
      </w:pPr>
    </w:p>
    <w:p w14:paraId="2F67CC9B" w14:textId="77777777" w:rsidR="00317F55" w:rsidRDefault="00317F55" w:rsidP="00317F55">
      <w:pPr>
        <w:spacing w:after="0" w:line="240" w:lineRule="auto"/>
        <w:rPr>
          <w:ins w:id="1123" w:author="Client" w:date="2023-02-06T18:03:00Z"/>
          <w:rFonts w:ascii="Times New Roman" w:hAnsi="Times New Roman"/>
          <w:b/>
          <w:bCs/>
          <w:color w:val="000000"/>
          <w:sz w:val="24"/>
          <w:szCs w:val="24"/>
          <w:lang w:val="en-PH"/>
        </w:rPr>
      </w:pPr>
    </w:p>
    <w:p w14:paraId="3C212608" w14:textId="0901FE4A" w:rsidR="00317F55" w:rsidRDefault="00317F55" w:rsidP="00317F55">
      <w:pPr>
        <w:spacing w:after="0" w:line="240" w:lineRule="auto"/>
        <w:rPr>
          <w:ins w:id="1124" w:author="Client" w:date="2023-02-06T18:03:00Z"/>
          <w:rFonts w:ascii="Times New Roman" w:hAnsi="Times New Roman"/>
          <w:b/>
          <w:bCs/>
          <w:color w:val="000000"/>
          <w:sz w:val="24"/>
          <w:szCs w:val="24"/>
          <w:lang w:val="en-PH"/>
        </w:rPr>
      </w:pPr>
    </w:p>
    <w:p w14:paraId="5EBCE4EF" w14:textId="33C65189" w:rsidR="00317F55" w:rsidRDefault="00317F55" w:rsidP="00317F55">
      <w:pPr>
        <w:spacing w:after="0" w:line="240" w:lineRule="auto"/>
        <w:rPr>
          <w:ins w:id="1125" w:author="Client" w:date="2023-02-06T18:03:00Z"/>
          <w:rFonts w:ascii="Times New Roman" w:hAnsi="Times New Roman"/>
          <w:b/>
          <w:bCs/>
          <w:color w:val="000000"/>
          <w:sz w:val="24"/>
          <w:szCs w:val="24"/>
          <w:lang w:val="en-PH"/>
        </w:rPr>
      </w:pPr>
    </w:p>
    <w:p w14:paraId="0FA79179" w14:textId="77777777" w:rsidR="00317F55" w:rsidRDefault="00317F55" w:rsidP="00317F55">
      <w:pPr>
        <w:spacing w:after="0" w:line="240" w:lineRule="auto"/>
        <w:rPr>
          <w:ins w:id="1126" w:author="Client" w:date="2023-02-06T18:03:00Z"/>
          <w:rFonts w:ascii="Times New Roman" w:hAnsi="Times New Roman"/>
          <w:b/>
          <w:bCs/>
          <w:color w:val="000000"/>
          <w:sz w:val="24"/>
          <w:szCs w:val="24"/>
          <w:lang w:val="en-PH"/>
        </w:rPr>
      </w:pPr>
    </w:p>
    <w:p w14:paraId="2A8490F8" w14:textId="77777777" w:rsidR="00317F55" w:rsidRDefault="00317F55" w:rsidP="00317F55">
      <w:pPr>
        <w:spacing w:after="0" w:line="240" w:lineRule="auto"/>
        <w:rPr>
          <w:ins w:id="1127" w:author="Client" w:date="2023-02-06T18:03:00Z"/>
          <w:rFonts w:ascii="Times New Roman" w:hAnsi="Times New Roman"/>
          <w:b/>
          <w:bCs/>
          <w:color w:val="000000"/>
          <w:sz w:val="24"/>
          <w:szCs w:val="24"/>
          <w:lang w:val="en-PH"/>
        </w:rPr>
      </w:pPr>
    </w:p>
    <w:p w14:paraId="3ABA54E8" w14:textId="77777777" w:rsidR="00317F55" w:rsidRDefault="00317F55" w:rsidP="00317F55">
      <w:pPr>
        <w:spacing w:after="0" w:line="240" w:lineRule="auto"/>
        <w:rPr>
          <w:ins w:id="1128" w:author="Client" w:date="2023-02-06T18:03:00Z"/>
          <w:rFonts w:ascii="Times New Roman" w:hAnsi="Times New Roman"/>
          <w:b/>
          <w:bCs/>
          <w:color w:val="000000"/>
          <w:sz w:val="24"/>
          <w:szCs w:val="24"/>
          <w:lang w:val="en-PH"/>
        </w:rPr>
      </w:pPr>
    </w:p>
    <w:p w14:paraId="195827D1" w14:textId="77777777" w:rsidR="00317F55" w:rsidRDefault="00317F55" w:rsidP="00317F55">
      <w:pPr>
        <w:spacing w:after="0" w:line="240" w:lineRule="auto"/>
        <w:rPr>
          <w:ins w:id="1129" w:author="Client" w:date="2023-02-06T18:03:00Z"/>
          <w:rFonts w:ascii="Times New Roman" w:hAnsi="Times New Roman"/>
          <w:b/>
          <w:bCs/>
          <w:color w:val="000000"/>
          <w:sz w:val="24"/>
          <w:szCs w:val="24"/>
          <w:lang w:val="en-PH"/>
        </w:rPr>
      </w:pPr>
    </w:p>
    <w:p w14:paraId="3DC2ED9E" w14:textId="77777777" w:rsidR="00317F55" w:rsidRDefault="00317F55" w:rsidP="00317F55">
      <w:pPr>
        <w:spacing w:after="0" w:line="240" w:lineRule="auto"/>
        <w:jc w:val="center"/>
        <w:rPr>
          <w:ins w:id="1130" w:author="Client" w:date="2023-02-06T18:03:00Z"/>
          <w:rFonts w:ascii="Times New Roman" w:hAnsi="Times New Roman"/>
          <w:b/>
          <w:bCs/>
          <w:i/>
          <w:iCs/>
          <w:color w:val="000000"/>
          <w:sz w:val="24"/>
          <w:szCs w:val="24"/>
          <w:lang w:val="en-PH"/>
        </w:rPr>
      </w:pPr>
    </w:p>
    <w:p w14:paraId="7A22930C" w14:textId="77777777" w:rsidR="00317F55" w:rsidRPr="00327527" w:rsidRDefault="00317F55" w:rsidP="00317F55">
      <w:pPr>
        <w:spacing w:after="0" w:line="240" w:lineRule="auto"/>
        <w:jc w:val="center"/>
        <w:rPr>
          <w:ins w:id="1131" w:author="Client" w:date="2023-02-06T18:03:00Z"/>
          <w:rFonts w:ascii="Times New Roman" w:hAnsi="Times New Roman"/>
          <w:b/>
          <w:bCs/>
          <w:i/>
          <w:iCs/>
          <w:color w:val="000000"/>
          <w:sz w:val="24"/>
          <w:szCs w:val="24"/>
          <w:lang w:val="en-PH"/>
        </w:rPr>
      </w:pPr>
      <w:ins w:id="1132" w:author="Client" w:date="2023-02-06T18:03:00Z">
        <w:r w:rsidRPr="00327527">
          <w:rPr>
            <w:rFonts w:ascii="Times New Roman" w:hAnsi="Times New Roman"/>
            <w:b/>
            <w:bCs/>
            <w:i/>
            <w:iCs/>
            <w:color w:val="000000"/>
            <w:sz w:val="24"/>
            <w:szCs w:val="24"/>
            <w:lang w:val="en-PH"/>
          </w:rPr>
          <w:t>Figure 1. Paradigm of the Study</w:t>
        </w:r>
      </w:ins>
    </w:p>
    <w:p w14:paraId="1B702C99" w14:textId="77777777" w:rsidR="00317F55" w:rsidRDefault="00317F55" w:rsidP="00317F55">
      <w:pPr>
        <w:rPr>
          <w:ins w:id="1133" w:author="Client" w:date="2023-02-06T18:03:00Z"/>
        </w:rPr>
      </w:pPr>
    </w:p>
    <w:p w14:paraId="396B992A" w14:textId="77777777" w:rsidR="00317F55" w:rsidRPr="006441D5" w:rsidRDefault="00317F55" w:rsidP="00317F55">
      <w:pPr>
        <w:tabs>
          <w:tab w:val="left" w:pos="1290"/>
        </w:tabs>
        <w:spacing w:after="160" w:line="480" w:lineRule="auto"/>
        <w:jc w:val="both"/>
        <w:rPr>
          <w:ins w:id="1134" w:author="Client" w:date="2023-02-06T18:03:00Z"/>
          <w:rFonts w:ascii="Times New Roman" w:hAnsi="Times New Roman"/>
          <w:sz w:val="24"/>
          <w:szCs w:val="24"/>
          <w:shd w:val="clear" w:color="auto" w:fill="FFFFFF"/>
          <w:lang w:val="en-PH"/>
        </w:rPr>
      </w:pPr>
    </w:p>
    <w:p w14:paraId="6FDFA0D8" w14:textId="0D6395A0" w:rsidR="00317F55" w:rsidRDefault="00317F55" w:rsidP="0074669D">
      <w:pPr>
        <w:pStyle w:val="Heading2"/>
        <w:numPr>
          <w:ilvl w:val="0"/>
          <w:numId w:val="0"/>
        </w:numPr>
        <w:ind w:left="576" w:hanging="576"/>
        <w:rPr>
          <w:ins w:id="1135" w:author="Client" w:date="2023-02-10T00:22:00Z"/>
          <w:rFonts w:ascii="Times New Roman" w:hAnsi="Times New Roman"/>
          <w:color w:val="auto"/>
          <w:sz w:val="24"/>
          <w:szCs w:val="24"/>
        </w:rPr>
      </w:pPr>
      <w:bookmarkStart w:id="1136" w:name="_Toc126882077"/>
      <w:bookmarkStart w:id="1137" w:name="_Toc126917265"/>
      <w:ins w:id="1138" w:author="Client" w:date="2023-02-06T18:03:00Z">
        <w:r w:rsidRPr="0074669D">
          <w:rPr>
            <w:rFonts w:ascii="Times New Roman" w:hAnsi="Times New Roman"/>
            <w:color w:val="auto"/>
            <w:sz w:val="24"/>
            <w:szCs w:val="24"/>
            <w:rPrChange w:id="1139" w:author="Client" w:date="2023-02-10T00:19:00Z">
              <w:rPr/>
            </w:rPrChange>
          </w:rPr>
          <w:lastRenderedPageBreak/>
          <w:t>Synthesis of Related Literature</w:t>
        </w:r>
      </w:ins>
      <w:bookmarkEnd w:id="1136"/>
      <w:bookmarkEnd w:id="1137"/>
    </w:p>
    <w:p w14:paraId="406FD1E6" w14:textId="77777777" w:rsidR="0074669D" w:rsidRPr="0074669D" w:rsidRDefault="0074669D">
      <w:pPr>
        <w:rPr>
          <w:ins w:id="1140" w:author="Client" w:date="2023-02-06T18:03:00Z"/>
          <w:lang w:val="en-PH"/>
          <w:rPrChange w:id="1141" w:author="Client" w:date="2023-02-10T00:22:00Z">
            <w:rPr>
              <w:ins w:id="1142" w:author="Client" w:date="2023-02-06T18:03:00Z"/>
              <w:b/>
              <w:bCs/>
            </w:rPr>
          </w:rPrChange>
        </w:rPr>
        <w:pPrChange w:id="1143" w:author="Client" w:date="2023-02-10T00:22:00Z">
          <w:pPr>
            <w:tabs>
              <w:tab w:val="left" w:pos="1290"/>
            </w:tabs>
            <w:spacing w:line="480" w:lineRule="auto"/>
            <w:jc w:val="both"/>
          </w:pPr>
        </w:pPrChange>
      </w:pPr>
    </w:p>
    <w:p w14:paraId="712A6E56" w14:textId="77777777" w:rsidR="00317F55" w:rsidRPr="00113DED" w:rsidRDefault="00317F55" w:rsidP="00317F55">
      <w:pPr>
        <w:tabs>
          <w:tab w:val="left" w:pos="1290"/>
        </w:tabs>
        <w:spacing w:after="160" w:line="480" w:lineRule="auto"/>
        <w:jc w:val="both"/>
        <w:rPr>
          <w:ins w:id="1144" w:author="Client" w:date="2023-02-06T18:03:00Z"/>
          <w:rFonts w:ascii="Times New Roman" w:hAnsi="Times New Roman"/>
          <w:b/>
          <w:bCs/>
          <w:sz w:val="24"/>
          <w:szCs w:val="24"/>
          <w:lang w:val="en-PH"/>
        </w:rPr>
      </w:pPr>
      <w:ins w:id="1145" w:author="Client" w:date="2023-02-06T18:03:00Z">
        <w:r>
          <w:rPr>
            <w:rFonts w:ascii="Times New Roman" w:hAnsi="Times New Roman"/>
            <w:b/>
            <w:bCs/>
            <w:color w:val="292934" w:themeColor="text1"/>
            <w:sz w:val="24"/>
            <w:szCs w:val="24"/>
          </w:rPr>
          <w:tab/>
        </w:r>
        <w:r>
          <w:rPr>
            <w:rFonts w:ascii="Times New Roman" w:hAnsi="Times New Roman"/>
            <w:b/>
            <w:bCs/>
            <w:color w:val="292934" w:themeColor="text1"/>
            <w:sz w:val="24"/>
            <w:szCs w:val="24"/>
          </w:rPr>
          <w:tab/>
        </w:r>
        <w:r w:rsidRPr="003D0855">
          <w:rPr>
            <w:rStyle w:val="sw"/>
            <w:rFonts w:ascii="Times New Roman" w:hAnsi="Times New Roman"/>
            <w:sz w:val="24"/>
            <w:szCs w:val="24"/>
          </w:rPr>
          <w:t>Innovation</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w:t>
        </w:r>
        <w:r>
          <w:rPr>
            <w:rStyle w:val="sw"/>
            <w:rFonts w:ascii="Times New Roman" w:hAnsi="Times New Roman"/>
            <w:sz w:val="24"/>
            <w:szCs w:val="24"/>
          </w:rPr>
          <w:t>s important</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ones</w:t>
        </w:r>
        <w:r w:rsidRPr="003D0855">
          <w:rPr>
            <w:rFonts w:ascii="Times New Roman" w:hAnsi="Times New Roman"/>
            <w:sz w:val="24"/>
            <w:szCs w:val="24"/>
            <w:shd w:val="clear" w:color="auto" w:fill="FFFFFF"/>
          </w:rPr>
          <w:t xml:space="preserve"> </w:t>
        </w:r>
        <w:r>
          <w:rPr>
            <w:rStyle w:val="sw"/>
            <w:rFonts w:ascii="Times New Roman" w:hAnsi="Times New Roman"/>
            <w:sz w:val="24"/>
            <w:szCs w:val="24"/>
          </w:rPr>
          <w:t>b</w:t>
        </w:r>
        <w:r w:rsidRPr="003D0855">
          <w:rPr>
            <w:rStyle w:val="sw"/>
            <w:rFonts w:ascii="Times New Roman" w:hAnsi="Times New Roman"/>
            <w:sz w:val="24"/>
            <w:szCs w:val="24"/>
          </w:rPr>
          <w:t>usiness,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it</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essential</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for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the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survival</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of</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any</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company</w:t>
        </w:r>
        <w:r>
          <w:rPr>
            <w:rStyle w:val="sw"/>
            <w:rFonts w:ascii="Times New Roman" w:hAnsi="Times New Roman"/>
            <w:sz w:val="24"/>
            <w:szCs w:val="24"/>
          </w:rPr>
          <w:t xml:space="preserve"> or business</w:t>
        </w:r>
        <w:r w:rsidRPr="003D0855">
          <w:rPr>
            <w:rStyle w:val="sw"/>
            <w:rFonts w:ascii="Times New Roman" w:hAnsi="Times New Roman"/>
            <w:sz w:val="24"/>
            <w:szCs w:val="24"/>
          </w:rPr>
          <w:t>. Innovation</w:t>
        </w:r>
        <w:r w:rsidRPr="003D0855">
          <w:rPr>
            <w:rFonts w:ascii="Times New Roman" w:hAnsi="Times New Roman"/>
            <w:sz w:val="24"/>
            <w:szCs w:val="24"/>
            <w:shd w:val="clear" w:color="auto" w:fill="FFFFFF"/>
          </w:rPr>
          <w:t xml:space="preserve"> </w:t>
        </w:r>
        <w:r>
          <w:rPr>
            <w:rStyle w:val="sw"/>
            <w:rFonts w:ascii="Times New Roman" w:hAnsi="Times New Roman"/>
            <w:sz w:val="24"/>
            <w:szCs w:val="24"/>
          </w:rPr>
          <w:t xml:space="preserve">is also </w:t>
        </w:r>
        <w:r w:rsidRPr="003D0855">
          <w:rPr>
            <w:rStyle w:val="sw"/>
            <w:rFonts w:ascii="Times New Roman" w:hAnsi="Times New Roman"/>
            <w:sz w:val="24"/>
            <w:szCs w:val="24"/>
          </w:rPr>
          <w:t>a</w:t>
        </w:r>
        <w:r w:rsidRPr="003D0855">
          <w:rPr>
            <w:rFonts w:ascii="Times New Roman" w:hAnsi="Times New Roman"/>
            <w:sz w:val="24"/>
            <w:szCs w:val="24"/>
            <w:shd w:val="clear" w:color="auto" w:fill="FFFFFF"/>
          </w:rPr>
          <w:t xml:space="preserve"> </w:t>
        </w:r>
        <w:r>
          <w:rPr>
            <w:rStyle w:val="sw"/>
            <w:rFonts w:ascii="Times New Roman" w:hAnsi="Times New Roman"/>
            <w:sz w:val="24"/>
            <w:szCs w:val="24"/>
          </w:rPr>
          <w:t>necessity</w:t>
        </w:r>
        <w:r>
          <w:rPr>
            <w:rFonts w:ascii="Times New Roman" w:hAnsi="Times New Roman"/>
            <w:sz w:val="24"/>
            <w:szCs w:val="24"/>
            <w:shd w:val="clear" w:color="auto" w:fill="FFFFFF"/>
          </w:rPr>
          <w:t xml:space="preserve"> for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business,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because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it</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can</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increase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the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profitability</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of</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ones</w:t>
        </w:r>
        <w:r w:rsidRPr="003D0855">
          <w:rPr>
            <w:rFonts w:ascii="Times New Roman" w:hAnsi="Times New Roman"/>
            <w:sz w:val="24"/>
            <w:szCs w:val="24"/>
            <w:shd w:val="clear" w:color="auto" w:fill="FFFFFF"/>
          </w:rPr>
          <w:t xml:space="preserve"> </w:t>
        </w:r>
        <w:r>
          <w:rPr>
            <w:rStyle w:val="sw"/>
            <w:rFonts w:ascii="Times New Roman" w:hAnsi="Times New Roman"/>
            <w:sz w:val="24"/>
            <w:szCs w:val="24"/>
          </w:rPr>
          <w:t>business or company.</w:t>
        </w:r>
        <w:r w:rsidRPr="003D0855">
          <w:rPr>
            <w:rStyle w:val="sw"/>
            <w:rFonts w:ascii="Times New Roman" w:hAnsi="Times New Roman"/>
            <w:sz w:val="24"/>
            <w:szCs w:val="24"/>
          </w:rPr>
          <w:t xml:space="preserve"> Service</w:t>
        </w:r>
        <w:r>
          <w:rPr>
            <w:rStyle w:val="sw"/>
            <w:rFonts w:ascii="Times New Roman" w:hAnsi="Times New Roman"/>
            <w:sz w:val="24"/>
            <w:szCs w:val="24"/>
          </w:rPr>
          <w:t xml:space="preserve"> or product</w:t>
        </w:r>
        <w:r w:rsidRPr="003D0855">
          <w:rPr>
            <w:rFonts w:ascii="Times New Roman" w:hAnsi="Times New Roman"/>
            <w:sz w:val="24"/>
            <w:szCs w:val="24"/>
            <w:shd w:val="clear" w:color="auto" w:fill="FFFFFF"/>
          </w:rPr>
          <w:t xml:space="preserve"> </w:t>
        </w:r>
        <w:r>
          <w:rPr>
            <w:rStyle w:val="sw"/>
            <w:rFonts w:ascii="Times New Roman" w:hAnsi="Times New Roman"/>
            <w:sz w:val="24"/>
            <w:szCs w:val="24"/>
          </w:rPr>
          <w:t>i</w:t>
        </w:r>
        <w:r w:rsidRPr="003D0855">
          <w:rPr>
            <w:rStyle w:val="sw"/>
            <w:rFonts w:ascii="Times New Roman" w:hAnsi="Times New Roman"/>
            <w:sz w:val="24"/>
            <w:szCs w:val="24"/>
          </w:rPr>
          <w:t>nnovation's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goal</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to</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not</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only</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reach</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your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targ</w:t>
        </w:r>
        <w:r>
          <w:rPr>
            <w:rStyle w:val="sw"/>
            <w:rFonts w:ascii="Times New Roman" w:hAnsi="Times New Roman"/>
            <w:sz w:val="24"/>
            <w:szCs w:val="24"/>
          </w:rPr>
          <w:t xml:space="preserve">et </w:t>
        </w:r>
        <w:r w:rsidRPr="003D0855">
          <w:rPr>
            <w:rStyle w:val="sw"/>
            <w:rFonts w:ascii="Times New Roman" w:hAnsi="Times New Roman"/>
            <w:sz w:val="24"/>
            <w:szCs w:val="24"/>
          </w:rPr>
          <w:t>markets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but</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to</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also</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expand</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your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market</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and</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to</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offer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your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market</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new</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services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products</w:t>
        </w:r>
        <w:r>
          <w:rPr>
            <w:rStyle w:val="sw"/>
            <w:rFonts w:ascii="Times New Roman" w:hAnsi="Times New Roman"/>
            <w:sz w:val="24"/>
            <w:szCs w:val="24"/>
          </w:rPr>
          <w:t xml:space="preserve"> to consume.</w:t>
        </w:r>
        <w:r w:rsidRPr="003D0855">
          <w:rPr>
            <w:rStyle w:val="sw"/>
            <w:rFonts w:ascii="Times New Roman" w:hAnsi="Times New Roman"/>
            <w:sz w:val="24"/>
            <w:szCs w:val="24"/>
          </w:rPr>
          <w:t xml:space="preserve"> Innovation</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serv</w:t>
        </w:r>
        <w:r>
          <w:rPr>
            <w:rStyle w:val="sw"/>
            <w:rFonts w:ascii="Times New Roman" w:hAnsi="Times New Roman"/>
            <w:sz w:val="24"/>
            <w:szCs w:val="24"/>
          </w:rPr>
          <w:t>es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powerful</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growth</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engine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for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ones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business</w:t>
        </w:r>
        <w:r>
          <w:rPr>
            <w:rStyle w:val="sw"/>
            <w:rFonts w:ascii="Times New Roman" w:hAnsi="Times New Roman"/>
            <w:sz w:val="24"/>
            <w:szCs w:val="24"/>
          </w:rPr>
          <w:t xml:space="preserve">, by that Innovation of your business can make your business grow faster. </w:t>
        </w:r>
        <w:r w:rsidRPr="003D0855">
          <w:rPr>
            <w:rStyle w:val="sw"/>
            <w:rFonts w:ascii="Times New Roman" w:hAnsi="Times New Roman"/>
            <w:sz w:val="24"/>
            <w:szCs w:val="24"/>
          </w:rPr>
          <w:t>Business</w:t>
        </w:r>
        <w:r w:rsidRPr="003D0855">
          <w:rPr>
            <w:rFonts w:ascii="Times New Roman" w:hAnsi="Times New Roman"/>
            <w:sz w:val="24"/>
            <w:szCs w:val="24"/>
            <w:shd w:val="clear" w:color="auto" w:fill="FFFFFF"/>
          </w:rPr>
          <w:t xml:space="preserve"> </w:t>
        </w:r>
        <w:r>
          <w:rPr>
            <w:rStyle w:val="sw"/>
            <w:rFonts w:ascii="Times New Roman" w:hAnsi="Times New Roman"/>
            <w:sz w:val="24"/>
            <w:szCs w:val="24"/>
          </w:rPr>
          <w:t>i</w:t>
        </w:r>
        <w:r w:rsidRPr="003D0855">
          <w:rPr>
            <w:rStyle w:val="sw"/>
            <w:rFonts w:ascii="Times New Roman" w:hAnsi="Times New Roman"/>
            <w:sz w:val="24"/>
            <w:szCs w:val="24"/>
          </w:rPr>
          <w:t>nnovation</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have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changed</w:t>
        </w:r>
        <w:r>
          <w:rPr>
            <w:rStyle w:val="sw"/>
            <w:rFonts w:ascii="Times New Roman" w:hAnsi="Times New Roman"/>
            <w:sz w:val="24"/>
            <w:szCs w:val="24"/>
          </w:rPr>
          <w:t xml:space="preserve"> the</w:t>
        </w:r>
        <w:r w:rsidRPr="003D0855">
          <w:rPr>
            <w:rFonts w:ascii="Times New Roman" w:hAnsi="Times New Roman"/>
            <w:sz w:val="24"/>
            <w:szCs w:val="24"/>
            <w:shd w:val="clear" w:color="auto" w:fill="FFFFFF"/>
          </w:rPr>
          <w:t xml:space="preserve"> </w:t>
        </w:r>
        <w:r>
          <w:rPr>
            <w:rStyle w:val="sw"/>
            <w:rFonts w:ascii="Times New Roman" w:hAnsi="Times New Roman"/>
            <w:sz w:val="24"/>
            <w:szCs w:val="24"/>
          </w:rPr>
          <w:t>b</w:t>
        </w:r>
        <w:r w:rsidRPr="003D0855">
          <w:rPr>
            <w:rStyle w:val="sw"/>
            <w:rFonts w:ascii="Times New Roman" w:hAnsi="Times New Roman"/>
            <w:sz w:val="24"/>
            <w:szCs w:val="24"/>
          </w:rPr>
          <w:t>usiness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environment</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and</w:t>
        </w:r>
        <w:r w:rsidRPr="003D0855">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can </w:t>
        </w:r>
        <w:r w:rsidRPr="003D0855">
          <w:rPr>
            <w:rStyle w:val="sw"/>
            <w:rFonts w:ascii="Times New Roman" w:hAnsi="Times New Roman"/>
            <w:sz w:val="24"/>
            <w:szCs w:val="24"/>
          </w:rPr>
          <w:t>also</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develop</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countries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give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benefits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in</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the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economic</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 xml:space="preserve">growth. </w:t>
        </w:r>
        <w:r>
          <w:rPr>
            <w:rStyle w:val="sw"/>
            <w:rFonts w:ascii="Times New Roman" w:hAnsi="Times New Roman"/>
            <w:sz w:val="24"/>
            <w:szCs w:val="24"/>
          </w:rPr>
          <w:t xml:space="preserve">Innovation can also be beneficial for the economy. </w:t>
        </w:r>
        <w:r w:rsidRPr="003D0855">
          <w:rPr>
            <w:rStyle w:val="sw"/>
            <w:rFonts w:ascii="Times New Roman" w:hAnsi="Times New Roman"/>
            <w:sz w:val="24"/>
            <w:szCs w:val="24"/>
          </w:rPr>
          <w:t>Innovation</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of</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services/product</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for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ones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market</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creates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huge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advantage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for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business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owners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against</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its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competitors</w:t>
        </w:r>
        <w:r>
          <w:rPr>
            <w:rStyle w:val="sw"/>
            <w:rFonts w:ascii="Times New Roman" w:hAnsi="Times New Roman"/>
            <w:sz w:val="24"/>
            <w:szCs w:val="24"/>
          </w:rPr>
          <w:t>, by doing Innovation of your business, and creating new ideas not only in services/products, but also in your marketing and strategies, sets you apart from the businesses around you.</w:t>
        </w:r>
        <w:r w:rsidRPr="003D0855">
          <w:rPr>
            <w:rStyle w:val="sw"/>
            <w:rFonts w:ascii="Times New Roman" w:hAnsi="Times New Roman"/>
            <w:sz w:val="24"/>
            <w:szCs w:val="24"/>
          </w:rPr>
          <w:t xml:space="preserve"> Innovation</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involv</w:t>
        </w:r>
        <w:r>
          <w:rPr>
            <w:rStyle w:val="sw"/>
            <w:rFonts w:ascii="Times New Roman" w:hAnsi="Times New Roman"/>
            <w:sz w:val="24"/>
            <w:szCs w:val="24"/>
          </w:rPr>
          <w:t>es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implementing</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new</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and</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improved</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goods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services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crucial</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to</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increase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the</w:t>
        </w:r>
        <w:r w:rsidRPr="003D0855">
          <w:rPr>
            <w:rFonts w:ascii="Times New Roman" w:hAnsi="Times New Roman"/>
            <w:sz w:val="24"/>
            <w:szCs w:val="24"/>
            <w:shd w:val="clear" w:color="auto" w:fill="FFFFFF"/>
          </w:rPr>
          <w:t xml:space="preserve"> </w:t>
        </w:r>
        <w:r>
          <w:rPr>
            <w:rStyle w:val="sw"/>
            <w:rFonts w:ascii="Times New Roman" w:hAnsi="Times New Roman"/>
            <w:sz w:val="24"/>
            <w:szCs w:val="24"/>
          </w:rPr>
          <w:t xml:space="preserve">survivability </w:t>
        </w:r>
        <w:r w:rsidRPr="003D0855">
          <w:rPr>
            <w:rStyle w:val="sw"/>
            <w:rFonts w:ascii="Times New Roman" w:hAnsi="Times New Roman"/>
            <w:sz w:val="24"/>
            <w:szCs w:val="24"/>
          </w:rPr>
          <w:t>of</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your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business</w:t>
        </w:r>
        <w:r>
          <w:rPr>
            <w:rStyle w:val="sw"/>
            <w:rFonts w:ascii="Times New Roman" w:hAnsi="Times New Roman"/>
            <w:sz w:val="24"/>
            <w:szCs w:val="24"/>
          </w:rPr>
          <w:t>.</w:t>
        </w:r>
        <w:r w:rsidRPr="003D0855">
          <w:rPr>
            <w:rStyle w:val="sw"/>
            <w:rFonts w:ascii="Times New Roman" w:hAnsi="Times New Roman"/>
            <w:sz w:val="24"/>
            <w:szCs w:val="24"/>
          </w:rPr>
          <w:t xml:space="preserve"> Innovation,</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with</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collaboration</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of</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the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companies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can</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create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new</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products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for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business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target</w:t>
        </w:r>
        <w:r w:rsidRPr="003D0855">
          <w:rPr>
            <w:rFonts w:ascii="Times New Roman" w:hAnsi="Times New Roman"/>
            <w:sz w:val="24"/>
            <w:szCs w:val="24"/>
            <w:shd w:val="clear" w:color="auto" w:fill="FFFFFF"/>
          </w:rPr>
          <w:t xml:space="preserve"> </w:t>
        </w:r>
        <w:r>
          <w:rPr>
            <w:rStyle w:val="sw"/>
            <w:rFonts w:ascii="Times New Roman" w:hAnsi="Times New Roman"/>
            <w:sz w:val="24"/>
            <w:szCs w:val="24"/>
          </w:rPr>
          <w:t>market. One can also collab with other business/companies to create an even better ideas for their target markets.</w:t>
        </w:r>
        <w:r w:rsidRPr="003D0855">
          <w:rPr>
            <w:rStyle w:val="sw"/>
            <w:rFonts w:ascii="Times New Roman" w:hAnsi="Times New Roman"/>
            <w:sz w:val="24"/>
            <w:szCs w:val="24"/>
          </w:rPr>
          <w:t xml:space="preserve"> Innovation</w:t>
        </w:r>
        <w:r>
          <w:rPr>
            <w:rStyle w:val="sw"/>
            <w:rFonts w:ascii="Times New Roman" w:hAnsi="Times New Roman"/>
            <w:sz w:val="24"/>
            <w:szCs w:val="24"/>
          </w:rPr>
          <w:t xml:space="preserve"> is considered as a game changer for business owners. It gives you an higher advantage.</w:t>
        </w:r>
        <w:r w:rsidRPr="003D0855">
          <w:rPr>
            <w:rStyle w:val="sw"/>
            <w:rFonts w:ascii="Times New Roman" w:hAnsi="Times New Roman"/>
            <w:sz w:val="24"/>
            <w:szCs w:val="24"/>
          </w:rPr>
          <w:t xml:space="preserve"> Innovation</w:t>
        </w:r>
        <w:r w:rsidRPr="003D0855">
          <w:rPr>
            <w:rFonts w:ascii="Times New Roman" w:hAnsi="Times New Roman"/>
            <w:sz w:val="24"/>
            <w:szCs w:val="24"/>
            <w:shd w:val="clear" w:color="auto" w:fill="FFFFFF"/>
          </w:rPr>
          <w:t xml:space="preserve"> </w:t>
        </w:r>
        <w:r w:rsidRPr="003D0855">
          <w:rPr>
            <w:rStyle w:val="sw"/>
            <w:rFonts w:ascii="Times New Roman" w:hAnsi="Times New Roman"/>
            <w:bCs/>
            <w:sz w:val="24"/>
            <w:szCs w:val="24"/>
          </w:rPr>
          <w:t>is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viable</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way</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to</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transform</w:t>
        </w:r>
        <w:r w:rsidRPr="003D0855">
          <w:rPr>
            <w:rFonts w:ascii="Times New Roman" w:hAnsi="Times New Roman"/>
            <w:sz w:val="24"/>
            <w:szCs w:val="24"/>
            <w:shd w:val="clear" w:color="auto" w:fill="FFFFFF"/>
          </w:rPr>
          <w:t xml:space="preserve"> </w:t>
        </w:r>
        <w:r w:rsidRPr="003D0855">
          <w:rPr>
            <w:rStyle w:val="sw"/>
            <w:rFonts w:ascii="Times New Roman" w:hAnsi="Times New Roman"/>
            <w:bCs/>
            <w:sz w:val="24"/>
            <w:szCs w:val="24"/>
          </w:rPr>
          <w:t>businesses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and</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other</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forms</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of</w:t>
        </w:r>
        <w:r w:rsidRPr="003D0855">
          <w:rPr>
            <w:rFonts w:ascii="Times New Roman" w:hAnsi="Times New Roman"/>
            <w:sz w:val="24"/>
            <w:szCs w:val="24"/>
            <w:shd w:val="clear" w:color="auto" w:fill="FFFFFF"/>
          </w:rPr>
          <w:t xml:space="preserve"> </w:t>
        </w:r>
        <w:r w:rsidRPr="003D0855">
          <w:rPr>
            <w:rStyle w:val="sw"/>
            <w:rFonts w:ascii="Times New Roman" w:hAnsi="Times New Roman"/>
            <w:sz w:val="24"/>
            <w:szCs w:val="24"/>
          </w:rPr>
          <w:t>organization</w:t>
        </w:r>
        <w:r>
          <w:rPr>
            <w:rStyle w:val="sw"/>
            <w:rFonts w:ascii="Times New Roman" w:hAnsi="Times New Roman"/>
            <w:sz w:val="24"/>
            <w:szCs w:val="24"/>
          </w:rPr>
          <w:t>.</w:t>
        </w:r>
      </w:ins>
    </w:p>
    <w:p w14:paraId="147659EB" w14:textId="77777777" w:rsidR="0074669D" w:rsidRDefault="0074669D" w:rsidP="00317F55">
      <w:pPr>
        <w:tabs>
          <w:tab w:val="left" w:pos="1290"/>
        </w:tabs>
        <w:spacing w:after="160" w:line="480" w:lineRule="auto"/>
        <w:jc w:val="both"/>
        <w:rPr>
          <w:ins w:id="1146" w:author="Client" w:date="2023-02-10T00:19:00Z"/>
          <w:rFonts w:ascii="Times New Roman" w:hAnsi="Times New Roman"/>
          <w:b/>
          <w:bCs/>
          <w:sz w:val="24"/>
          <w:szCs w:val="24"/>
          <w:lang w:val="en-PH"/>
        </w:rPr>
      </w:pPr>
    </w:p>
    <w:p w14:paraId="0617B1B5" w14:textId="1CD435EE" w:rsidR="00317F55" w:rsidRDefault="00317F55" w:rsidP="0074669D">
      <w:pPr>
        <w:pStyle w:val="Heading2"/>
        <w:numPr>
          <w:ilvl w:val="0"/>
          <w:numId w:val="0"/>
        </w:numPr>
        <w:ind w:left="576" w:hanging="576"/>
        <w:rPr>
          <w:ins w:id="1147" w:author="Client" w:date="2023-02-10T00:22:00Z"/>
          <w:rFonts w:ascii="Times New Roman" w:hAnsi="Times New Roman"/>
          <w:color w:val="auto"/>
          <w:sz w:val="24"/>
          <w:szCs w:val="24"/>
        </w:rPr>
      </w:pPr>
      <w:bookmarkStart w:id="1148" w:name="_Toc126882078"/>
      <w:bookmarkStart w:id="1149" w:name="_Toc126917266"/>
      <w:ins w:id="1150" w:author="Client" w:date="2023-02-06T18:03:00Z">
        <w:r w:rsidRPr="0074669D">
          <w:rPr>
            <w:rFonts w:ascii="Times New Roman" w:hAnsi="Times New Roman"/>
            <w:color w:val="auto"/>
            <w:sz w:val="24"/>
            <w:szCs w:val="24"/>
            <w:rPrChange w:id="1151" w:author="Client" w:date="2023-02-10T00:19:00Z">
              <w:rPr/>
            </w:rPrChange>
          </w:rPr>
          <w:t>Definition of Terms</w:t>
        </w:r>
      </w:ins>
      <w:bookmarkEnd w:id="1148"/>
      <w:bookmarkEnd w:id="1149"/>
    </w:p>
    <w:p w14:paraId="1425A8FB" w14:textId="77777777" w:rsidR="0074669D" w:rsidRPr="0074669D" w:rsidRDefault="0074669D">
      <w:pPr>
        <w:rPr>
          <w:ins w:id="1152" w:author="Client" w:date="2023-02-06T18:03:00Z"/>
          <w:lang w:val="en-PH"/>
          <w:rPrChange w:id="1153" w:author="Client" w:date="2023-02-10T00:22:00Z">
            <w:rPr>
              <w:ins w:id="1154" w:author="Client" w:date="2023-02-06T18:03:00Z"/>
              <w:b/>
              <w:bCs/>
            </w:rPr>
          </w:rPrChange>
        </w:rPr>
        <w:pPrChange w:id="1155" w:author="Client" w:date="2023-02-10T00:22:00Z">
          <w:pPr>
            <w:tabs>
              <w:tab w:val="left" w:pos="1290"/>
            </w:tabs>
            <w:spacing w:after="160" w:line="480" w:lineRule="auto"/>
            <w:jc w:val="both"/>
          </w:pPr>
        </w:pPrChange>
      </w:pPr>
    </w:p>
    <w:p w14:paraId="56091284" w14:textId="77777777" w:rsidR="00317F55" w:rsidRDefault="00317F55" w:rsidP="00317F55">
      <w:pPr>
        <w:tabs>
          <w:tab w:val="left" w:pos="1290"/>
        </w:tabs>
        <w:spacing w:after="160" w:line="360" w:lineRule="auto"/>
        <w:rPr>
          <w:ins w:id="1156" w:author="Client" w:date="2023-02-06T18:03:00Z"/>
          <w:rFonts w:ascii="Times New Roman" w:hAnsi="Times New Roman"/>
          <w:sz w:val="24"/>
          <w:szCs w:val="24"/>
          <w:lang w:val="en-PH"/>
        </w:rPr>
      </w:pPr>
      <w:ins w:id="1157" w:author="Client" w:date="2023-02-06T18:03:00Z">
        <w:r w:rsidRPr="00113DED">
          <w:rPr>
            <w:rFonts w:ascii="Times New Roman" w:hAnsi="Times New Roman"/>
            <w:sz w:val="24"/>
            <w:szCs w:val="24"/>
            <w:lang w:val="en-PH"/>
          </w:rPr>
          <w:lastRenderedPageBreak/>
          <w:tab/>
          <w:t>This is the</w:t>
        </w:r>
        <w:r>
          <w:rPr>
            <w:rFonts w:ascii="Times New Roman" w:hAnsi="Times New Roman"/>
            <w:sz w:val="24"/>
            <w:szCs w:val="24"/>
            <w:lang w:val="en-PH"/>
          </w:rPr>
          <w:t xml:space="preserve"> </w:t>
        </w:r>
        <w:r w:rsidRPr="00113DED">
          <w:rPr>
            <w:rFonts w:ascii="Times New Roman" w:hAnsi="Times New Roman"/>
            <w:sz w:val="24"/>
            <w:szCs w:val="24"/>
            <w:lang w:val="en-PH"/>
          </w:rPr>
          <w:t>definit</w:t>
        </w:r>
        <w:r>
          <w:rPr>
            <w:rFonts w:ascii="Times New Roman" w:hAnsi="Times New Roman"/>
            <w:sz w:val="24"/>
            <w:szCs w:val="24"/>
            <w:lang w:val="en-PH"/>
          </w:rPr>
          <w:t>i</w:t>
        </w:r>
        <w:r w:rsidRPr="00113DED">
          <w:rPr>
            <w:rFonts w:ascii="Times New Roman" w:hAnsi="Times New Roman"/>
            <w:sz w:val="24"/>
            <w:szCs w:val="24"/>
            <w:lang w:val="en-PH"/>
          </w:rPr>
          <w:t>on of the terms that</w:t>
        </w:r>
        <w:r>
          <w:rPr>
            <w:rFonts w:ascii="Times New Roman" w:hAnsi="Times New Roman"/>
            <w:sz w:val="24"/>
            <w:szCs w:val="24"/>
            <w:lang w:val="en-PH"/>
          </w:rPr>
          <w:t xml:space="preserve"> </w:t>
        </w:r>
        <w:r w:rsidRPr="00113DED">
          <w:rPr>
            <w:rFonts w:ascii="Times New Roman" w:hAnsi="Times New Roman"/>
            <w:sz w:val="24"/>
            <w:szCs w:val="24"/>
            <w:lang w:val="en-PH"/>
          </w:rPr>
          <w:t>the</w:t>
        </w:r>
        <w:r>
          <w:rPr>
            <w:rFonts w:ascii="Times New Roman" w:hAnsi="Times New Roman"/>
            <w:sz w:val="24"/>
            <w:szCs w:val="24"/>
            <w:lang w:val="en-PH"/>
          </w:rPr>
          <w:t xml:space="preserve"> </w:t>
        </w:r>
        <w:r w:rsidRPr="00113DED">
          <w:rPr>
            <w:rFonts w:ascii="Times New Roman" w:hAnsi="Times New Roman"/>
            <w:sz w:val="24"/>
            <w:szCs w:val="24"/>
            <w:lang w:val="en-PH"/>
          </w:rPr>
          <w:t>researcher</w:t>
        </w:r>
        <w:r>
          <w:rPr>
            <w:rFonts w:ascii="Times New Roman" w:hAnsi="Times New Roman"/>
            <w:sz w:val="24"/>
            <w:szCs w:val="24"/>
            <w:lang w:val="en-PH"/>
          </w:rPr>
          <w:t xml:space="preserve"> </w:t>
        </w:r>
        <w:r w:rsidRPr="00113DED">
          <w:rPr>
            <w:rFonts w:ascii="Times New Roman" w:hAnsi="Times New Roman"/>
            <w:sz w:val="24"/>
            <w:szCs w:val="24"/>
            <w:lang w:val="en-PH"/>
          </w:rPr>
          <w:t>used to help the readers to have a deeper</w:t>
        </w:r>
        <w:r>
          <w:rPr>
            <w:rFonts w:ascii="Times New Roman" w:hAnsi="Times New Roman"/>
            <w:sz w:val="24"/>
            <w:szCs w:val="24"/>
            <w:lang w:val="en-PH"/>
          </w:rPr>
          <w:t xml:space="preserve"> </w:t>
        </w:r>
        <w:r w:rsidRPr="00113DED">
          <w:rPr>
            <w:rFonts w:ascii="Times New Roman" w:hAnsi="Times New Roman"/>
            <w:sz w:val="24"/>
            <w:szCs w:val="24"/>
            <w:lang w:val="en-PH"/>
          </w:rPr>
          <w:t>understanding about the terms, Some of the terms are the followin</w:t>
        </w:r>
        <w:r>
          <w:rPr>
            <w:rFonts w:ascii="Times New Roman" w:hAnsi="Times New Roman"/>
            <w:sz w:val="24"/>
            <w:szCs w:val="24"/>
            <w:lang w:val="en-PH"/>
          </w:rPr>
          <w:t>g.</w:t>
        </w:r>
      </w:ins>
    </w:p>
    <w:p w14:paraId="351840C6" w14:textId="77777777" w:rsidR="00317F55" w:rsidRDefault="00317F55" w:rsidP="00317F55">
      <w:pPr>
        <w:tabs>
          <w:tab w:val="left" w:pos="1290"/>
        </w:tabs>
        <w:spacing w:after="160" w:line="480" w:lineRule="auto"/>
        <w:rPr>
          <w:ins w:id="1158" w:author="Client" w:date="2023-02-06T18:03:00Z"/>
          <w:rFonts w:ascii="Times New Roman" w:hAnsi="Times New Roman"/>
          <w:sz w:val="24"/>
          <w:szCs w:val="24"/>
          <w:lang w:val="en-PH"/>
        </w:rPr>
      </w:pPr>
      <w:ins w:id="1159" w:author="Client" w:date="2023-02-06T18:03:00Z">
        <w:r>
          <w:rPr>
            <w:rFonts w:ascii="Times New Roman" w:hAnsi="Times New Roman"/>
            <w:b/>
            <w:bCs/>
            <w:sz w:val="24"/>
            <w:szCs w:val="24"/>
            <w:lang w:val="en-PH"/>
          </w:rPr>
          <w:t xml:space="preserve">Business -   </w:t>
        </w:r>
        <w:r w:rsidRPr="00650288">
          <w:rPr>
            <w:rFonts w:ascii="Times New Roman" w:hAnsi="Times New Roman"/>
            <w:sz w:val="24"/>
            <w:szCs w:val="24"/>
            <w:lang w:val="en-PH"/>
          </w:rPr>
          <w:t>Any organization that creates and offers products and services for a profit</w:t>
        </w:r>
        <w:r>
          <w:rPr>
            <w:rFonts w:ascii="Times New Roman" w:hAnsi="Times New Roman"/>
            <w:sz w:val="24"/>
            <w:szCs w:val="24"/>
            <w:lang w:val="en-PH"/>
          </w:rPr>
          <w:t xml:space="preserve"> is</w:t>
        </w:r>
        <w:r w:rsidRPr="00650288">
          <w:rPr>
            <w:rFonts w:ascii="Times New Roman" w:hAnsi="Times New Roman"/>
            <w:sz w:val="24"/>
            <w:szCs w:val="24"/>
            <w:lang w:val="en-PH"/>
          </w:rPr>
          <w:t xml:space="preserve"> regarded as a business.</w:t>
        </w:r>
      </w:ins>
    </w:p>
    <w:p w14:paraId="7E79B834" w14:textId="77777777" w:rsidR="00317F55" w:rsidRPr="00327527" w:rsidRDefault="00317F55" w:rsidP="00317F55">
      <w:pPr>
        <w:tabs>
          <w:tab w:val="left" w:pos="1290"/>
        </w:tabs>
        <w:spacing w:after="160" w:line="480" w:lineRule="auto"/>
        <w:rPr>
          <w:ins w:id="1160" w:author="Client" w:date="2023-02-06T18:03:00Z"/>
          <w:rFonts w:ascii="Times New Roman" w:hAnsi="Times New Roman"/>
          <w:b/>
          <w:bCs/>
          <w:sz w:val="24"/>
          <w:szCs w:val="24"/>
          <w:lang w:val="en-PH"/>
        </w:rPr>
      </w:pPr>
      <w:ins w:id="1161" w:author="Client" w:date="2023-02-06T18:03:00Z">
        <w:r>
          <w:rPr>
            <w:rFonts w:ascii="Times New Roman" w:hAnsi="Times New Roman"/>
            <w:b/>
            <w:bCs/>
            <w:sz w:val="24"/>
            <w:szCs w:val="24"/>
            <w:lang w:val="en-PH"/>
          </w:rPr>
          <w:t xml:space="preserve">Business Innovation- </w:t>
        </w:r>
        <w:r>
          <w:rPr>
            <w:rFonts w:ascii="Times New Roman" w:eastAsia="Times New Roman" w:hAnsi="Times New Roman"/>
            <w:color w:val="000000"/>
            <w:sz w:val="24"/>
            <w:szCs w:val="24"/>
          </w:rPr>
          <w:t xml:space="preserve">is </w:t>
        </w:r>
        <w:r w:rsidRPr="00C860A0">
          <w:rPr>
            <w:rFonts w:ascii="Times New Roman" w:eastAsia="Times New Roman" w:hAnsi="Times New Roman"/>
            <w:color w:val="000000"/>
            <w:sz w:val="24"/>
            <w:szCs w:val="24"/>
          </w:rPr>
          <w:t>creating</w:t>
        </w:r>
        <w:r>
          <w:rPr>
            <w:rFonts w:ascii="Times New Roman" w:eastAsia="Times New Roman" w:hAnsi="Times New Roman"/>
            <w:color w:val="000000"/>
            <w:sz w:val="24"/>
            <w:szCs w:val="24"/>
          </w:rPr>
          <w:t xml:space="preserve"> a </w:t>
        </w:r>
        <w:r w:rsidRPr="00C860A0">
          <w:rPr>
            <w:rFonts w:ascii="Times New Roman" w:eastAsia="Times New Roman" w:hAnsi="Times New Roman"/>
            <w:color w:val="000000"/>
            <w:sz w:val="24"/>
            <w:szCs w:val="24"/>
          </w:rPr>
          <w:t>procedure to initia</w:t>
        </w:r>
        <w:r>
          <w:rPr>
            <w:rFonts w:ascii="Times New Roman" w:eastAsia="Times New Roman" w:hAnsi="Times New Roman"/>
            <w:color w:val="000000"/>
            <w:sz w:val="24"/>
            <w:szCs w:val="24"/>
          </w:rPr>
          <w:t>te</w:t>
        </w:r>
        <w:r w:rsidRPr="00C860A0">
          <w:rPr>
            <w:rFonts w:ascii="Times New Roman" w:eastAsia="Times New Roman" w:hAnsi="Times New Roman"/>
            <w:color w:val="000000"/>
            <w:sz w:val="24"/>
            <w:szCs w:val="24"/>
          </w:rPr>
          <w:t xml:space="preserve"> new</w:t>
        </w:r>
        <w:r>
          <w:rPr>
            <w:rFonts w:ascii="Times New Roman" w:eastAsia="Times New Roman" w:hAnsi="Times New Roman"/>
            <w:color w:val="000000"/>
            <w:sz w:val="24"/>
            <w:szCs w:val="24"/>
          </w:rPr>
          <w:t xml:space="preserve"> </w:t>
        </w:r>
        <w:r w:rsidRPr="00C860A0">
          <w:rPr>
            <w:rFonts w:ascii="Times New Roman" w:eastAsia="Times New Roman" w:hAnsi="Times New Roman"/>
            <w:color w:val="000000"/>
            <w:sz w:val="24"/>
            <w:szCs w:val="24"/>
          </w:rPr>
          <w:t>concepts, techniques and products or services.</w:t>
        </w:r>
      </w:ins>
    </w:p>
    <w:p w14:paraId="1E9C9FA6" w14:textId="77777777" w:rsidR="00317F55" w:rsidRDefault="00317F55" w:rsidP="00317F55">
      <w:pPr>
        <w:tabs>
          <w:tab w:val="left" w:pos="1290"/>
        </w:tabs>
        <w:spacing w:line="480" w:lineRule="auto"/>
        <w:rPr>
          <w:ins w:id="1162" w:author="Client" w:date="2023-02-06T18:03:00Z"/>
          <w:rFonts w:ascii="Times New Roman" w:eastAsia="Times New Roman" w:hAnsi="Times New Roman"/>
          <w:b/>
          <w:bCs/>
          <w:sz w:val="24"/>
          <w:szCs w:val="24"/>
          <w:lang w:val="en-PH"/>
        </w:rPr>
      </w:pPr>
      <w:ins w:id="1163" w:author="Client" w:date="2023-02-06T18:03:00Z">
        <w:r>
          <w:rPr>
            <w:rFonts w:ascii="Times New Roman" w:hAnsi="Times New Roman"/>
            <w:b/>
            <w:bCs/>
            <w:sz w:val="24"/>
            <w:szCs w:val="24"/>
            <w:lang w:val="en-PH"/>
          </w:rPr>
          <w:t xml:space="preserve">Business Owners – </w:t>
        </w:r>
        <w:r>
          <w:rPr>
            <w:rFonts w:ascii="Times New Roman" w:hAnsi="Times New Roman"/>
            <w:sz w:val="24"/>
            <w:szCs w:val="24"/>
            <w:lang w:val="en-PH"/>
          </w:rPr>
          <w:t xml:space="preserve">Group of people or individuals who </w:t>
        </w:r>
        <w:r w:rsidRPr="00650288">
          <w:rPr>
            <w:rFonts w:ascii="Times New Roman" w:hAnsi="Times New Roman"/>
            <w:sz w:val="24"/>
            <w:szCs w:val="24"/>
            <w:lang w:val="en-PH"/>
          </w:rPr>
          <w:t xml:space="preserve">control </w:t>
        </w:r>
        <w:r>
          <w:rPr>
            <w:rFonts w:ascii="Times New Roman" w:hAnsi="Times New Roman"/>
            <w:sz w:val="24"/>
            <w:szCs w:val="24"/>
            <w:lang w:val="en-PH"/>
          </w:rPr>
          <w:t xml:space="preserve">or manage </w:t>
        </w:r>
        <w:r w:rsidRPr="00650288">
          <w:rPr>
            <w:rFonts w:ascii="Times New Roman" w:hAnsi="Times New Roman"/>
            <w:sz w:val="24"/>
            <w:szCs w:val="24"/>
            <w:lang w:val="en-PH"/>
          </w:rPr>
          <w:t>over a business's financial and operational aspects</w:t>
        </w:r>
        <w:r>
          <w:rPr>
            <w:rFonts w:ascii="Times New Roman" w:hAnsi="Times New Roman"/>
            <w:sz w:val="24"/>
            <w:szCs w:val="24"/>
            <w:lang w:val="en-PH"/>
          </w:rPr>
          <w:t>.</w:t>
        </w:r>
      </w:ins>
    </w:p>
    <w:p w14:paraId="79A56769" w14:textId="77777777" w:rsidR="00317F55" w:rsidRDefault="00317F55" w:rsidP="00317F55">
      <w:pPr>
        <w:spacing w:line="480" w:lineRule="auto"/>
        <w:rPr>
          <w:ins w:id="1164" w:author="Client" w:date="2023-02-06T18:03:00Z"/>
          <w:rFonts w:ascii="Helvetica" w:hAnsi="Helvetica"/>
          <w:color w:val="000018"/>
          <w:sz w:val="23"/>
          <w:szCs w:val="23"/>
          <w:shd w:val="clear" w:color="auto" w:fill="FFFFFF"/>
          <w:lang w:val="en-PH"/>
        </w:rPr>
      </w:pPr>
      <w:ins w:id="1165" w:author="Client" w:date="2023-02-06T18:03:00Z">
        <w:r>
          <w:rPr>
            <w:rFonts w:ascii="Times New Roman" w:hAnsi="Times New Roman"/>
            <w:b/>
            <w:bCs/>
            <w:sz w:val="24"/>
            <w:szCs w:val="24"/>
            <w:lang w:val="en-PH"/>
          </w:rPr>
          <w:t>Marketing Innovation-</w:t>
        </w:r>
        <w:r w:rsidRPr="00513322">
          <w:rPr>
            <w:rFonts w:ascii="Times New Roman" w:hAnsi="Times New Roman"/>
            <w:color w:val="000018"/>
            <w:sz w:val="24"/>
            <w:szCs w:val="24"/>
            <w:shd w:val="clear" w:color="auto" w:fill="FFFFFF"/>
            <w:lang w:val="en-PH"/>
          </w:rPr>
          <w:t xml:space="preserve"> Applying improved marketing techniques or methods that is different from the previous one used by Business Owners to their Target Markets</w:t>
        </w:r>
        <w:r w:rsidRPr="00513322">
          <w:rPr>
            <w:rFonts w:ascii="Helvetica" w:hAnsi="Helvetica"/>
            <w:color w:val="000018"/>
            <w:sz w:val="23"/>
            <w:szCs w:val="23"/>
            <w:shd w:val="clear" w:color="auto" w:fill="FFFFFF"/>
            <w:lang w:val="en-PH"/>
          </w:rPr>
          <w:t>.</w:t>
        </w:r>
      </w:ins>
    </w:p>
    <w:p w14:paraId="597D2B9E" w14:textId="77777777" w:rsidR="00317F55" w:rsidRPr="00904F89" w:rsidRDefault="00317F55" w:rsidP="00317F55">
      <w:pPr>
        <w:tabs>
          <w:tab w:val="left" w:pos="1290"/>
        </w:tabs>
        <w:spacing w:line="480" w:lineRule="auto"/>
        <w:jc w:val="both"/>
        <w:rPr>
          <w:ins w:id="1166" w:author="Client" w:date="2023-02-06T18:03:00Z"/>
          <w:rFonts w:ascii="Times New Roman" w:hAnsi="Times New Roman"/>
          <w:bCs/>
          <w:sz w:val="24"/>
          <w:szCs w:val="24"/>
          <w:lang w:val="en-PH"/>
        </w:rPr>
      </w:pPr>
      <w:ins w:id="1167" w:author="Client" w:date="2023-02-06T18:03:00Z">
        <w:r>
          <w:rPr>
            <w:rFonts w:ascii="Times New Roman" w:hAnsi="Times New Roman"/>
            <w:b/>
            <w:bCs/>
            <w:sz w:val="24"/>
            <w:szCs w:val="24"/>
            <w:lang w:val="en-PH"/>
          </w:rPr>
          <w:t xml:space="preserve">Product/service Innovation- </w:t>
        </w:r>
        <w:r>
          <w:rPr>
            <w:rFonts w:ascii="Times New Roman" w:hAnsi="Times New Roman"/>
            <w:bCs/>
            <w:sz w:val="24"/>
            <w:szCs w:val="24"/>
            <w:lang w:val="en-PH"/>
          </w:rPr>
          <w:t>Making of new or improved service/products of Business Owners for their Target Markets.</w:t>
        </w:r>
      </w:ins>
    </w:p>
    <w:p w14:paraId="31FF2BA2" w14:textId="77777777" w:rsidR="00317F55" w:rsidRDefault="00317F55" w:rsidP="00317F55">
      <w:pPr>
        <w:spacing w:line="480" w:lineRule="auto"/>
        <w:rPr>
          <w:ins w:id="1168" w:author="Client" w:date="2023-02-06T18:03:00Z"/>
          <w:rFonts w:ascii="Helvetica" w:hAnsi="Helvetica"/>
          <w:color w:val="000018"/>
          <w:sz w:val="23"/>
          <w:szCs w:val="23"/>
          <w:shd w:val="clear" w:color="auto" w:fill="FFFFFF"/>
          <w:lang w:val="en-PH"/>
        </w:rPr>
      </w:pPr>
      <w:ins w:id="1169" w:author="Client" w:date="2023-02-06T18:03:00Z">
        <w:r>
          <w:rPr>
            <w:rFonts w:ascii="Times New Roman" w:hAnsi="Times New Roman"/>
            <w:b/>
            <w:bCs/>
            <w:sz w:val="24"/>
            <w:szCs w:val="24"/>
            <w:lang w:val="en-PH"/>
          </w:rPr>
          <w:t xml:space="preserve">Process Innovation- </w:t>
        </w:r>
        <w:r w:rsidRPr="0091428F">
          <w:rPr>
            <w:rFonts w:ascii="Times New Roman" w:hAnsi="Times New Roman"/>
            <w:color w:val="000018"/>
            <w:sz w:val="24"/>
            <w:szCs w:val="24"/>
            <w:shd w:val="clear" w:color="auto" w:fill="FFFFFF"/>
          </w:rPr>
          <w:t>Execution of new or improved production method of products offered by Business Owners to their Target Markets</w:t>
        </w:r>
        <w:r>
          <w:rPr>
            <w:rFonts w:ascii="Times New Roman" w:hAnsi="Times New Roman"/>
            <w:color w:val="000018"/>
            <w:sz w:val="24"/>
            <w:szCs w:val="24"/>
            <w:shd w:val="clear" w:color="auto" w:fill="FFFFFF"/>
          </w:rPr>
          <w:t>.</w:t>
        </w:r>
      </w:ins>
    </w:p>
    <w:p w14:paraId="2539BA86" w14:textId="77777777" w:rsidR="00317F55" w:rsidRPr="00327527" w:rsidRDefault="00317F55" w:rsidP="00317F55">
      <w:pPr>
        <w:spacing w:line="480" w:lineRule="auto"/>
        <w:rPr>
          <w:ins w:id="1170" w:author="Client" w:date="2023-02-06T18:03:00Z"/>
          <w:rFonts w:ascii="Times New Roman" w:hAnsi="Times New Roman"/>
          <w:b/>
          <w:bCs/>
          <w:color w:val="000018"/>
          <w:sz w:val="24"/>
          <w:szCs w:val="24"/>
          <w:shd w:val="clear" w:color="auto" w:fill="FFFFFF"/>
          <w:lang w:val="en-PH"/>
        </w:rPr>
      </w:pPr>
      <w:ins w:id="1171" w:author="Client" w:date="2023-02-06T18:03:00Z">
        <w:r>
          <w:rPr>
            <w:rFonts w:ascii="Times New Roman" w:hAnsi="Times New Roman"/>
            <w:b/>
            <w:bCs/>
            <w:color w:val="000018"/>
            <w:sz w:val="24"/>
            <w:szCs w:val="24"/>
            <w:shd w:val="clear" w:color="auto" w:fill="FFFFFF"/>
            <w:lang w:val="en-PH"/>
          </w:rPr>
          <w:t xml:space="preserve">Target Market- </w:t>
        </w:r>
        <w:r>
          <w:rPr>
            <w:rFonts w:ascii="Times New Roman" w:eastAsia="Times New Roman" w:hAnsi="Times New Roman"/>
            <w:color w:val="000000"/>
            <w:sz w:val="24"/>
            <w:szCs w:val="24"/>
          </w:rPr>
          <w:t xml:space="preserve">A </w:t>
        </w:r>
        <w:r w:rsidRPr="00C860A0">
          <w:rPr>
            <w:rFonts w:ascii="Times New Roman" w:eastAsia="Times New Roman" w:hAnsi="Times New Roman"/>
            <w:color w:val="000000"/>
            <w:sz w:val="24"/>
            <w:szCs w:val="24"/>
          </w:rPr>
          <w:t>particular group of consumers to whom a product or service is positioned or aimed.</w:t>
        </w:r>
      </w:ins>
    </w:p>
    <w:p w14:paraId="32B563E6" w14:textId="77777777" w:rsidR="00317F55" w:rsidRDefault="00317F55" w:rsidP="00317F55">
      <w:pPr>
        <w:spacing w:line="480" w:lineRule="auto"/>
        <w:rPr>
          <w:ins w:id="1172" w:author="Client" w:date="2023-02-06T18:03:00Z"/>
          <w:rFonts w:ascii="Times New Roman" w:hAnsi="Times New Roman"/>
          <w:b/>
          <w:bCs/>
          <w:color w:val="000000"/>
          <w:sz w:val="24"/>
          <w:szCs w:val="24"/>
          <w:lang w:val="en-PH"/>
        </w:rPr>
      </w:pPr>
      <w:ins w:id="1173" w:author="Client" w:date="2023-02-06T18:03:00Z">
        <w:r>
          <w:rPr>
            <w:rFonts w:ascii="Times New Roman" w:hAnsi="Times New Roman"/>
            <w:b/>
            <w:bCs/>
            <w:sz w:val="24"/>
            <w:szCs w:val="24"/>
            <w:lang w:val="en-PH"/>
          </w:rPr>
          <w:t>Technological Innovation-</w:t>
        </w:r>
        <w:r w:rsidRPr="00513322">
          <w:rPr>
            <w:rFonts w:ascii="Times New Roman" w:hAnsi="Times New Roman"/>
            <w:color w:val="000018"/>
            <w:sz w:val="24"/>
            <w:szCs w:val="24"/>
            <w:shd w:val="clear" w:color="auto" w:fill="FFFFFF"/>
            <w:lang w:val="en-PH"/>
          </w:rPr>
          <w:t xml:space="preserve"> Initiation or modification of some form of technology by Business Owners to their business/es for their Target Markets.</w:t>
        </w:r>
      </w:ins>
    </w:p>
    <w:p w14:paraId="6BA0F4A8" w14:textId="55DF6B32" w:rsidR="0074669D" w:rsidRDefault="00317F55" w:rsidP="0074669D">
      <w:pPr>
        <w:pStyle w:val="Heading1"/>
        <w:numPr>
          <w:ilvl w:val="0"/>
          <w:numId w:val="0"/>
        </w:numPr>
        <w:ind w:left="432" w:hanging="432"/>
        <w:jc w:val="center"/>
        <w:rPr>
          <w:ins w:id="1174" w:author="Client" w:date="2023-02-10T00:23:00Z"/>
          <w:rFonts w:ascii="Times New Roman" w:hAnsi="Times New Roman" w:cs="Times New Roman"/>
          <w:color w:val="auto"/>
          <w:sz w:val="24"/>
          <w:szCs w:val="24"/>
        </w:rPr>
      </w:pPr>
      <w:bookmarkStart w:id="1175" w:name="_Toc126882079"/>
      <w:bookmarkStart w:id="1176" w:name="_Toc126917267"/>
      <w:ins w:id="1177" w:author="Client" w:date="2023-02-06T18:03:00Z">
        <w:r w:rsidRPr="0074669D">
          <w:rPr>
            <w:rFonts w:ascii="Times New Roman" w:hAnsi="Times New Roman" w:cs="Times New Roman"/>
            <w:color w:val="auto"/>
            <w:sz w:val="24"/>
            <w:szCs w:val="24"/>
            <w:rPrChange w:id="1178" w:author="Client" w:date="2023-02-10T00:20:00Z">
              <w:rPr/>
            </w:rPrChange>
          </w:rPr>
          <w:t>CHAPTER 3</w:t>
        </w:r>
      </w:ins>
      <w:bookmarkEnd w:id="1175"/>
      <w:bookmarkEnd w:id="1176"/>
    </w:p>
    <w:p w14:paraId="77203C78" w14:textId="77777777" w:rsidR="0074669D" w:rsidRPr="0074669D" w:rsidRDefault="0074669D">
      <w:pPr>
        <w:rPr>
          <w:ins w:id="1179" w:author="Client" w:date="2023-02-06T18:03:00Z"/>
          <w:lang w:val="en-PH"/>
          <w:rPrChange w:id="1180" w:author="Client" w:date="2023-02-10T00:23:00Z">
            <w:rPr>
              <w:ins w:id="1181" w:author="Client" w:date="2023-02-06T18:03:00Z"/>
              <w:b/>
              <w:bCs/>
            </w:rPr>
          </w:rPrChange>
        </w:rPr>
        <w:pPrChange w:id="1182" w:author="Client" w:date="2023-02-10T00:23:00Z">
          <w:pPr>
            <w:tabs>
              <w:tab w:val="left" w:pos="1290"/>
            </w:tabs>
            <w:spacing w:after="160" w:line="480" w:lineRule="auto"/>
            <w:jc w:val="center"/>
          </w:pPr>
        </w:pPrChange>
      </w:pPr>
    </w:p>
    <w:p w14:paraId="22867158" w14:textId="77777777" w:rsidR="0074669D" w:rsidRDefault="00317F55" w:rsidP="0074669D">
      <w:pPr>
        <w:tabs>
          <w:tab w:val="left" w:pos="1290"/>
        </w:tabs>
        <w:spacing w:after="160" w:line="480" w:lineRule="auto"/>
        <w:jc w:val="center"/>
        <w:rPr>
          <w:ins w:id="1183" w:author="Client" w:date="2023-02-10T00:23:00Z"/>
          <w:rFonts w:ascii="Times New Roman" w:hAnsi="Times New Roman"/>
          <w:b/>
          <w:bCs/>
          <w:color w:val="000000"/>
          <w:sz w:val="24"/>
          <w:szCs w:val="24"/>
          <w:lang w:val="en-PH"/>
        </w:rPr>
      </w:pPr>
      <w:ins w:id="1184" w:author="Client" w:date="2023-02-06T18:03:00Z">
        <w:r w:rsidRPr="006441D5">
          <w:rPr>
            <w:rFonts w:ascii="Times New Roman" w:hAnsi="Times New Roman"/>
            <w:b/>
            <w:bCs/>
            <w:color w:val="000000"/>
            <w:sz w:val="24"/>
            <w:szCs w:val="24"/>
            <w:lang w:val="en-PH"/>
          </w:rPr>
          <w:lastRenderedPageBreak/>
          <w:t>Methodology</w:t>
        </w:r>
      </w:ins>
    </w:p>
    <w:p w14:paraId="74593F31" w14:textId="79B9D9FC" w:rsidR="00317F55" w:rsidRPr="0074669D" w:rsidRDefault="0074669D" w:rsidP="00317F55">
      <w:pPr>
        <w:tabs>
          <w:tab w:val="left" w:pos="1290"/>
        </w:tabs>
        <w:spacing w:after="160" w:line="480" w:lineRule="auto"/>
        <w:jc w:val="both"/>
        <w:rPr>
          <w:ins w:id="1185" w:author="Client" w:date="2023-02-06T18:03:00Z"/>
          <w:rFonts w:ascii="Times New Roman" w:hAnsi="Times New Roman"/>
          <w:b/>
          <w:bCs/>
          <w:color w:val="000000"/>
          <w:sz w:val="24"/>
          <w:szCs w:val="24"/>
          <w:lang w:val="en-PH"/>
          <w:rPrChange w:id="1186" w:author="Client" w:date="2023-02-10T00:23:00Z">
            <w:rPr>
              <w:ins w:id="1187" w:author="Client" w:date="2023-02-06T18:03:00Z"/>
              <w:rFonts w:ascii="Times New Roman" w:hAnsi="Times New Roman"/>
              <w:color w:val="000000"/>
              <w:sz w:val="24"/>
              <w:szCs w:val="24"/>
              <w:lang w:val="en-PH"/>
            </w:rPr>
          </w:rPrChange>
        </w:rPr>
      </w:pPr>
      <w:ins w:id="1188" w:author="Client" w:date="2023-02-10T00:23:00Z">
        <w:r>
          <w:rPr>
            <w:rFonts w:ascii="Times New Roman" w:hAnsi="Times New Roman"/>
            <w:b/>
            <w:bCs/>
            <w:color w:val="000000"/>
            <w:sz w:val="24"/>
            <w:szCs w:val="24"/>
            <w:lang w:val="en-PH"/>
          </w:rPr>
          <w:tab/>
        </w:r>
      </w:ins>
      <w:ins w:id="1189" w:author="Client" w:date="2023-02-06T18:03:00Z">
        <w:r w:rsidR="00317F55">
          <w:rPr>
            <w:rFonts w:ascii="Times New Roman" w:hAnsi="Times New Roman"/>
            <w:color w:val="000000"/>
            <w:sz w:val="24"/>
            <w:szCs w:val="24"/>
            <w:lang w:val="en-PH"/>
          </w:rPr>
          <w:t>This chapter includes the research design used, the r</w:t>
        </w:r>
        <w:r w:rsidR="00317F55" w:rsidRPr="006441D5">
          <w:rPr>
            <w:rFonts w:ascii="Times New Roman" w:hAnsi="Times New Roman"/>
            <w:color w:val="000000"/>
            <w:sz w:val="24"/>
            <w:szCs w:val="24"/>
            <w:lang w:val="en-PH"/>
          </w:rPr>
          <w:t>esearch locale,</w:t>
        </w:r>
        <w:r w:rsidR="00317F55">
          <w:rPr>
            <w:rFonts w:ascii="Times New Roman" w:hAnsi="Times New Roman"/>
            <w:color w:val="000000"/>
            <w:sz w:val="24"/>
            <w:szCs w:val="24"/>
            <w:lang w:val="en-PH"/>
          </w:rPr>
          <w:t xml:space="preserve"> the</w:t>
        </w:r>
        <w:r w:rsidR="00317F55" w:rsidRPr="006441D5">
          <w:rPr>
            <w:rFonts w:ascii="Times New Roman" w:hAnsi="Times New Roman"/>
            <w:color w:val="000000"/>
            <w:sz w:val="24"/>
            <w:szCs w:val="24"/>
            <w:lang w:val="en-PH"/>
          </w:rPr>
          <w:t xml:space="preserve"> sample and sampling technique, research instrument, data gathering ana</w:t>
        </w:r>
        <w:r w:rsidR="00317F55">
          <w:rPr>
            <w:rFonts w:ascii="Times New Roman" w:hAnsi="Times New Roman"/>
            <w:color w:val="000000"/>
            <w:sz w:val="24"/>
            <w:szCs w:val="24"/>
            <w:lang w:val="en-PH"/>
          </w:rPr>
          <w:t>lysis and statistical analysis.</w:t>
        </w:r>
      </w:ins>
    </w:p>
    <w:p w14:paraId="1EDA2FC4" w14:textId="77777777" w:rsidR="00317F55" w:rsidRPr="0074669D" w:rsidRDefault="00317F55">
      <w:pPr>
        <w:pStyle w:val="Heading2"/>
        <w:numPr>
          <w:ilvl w:val="0"/>
          <w:numId w:val="0"/>
        </w:numPr>
        <w:ind w:left="576" w:hanging="576"/>
        <w:rPr>
          <w:ins w:id="1190" w:author="Client" w:date="2023-02-06T18:03:00Z"/>
          <w:rFonts w:ascii="Times New Roman" w:hAnsi="Times New Roman"/>
          <w:b w:val="0"/>
          <w:bCs w:val="0"/>
          <w:sz w:val="24"/>
          <w:szCs w:val="24"/>
          <w:rPrChange w:id="1191" w:author="Client" w:date="2023-02-10T00:20:00Z">
            <w:rPr>
              <w:ins w:id="1192" w:author="Client" w:date="2023-02-06T18:03:00Z"/>
              <w:b/>
              <w:bCs/>
            </w:rPr>
          </w:rPrChange>
        </w:rPr>
        <w:pPrChange w:id="1193" w:author="Client" w:date="2023-02-10T00:20:00Z">
          <w:pPr>
            <w:tabs>
              <w:tab w:val="left" w:pos="1290"/>
            </w:tabs>
            <w:spacing w:after="160" w:line="480" w:lineRule="auto"/>
            <w:jc w:val="both"/>
          </w:pPr>
        </w:pPrChange>
      </w:pPr>
      <w:bookmarkStart w:id="1194" w:name="_Toc126882080"/>
      <w:bookmarkStart w:id="1195" w:name="_Toc126917268"/>
      <w:ins w:id="1196" w:author="Client" w:date="2023-02-06T18:03:00Z">
        <w:r w:rsidRPr="0074669D">
          <w:rPr>
            <w:rFonts w:ascii="Times New Roman" w:hAnsi="Times New Roman"/>
            <w:color w:val="auto"/>
            <w:sz w:val="24"/>
            <w:szCs w:val="24"/>
            <w:rPrChange w:id="1197" w:author="Client" w:date="2023-02-10T00:20:00Z">
              <w:rPr>
                <w:b/>
                <w:bCs/>
              </w:rPr>
            </w:rPrChange>
          </w:rPr>
          <w:t>Research Design</w:t>
        </w:r>
        <w:bookmarkEnd w:id="1194"/>
        <w:bookmarkEnd w:id="1195"/>
      </w:ins>
    </w:p>
    <w:p w14:paraId="39F6D5ED" w14:textId="77777777" w:rsidR="0074669D" w:rsidRDefault="00317F55" w:rsidP="00317F55">
      <w:pPr>
        <w:tabs>
          <w:tab w:val="left" w:pos="1290"/>
        </w:tabs>
        <w:spacing w:after="160" w:line="480" w:lineRule="auto"/>
        <w:jc w:val="both"/>
        <w:rPr>
          <w:ins w:id="1198" w:author="Client" w:date="2023-02-10T00:21:00Z"/>
          <w:rFonts w:ascii="Times New Roman" w:hAnsi="Times New Roman"/>
          <w:b/>
          <w:bCs/>
          <w:color w:val="000000"/>
          <w:sz w:val="24"/>
          <w:szCs w:val="24"/>
          <w:lang w:val="en-PH"/>
        </w:rPr>
      </w:pPr>
      <w:ins w:id="1199" w:author="Client" w:date="2023-02-06T18:03:00Z">
        <w:r w:rsidRPr="006441D5">
          <w:rPr>
            <w:rFonts w:ascii="Times New Roman" w:hAnsi="Times New Roman"/>
            <w:b/>
            <w:bCs/>
            <w:color w:val="000000"/>
            <w:sz w:val="24"/>
            <w:szCs w:val="24"/>
            <w:lang w:val="en-PH"/>
          </w:rPr>
          <w:tab/>
        </w:r>
      </w:ins>
    </w:p>
    <w:p w14:paraId="1A3C71EF" w14:textId="01951E67" w:rsidR="00317F55" w:rsidRPr="006441D5" w:rsidRDefault="0074669D" w:rsidP="00317F55">
      <w:pPr>
        <w:tabs>
          <w:tab w:val="left" w:pos="1290"/>
        </w:tabs>
        <w:spacing w:after="160" w:line="480" w:lineRule="auto"/>
        <w:jc w:val="both"/>
        <w:rPr>
          <w:ins w:id="1200" w:author="Client" w:date="2023-02-06T18:03:00Z"/>
          <w:rFonts w:ascii="Times New Roman" w:hAnsi="Times New Roman"/>
          <w:sz w:val="24"/>
          <w:szCs w:val="24"/>
          <w:lang w:val="en-PH"/>
        </w:rPr>
      </w:pPr>
      <w:ins w:id="1201" w:author="Client" w:date="2023-02-10T00:21:00Z">
        <w:r>
          <w:rPr>
            <w:rFonts w:ascii="Times New Roman" w:hAnsi="Times New Roman"/>
            <w:b/>
            <w:bCs/>
            <w:color w:val="000000"/>
            <w:sz w:val="24"/>
            <w:szCs w:val="24"/>
            <w:lang w:val="en-PH"/>
          </w:rPr>
          <w:tab/>
        </w:r>
      </w:ins>
      <w:proofErr w:type="spellStart"/>
      <w:ins w:id="1202" w:author="Client" w:date="2023-02-06T18:03:00Z">
        <w:r w:rsidR="00317F55" w:rsidRPr="006441D5">
          <w:rPr>
            <w:rFonts w:ascii="Times New Roman" w:hAnsi="Times New Roman"/>
            <w:color w:val="000000"/>
            <w:sz w:val="24"/>
            <w:szCs w:val="24"/>
            <w:lang w:val="en-PH"/>
          </w:rPr>
          <w:t>Evaulative</w:t>
        </w:r>
        <w:proofErr w:type="spellEnd"/>
        <w:r w:rsidR="00317F55" w:rsidRPr="006441D5">
          <w:rPr>
            <w:rFonts w:ascii="Times New Roman" w:hAnsi="Times New Roman"/>
            <w:color w:val="000000"/>
            <w:sz w:val="24"/>
            <w:szCs w:val="24"/>
            <w:lang w:val="en-PH"/>
          </w:rPr>
          <w:t xml:space="preserve"> is a type of descriptive research design. </w:t>
        </w:r>
        <w:r w:rsidR="00317F55" w:rsidRPr="006441D5">
          <w:rPr>
            <w:rFonts w:ascii="Times New Roman" w:hAnsi="Times New Roman"/>
            <w:sz w:val="24"/>
            <w:szCs w:val="24"/>
            <w:lang w:val="en-PH"/>
          </w:rPr>
          <w:t>Descriptive</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research</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designs</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involve</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observing</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and</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describing</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phenomena</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without</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affecting</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them</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w:t>
        </w:r>
        <w:proofErr w:type="spellStart"/>
        <w:r w:rsidR="00317F55" w:rsidRPr="006441D5">
          <w:rPr>
            <w:rFonts w:ascii="Times New Roman" w:hAnsi="Times New Roman"/>
            <w:sz w:val="24"/>
            <w:szCs w:val="24"/>
            <w:lang w:val="en-PH"/>
          </w:rPr>
          <w:t>Siedlecki</w:t>
        </w:r>
        <w:proofErr w:type="spellEnd"/>
        <w:r w:rsidR="00317F55" w:rsidRPr="006441D5">
          <w:rPr>
            <w:rFonts w:ascii="Times New Roman" w:hAnsi="Times New Roman"/>
            <w:sz w:val="24"/>
            <w:szCs w:val="24"/>
            <w:lang w:val="en-PH"/>
          </w:rPr>
          <w:t>,</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2020), Evaluation</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studies</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measure</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how</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effective</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a</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particular</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program</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or</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strategy</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is.</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It</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is</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typically</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used</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to</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measure</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whether</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a</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program</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or</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strategy</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is</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worth</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the</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effort,</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time,</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money,</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and</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resources</w:t>
        </w:r>
        <w:r w:rsidR="00317F55" w:rsidRPr="006441D5">
          <w:rPr>
            <w:rFonts w:ascii="Times New Roman" w:hAnsi="Times New Roman"/>
            <w:sz w:val="24"/>
            <w:szCs w:val="24"/>
            <w:shd w:val="clear" w:color="auto" w:fill="FFFFFF"/>
            <w:lang w:val="en-PH"/>
          </w:rPr>
          <w:t xml:space="preserve"> </w:t>
        </w:r>
        <w:r w:rsidR="00317F55" w:rsidRPr="006441D5">
          <w:rPr>
            <w:rFonts w:ascii="Times New Roman" w:hAnsi="Times New Roman"/>
            <w:sz w:val="24"/>
            <w:szCs w:val="24"/>
            <w:lang w:val="en-PH"/>
          </w:rPr>
          <w:t>expended. (Taylor, 2019). The researcher used this design to know the effectiveness of Innovation of Business O</w:t>
        </w:r>
        <w:r w:rsidR="00317F55">
          <w:rPr>
            <w:rFonts w:ascii="Times New Roman" w:hAnsi="Times New Roman"/>
            <w:sz w:val="24"/>
            <w:szCs w:val="24"/>
            <w:lang w:val="en-PH"/>
          </w:rPr>
          <w:t>wners for their Target Markets.</w:t>
        </w:r>
      </w:ins>
    </w:p>
    <w:p w14:paraId="31346D19" w14:textId="69EC91C7" w:rsidR="0074669D" w:rsidRDefault="00317F55" w:rsidP="0074669D">
      <w:pPr>
        <w:pStyle w:val="Heading2"/>
        <w:numPr>
          <w:ilvl w:val="0"/>
          <w:numId w:val="0"/>
        </w:numPr>
        <w:ind w:left="576" w:hanging="576"/>
        <w:rPr>
          <w:ins w:id="1203" w:author="Client" w:date="2023-02-10T00:23:00Z"/>
          <w:rFonts w:ascii="Times New Roman" w:hAnsi="Times New Roman"/>
          <w:color w:val="auto"/>
          <w:sz w:val="24"/>
          <w:szCs w:val="24"/>
        </w:rPr>
      </w:pPr>
      <w:bookmarkStart w:id="1204" w:name="_Toc126882081"/>
      <w:bookmarkStart w:id="1205" w:name="_Toc126917269"/>
      <w:ins w:id="1206" w:author="Client" w:date="2023-02-06T18:03:00Z">
        <w:r w:rsidRPr="0074669D">
          <w:rPr>
            <w:rFonts w:ascii="Times New Roman" w:hAnsi="Times New Roman"/>
            <w:color w:val="auto"/>
            <w:sz w:val="24"/>
            <w:szCs w:val="24"/>
            <w:rPrChange w:id="1207" w:author="Client" w:date="2023-02-10T00:20:00Z">
              <w:rPr/>
            </w:rPrChange>
          </w:rPr>
          <w:t>Research Locale</w:t>
        </w:r>
      </w:ins>
      <w:bookmarkEnd w:id="1204"/>
      <w:bookmarkEnd w:id="1205"/>
    </w:p>
    <w:p w14:paraId="33A17B9A" w14:textId="77777777" w:rsidR="0074669D" w:rsidRPr="0074669D" w:rsidRDefault="0074669D">
      <w:pPr>
        <w:rPr>
          <w:ins w:id="1208" w:author="Client" w:date="2023-02-10T00:21:00Z"/>
          <w:lang w:val="en-PH"/>
          <w:rPrChange w:id="1209" w:author="Client" w:date="2023-02-10T00:23:00Z">
            <w:rPr>
              <w:ins w:id="1210" w:author="Client" w:date="2023-02-10T00:21:00Z"/>
              <w:rFonts w:ascii="Times New Roman" w:hAnsi="Times New Roman"/>
              <w:sz w:val="24"/>
              <w:szCs w:val="24"/>
              <w:lang w:val="en-PH"/>
            </w:rPr>
          </w:rPrChange>
        </w:rPr>
        <w:pPrChange w:id="1211" w:author="Client" w:date="2023-02-10T00:23:00Z">
          <w:pPr>
            <w:tabs>
              <w:tab w:val="left" w:pos="1290"/>
            </w:tabs>
            <w:spacing w:after="160" w:line="480" w:lineRule="auto"/>
            <w:jc w:val="both"/>
          </w:pPr>
        </w:pPrChange>
      </w:pPr>
    </w:p>
    <w:p w14:paraId="37EA005E" w14:textId="434A30A6" w:rsidR="00317F55" w:rsidRPr="009E5C7A" w:rsidRDefault="0074669D" w:rsidP="00317F55">
      <w:pPr>
        <w:tabs>
          <w:tab w:val="left" w:pos="1290"/>
        </w:tabs>
        <w:spacing w:after="160" w:line="480" w:lineRule="auto"/>
        <w:jc w:val="both"/>
        <w:rPr>
          <w:ins w:id="1212" w:author="Client" w:date="2023-02-06T18:03:00Z"/>
          <w:rFonts w:ascii="Times New Roman" w:hAnsi="Times New Roman"/>
          <w:sz w:val="24"/>
          <w:szCs w:val="24"/>
          <w:shd w:val="clear" w:color="auto" w:fill="FFFFFF"/>
          <w:lang w:val="en-PH"/>
        </w:rPr>
      </w:pPr>
      <w:ins w:id="1213" w:author="Client" w:date="2023-02-10T00:21:00Z">
        <w:r>
          <w:rPr>
            <w:rFonts w:ascii="Times New Roman" w:hAnsi="Times New Roman"/>
            <w:sz w:val="24"/>
            <w:szCs w:val="24"/>
            <w:lang w:val="en-PH"/>
          </w:rPr>
          <w:tab/>
        </w:r>
      </w:ins>
      <w:ins w:id="1214" w:author="Client" w:date="2023-02-06T18:03:00Z">
        <w:r w:rsidR="00317F55" w:rsidRPr="0055295D">
          <w:rPr>
            <w:rFonts w:ascii="Times New Roman" w:hAnsi="Times New Roman"/>
            <w:sz w:val="24"/>
            <w:szCs w:val="24"/>
            <w:lang w:val="en-PH"/>
          </w:rPr>
          <w:t xml:space="preserve">General </w:t>
        </w:r>
        <w:proofErr w:type="spellStart"/>
        <w:r w:rsidR="00317F55" w:rsidRPr="0055295D">
          <w:rPr>
            <w:rFonts w:ascii="Times New Roman" w:hAnsi="Times New Roman"/>
            <w:sz w:val="24"/>
            <w:szCs w:val="24"/>
            <w:lang w:val="en-PH"/>
          </w:rPr>
          <w:t>Tiburcio</w:t>
        </w:r>
        <w:proofErr w:type="spellEnd"/>
        <w:r w:rsidR="00317F55" w:rsidRPr="0055295D">
          <w:rPr>
            <w:rFonts w:ascii="Times New Roman" w:hAnsi="Times New Roman"/>
            <w:sz w:val="24"/>
            <w:szCs w:val="24"/>
            <w:lang w:val="en-PH"/>
          </w:rPr>
          <w:t xml:space="preserve"> de Leon is named after the famous General </w:t>
        </w:r>
        <w:proofErr w:type="spellStart"/>
        <w:r w:rsidR="00317F55" w:rsidRPr="0055295D">
          <w:rPr>
            <w:rFonts w:ascii="Times New Roman" w:hAnsi="Times New Roman"/>
            <w:sz w:val="24"/>
            <w:szCs w:val="24"/>
            <w:lang w:val="en-PH"/>
          </w:rPr>
          <w:t>Tiburcio</w:t>
        </w:r>
        <w:proofErr w:type="spellEnd"/>
        <w:r w:rsidR="00317F55" w:rsidRPr="0055295D">
          <w:rPr>
            <w:rFonts w:ascii="Times New Roman" w:hAnsi="Times New Roman"/>
            <w:sz w:val="24"/>
            <w:szCs w:val="24"/>
            <w:lang w:val="en-PH"/>
          </w:rPr>
          <w:t xml:space="preserve"> de Leon who liberated the people of this barangay from the Spanish. Generals </w:t>
        </w:r>
        <w:proofErr w:type="spellStart"/>
        <w:r w:rsidR="00317F55" w:rsidRPr="0055295D">
          <w:rPr>
            <w:rFonts w:ascii="Times New Roman" w:hAnsi="Times New Roman"/>
            <w:sz w:val="24"/>
            <w:szCs w:val="24"/>
            <w:lang w:val="en-PH"/>
          </w:rPr>
          <w:t>Aquilino</w:t>
        </w:r>
        <w:proofErr w:type="spellEnd"/>
        <w:r w:rsidR="00317F55" w:rsidRPr="0055295D">
          <w:rPr>
            <w:rFonts w:ascii="Times New Roman" w:hAnsi="Times New Roman"/>
            <w:sz w:val="24"/>
            <w:szCs w:val="24"/>
            <w:lang w:val="en-PH"/>
          </w:rPr>
          <w:t xml:space="preserve"> </w:t>
        </w:r>
        <w:proofErr w:type="spellStart"/>
        <w:r w:rsidR="00317F55" w:rsidRPr="0055295D">
          <w:rPr>
            <w:rFonts w:ascii="Times New Roman" w:hAnsi="Times New Roman"/>
            <w:sz w:val="24"/>
            <w:szCs w:val="24"/>
            <w:lang w:val="en-PH"/>
          </w:rPr>
          <w:t>Tiburcio</w:t>
        </w:r>
        <w:proofErr w:type="spellEnd"/>
        <w:r w:rsidR="00317F55" w:rsidRPr="0055295D">
          <w:rPr>
            <w:rFonts w:ascii="Times New Roman" w:hAnsi="Times New Roman"/>
            <w:sz w:val="24"/>
            <w:szCs w:val="24"/>
            <w:lang w:val="en-PH"/>
          </w:rPr>
          <w:t xml:space="preserve"> de León and General Gregorio </w:t>
        </w:r>
        <w:proofErr w:type="spellStart"/>
        <w:r w:rsidR="00317F55" w:rsidRPr="0055295D">
          <w:rPr>
            <w:rFonts w:ascii="Times New Roman" w:hAnsi="Times New Roman"/>
            <w:sz w:val="24"/>
            <w:szCs w:val="24"/>
            <w:lang w:val="en-PH"/>
          </w:rPr>
          <w:t>Tolomeo</w:t>
        </w:r>
        <w:proofErr w:type="spellEnd"/>
        <w:r w:rsidR="00317F55" w:rsidRPr="0055295D">
          <w:rPr>
            <w:rFonts w:ascii="Times New Roman" w:hAnsi="Times New Roman"/>
            <w:sz w:val="24"/>
            <w:szCs w:val="24"/>
            <w:lang w:val="en-PH"/>
          </w:rPr>
          <w:t xml:space="preserve"> were Filipino freedom fighters who served as generals during the 1896 Philippine Revolution and the Philippine-American War. General </w:t>
        </w:r>
        <w:proofErr w:type="spellStart"/>
        <w:r w:rsidR="00317F55" w:rsidRPr="0055295D">
          <w:rPr>
            <w:rFonts w:ascii="Times New Roman" w:hAnsi="Times New Roman"/>
            <w:sz w:val="24"/>
            <w:szCs w:val="24"/>
            <w:lang w:val="en-PH"/>
          </w:rPr>
          <w:t>Tiburcio</w:t>
        </w:r>
        <w:proofErr w:type="spellEnd"/>
        <w:r w:rsidR="00317F55" w:rsidRPr="0055295D">
          <w:rPr>
            <w:rFonts w:ascii="Times New Roman" w:hAnsi="Times New Roman"/>
            <w:sz w:val="24"/>
            <w:szCs w:val="24"/>
            <w:lang w:val="en-PH"/>
          </w:rPr>
          <w:t xml:space="preserve"> De Leon is the parish of the city of Valenzuela</w:t>
        </w:r>
        <w:r w:rsidR="00317F55">
          <w:rPr>
            <w:rFonts w:ascii="Times New Roman" w:hAnsi="Times New Roman"/>
            <w:sz w:val="24"/>
            <w:szCs w:val="24"/>
            <w:lang w:val="en-PH"/>
          </w:rPr>
          <w:t xml:space="preserve">. </w:t>
        </w:r>
        <w:r w:rsidR="00317F55" w:rsidRPr="0055295D">
          <w:rPr>
            <w:rFonts w:ascii="Times New Roman" w:hAnsi="Times New Roman"/>
            <w:sz w:val="24"/>
            <w:szCs w:val="24"/>
            <w:lang w:val="en-PH"/>
          </w:rPr>
          <w:t xml:space="preserve">Valenzuela is named after Pio Valenzuela, a physician and member of the Katipunan, a secret society formed against the Spanish colonial government. The town as a city bore the name of Polo, first founded in 1621 after being separated from </w:t>
        </w:r>
        <w:proofErr w:type="spellStart"/>
        <w:r w:rsidR="00317F55" w:rsidRPr="0055295D">
          <w:rPr>
            <w:rFonts w:ascii="Times New Roman" w:hAnsi="Times New Roman"/>
            <w:sz w:val="24"/>
            <w:szCs w:val="24"/>
            <w:lang w:val="en-PH"/>
          </w:rPr>
          <w:t>Meycauayan</w:t>
        </w:r>
        <w:proofErr w:type="spellEnd"/>
        <w:r w:rsidR="00317F55" w:rsidRPr="0055295D">
          <w:rPr>
            <w:rFonts w:ascii="Times New Roman" w:hAnsi="Times New Roman"/>
            <w:sz w:val="24"/>
            <w:szCs w:val="24"/>
            <w:lang w:val="en-PH"/>
          </w:rPr>
          <w:t xml:space="preserve">, </w:t>
        </w:r>
        <w:proofErr w:type="spellStart"/>
        <w:r w:rsidR="00317F55" w:rsidRPr="0055295D">
          <w:rPr>
            <w:rFonts w:ascii="Times New Roman" w:hAnsi="Times New Roman"/>
            <w:sz w:val="24"/>
            <w:szCs w:val="24"/>
            <w:lang w:val="en-PH"/>
          </w:rPr>
          <w:t>Bulacan</w:t>
        </w:r>
        <w:proofErr w:type="spellEnd"/>
        <w:r w:rsidR="00317F55" w:rsidRPr="0055295D">
          <w:rPr>
            <w:rFonts w:ascii="Times New Roman" w:hAnsi="Times New Roman"/>
            <w:sz w:val="24"/>
            <w:szCs w:val="24"/>
            <w:lang w:val="en-PH"/>
          </w:rPr>
          <w:t xml:space="preserve">. </w:t>
        </w:r>
        <w:r w:rsidR="00317F55" w:rsidRPr="0055295D">
          <w:rPr>
            <w:rFonts w:ascii="Times New Roman" w:hAnsi="Times New Roman"/>
            <w:sz w:val="24"/>
            <w:szCs w:val="24"/>
            <w:lang w:val="en-PH"/>
          </w:rPr>
          <w:lastRenderedPageBreak/>
          <w:t>Valenzuela City is an inland city in Luzon Island, bordering Bulacan Province and Caloocan City, Malabon City, and Quezon City.</w:t>
        </w:r>
      </w:ins>
    </w:p>
    <w:p w14:paraId="271CF456" w14:textId="77777777" w:rsidR="00317F55" w:rsidRDefault="00317F55" w:rsidP="00317F55">
      <w:pPr>
        <w:tabs>
          <w:tab w:val="left" w:pos="1290"/>
        </w:tabs>
        <w:spacing w:after="160" w:line="480" w:lineRule="auto"/>
        <w:jc w:val="both"/>
        <w:rPr>
          <w:ins w:id="1215" w:author="Client" w:date="2023-02-06T18:03:00Z"/>
          <w:rFonts w:ascii="Times New Roman" w:hAnsi="Times New Roman"/>
          <w:b/>
          <w:sz w:val="24"/>
          <w:szCs w:val="24"/>
          <w:shd w:val="clear" w:color="auto" w:fill="FFFFFF"/>
          <w:lang w:val="en-PH"/>
        </w:rPr>
      </w:pPr>
    </w:p>
    <w:p w14:paraId="1CD64715" w14:textId="77777777" w:rsidR="00317F55" w:rsidRPr="0074669D" w:rsidRDefault="00317F55">
      <w:pPr>
        <w:pStyle w:val="Heading2"/>
        <w:numPr>
          <w:ilvl w:val="0"/>
          <w:numId w:val="0"/>
        </w:numPr>
        <w:ind w:left="576" w:hanging="576"/>
        <w:rPr>
          <w:ins w:id="1216" w:author="Client" w:date="2023-02-06T18:03:00Z"/>
          <w:rFonts w:ascii="Times New Roman" w:hAnsi="Times New Roman"/>
          <w:b w:val="0"/>
          <w:sz w:val="24"/>
          <w:szCs w:val="24"/>
          <w:shd w:val="clear" w:color="auto" w:fill="FFFFFF"/>
          <w:rPrChange w:id="1217" w:author="Client" w:date="2023-02-10T00:21:00Z">
            <w:rPr>
              <w:ins w:id="1218" w:author="Client" w:date="2023-02-06T18:03:00Z"/>
              <w:b/>
              <w:shd w:val="clear" w:color="auto" w:fill="FFFFFF"/>
            </w:rPr>
          </w:rPrChange>
        </w:rPr>
        <w:pPrChange w:id="1219" w:author="Client" w:date="2023-02-10T00:21:00Z">
          <w:pPr>
            <w:tabs>
              <w:tab w:val="left" w:pos="1290"/>
            </w:tabs>
            <w:spacing w:after="160" w:line="480" w:lineRule="auto"/>
            <w:jc w:val="both"/>
          </w:pPr>
        </w:pPrChange>
      </w:pPr>
      <w:bookmarkStart w:id="1220" w:name="_Toc126882082"/>
      <w:bookmarkStart w:id="1221" w:name="_Toc126917270"/>
      <w:ins w:id="1222" w:author="Client" w:date="2023-02-06T18:03:00Z">
        <w:r w:rsidRPr="0074669D">
          <w:rPr>
            <w:rFonts w:ascii="Times New Roman" w:hAnsi="Times New Roman"/>
            <w:color w:val="auto"/>
            <w:sz w:val="24"/>
            <w:szCs w:val="24"/>
            <w:shd w:val="clear" w:color="auto" w:fill="FFFFFF"/>
            <w:rPrChange w:id="1223" w:author="Client" w:date="2023-02-10T00:21:00Z">
              <w:rPr>
                <w:b/>
                <w:shd w:val="clear" w:color="auto" w:fill="FFFFFF"/>
              </w:rPr>
            </w:rPrChange>
          </w:rPr>
          <w:t>Sample and Sampling Technique</w:t>
        </w:r>
        <w:bookmarkEnd w:id="1220"/>
        <w:bookmarkEnd w:id="1221"/>
      </w:ins>
    </w:p>
    <w:p w14:paraId="3377F9B2" w14:textId="77777777" w:rsidR="0074669D" w:rsidRDefault="00317F55" w:rsidP="00317F55">
      <w:pPr>
        <w:tabs>
          <w:tab w:val="left" w:pos="1290"/>
        </w:tabs>
        <w:spacing w:after="160" w:line="480" w:lineRule="auto"/>
        <w:jc w:val="both"/>
        <w:rPr>
          <w:ins w:id="1224" w:author="Client" w:date="2023-02-10T00:21:00Z"/>
          <w:rFonts w:ascii="Times New Roman" w:hAnsi="Times New Roman"/>
          <w:b/>
          <w:sz w:val="24"/>
          <w:szCs w:val="24"/>
          <w:shd w:val="clear" w:color="auto" w:fill="FFFFFF"/>
          <w:lang w:val="en-PH"/>
        </w:rPr>
      </w:pPr>
      <w:ins w:id="1225" w:author="Client" w:date="2023-02-06T18:03:00Z">
        <w:r>
          <w:rPr>
            <w:rFonts w:ascii="Times New Roman" w:hAnsi="Times New Roman"/>
            <w:b/>
            <w:sz w:val="24"/>
            <w:szCs w:val="24"/>
            <w:shd w:val="clear" w:color="auto" w:fill="FFFFFF"/>
            <w:lang w:val="en-PH"/>
          </w:rPr>
          <w:tab/>
        </w:r>
      </w:ins>
    </w:p>
    <w:p w14:paraId="6371C12D" w14:textId="1CB2FFC7" w:rsidR="00317F55" w:rsidRDefault="0074669D" w:rsidP="00317F55">
      <w:pPr>
        <w:tabs>
          <w:tab w:val="left" w:pos="1290"/>
        </w:tabs>
        <w:spacing w:after="160" w:line="480" w:lineRule="auto"/>
        <w:jc w:val="both"/>
        <w:rPr>
          <w:ins w:id="1226" w:author="Client" w:date="2023-02-06T18:03:00Z"/>
          <w:rFonts w:ascii="Times New Roman" w:hAnsi="Times New Roman"/>
          <w:sz w:val="24"/>
          <w:szCs w:val="24"/>
          <w:shd w:val="clear" w:color="auto" w:fill="FFFFFF"/>
          <w:lang w:val="en-PH"/>
        </w:rPr>
      </w:pPr>
      <w:ins w:id="1227" w:author="Client" w:date="2023-02-10T00:21:00Z">
        <w:r>
          <w:rPr>
            <w:rFonts w:ascii="Times New Roman" w:hAnsi="Times New Roman"/>
            <w:b/>
            <w:sz w:val="24"/>
            <w:szCs w:val="24"/>
            <w:shd w:val="clear" w:color="auto" w:fill="FFFFFF"/>
            <w:lang w:val="en-PH"/>
          </w:rPr>
          <w:tab/>
        </w:r>
      </w:ins>
      <w:ins w:id="1228" w:author="Client" w:date="2023-02-06T18:03:00Z">
        <w:r w:rsidR="00317F55">
          <w:rPr>
            <w:rFonts w:ascii="Times New Roman" w:hAnsi="Times New Roman"/>
            <w:sz w:val="24"/>
            <w:szCs w:val="24"/>
            <w:shd w:val="clear" w:color="auto" w:fill="FFFFFF"/>
            <w:lang w:val="en-PH"/>
          </w:rPr>
          <w:t xml:space="preserve">The respondents of this study are Business owners around Gen. T. Deleon, </w:t>
        </w:r>
        <w:proofErr w:type="spellStart"/>
        <w:r w:rsidR="00317F55">
          <w:rPr>
            <w:rFonts w:ascii="Times New Roman" w:hAnsi="Times New Roman"/>
            <w:sz w:val="24"/>
            <w:szCs w:val="24"/>
            <w:shd w:val="clear" w:color="auto" w:fill="FFFFFF"/>
            <w:lang w:val="en-PH"/>
          </w:rPr>
          <w:t>Valuenzela</w:t>
        </w:r>
        <w:proofErr w:type="spellEnd"/>
        <w:r w:rsidR="00317F55">
          <w:rPr>
            <w:rFonts w:ascii="Times New Roman" w:hAnsi="Times New Roman"/>
            <w:sz w:val="24"/>
            <w:szCs w:val="24"/>
            <w:shd w:val="clear" w:color="auto" w:fill="FFFFFF"/>
            <w:lang w:val="en-PH"/>
          </w:rPr>
          <w:t xml:space="preserve"> city. The researchers counted the numbers of small businesses around Gen. T. Deleon, Valenzuela city and we’re able to find a population size of 100 and used the </w:t>
        </w:r>
        <w:proofErr w:type="spellStart"/>
        <w:r w:rsidR="00317F55">
          <w:rPr>
            <w:rFonts w:ascii="Times New Roman" w:hAnsi="Times New Roman"/>
            <w:sz w:val="24"/>
            <w:szCs w:val="24"/>
            <w:shd w:val="clear" w:color="auto" w:fill="FFFFFF"/>
            <w:lang w:val="en-PH"/>
          </w:rPr>
          <w:t>Slovin’s</w:t>
        </w:r>
        <w:proofErr w:type="spellEnd"/>
        <w:r w:rsidR="00317F55">
          <w:rPr>
            <w:rFonts w:ascii="Times New Roman" w:hAnsi="Times New Roman"/>
            <w:sz w:val="24"/>
            <w:szCs w:val="24"/>
            <w:shd w:val="clear" w:color="auto" w:fill="FFFFFF"/>
            <w:lang w:val="en-PH"/>
          </w:rPr>
          <w:t xml:space="preserve"> formula to come up with the sample size of 80.</w:t>
        </w:r>
      </w:ins>
    </w:p>
    <w:tbl>
      <w:tblPr>
        <w:tblpPr w:leftFromText="180" w:rightFromText="180" w:vertAnchor="text" w:tblpX="721"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0"/>
        <w:gridCol w:w="1845"/>
        <w:gridCol w:w="1920"/>
        <w:gridCol w:w="1570"/>
      </w:tblGrid>
      <w:tr w:rsidR="00317F55" w14:paraId="6A13D2A6" w14:textId="77777777" w:rsidTr="00327527">
        <w:trPr>
          <w:trHeight w:val="552"/>
          <w:ins w:id="1229" w:author="Client" w:date="2023-02-06T18:03:00Z"/>
        </w:trPr>
        <w:tc>
          <w:tcPr>
            <w:tcW w:w="7105" w:type="dxa"/>
            <w:gridSpan w:val="4"/>
          </w:tcPr>
          <w:p w14:paraId="1E0CBF4E" w14:textId="77777777" w:rsidR="00317F55" w:rsidRDefault="00317F55" w:rsidP="00327527">
            <w:pPr>
              <w:tabs>
                <w:tab w:val="left" w:pos="1290"/>
              </w:tabs>
              <w:spacing w:after="160" w:line="480" w:lineRule="auto"/>
              <w:jc w:val="center"/>
              <w:rPr>
                <w:ins w:id="1230" w:author="Client" w:date="2023-02-06T18:03:00Z"/>
                <w:rFonts w:ascii="Times New Roman" w:hAnsi="Times New Roman"/>
                <w:sz w:val="24"/>
                <w:szCs w:val="24"/>
                <w:shd w:val="clear" w:color="auto" w:fill="FFFFFF"/>
                <w:lang w:val="en-PH"/>
              </w:rPr>
            </w:pPr>
            <w:ins w:id="1231" w:author="Client" w:date="2023-02-06T18:03:00Z">
              <w:r>
                <w:rPr>
                  <w:rFonts w:ascii="Times New Roman" w:hAnsi="Times New Roman"/>
                  <w:sz w:val="24"/>
                  <w:szCs w:val="24"/>
                  <w:shd w:val="clear" w:color="auto" w:fill="FFFFFF"/>
                  <w:lang w:val="en-PH"/>
                </w:rPr>
                <w:t>Population and Sample Size</w:t>
              </w:r>
            </w:ins>
          </w:p>
        </w:tc>
      </w:tr>
      <w:tr w:rsidR="00317F55" w14:paraId="38290ECA" w14:textId="77777777" w:rsidTr="00327527">
        <w:trPr>
          <w:trHeight w:val="706"/>
          <w:ins w:id="1232" w:author="Client" w:date="2023-02-06T18:03:00Z"/>
        </w:trPr>
        <w:tc>
          <w:tcPr>
            <w:tcW w:w="1770" w:type="dxa"/>
          </w:tcPr>
          <w:p w14:paraId="158516CE" w14:textId="77777777" w:rsidR="00317F55" w:rsidRDefault="00317F55" w:rsidP="00327527">
            <w:pPr>
              <w:tabs>
                <w:tab w:val="left" w:pos="1290"/>
              </w:tabs>
              <w:spacing w:after="160" w:line="480" w:lineRule="auto"/>
              <w:jc w:val="center"/>
              <w:rPr>
                <w:ins w:id="1233" w:author="Client" w:date="2023-02-06T18:03:00Z"/>
                <w:rFonts w:ascii="Times New Roman" w:hAnsi="Times New Roman"/>
                <w:sz w:val="24"/>
                <w:szCs w:val="24"/>
                <w:shd w:val="clear" w:color="auto" w:fill="FFFFFF"/>
                <w:lang w:val="en-PH"/>
              </w:rPr>
            </w:pPr>
            <w:ins w:id="1234" w:author="Client" w:date="2023-02-06T18:03:00Z">
              <w:r>
                <w:rPr>
                  <w:rFonts w:ascii="Times New Roman" w:hAnsi="Times New Roman"/>
                  <w:sz w:val="24"/>
                  <w:szCs w:val="24"/>
                  <w:shd w:val="clear" w:color="auto" w:fill="FFFFFF"/>
                  <w:lang w:val="en-PH"/>
                </w:rPr>
                <w:t>Total Population Size</w:t>
              </w:r>
            </w:ins>
          </w:p>
        </w:tc>
        <w:tc>
          <w:tcPr>
            <w:tcW w:w="1845" w:type="dxa"/>
          </w:tcPr>
          <w:p w14:paraId="2DC890EA" w14:textId="77777777" w:rsidR="00317F55" w:rsidRDefault="00317F55" w:rsidP="00327527">
            <w:pPr>
              <w:tabs>
                <w:tab w:val="left" w:pos="1290"/>
              </w:tabs>
              <w:spacing w:after="160" w:line="480" w:lineRule="auto"/>
              <w:jc w:val="center"/>
              <w:rPr>
                <w:ins w:id="1235" w:author="Client" w:date="2023-02-06T18:03:00Z"/>
                <w:rFonts w:ascii="Times New Roman" w:hAnsi="Times New Roman"/>
                <w:sz w:val="24"/>
                <w:szCs w:val="24"/>
                <w:shd w:val="clear" w:color="auto" w:fill="FFFFFF"/>
                <w:lang w:val="en-PH"/>
              </w:rPr>
            </w:pPr>
            <w:proofErr w:type="spellStart"/>
            <w:ins w:id="1236" w:author="Client" w:date="2023-02-06T18:03:00Z">
              <w:r>
                <w:rPr>
                  <w:rFonts w:ascii="Times New Roman" w:hAnsi="Times New Roman"/>
                  <w:sz w:val="24"/>
                  <w:szCs w:val="24"/>
                  <w:shd w:val="clear" w:color="auto" w:fill="FFFFFF"/>
                  <w:lang w:val="en-PH"/>
                </w:rPr>
                <w:t>Slovin’s</w:t>
              </w:r>
              <w:proofErr w:type="spellEnd"/>
              <w:r>
                <w:rPr>
                  <w:rFonts w:ascii="Times New Roman" w:hAnsi="Times New Roman"/>
                  <w:sz w:val="24"/>
                  <w:szCs w:val="24"/>
                  <w:shd w:val="clear" w:color="auto" w:fill="FFFFFF"/>
                  <w:lang w:val="en-PH"/>
                </w:rPr>
                <w:t xml:space="preserve"> Formula</w:t>
              </w:r>
            </w:ins>
          </w:p>
        </w:tc>
        <w:tc>
          <w:tcPr>
            <w:tcW w:w="1920" w:type="dxa"/>
          </w:tcPr>
          <w:p w14:paraId="026C1DB4" w14:textId="77777777" w:rsidR="00317F55" w:rsidRDefault="00317F55" w:rsidP="00327527">
            <w:pPr>
              <w:tabs>
                <w:tab w:val="left" w:pos="1290"/>
              </w:tabs>
              <w:spacing w:after="160" w:line="480" w:lineRule="auto"/>
              <w:jc w:val="both"/>
              <w:rPr>
                <w:ins w:id="1237" w:author="Client" w:date="2023-02-06T18:03:00Z"/>
                <w:rFonts w:ascii="Times New Roman" w:hAnsi="Times New Roman"/>
                <w:sz w:val="24"/>
                <w:szCs w:val="24"/>
                <w:shd w:val="clear" w:color="auto" w:fill="FFFFFF"/>
                <w:lang w:val="en-PH"/>
              </w:rPr>
            </w:pPr>
          </w:p>
        </w:tc>
        <w:tc>
          <w:tcPr>
            <w:tcW w:w="1570" w:type="dxa"/>
          </w:tcPr>
          <w:p w14:paraId="08BC3AD1" w14:textId="77777777" w:rsidR="00317F55" w:rsidRDefault="00317F55" w:rsidP="00327527">
            <w:pPr>
              <w:tabs>
                <w:tab w:val="left" w:pos="1290"/>
              </w:tabs>
              <w:spacing w:after="160" w:line="480" w:lineRule="auto"/>
              <w:jc w:val="center"/>
              <w:rPr>
                <w:ins w:id="1238" w:author="Client" w:date="2023-02-06T18:03:00Z"/>
                <w:rFonts w:ascii="Times New Roman" w:hAnsi="Times New Roman"/>
                <w:sz w:val="24"/>
                <w:szCs w:val="24"/>
                <w:shd w:val="clear" w:color="auto" w:fill="FFFFFF"/>
                <w:lang w:val="en-PH"/>
              </w:rPr>
            </w:pPr>
            <w:ins w:id="1239" w:author="Client" w:date="2023-02-06T18:03:00Z">
              <w:r>
                <w:rPr>
                  <w:rFonts w:ascii="Times New Roman" w:hAnsi="Times New Roman"/>
                  <w:sz w:val="24"/>
                  <w:szCs w:val="24"/>
                  <w:shd w:val="clear" w:color="auto" w:fill="FFFFFF"/>
                  <w:lang w:val="en-PH"/>
                </w:rPr>
                <w:t>Sample    Size</w:t>
              </w:r>
            </w:ins>
          </w:p>
        </w:tc>
      </w:tr>
      <w:tr w:rsidR="00317F55" w14:paraId="73C67376" w14:textId="77777777" w:rsidTr="00327527">
        <w:trPr>
          <w:trHeight w:val="1772"/>
          <w:ins w:id="1240" w:author="Client" w:date="2023-02-06T18:03:00Z"/>
        </w:trPr>
        <w:tc>
          <w:tcPr>
            <w:tcW w:w="1770" w:type="dxa"/>
          </w:tcPr>
          <w:p w14:paraId="1A2921F5" w14:textId="77777777" w:rsidR="00317F55" w:rsidRDefault="00317F55" w:rsidP="00327527">
            <w:pPr>
              <w:tabs>
                <w:tab w:val="left" w:pos="1290"/>
              </w:tabs>
              <w:spacing w:after="160" w:line="480" w:lineRule="auto"/>
              <w:jc w:val="center"/>
              <w:rPr>
                <w:ins w:id="1241" w:author="Client" w:date="2023-02-06T18:03:00Z"/>
                <w:rFonts w:ascii="Times New Roman" w:hAnsi="Times New Roman"/>
                <w:sz w:val="24"/>
                <w:szCs w:val="24"/>
                <w:shd w:val="clear" w:color="auto" w:fill="FFFFFF"/>
                <w:lang w:val="en-PH"/>
              </w:rPr>
            </w:pPr>
          </w:p>
          <w:p w14:paraId="3708829B" w14:textId="77777777" w:rsidR="00317F55" w:rsidRDefault="00317F55" w:rsidP="00327527">
            <w:pPr>
              <w:tabs>
                <w:tab w:val="left" w:pos="1290"/>
              </w:tabs>
              <w:spacing w:after="160" w:line="480" w:lineRule="auto"/>
              <w:jc w:val="center"/>
              <w:rPr>
                <w:ins w:id="1242" w:author="Client" w:date="2023-02-06T18:03:00Z"/>
                <w:rFonts w:ascii="Times New Roman" w:hAnsi="Times New Roman"/>
                <w:sz w:val="24"/>
                <w:szCs w:val="24"/>
                <w:shd w:val="clear" w:color="auto" w:fill="FFFFFF"/>
                <w:lang w:val="en-PH"/>
              </w:rPr>
            </w:pPr>
            <w:ins w:id="1243" w:author="Client" w:date="2023-02-06T18:03:00Z">
              <w:r>
                <w:rPr>
                  <w:rFonts w:ascii="Times New Roman" w:hAnsi="Times New Roman"/>
                  <w:sz w:val="24"/>
                  <w:szCs w:val="24"/>
                  <w:shd w:val="clear" w:color="auto" w:fill="FFFFFF"/>
                  <w:lang w:val="en-PH"/>
                </w:rPr>
                <w:t>100</w:t>
              </w:r>
            </w:ins>
          </w:p>
          <w:p w14:paraId="5C873C8A" w14:textId="77777777" w:rsidR="00317F55" w:rsidRDefault="00317F55" w:rsidP="00327527">
            <w:pPr>
              <w:tabs>
                <w:tab w:val="left" w:pos="1290"/>
              </w:tabs>
              <w:spacing w:after="160" w:line="480" w:lineRule="auto"/>
              <w:jc w:val="center"/>
              <w:rPr>
                <w:ins w:id="1244" w:author="Client" w:date="2023-02-06T18:03:00Z"/>
                <w:rFonts w:ascii="Times New Roman" w:hAnsi="Times New Roman"/>
                <w:sz w:val="24"/>
                <w:szCs w:val="24"/>
                <w:shd w:val="clear" w:color="auto" w:fill="FFFFFF"/>
                <w:lang w:val="en-PH"/>
              </w:rPr>
            </w:pPr>
          </w:p>
        </w:tc>
        <w:tc>
          <w:tcPr>
            <w:tcW w:w="1845" w:type="dxa"/>
          </w:tcPr>
          <w:p w14:paraId="4B2A57DE" w14:textId="77777777" w:rsidR="00317F55" w:rsidRDefault="00317F55" w:rsidP="00327527">
            <w:pPr>
              <w:tabs>
                <w:tab w:val="left" w:pos="1290"/>
              </w:tabs>
              <w:spacing w:after="160" w:line="480" w:lineRule="auto"/>
              <w:jc w:val="center"/>
              <w:rPr>
                <w:ins w:id="1245" w:author="Client" w:date="2023-02-06T18:03:00Z"/>
                <w:rFonts w:ascii="Times New Roman" w:hAnsi="Times New Roman"/>
                <w:b/>
                <w:sz w:val="24"/>
                <w:szCs w:val="24"/>
                <w:shd w:val="clear" w:color="auto" w:fill="FFFFFF"/>
                <w:lang w:val="en-PH"/>
              </w:rPr>
            </w:pPr>
          </w:p>
          <w:p w14:paraId="3279C268" w14:textId="77777777" w:rsidR="00317F55" w:rsidRPr="00904F89" w:rsidRDefault="00317F55" w:rsidP="00327527">
            <w:pPr>
              <w:tabs>
                <w:tab w:val="left" w:pos="1290"/>
              </w:tabs>
              <w:spacing w:after="160" w:line="480" w:lineRule="auto"/>
              <w:jc w:val="center"/>
              <w:rPr>
                <w:ins w:id="1246" w:author="Client" w:date="2023-02-06T18:03:00Z"/>
                <w:rFonts w:ascii="Times New Roman" w:hAnsi="Times New Roman"/>
                <w:b/>
                <w:sz w:val="24"/>
                <w:szCs w:val="24"/>
                <w:shd w:val="clear" w:color="auto" w:fill="FFFFFF"/>
                <w:vertAlign w:val="superscript"/>
                <w:lang w:val="en-PH"/>
              </w:rPr>
            </w:pPr>
            <w:ins w:id="1247" w:author="Client" w:date="2023-02-06T18:03:00Z">
              <w:r>
                <w:rPr>
                  <w:rFonts w:ascii="Times New Roman" w:hAnsi="Times New Roman"/>
                  <w:b/>
                  <w:sz w:val="24"/>
                  <w:szCs w:val="24"/>
                  <w:shd w:val="clear" w:color="auto" w:fill="FFFFFF"/>
                  <w:lang w:val="en-PH"/>
                </w:rPr>
                <w:t>n = N/1 + Ne</w:t>
              </w:r>
              <w:r>
                <w:rPr>
                  <w:rFonts w:ascii="Times New Roman" w:hAnsi="Times New Roman"/>
                  <w:b/>
                  <w:sz w:val="24"/>
                  <w:szCs w:val="24"/>
                  <w:shd w:val="clear" w:color="auto" w:fill="FFFFFF"/>
                  <w:vertAlign w:val="superscript"/>
                  <w:lang w:val="en-PH"/>
                </w:rPr>
                <w:t>2</w:t>
              </w:r>
            </w:ins>
          </w:p>
        </w:tc>
        <w:tc>
          <w:tcPr>
            <w:tcW w:w="1920" w:type="dxa"/>
          </w:tcPr>
          <w:p w14:paraId="0423D2B2" w14:textId="77777777" w:rsidR="00317F55" w:rsidRDefault="00317F55" w:rsidP="00327527">
            <w:pPr>
              <w:tabs>
                <w:tab w:val="left" w:pos="1290"/>
              </w:tabs>
              <w:spacing w:after="160" w:line="480" w:lineRule="auto"/>
              <w:jc w:val="center"/>
              <w:rPr>
                <w:ins w:id="1248" w:author="Client" w:date="2023-02-06T18:03:00Z"/>
                <w:rFonts w:ascii="Times New Roman" w:hAnsi="Times New Roman"/>
                <w:b/>
                <w:sz w:val="24"/>
                <w:szCs w:val="24"/>
                <w:shd w:val="clear" w:color="auto" w:fill="FFFFFF"/>
                <w:lang w:val="en-PH"/>
              </w:rPr>
            </w:pPr>
          </w:p>
          <w:p w14:paraId="6D56B201" w14:textId="77777777" w:rsidR="00317F55" w:rsidRPr="00904F89" w:rsidRDefault="00317F55" w:rsidP="00327527">
            <w:pPr>
              <w:tabs>
                <w:tab w:val="left" w:pos="1290"/>
              </w:tabs>
              <w:spacing w:after="160" w:line="480" w:lineRule="auto"/>
              <w:jc w:val="center"/>
              <w:rPr>
                <w:ins w:id="1249" w:author="Client" w:date="2023-02-06T18:03:00Z"/>
                <w:rFonts w:ascii="Times New Roman" w:hAnsi="Times New Roman"/>
                <w:b/>
                <w:sz w:val="24"/>
                <w:szCs w:val="24"/>
                <w:shd w:val="clear" w:color="auto" w:fill="FFFFFF"/>
                <w:lang w:val="en-PH"/>
              </w:rPr>
            </w:pPr>
            <w:ins w:id="1250" w:author="Client" w:date="2023-02-06T18:03:00Z">
              <w:r>
                <w:rPr>
                  <w:rFonts w:ascii="Times New Roman" w:hAnsi="Times New Roman"/>
                  <w:b/>
                  <w:sz w:val="24"/>
                  <w:szCs w:val="24"/>
                  <w:shd w:val="clear" w:color="auto" w:fill="FFFFFF"/>
                  <w:lang w:val="en-PH"/>
                </w:rPr>
                <w:t>n = 100/1 +100 * 0.5</w:t>
              </w:r>
              <w:r>
                <w:rPr>
                  <w:rFonts w:ascii="Times New Roman" w:hAnsi="Times New Roman"/>
                  <w:b/>
                  <w:sz w:val="24"/>
                  <w:szCs w:val="24"/>
                  <w:shd w:val="clear" w:color="auto" w:fill="FFFFFF"/>
                  <w:vertAlign w:val="superscript"/>
                  <w:lang w:val="en-PH"/>
                </w:rPr>
                <w:t>2</w:t>
              </w:r>
              <w:r>
                <w:rPr>
                  <w:rFonts w:ascii="Times New Roman" w:hAnsi="Times New Roman"/>
                  <w:b/>
                  <w:sz w:val="24"/>
                  <w:szCs w:val="24"/>
                  <w:shd w:val="clear" w:color="auto" w:fill="FFFFFF"/>
                  <w:lang w:val="en-PH"/>
                </w:rPr>
                <w:t xml:space="preserve"> </w:t>
              </w:r>
            </w:ins>
          </w:p>
        </w:tc>
        <w:tc>
          <w:tcPr>
            <w:tcW w:w="1570" w:type="dxa"/>
          </w:tcPr>
          <w:p w14:paraId="31F7CB2C" w14:textId="77777777" w:rsidR="00317F55" w:rsidRDefault="00317F55" w:rsidP="00327527">
            <w:pPr>
              <w:tabs>
                <w:tab w:val="left" w:pos="1290"/>
              </w:tabs>
              <w:spacing w:after="160" w:line="480" w:lineRule="auto"/>
              <w:jc w:val="center"/>
              <w:rPr>
                <w:ins w:id="1251" w:author="Client" w:date="2023-02-06T18:03:00Z"/>
                <w:rFonts w:ascii="Times New Roman" w:hAnsi="Times New Roman"/>
                <w:sz w:val="24"/>
                <w:szCs w:val="24"/>
                <w:shd w:val="clear" w:color="auto" w:fill="FFFFFF"/>
                <w:lang w:val="en-PH"/>
              </w:rPr>
            </w:pPr>
          </w:p>
          <w:p w14:paraId="0A3A25BD" w14:textId="77777777" w:rsidR="00317F55" w:rsidRDefault="00317F55" w:rsidP="00327527">
            <w:pPr>
              <w:tabs>
                <w:tab w:val="left" w:pos="1290"/>
              </w:tabs>
              <w:spacing w:after="160" w:line="480" w:lineRule="auto"/>
              <w:jc w:val="center"/>
              <w:rPr>
                <w:ins w:id="1252" w:author="Client" w:date="2023-02-06T18:03:00Z"/>
                <w:rFonts w:ascii="Times New Roman" w:hAnsi="Times New Roman"/>
                <w:sz w:val="24"/>
                <w:szCs w:val="24"/>
                <w:shd w:val="clear" w:color="auto" w:fill="FFFFFF"/>
                <w:lang w:val="en-PH"/>
              </w:rPr>
            </w:pPr>
            <w:ins w:id="1253" w:author="Client" w:date="2023-02-06T18:03:00Z">
              <w:r>
                <w:rPr>
                  <w:rFonts w:ascii="Times New Roman" w:hAnsi="Times New Roman"/>
                  <w:sz w:val="24"/>
                  <w:szCs w:val="24"/>
                  <w:shd w:val="clear" w:color="auto" w:fill="FFFFFF"/>
                  <w:lang w:val="en-PH"/>
                </w:rPr>
                <w:t>80</w:t>
              </w:r>
            </w:ins>
          </w:p>
        </w:tc>
      </w:tr>
    </w:tbl>
    <w:p w14:paraId="1F4871BA" w14:textId="77777777" w:rsidR="00317F55" w:rsidRPr="00904F89" w:rsidRDefault="00317F55" w:rsidP="00317F55">
      <w:pPr>
        <w:tabs>
          <w:tab w:val="left" w:pos="1290"/>
        </w:tabs>
        <w:spacing w:after="160" w:line="480" w:lineRule="auto"/>
        <w:jc w:val="both"/>
        <w:rPr>
          <w:ins w:id="1254" w:author="Client" w:date="2023-02-06T18:03:00Z"/>
          <w:rFonts w:ascii="Times New Roman" w:hAnsi="Times New Roman"/>
          <w:sz w:val="24"/>
          <w:szCs w:val="24"/>
          <w:shd w:val="clear" w:color="auto" w:fill="FFFFFF"/>
          <w:lang w:val="en-PH"/>
        </w:rPr>
      </w:pPr>
    </w:p>
    <w:p w14:paraId="393FA9CA" w14:textId="77777777" w:rsidR="00317F55" w:rsidRPr="00904F89" w:rsidRDefault="00317F55" w:rsidP="00317F55">
      <w:pPr>
        <w:tabs>
          <w:tab w:val="left" w:pos="1290"/>
        </w:tabs>
        <w:spacing w:after="160" w:line="480" w:lineRule="auto"/>
        <w:jc w:val="both"/>
        <w:rPr>
          <w:ins w:id="1255" w:author="Client" w:date="2023-02-06T18:03:00Z"/>
          <w:rFonts w:ascii="Times New Roman" w:hAnsi="Times New Roman"/>
          <w:b/>
          <w:bCs/>
          <w:sz w:val="24"/>
          <w:szCs w:val="24"/>
          <w:lang w:val="en-PH"/>
        </w:rPr>
      </w:pPr>
    </w:p>
    <w:p w14:paraId="5A616D38" w14:textId="77777777" w:rsidR="00317F55" w:rsidRPr="00113DED" w:rsidRDefault="00317F55" w:rsidP="00317F55">
      <w:pPr>
        <w:spacing w:line="480" w:lineRule="auto"/>
        <w:jc w:val="both"/>
        <w:rPr>
          <w:ins w:id="1256" w:author="Client" w:date="2023-02-06T18:03:00Z"/>
          <w:rFonts w:ascii="Times New Roman" w:eastAsia="Times New Roman" w:hAnsi="Times New Roman"/>
          <w:b/>
          <w:bCs/>
          <w:color w:val="000000"/>
          <w:sz w:val="24"/>
          <w:szCs w:val="24"/>
        </w:rPr>
      </w:pPr>
    </w:p>
    <w:p w14:paraId="66A7D814" w14:textId="77777777" w:rsidR="00317F55" w:rsidRDefault="00317F55" w:rsidP="00317F55">
      <w:pPr>
        <w:spacing w:line="480" w:lineRule="auto"/>
        <w:rPr>
          <w:ins w:id="1257" w:author="Client" w:date="2023-02-06T18:03:00Z"/>
          <w:rFonts w:ascii="Times New Roman" w:eastAsia="Times New Roman" w:hAnsi="Times New Roman"/>
          <w:b/>
          <w:bCs/>
          <w:color w:val="000000"/>
          <w:sz w:val="24"/>
          <w:szCs w:val="24"/>
        </w:rPr>
      </w:pPr>
    </w:p>
    <w:p w14:paraId="50197632" w14:textId="77777777" w:rsidR="00317F55" w:rsidRDefault="00317F55" w:rsidP="00317F55">
      <w:pPr>
        <w:spacing w:line="480" w:lineRule="auto"/>
        <w:jc w:val="center"/>
        <w:rPr>
          <w:ins w:id="1258" w:author="Client" w:date="2023-02-06T18:03:00Z"/>
          <w:rFonts w:ascii="Times New Roman" w:eastAsia="Times New Roman" w:hAnsi="Times New Roman"/>
          <w:bCs/>
          <w:i/>
          <w:color w:val="000000"/>
          <w:sz w:val="24"/>
          <w:szCs w:val="24"/>
        </w:rPr>
      </w:pPr>
    </w:p>
    <w:p w14:paraId="7BD82A76" w14:textId="77777777" w:rsidR="00317F55" w:rsidRDefault="00317F55" w:rsidP="00317F55">
      <w:pPr>
        <w:spacing w:line="480" w:lineRule="auto"/>
        <w:jc w:val="center"/>
        <w:rPr>
          <w:ins w:id="1259" w:author="Client" w:date="2023-02-06T18:03:00Z"/>
          <w:rFonts w:ascii="Times New Roman" w:eastAsia="Times New Roman" w:hAnsi="Times New Roman"/>
          <w:bCs/>
          <w:i/>
          <w:color w:val="000000"/>
          <w:sz w:val="24"/>
          <w:szCs w:val="24"/>
        </w:rPr>
      </w:pPr>
    </w:p>
    <w:p w14:paraId="2EE1E9F4" w14:textId="22812E69" w:rsidR="00317F55" w:rsidRPr="005D5FD1" w:rsidRDefault="00317F55" w:rsidP="00317F55">
      <w:pPr>
        <w:spacing w:line="480" w:lineRule="auto"/>
        <w:jc w:val="center"/>
        <w:rPr>
          <w:ins w:id="1260" w:author="Client" w:date="2023-02-06T18:03:00Z"/>
          <w:rFonts w:ascii="Times New Roman" w:eastAsia="Times New Roman" w:hAnsi="Times New Roman"/>
          <w:b/>
          <w:color w:val="000000"/>
          <w:sz w:val="24"/>
          <w:szCs w:val="24"/>
        </w:rPr>
      </w:pPr>
      <w:ins w:id="1261" w:author="Client" w:date="2023-02-06T18:03:00Z">
        <w:r w:rsidRPr="00F40A2E">
          <w:rPr>
            <w:rFonts w:ascii="Times New Roman" w:eastAsia="Times New Roman" w:hAnsi="Times New Roman"/>
            <w:b/>
            <w:i/>
            <w:color w:val="000000"/>
            <w:sz w:val="24"/>
            <w:szCs w:val="24"/>
            <w:rPrChange w:id="1262" w:author="Client" w:date="2023-02-06T19:00:00Z">
              <w:rPr>
                <w:rFonts w:ascii="Times New Roman" w:eastAsia="Times New Roman" w:hAnsi="Times New Roman"/>
                <w:bCs/>
                <w:i/>
                <w:color w:val="000000"/>
                <w:sz w:val="24"/>
                <w:szCs w:val="24"/>
              </w:rPr>
            </w:rPrChange>
          </w:rPr>
          <w:t>Table 1.</w:t>
        </w:r>
      </w:ins>
      <w:ins w:id="1263" w:author="Client" w:date="2023-02-10T10:07:00Z">
        <w:r w:rsidR="00661CB8">
          <w:rPr>
            <w:rFonts w:ascii="Times New Roman" w:eastAsia="Times New Roman" w:hAnsi="Times New Roman"/>
            <w:b/>
            <w:i/>
            <w:color w:val="000000"/>
            <w:sz w:val="24"/>
            <w:szCs w:val="24"/>
          </w:rPr>
          <w:t xml:space="preserve"> Population and Sample Size</w:t>
        </w:r>
      </w:ins>
    </w:p>
    <w:p w14:paraId="3E81D265" w14:textId="550F8388" w:rsidR="00317F55" w:rsidRDefault="00317F55" w:rsidP="0074669D">
      <w:pPr>
        <w:pStyle w:val="Heading2"/>
        <w:numPr>
          <w:ilvl w:val="0"/>
          <w:numId w:val="0"/>
        </w:numPr>
        <w:ind w:left="576" w:hanging="576"/>
        <w:rPr>
          <w:ins w:id="1264" w:author="Client" w:date="2023-02-10T00:24:00Z"/>
          <w:rFonts w:ascii="Times New Roman" w:hAnsi="Times New Roman"/>
          <w:color w:val="auto"/>
          <w:sz w:val="24"/>
          <w:szCs w:val="24"/>
        </w:rPr>
      </w:pPr>
      <w:bookmarkStart w:id="1265" w:name="_Toc126882083"/>
      <w:bookmarkStart w:id="1266" w:name="_Toc126917271"/>
      <w:ins w:id="1267" w:author="Client" w:date="2023-02-06T18:03:00Z">
        <w:r w:rsidRPr="0074669D">
          <w:rPr>
            <w:rFonts w:ascii="Times New Roman" w:hAnsi="Times New Roman"/>
            <w:color w:val="auto"/>
            <w:sz w:val="24"/>
            <w:szCs w:val="24"/>
            <w:rPrChange w:id="1268" w:author="Client" w:date="2023-02-10T00:24:00Z">
              <w:rPr/>
            </w:rPrChange>
          </w:rPr>
          <w:t>Research Instrument</w:t>
        </w:r>
      </w:ins>
      <w:bookmarkEnd w:id="1265"/>
      <w:bookmarkEnd w:id="1266"/>
    </w:p>
    <w:p w14:paraId="4F35E846" w14:textId="77777777" w:rsidR="0074669D" w:rsidRPr="0074669D" w:rsidRDefault="0074669D">
      <w:pPr>
        <w:rPr>
          <w:ins w:id="1269" w:author="Client" w:date="2023-02-06T18:03:00Z"/>
          <w:lang w:val="en-PH"/>
          <w:rPrChange w:id="1270" w:author="Client" w:date="2023-02-10T00:24:00Z">
            <w:rPr>
              <w:ins w:id="1271" w:author="Client" w:date="2023-02-06T18:03:00Z"/>
              <w:b/>
              <w:bCs/>
            </w:rPr>
          </w:rPrChange>
        </w:rPr>
        <w:pPrChange w:id="1272" w:author="Client" w:date="2023-02-10T00:24:00Z">
          <w:pPr>
            <w:spacing w:line="480" w:lineRule="auto"/>
            <w:jc w:val="both"/>
          </w:pPr>
        </w:pPrChange>
      </w:pPr>
    </w:p>
    <w:p w14:paraId="34587057" w14:textId="0C3E70F6" w:rsidR="00317F55" w:rsidRDefault="00317F55" w:rsidP="00317F55">
      <w:pPr>
        <w:spacing w:before="10" w:line="480" w:lineRule="auto"/>
        <w:jc w:val="both"/>
        <w:rPr>
          <w:ins w:id="1273" w:author="Client" w:date="2023-02-06T18:03:00Z"/>
          <w:rFonts w:ascii="Times New Roman" w:eastAsia="Times New Roman" w:hAnsi="Times New Roman"/>
          <w:bCs/>
          <w:color w:val="000000"/>
          <w:sz w:val="24"/>
          <w:szCs w:val="24"/>
        </w:rPr>
      </w:pPr>
      <w:ins w:id="1274" w:author="Client" w:date="2023-02-06T18:03:00Z">
        <w:r>
          <w:rPr>
            <w:rFonts w:ascii="Times New Roman" w:eastAsia="Times New Roman" w:hAnsi="Times New Roman"/>
            <w:b/>
            <w:bCs/>
            <w:color w:val="000000"/>
            <w:sz w:val="24"/>
            <w:szCs w:val="24"/>
          </w:rPr>
          <w:tab/>
        </w:r>
        <w:r>
          <w:rPr>
            <w:rFonts w:ascii="Times New Roman" w:eastAsia="Times New Roman" w:hAnsi="Times New Roman"/>
            <w:bCs/>
            <w:color w:val="000000"/>
            <w:sz w:val="24"/>
            <w:szCs w:val="24"/>
          </w:rPr>
          <w:t xml:space="preserve">This study used questionnaires made by the researchers. The questions in the questionnaire will serve as a guide to discover the importance of business innovation to </w:t>
        </w:r>
        <w:r>
          <w:rPr>
            <w:rFonts w:ascii="Times New Roman" w:eastAsia="Times New Roman" w:hAnsi="Times New Roman"/>
            <w:bCs/>
            <w:color w:val="000000"/>
            <w:sz w:val="24"/>
            <w:szCs w:val="24"/>
          </w:rPr>
          <w:lastRenderedPageBreak/>
          <w:t xml:space="preserve">target market. There are a total of 20 questions that will be administered by the researchers to the business owners which will serve as the respondents for this study.    The questionnaires used in this study was approved and validated by 2 teachers who have a expertise in terms of business and innovation. </w:t>
        </w:r>
        <w:r>
          <w:rPr>
            <w:rFonts w:ascii="Times New Roman" w:eastAsia="Times New Roman" w:hAnsi="Times New Roman"/>
            <w:bCs/>
            <w:color w:val="000000"/>
            <w:sz w:val="24"/>
            <w:szCs w:val="24"/>
          </w:rPr>
          <w:tab/>
        </w:r>
      </w:ins>
    </w:p>
    <w:p w14:paraId="3FDA868F" w14:textId="77777777" w:rsidR="00317F55" w:rsidRDefault="00317F55" w:rsidP="00317F55">
      <w:pPr>
        <w:spacing w:before="10" w:line="480" w:lineRule="auto"/>
        <w:ind w:firstLine="720"/>
        <w:jc w:val="both"/>
        <w:rPr>
          <w:ins w:id="1275" w:author="Client" w:date="2023-02-06T18:03:00Z"/>
          <w:rFonts w:ascii="Times New Roman" w:eastAsia="Times New Roman" w:hAnsi="Times New Roman"/>
          <w:bCs/>
          <w:color w:val="000000"/>
          <w:sz w:val="24"/>
          <w:szCs w:val="24"/>
        </w:rPr>
      </w:pPr>
      <w:ins w:id="1276" w:author="Client" w:date="2023-02-06T18:03:00Z">
        <w:r>
          <w:rPr>
            <w:rFonts w:ascii="Times New Roman" w:eastAsia="Times New Roman" w:hAnsi="Times New Roman"/>
            <w:bCs/>
            <w:color w:val="000000"/>
            <w:sz w:val="24"/>
            <w:szCs w:val="24"/>
          </w:rPr>
          <w:t xml:space="preserve">The response used in the questionnaires are Strongly Agree (SA), Agree (A), Disagree (D), and Strongly Disagree with the corresponding verbal interpretation. It was used to describe the importance of business innovation in terms of Product/Service innovation (Part I), Process innovation (Part II), Technological innovation (Part III), and Marketing innovation (Part IV). </w:t>
        </w:r>
      </w:ins>
    </w:p>
    <w:p w14:paraId="3D68E455" w14:textId="77777777" w:rsidR="00317F55" w:rsidRDefault="00317F55" w:rsidP="00317F55">
      <w:pPr>
        <w:spacing w:before="10" w:line="480" w:lineRule="auto"/>
        <w:jc w:val="both"/>
        <w:rPr>
          <w:ins w:id="1277" w:author="Client" w:date="2023-02-06T18:03:00Z"/>
          <w:rFonts w:ascii="Times New Roman" w:eastAsia="Times New Roman" w:hAnsi="Times New Roman"/>
          <w:bCs/>
          <w:color w:val="000000"/>
          <w:sz w:val="24"/>
          <w:szCs w:val="24"/>
        </w:rPr>
      </w:pPr>
    </w:p>
    <w:p w14:paraId="7C0C562F" w14:textId="77777777" w:rsidR="00317F55" w:rsidRDefault="00317F55" w:rsidP="00317F55">
      <w:pPr>
        <w:spacing w:before="10" w:line="480" w:lineRule="auto"/>
        <w:jc w:val="both"/>
        <w:rPr>
          <w:ins w:id="1278" w:author="Client" w:date="2023-02-06T18:03:00Z"/>
          <w:rFonts w:ascii="Times New Roman" w:eastAsia="Times New Roman" w:hAnsi="Times New Roman"/>
          <w:bCs/>
          <w:color w:val="000000"/>
          <w:sz w:val="24"/>
          <w:szCs w:val="24"/>
        </w:rPr>
      </w:pPr>
      <w:ins w:id="1279" w:author="Client" w:date="2023-02-06T18:03:00Z">
        <w:r>
          <w:rPr>
            <w:rFonts w:ascii="Times New Roman" w:eastAsia="Times New Roman" w:hAnsi="Times New Roman"/>
            <w:bCs/>
            <w:color w:val="000000"/>
            <w:sz w:val="24"/>
            <w:szCs w:val="24"/>
          </w:rPr>
          <w:t xml:space="preserve"> Responses          Verbal Interpretation              Likert Scale                </w:t>
        </w:r>
        <w:proofErr w:type="spellStart"/>
        <w:r>
          <w:rPr>
            <w:rFonts w:ascii="Times New Roman" w:eastAsia="Times New Roman" w:hAnsi="Times New Roman"/>
            <w:bCs/>
            <w:color w:val="000000"/>
            <w:sz w:val="24"/>
            <w:szCs w:val="24"/>
          </w:rPr>
          <w:t>Arbitary</w:t>
        </w:r>
        <w:proofErr w:type="spellEnd"/>
        <w:r>
          <w:rPr>
            <w:rFonts w:ascii="Times New Roman" w:eastAsia="Times New Roman" w:hAnsi="Times New Roman"/>
            <w:bCs/>
            <w:color w:val="000000"/>
            <w:sz w:val="24"/>
            <w:szCs w:val="24"/>
          </w:rPr>
          <w:t xml:space="preserve"> Scale          </w:t>
        </w:r>
      </w:ins>
    </w:p>
    <w:p w14:paraId="005349F5" w14:textId="77777777" w:rsidR="00317F55" w:rsidRDefault="00317F55" w:rsidP="00317F55">
      <w:pPr>
        <w:spacing w:before="10" w:line="480" w:lineRule="auto"/>
        <w:jc w:val="both"/>
        <w:rPr>
          <w:ins w:id="1280" w:author="Client" w:date="2023-02-06T18:03:00Z"/>
          <w:rFonts w:ascii="Times New Roman" w:eastAsia="Times New Roman" w:hAnsi="Times New Roman"/>
          <w:bCs/>
          <w:color w:val="000000"/>
          <w:sz w:val="24"/>
          <w:szCs w:val="24"/>
        </w:rPr>
      </w:pPr>
      <w:ins w:id="1281" w:author="Client" w:date="2023-02-06T18:03:00Z">
        <w:r>
          <w:rPr>
            <w:rFonts w:ascii="Times New Roman" w:eastAsia="Times New Roman" w:hAnsi="Times New Roman"/>
            <w:bCs/>
            <w:color w:val="000000"/>
            <w:sz w:val="24"/>
            <w:szCs w:val="24"/>
          </w:rPr>
          <w:t xml:space="preserve">   SA                       Strongly Agree                          </w:t>
        </w:r>
        <w:r w:rsidRPr="00904F89">
          <w:rPr>
            <w:rFonts w:ascii="Times New Roman" w:eastAsia="Times New Roman" w:hAnsi="Times New Roman"/>
            <w:bCs/>
            <w:color w:val="000000"/>
            <w:sz w:val="20"/>
            <w:szCs w:val="20"/>
          </w:rPr>
          <w:t>4</w:t>
        </w:r>
        <w:r>
          <w:rPr>
            <w:rFonts w:ascii="Times New Roman" w:eastAsia="Times New Roman" w:hAnsi="Times New Roman"/>
            <w:bCs/>
            <w:color w:val="000000"/>
            <w:sz w:val="24"/>
            <w:szCs w:val="24"/>
          </w:rPr>
          <w:t xml:space="preserve">  </w:t>
        </w:r>
        <w:r>
          <w:rPr>
            <w:rFonts w:ascii="Times New Roman" w:eastAsia="Times New Roman" w:hAnsi="Times New Roman"/>
            <w:bCs/>
            <w:color w:val="000000"/>
            <w:sz w:val="24"/>
            <w:szCs w:val="24"/>
          </w:rPr>
          <w:tab/>
          <w:t xml:space="preserve">                </w:t>
        </w:r>
        <w:r w:rsidRPr="00904F89">
          <w:rPr>
            <w:rFonts w:ascii="Times New Roman" w:eastAsia="Times New Roman" w:hAnsi="Times New Roman"/>
            <w:bCs/>
            <w:color w:val="000000"/>
            <w:sz w:val="20"/>
            <w:szCs w:val="20"/>
          </w:rPr>
          <w:t>3.50 - 4.00</w:t>
        </w:r>
      </w:ins>
    </w:p>
    <w:p w14:paraId="1648D94E" w14:textId="77777777" w:rsidR="00317F55" w:rsidRPr="00904F89" w:rsidRDefault="00317F55" w:rsidP="00317F55">
      <w:pPr>
        <w:spacing w:before="10" w:line="480" w:lineRule="auto"/>
        <w:jc w:val="both"/>
        <w:rPr>
          <w:ins w:id="1282" w:author="Client" w:date="2023-02-06T18:03:00Z"/>
          <w:rFonts w:ascii="Times New Roman" w:eastAsia="Times New Roman" w:hAnsi="Times New Roman"/>
          <w:bCs/>
          <w:color w:val="000000"/>
          <w:sz w:val="20"/>
          <w:szCs w:val="20"/>
        </w:rPr>
      </w:pPr>
      <w:ins w:id="1283" w:author="Client" w:date="2023-02-06T18:03:00Z">
        <w:r>
          <w:rPr>
            <w:rFonts w:ascii="Times New Roman" w:eastAsia="Times New Roman" w:hAnsi="Times New Roman"/>
            <w:bCs/>
            <w:color w:val="000000"/>
            <w:sz w:val="24"/>
            <w:szCs w:val="24"/>
          </w:rPr>
          <w:t xml:space="preserve">    A                               Agree                                  </w:t>
        </w:r>
        <w:r w:rsidRPr="00904F89">
          <w:rPr>
            <w:rFonts w:ascii="Times New Roman" w:eastAsia="Times New Roman" w:hAnsi="Times New Roman"/>
            <w:bCs/>
            <w:color w:val="000000"/>
            <w:sz w:val="20"/>
            <w:szCs w:val="20"/>
          </w:rPr>
          <w:t xml:space="preserve">3  </w:t>
        </w:r>
        <w:r>
          <w:rPr>
            <w:rFonts w:ascii="Times New Roman" w:eastAsia="Times New Roman" w:hAnsi="Times New Roman"/>
            <w:bCs/>
            <w:color w:val="000000"/>
            <w:sz w:val="24"/>
            <w:szCs w:val="24"/>
          </w:rPr>
          <w:t xml:space="preserve">                           </w:t>
        </w:r>
        <w:r w:rsidRPr="00904F89">
          <w:rPr>
            <w:rFonts w:ascii="Times New Roman" w:eastAsia="Times New Roman" w:hAnsi="Times New Roman"/>
            <w:bCs/>
            <w:color w:val="000000"/>
            <w:sz w:val="20"/>
            <w:szCs w:val="20"/>
          </w:rPr>
          <w:t>2.50 - 3.49</w:t>
        </w:r>
      </w:ins>
    </w:p>
    <w:p w14:paraId="03C539A4" w14:textId="77777777" w:rsidR="00317F55" w:rsidRDefault="00317F55" w:rsidP="00317F55">
      <w:pPr>
        <w:spacing w:before="10" w:line="480" w:lineRule="auto"/>
        <w:jc w:val="both"/>
        <w:rPr>
          <w:ins w:id="1284" w:author="Client" w:date="2023-02-06T18:03:00Z"/>
          <w:rFonts w:ascii="Times New Roman" w:eastAsia="Times New Roman" w:hAnsi="Times New Roman"/>
          <w:bCs/>
          <w:color w:val="000000"/>
          <w:sz w:val="24"/>
          <w:szCs w:val="24"/>
        </w:rPr>
      </w:pPr>
      <w:ins w:id="1285" w:author="Client" w:date="2023-02-06T18:03:00Z">
        <w:r>
          <w:rPr>
            <w:rFonts w:ascii="Times New Roman" w:eastAsia="Times New Roman" w:hAnsi="Times New Roman"/>
            <w:bCs/>
            <w:color w:val="000000"/>
            <w:sz w:val="24"/>
            <w:szCs w:val="24"/>
          </w:rPr>
          <w:t xml:space="preserve">    D                             Disagree                               </w:t>
        </w:r>
        <w:r w:rsidRPr="00904F89">
          <w:rPr>
            <w:rFonts w:ascii="Times New Roman" w:eastAsia="Times New Roman" w:hAnsi="Times New Roman"/>
            <w:bCs/>
            <w:color w:val="000000"/>
            <w:sz w:val="20"/>
            <w:szCs w:val="20"/>
          </w:rPr>
          <w:t xml:space="preserve"> 2    </w:t>
        </w:r>
        <w:r>
          <w:rPr>
            <w:rFonts w:ascii="Times New Roman" w:eastAsia="Times New Roman" w:hAnsi="Times New Roman"/>
            <w:bCs/>
            <w:color w:val="000000"/>
            <w:sz w:val="24"/>
            <w:szCs w:val="24"/>
          </w:rPr>
          <w:t xml:space="preserve">                         </w:t>
        </w:r>
        <w:r w:rsidRPr="00904F89">
          <w:rPr>
            <w:rFonts w:ascii="Times New Roman" w:eastAsia="Times New Roman" w:hAnsi="Times New Roman"/>
            <w:bCs/>
            <w:color w:val="000000"/>
            <w:sz w:val="20"/>
            <w:szCs w:val="20"/>
          </w:rPr>
          <w:t>1.50 - 2.49</w:t>
        </w:r>
      </w:ins>
    </w:p>
    <w:p w14:paraId="4041022E" w14:textId="77777777" w:rsidR="00317F55" w:rsidRDefault="00317F55" w:rsidP="00317F55">
      <w:pPr>
        <w:spacing w:before="10" w:line="480" w:lineRule="auto"/>
        <w:jc w:val="both"/>
        <w:rPr>
          <w:ins w:id="1286" w:author="Client" w:date="2023-02-06T18:03:00Z"/>
          <w:rFonts w:ascii="Times New Roman" w:eastAsia="Times New Roman" w:hAnsi="Times New Roman"/>
          <w:b/>
          <w:bCs/>
          <w:color w:val="000000"/>
          <w:sz w:val="24"/>
          <w:szCs w:val="24"/>
        </w:rPr>
      </w:pPr>
      <w:ins w:id="1287" w:author="Client" w:date="2023-02-06T18:03:00Z">
        <w:r>
          <w:rPr>
            <w:rFonts w:ascii="Times New Roman" w:eastAsia="Times New Roman" w:hAnsi="Times New Roman"/>
            <w:bCs/>
            <w:color w:val="000000"/>
            <w:sz w:val="24"/>
            <w:szCs w:val="24"/>
          </w:rPr>
          <w:t xml:space="preserve">   SD                       Strongly Disagree                      </w:t>
        </w:r>
        <w:r w:rsidRPr="00904F89">
          <w:rPr>
            <w:rFonts w:ascii="Times New Roman" w:eastAsia="Times New Roman" w:hAnsi="Times New Roman"/>
            <w:bCs/>
            <w:color w:val="000000"/>
            <w:sz w:val="20"/>
            <w:szCs w:val="20"/>
          </w:rPr>
          <w:t xml:space="preserve">1   </w:t>
        </w:r>
        <w:r>
          <w:rPr>
            <w:rFonts w:ascii="Times New Roman" w:eastAsia="Times New Roman" w:hAnsi="Times New Roman"/>
            <w:bCs/>
            <w:color w:val="000000"/>
            <w:sz w:val="24"/>
            <w:szCs w:val="24"/>
          </w:rPr>
          <w:t xml:space="preserve">                          </w:t>
        </w:r>
        <w:r w:rsidRPr="00904F89">
          <w:rPr>
            <w:rFonts w:ascii="Times New Roman" w:eastAsia="Times New Roman" w:hAnsi="Times New Roman"/>
            <w:bCs/>
            <w:color w:val="000000"/>
            <w:sz w:val="20"/>
            <w:szCs w:val="20"/>
          </w:rPr>
          <w:t>1.00 - 1.49</w:t>
        </w:r>
      </w:ins>
    </w:p>
    <w:p w14:paraId="1C7E1911" w14:textId="77777777" w:rsidR="008E2427" w:rsidRDefault="008E2427" w:rsidP="00317F55">
      <w:pPr>
        <w:spacing w:line="480" w:lineRule="auto"/>
        <w:jc w:val="both"/>
        <w:rPr>
          <w:ins w:id="1288" w:author="Client" w:date="2023-02-09T22:10:00Z"/>
          <w:rFonts w:ascii="Times New Roman" w:eastAsia="Times New Roman" w:hAnsi="Times New Roman"/>
          <w:b/>
          <w:bCs/>
          <w:color w:val="000000"/>
          <w:sz w:val="24"/>
          <w:szCs w:val="24"/>
        </w:rPr>
      </w:pPr>
    </w:p>
    <w:p w14:paraId="18FD7430" w14:textId="586885D1" w:rsidR="00317F55" w:rsidRDefault="00317F55" w:rsidP="0074669D">
      <w:pPr>
        <w:pStyle w:val="Heading2"/>
        <w:numPr>
          <w:ilvl w:val="0"/>
          <w:numId w:val="0"/>
        </w:numPr>
        <w:ind w:left="576" w:hanging="576"/>
        <w:rPr>
          <w:ins w:id="1289" w:author="Client" w:date="2023-02-10T00:24:00Z"/>
          <w:rFonts w:ascii="Times New Roman" w:hAnsi="Times New Roman"/>
          <w:color w:val="auto"/>
          <w:sz w:val="24"/>
          <w:szCs w:val="24"/>
        </w:rPr>
      </w:pPr>
      <w:bookmarkStart w:id="1290" w:name="_Toc126882084"/>
      <w:bookmarkStart w:id="1291" w:name="_Toc126917272"/>
      <w:ins w:id="1292" w:author="Client" w:date="2023-02-06T18:03:00Z">
        <w:r w:rsidRPr="0074669D">
          <w:rPr>
            <w:rFonts w:ascii="Times New Roman" w:hAnsi="Times New Roman"/>
            <w:color w:val="auto"/>
            <w:sz w:val="24"/>
            <w:szCs w:val="24"/>
            <w:rPrChange w:id="1293" w:author="Client" w:date="2023-02-10T00:24:00Z">
              <w:rPr/>
            </w:rPrChange>
          </w:rPr>
          <w:t>Data Gathering Procedure</w:t>
        </w:r>
      </w:ins>
      <w:bookmarkEnd w:id="1290"/>
      <w:bookmarkEnd w:id="1291"/>
    </w:p>
    <w:p w14:paraId="3CE2774C" w14:textId="555F7D0B" w:rsidR="0074669D" w:rsidRPr="0074669D" w:rsidRDefault="0074669D">
      <w:pPr>
        <w:rPr>
          <w:ins w:id="1294" w:author="Client" w:date="2023-02-06T18:03:00Z"/>
          <w:lang w:val="en-PH"/>
          <w:rPrChange w:id="1295" w:author="Client" w:date="2023-02-10T00:24:00Z">
            <w:rPr>
              <w:ins w:id="1296" w:author="Client" w:date="2023-02-06T18:03:00Z"/>
              <w:b/>
              <w:bCs/>
            </w:rPr>
          </w:rPrChange>
        </w:rPr>
        <w:pPrChange w:id="1297" w:author="Client" w:date="2023-02-10T00:24:00Z">
          <w:pPr>
            <w:spacing w:line="480" w:lineRule="auto"/>
            <w:jc w:val="both"/>
          </w:pPr>
        </w:pPrChange>
      </w:pPr>
    </w:p>
    <w:p w14:paraId="4E5F1A72" w14:textId="2AC03574" w:rsidR="00317F55" w:rsidRDefault="00317F55" w:rsidP="00317F55">
      <w:pPr>
        <w:spacing w:line="480" w:lineRule="auto"/>
        <w:jc w:val="both"/>
        <w:rPr>
          <w:ins w:id="1298" w:author="Client" w:date="2023-02-06T18:51:00Z"/>
          <w:rFonts w:ascii="Times New Roman" w:eastAsia="Times New Roman" w:hAnsi="Times New Roman"/>
          <w:color w:val="000000"/>
          <w:sz w:val="24"/>
          <w:szCs w:val="24"/>
        </w:rPr>
      </w:pPr>
      <w:ins w:id="1299" w:author="Client" w:date="2023-02-06T18:03:00Z">
        <w:r>
          <w:rPr>
            <w:rFonts w:ascii="Times New Roman" w:eastAsia="Times New Roman" w:hAnsi="Times New Roman"/>
            <w:b/>
            <w:bCs/>
            <w:color w:val="000000"/>
            <w:sz w:val="24"/>
            <w:szCs w:val="24"/>
          </w:rPr>
          <w:tab/>
        </w:r>
        <w:r>
          <w:rPr>
            <w:rFonts w:ascii="Times New Roman" w:eastAsia="Times New Roman" w:hAnsi="Times New Roman"/>
            <w:color w:val="000000"/>
            <w:sz w:val="24"/>
            <w:szCs w:val="24"/>
          </w:rPr>
          <w:t xml:space="preserve">The researchers </w:t>
        </w:r>
        <w:r w:rsidRPr="00A84081">
          <w:rPr>
            <w:rFonts w:ascii="Times New Roman" w:eastAsia="Times New Roman" w:hAnsi="Times New Roman"/>
            <w:color w:val="000000"/>
            <w:sz w:val="24"/>
            <w:szCs w:val="24"/>
          </w:rPr>
          <w:t xml:space="preserve">used 20 questions that are </w:t>
        </w:r>
        <w:proofErr w:type="spellStart"/>
        <w:r w:rsidRPr="00A84081">
          <w:rPr>
            <w:rFonts w:ascii="Times New Roman" w:eastAsia="Times New Roman" w:hAnsi="Times New Roman"/>
            <w:color w:val="000000"/>
            <w:sz w:val="24"/>
            <w:szCs w:val="24"/>
          </w:rPr>
          <w:t>spiltted</w:t>
        </w:r>
        <w:proofErr w:type="spellEnd"/>
        <w:r w:rsidRPr="00A84081">
          <w:rPr>
            <w:rFonts w:ascii="Times New Roman" w:eastAsia="Times New Roman" w:hAnsi="Times New Roman"/>
            <w:color w:val="000000"/>
            <w:sz w:val="24"/>
            <w:szCs w:val="24"/>
          </w:rPr>
          <w:t xml:space="preserve"> in to 4 different parts</w:t>
        </w:r>
        <w:r>
          <w:rPr>
            <w:rFonts w:ascii="Times New Roman" w:eastAsia="Times New Roman" w:hAnsi="Times New Roman"/>
            <w:color w:val="000000"/>
            <w:sz w:val="24"/>
            <w:szCs w:val="24"/>
          </w:rPr>
          <w:t xml:space="preserve">, </w:t>
        </w:r>
        <w:r w:rsidRPr="00A84081">
          <w:rPr>
            <w:rFonts w:ascii="Times New Roman" w:eastAsia="Times New Roman" w:hAnsi="Times New Roman"/>
            <w:color w:val="000000"/>
            <w:sz w:val="24"/>
            <w:szCs w:val="24"/>
          </w:rPr>
          <w:t>each part has a set of 5 questions each</w:t>
        </w:r>
        <w:r>
          <w:rPr>
            <w:rFonts w:ascii="Times New Roman" w:eastAsia="Times New Roman" w:hAnsi="Times New Roman"/>
            <w:color w:val="000000"/>
            <w:sz w:val="24"/>
            <w:szCs w:val="24"/>
          </w:rPr>
          <w:t xml:space="preserve">, the question has </w:t>
        </w:r>
        <w:r>
          <w:rPr>
            <w:rFonts w:ascii="Times New Roman" w:eastAsia="Times New Roman" w:hAnsi="Times New Roman"/>
            <w:bCs/>
            <w:color w:val="000000"/>
            <w:sz w:val="24"/>
            <w:szCs w:val="24"/>
          </w:rPr>
          <w:t xml:space="preserve">Strongly Agree (SA), Agree (A), </w:t>
        </w:r>
        <w:r>
          <w:rPr>
            <w:rFonts w:ascii="Times New Roman" w:eastAsia="Times New Roman" w:hAnsi="Times New Roman"/>
            <w:bCs/>
            <w:color w:val="000000"/>
            <w:sz w:val="24"/>
            <w:szCs w:val="24"/>
          </w:rPr>
          <w:lastRenderedPageBreak/>
          <w:t>Disagree (D), or Strongly Disagree (SD) as its choices. The questions</w:t>
        </w:r>
        <w:r>
          <w:rPr>
            <w:rFonts w:ascii="Times New Roman" w:eastAsia="Times New Roman" w:hAnsi="Times New Roman"/>
            <w:color w:val="000000"/>
            <w:sz w:val="24"/>
            <w:szCs w:val="24"/>
          </w:rPr>
          <w:t xml:space="preserve"> has been validated by 2 teachers who is an expert in this field of study, and after the validation, the researcher proceed to the pilot testing with the purpose of identifying the consistency of the questions by using the </w:t>
        </w:r>
        <w:r>
          <w:rPr>
            <w:rFonts w:ascii="Times New Roman" w:eastAsia="Times New Roman" w:hAnsi="Times New Roman"/>
            <w:i/>
            <w:iCs/>
            <w:color w:val="000000"/>
            <w:sz w:val="24"/>
            <w:szCs w:val="24"/>
          </w:rPr>
          <w:t xml:space="preserve">Cronbach’s Alpha </w:t>
        </w:r>
        <w:r>
          <w:rPr>
            <w:rFonts w:ascii="Times New Roman" w:eastAsia="Times New Roman" w:hAnsi="Times New Roman"/>
            <w:color w:val="000000"/>
            <w:sz w:val="24"/>
            <w:szCs w:val="24"/>
          </w:rPr>
          <w:t>Formula to the gathered data  from the pilot testing. After the pilot testing,</w:t>
        </w:r>
      </w:ins>
      <w:ins w:id="1300" w:author="Client" w:date="2023-02-06T18:41:00Z">
        <w:r w:rsidR="002A70E7">
          <w:rPr>
            <w:rFonts w:ascii="Times New Roman" w:eastAsia="Times New Roman" w:hAnsi="Times New Roman"/>
            <w:color w:val="000000"/>
            <w:sz w:val="24"/>
            <w:szCs w:val="24"/>
          </w:rPr>
          <w:t xml:space="preserve"> </w:t>
        </w:r>
      </w:ins>
      <w:ins w:id="1301" w:author="Client" w:date="2023-02-06T18:42:00Z">
        <w:r w:rsidR="002A70E7">
          <w:rPr>
            <w:rFonts w:ascii="Times New Roman" w:eastAsia="Times New Roman" w:hAnsi="Times New Roman"/>
            <w:color w:val="000000"/>
            <w:sz w:val="24"/>
            <w:szCs w:val="24"/>
          </w:rPr>
          <w:t>with the consent letter that has been approved by the research adviser and</w:t>
        </w:r>
      </w:ins>
      <w:ins w:id="1302" w:author="Client" w:date="2023-02-06T18:43:00Z">
        <w:r w:rsidR="002A70E7">
          <w:rPr>
            <w:rFonts w:ascii="Times New Roman" w:eastAsia="Times New Roman" w:hAnsi="Times New Roman"/>
            <w:color w:val="000000"/>
            <w:sz w:val="24"/>
            <w:szCs w:val="24"/>
          </w:rPr>
          <w:t xml:space="preserve"> the focal person of SHS students,</w:t>
        </w:r>
      </w:ins>
      <w:ins w:id="1303" w:author="Client" w:date="2023-02-06T18:42:00Z">
        <w:r w:rsidR="002A70E7">
          <w:rPr>
            <w:rFonts w:ascii="Times New Roman" w:eastAsia="Times New Roman" w:hAnsi="Times New Roman"/>
            <w:color w:val="000000"/>
            <w:sz w:val="24"/>
            <w:szCs w:val="24"/>
          </w:rPr>
          <w:t xml:space="preserve"> </w:t>
        </w:r>
      </w:ins>
      <w:ins w:id="1304" w:author="Client" w:date="2023-02-06T18:03:00Z">
        <w:r>
          <w:rPr>
            <w:rFonts w:ascii="Times New Roman" w:eastAsia="Times New Roman" w:hAnsi="Times New Roman"/>
            <w:color w:val="000000"/>
            <w:sz w:val="24"/>
            <w:szCs w:val="24"/>
          </w:rPr>
          <w:t xml:space="preserve"> the researcher proceed with the actual respondents of this study</w:t>
        </w:r>
      </w:ins>
      <w:ins w:id="1305" w:author="Client" w:date="2023-02-06T18:05:00Z">
        <w:r>
          <w:rPr>
            <w:rFonts w:ascii="Times New Roman" w:eastAsia="Times New Roman" w:hAnsi="Times New Roman"/>
            <w:color w:val="000000"/>
            <w:sz w:val="24"/>
            <w:szCs w:val="24"/>
          </w:rPr>
          <w:t xml:space="preserve">. After the collection of the data from the respondents, the researchers used </w:t>
        </w:r>
      </w:ins>
      <w:ins w:id="1306" w:author="Client" w:date="2023-02-06T18:06:00Z">
        <w:r>
          <w:rPr>
            <w:rFonts w:ascii="Times New Roman" w:eastAsia="Times New Roman" w:hAnsi="Times New Roman"/>
            <w:color w:val="000000"/>
            <w:sz w:val="24"/>
            <w:szCs w:val="24"/>
          </w:rPr>
          <w:t xml:space="preserve">particular statistical tools that will serve as a guide in </w:t>
        </w:r>
      </w:ins>
      <w:ins w:id="1307" w:author="Client" w:date="2023-02-06T18:07:00Z">
        <w:r>
          <w:rPr>
            <w:rFonts w:ascii="Times New Roman" w:eastAsia="Times New Roman" w:hAnsi="Times New Roman"/>
            <w:color w:val="000000"/>
            <w:sz w:val="24"/>
            <w:szCs w:val="24"/>
          </w:rPr>
          <w:t>interpreting the data gathered.</w:t>
        </w:r>
      </w:ins>
    </w:p>
    <w:tbl>
      <w:tblPr>
        <w:tblpPr w:leftFromText="180" w:rightFromText="180" w:vertAnchor="text" w:horzAnchor="margin" w:tblpXSpec="center" w:tblpY="46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3232"/>
      </w:tblGrid>
      <w:tr w:rsidR="00F40A2E" w14:paraId="12C617E8" w14:textId="77777777" w:rsidTr="00F40A2E">
        <w:trPr>
          <w:trHeight w:val="616"/>
          <w:ins w:id="1308" w:author="Client" w:date="2023-02-06T18:52:00Z"/>
        </w:trPr>
        <w:tc>
          <w:tcPr>
            <w:tcW w:w="3018" w:type="dxa"/>
          </w:tcPr>
          <w:p w14:paraId="335F5294" w14:textId="77777777" w:rsidR="00F40A2E" w:rsidRDefault="00F40A2E" w:rsidP="00F40A2E">
            <w:pPr>
              <w:spacing w:line="480" w:lineRule="auto"/>
              <w:rPr>
                <w:ins w:id="1309" w:author="Client" w:date="2023-02-06T18:52:00Z"/>
                <w:rFonts w:ascii="Times New Roman" w:eastAsia="Times New Roman" w:hAnsi="Times New Roman"/>
                <w:b/>
                <w:bCs/>
                <w:color w:val="000000"/>
                <w:sz w:val="24"/>
                <w:szCs w:val="24"/>
              </w:rPr>
            </w:pPr>
          </w:p>
          <w:p w14:paraId="6AEFCA69" w14:textId="77777777" w:rsidR="00F40A2E" w:rsidRPr="00336162" w:rsidRDefault="00F40A2E" w:rsidP="00F40A2E">
            <w:pPr>
              <w:spacing w:line="480" w:lineRule="auto"/>
              <w:jc w:val="center"/>
              <w:rPr>
                <w:ins w:id="1310" w:author="Client" w:date="2023-02-06T18:52:00Z"/>
                <w:rFonts w:ascii="Times New Roman" w:eastAsia="Times New Roman" w:hAnsi="Times New Roman"/>
                <w:bCs/>
                <w:color w:val="000000"/>
                <w:sz w:val="24"/>
                <w:szCs w:val="24"/>
              </w:rPr>
            </w:pPr>
            <w:ins w:id="1311" w:author="Client" w:date="2023-02-06T18:52:00Z">
              <w:r>
                <w:rPr>
                  <w:rFonts w:ascii="Times New Roman" w:eastAsia="Times New Roman" w:hAnsi="Times New Roman"/>
                  <w:bCs/>
                  <w:color w:val="000000"/>
                  <w:sz w:val="24"/>
                  <w:szCs w:val="24"/>
                </w:rPr>
                <w:t xml:space="preserve">Cronbach’s Alpha </w:t>
              </w:r>
            </w:ins>
          </w:p>
        </w:tc>
        <w:tc>
          <w:tcPr>
            <w:tcW w:w="3232" w:type="dxa"/>
          </w:tcPr>
          <w:p w14:paraId="0C350566" w14:textId="77777777" w:rsidR="00F40A2E" w:rsidRDefault="00F40A2E" w:rsidP="00F40A2E">
            <w:pPr>
              <w:spacing w:line="480" w:lineRule="auto"/>
              <w:jc w:val="center"/>
              <w:rPr>
                <w:ins w:id="1312" w:author="Client" w:date="2023-02-06T18:52:00Z"/>
                <w:rFonts w:ascii="Times New Roman" w:eastAsia="Times New Roman" w:hAnsi="Times New Roman"/>
                <w:b/>
                <w:bCs/>
                <w:color w:val="000000"/>
                <w:sz w:val="24"/>
                <w:szCs w:val="24"/>
              </w:rPr>
            </w:pPr>
          </w:p>
          <w:p w14:paraId="691CD938" w14:textId="77777777" w:rsidR="00F40A2E" w:rsidRPr="00336162" w:rsidRDefault="00F40A2E" w:rsidP="00F40A2E">
            <w:pPr>
              <w:spacing w:line="480" w:lineRule="auto"/>
              <w:jc w:val="center"/>
              <w:rPr>
                <w:ins w:id="1313" w:author="Client" w:date="2023-02-06T18:52:00Z"/>
                <w:rFonts w:ascii="Times New Roman" w:eastAsia="Times New Roman" w:hAnsi="Times New Roman"/>
                <w:bCs/>
                <w:color w:val="000000"/>
                <w:sz w:val="24"/>
                <w:szCs w:val="24"/>
              </w:rPr>
            </w:pPr>
            <w:ins w:id="1314" w:author="Client" w:date="2023-02-06T18:52:00Z">
              <w:r>
                <w:rPr>
                  <w:rFonts w:ascii="Times New Roman" w:eastAsia="Times New Roman" w:hAnsi="Times New Roman"/>
                  <w:bCs/>
                  <w:color w:val="000000"/>
                  <w:sz w:val="24"/>
                  <w:szCs w:val="24"/>
                </w:rPr>
                <w:t>N of items</w:t>
              </w:r>
            </w:ins>
          </w:p>
        </w:tc>
      </w:tr>
      <w:tr w:rsidR="00F40A2E" w14:paraId="468D104B" w14:textId="77777777" w:rsidTr="00F40A2E">
        <w:trPr>
          <w:trHeight w:val="445"/>
          <w:ins w:id="1315" w:author="Client" w:date="2023-02-06T18:52:00Z"/>
        </w:trPr>
        <w:tc>
          <w:tcPr>
            <w:tcW w:w="3018" w:type="dxa"/>
          </w:tcPr>
          <w:p w14:paraId="548FDB99" w14:textId="77777777" w:rsidR="00F40A2E" w:rsidRPr="00336162" w:rsidRDefault="00F40A2E" w:rsidP="00F40A2E">
            <w:pPr>
              <w:spacing w:line="480" w:lineRule="auto"/>
              <w:jc w:val="center"/>
              <w:rPr>
                <w:ins w:id="1316" w:author="Client" w:date="2023-02-06T18:52:00Z"/>
                <w:rFonts w:ascii="Times New Roman" w:eastAsia="Times New Roman" w:hAnsi="Times New Roman"/>
                <w:bCs/>
                <w:color w:val="000000"/>
                <w:sz w:val="24"/>
                <w:szCs w:val="24"/>
              </w:rPr>
            </w:pPr>
            <w:ins w:id="1317" w:author="Client" w:date="2023-02-06T18:52:00Z">
              <w:r>
                <w:rPr>
                  <w:rFonts w:ascii="Times New Roman" w:eastAsia="Times New Roman" w:hAnsi="Times New Roman"/>
                  <w:bCs/>
                  <w:color w:val="000000"/>
                  <w:sz w:val="24"/>
                  <w:szCs w:val="24"/>
                </w:rPr>
                <w:t>. 997</w:t>
              </w:r>
            </w:ins>
          </w:p>
        </w:tc>
        <w:tc>
          <w:tcPr>
            <w:tcW w:w="3232" w:type="dxa"/>
          </w:tcPr>
          <w:p w14:paraId="2DE85EE4" w14:textId="77777777" w:rsidR="00F40A2E" w:rsidRPr="00336162" w:rsidRDefault="00F40A2E" w:rsidP="00F40A2E">
            <w:pPr>
              <w:spacing w:line="480" w:lineRule="auto"/>
              <w:jc w:val="center"/>
              <w:rPr>
                <w:ins w:id="1318" w:author="Client" w:date="2023-02-06T18:52:00Z"/>
                <w:rFonts w:ascii="Times New Roman" w:eastAsia="Times New Roman" w:hAnsi="Times New Roman"/>
                <w:bCs/>
                <w:color w:val="000000"/>
                <w:sz w:val="24"/>
                <w:szCs w:val="24"/>
              </w:rPr>
            </w:pPr>
            <w:ins w:id="1319" w:author="Client" w:date="2023-02-06T18:52:00Z">
              <w:r>
                <w:rPr>
                  <w:rFonts w:ascii="Times New Roman" w:eastAsia="Times New Roman" w:hAnsi="Times New Roman"/>
                  <w:bCs/>
                  <w:color w:val="000000"/>
                  <w:sz w:val="24"/>
                  <w:szCs w:val="24"/>
                </w:rPr>
                <w:t>20</w:t>
              </w:r>
            </w:ins>
          </w:p>
        </w:tc>
      </w:tr>
    </w:tbl>
    <w:p w14:paraId="2ACF6CCC" w14:textId="0BD35B9A" w:rsidR="00F40A2E" w:rsidRDefault="00F40A2E">
      <w:pPr>
        <w:spacing w:line="480" w:lineRule="auto"/>
        <w:jc w:val="center"/>
        <w:rPr>
          <w:ins w:id="1320" w:author="Client" w:date="2023-02-06T18:03:00Z"/>
          <w:rFonts w:ascii="Times New Roman" w:eastAsia="Times New Roman" w:hAnsi="Times New Roman"/>
          <w:b/>
          <w:bCs/>
          <w:color w:val="000000"/>
          <w:sz w:val="24"/>
          <w:szCs w:val="24"/>
        </w:rPr>
        <w:pPrChange w:id="1321" w:author="Client" w:date="2023-02-06T18:52:00Z">
          <w:pPr>
            <w:spacing w:line="480" w:lineRule="auto"/>
            <w:jc w:val="both"/>
          </w:pPr>
        </w:pPrChange>
      </w:pPr>
      <w:ins w:id="1322" w:author="Client" w:date="2023-02-06T18:52:00Z">
        <w:r>
          <w:rPr>
            <w:rFonts w:ascii="Times New Roman" w:eastAsia="Times New Roman" w:hAnsi="Times New Roman"/>
            <w:b/>
            <w:bCs/>
            <w:color w:val="000000"/>
            <w:sz w:val="24"/>
            <w:szCs w:val="24"/>
          </w:rPr>
          <w:t>Reliability Statistics</w:t>
        </w:r>
      </w:ins>
    </w:p>
    <w:p w14:paraId="3CA16F91" w14:textId="77777777" w:rsidR="00317F55" w:rsidRDefault="00317F55">
      <w:pPr>
        <w:spacing w:line="480" w:lineRule="auto"/>
        <w:jc w:val="both"/>
        <w:rPr>
          <w:ins w:id="1323" w:author="Client" w:date="2023-02-06T18:03:00Z"/>
          <w:rFonts w:ascii="Times New Roman" w:eastAsia="Times New Roman" w:hAnsi="Times New Roman"/>
          <w:bCs/>
          <w:color w:val="000000"/>
          <w:sz w:val="24"/>
          <w:szCs w:val="24"/>
        </w:rPr>
        <w:pPrChange w:id="1324" w:author="Client" w:date="2023-02-06T18:44:00Z">
          <w:pPr>
            <w:spacing w:line="480" w:lineRule="auto"/>
            <w:jc w:val="center"/>
          </w:pPr>
        </w:pPrChange>
      </w:pPr>
    </w:p>
    <w:p w14:paraId="7E4384DA" w14:textId="77777777" w:rsidR="00F40A2E" w:rsidRDefault="00F40A2E" w:rsidP="002A70E7">
      <w:pPr>
        <w:spacing w:line="480" w:lineRule="auto"/>
        <w:ind w:firstLine="720"/>
        <w:jc w:val="both"/>
        <w:rPr>
          <w:ins w:id="1325" w:author="Client" w:date="2023-02-06T18:52:00Z"/>
          <w:rFonts w:ascii="Times New Roman" w:eastAsia="Times New Roman" w:hAnsi="Times New Roman"/>
          <w:bCs/>
          <w:color w:val="000000"/>
          <w:sz w:val="24"/>
          <w:szCs w:val="24"/>
        </w:rPr>
      </w:pPr>
    </w:p>
    <w:p w14:paraId="39246275" w14:textId="77777777" w:rsidR="00F40A2E" w:rsidRDefault="00F40A2E" w:rsidP="002A70E7">
      <w:pPr>
        <w:spacing w:line="480" w:lineRule="auto"/>
        <w:ind w:firstLine="720"/>
        <w:jc w:val="both"/>
        <w:rPr>
          <w:ins w:id="1326" w:author="Client" w:date="2023-02-06T18:52:00Z"/>
          <w:rFonts w:ascii="Times New Roman" w:eastAsia="Times New Roman" w:hAnsi="Times New Roman"/>
          <w:bCs/>
          <w:color w:val="000000"/>
          <w:sz w:val="24"/>
          <w:szCs w:val="24"/>
        </w:rPr>
      </w:pPr>
    </w:p>
    <w:p w14:paraId="58521A21" w14:textId="2CB6E151" w:rsidR="00F40A2E" w:rsidRDefault="00317F55" w:rsidP="00F40A2E">
      <w:pPr>
        <w:spacing w:line="480" w:lineRule="auto"/>
        <w:ind w:firstLine="720"/>
        <w:jc w:val="both"/>
        <w:rPr>
          <w:ins w:id="1327" w:author="Client" w:date="2023-02-06T18:52:00Z"/>
          <w:rFonts w:ascii="Times New Roman" w:eastAsia="Times New Roman" w:hAnsi="Times New Roman"/>
          <w:bCs/>
          <w:color w:val="000000"/>
          <w:sz w:val="24"/>
          <w:szCs w:val="24"/>
        </w:rPr>
      </w:pPr>
      <w:ins w:id="1328" w:author="Client" w:date="2023-02-06T18:03:00Z">
        <w:r>
          <w:rPr>
            <w:rFonts w:ascii="Times New Roman" w:eastAsia="Times New Roman" w:hAnsi="Times New Roman"/>
            <w:bCs/>
            <w:color w:val="000000"/>
            <w:sz w:val="24"/>
            <w:szCs w:val="24"/>
          </w:rPr>
          <w:t>This table is the analysis of the internal consistency of the questions in the questionnaires used for this study.</w:t>
        </w:r>
      </w:ins>
      <w:ins w:id="1329" w:author="Client" w:date="2023-02-06T18:51:00Z">
        <w:r w:rsidR="00F40A2E">
          <w:rPr>
            <w:rFonts w:ascii="Times New Roman" w:eastAsia="Times New Roman" w:hAnsi="Times New Roman"/>
            <w:bCs/>
            <w:color w:val="000000"/>
            <w:sz w:val="24"/>
            <w:szCs w:val="24"/>
          </w:rPr>
          <w:t xml:space="preserve"> </w:t>
        </w:r>
      </w:ins>
    </w:p>
    <w:p w14:paraId="3CDEA491" w14:textId="1F26F588" w:rsidR="00F40A2E" w:rsidRPr="00F40A2E" w:rsidRDefault="00BD4EC2">
      <w:pPr>
        <w:spacing w:line="480" w:lineRule="auto"/>
        <w:ind w:firstLine="720"/>
        <w:rPr>
          <w:ins w:id="1330" w:author="Client" w:date="2023-02-06T18:51:00Z"/>
          <w:rFonts w:ascii="Times New Roman" w:eastAsia="Times New Roman" w:hAnsi="Times New Roman"/>
          <w:b/>
          <w:i/>
          <w:iCs/>
          <w:color w:val="000000"/>
          <w:sz w:val="24"/>
          <w:szCs w:val="24"/>
          <w:rPrChange w:id="1331" w:author="Client" w:date="2023-02-06T19:00:00Z">
            <w:rPr>
              <w:ins w:id="1332" w:author="Client" w:date="2023-02-06T18:51:00Z"/>
              <w:rFonts w:ascii="Times New Roman" w:eastAsia="Times New Roman" w:hAnsi="Times New Roman"/>
              <w:b/>
              <w:bCs/>
              <w:color w:val="000000"/>
              <w:sz w:val="24"/>
              <w:szCs w:val="24"/>
            </w:rPr>
          </w:rPrChange>
        </w:rPr>
        <w:pPrChange w:id="1333" w:author="Client" w:date="2023-02-10T10:33:00Z">
          <w:pPr>
            <w:spacing w:line="480" w:lineRule="auto"/>
            <w:jc w:val="both"/>
          </w:pPr>
        </w:pPrChange>
      </w:pPr>
      <w:ins w:id="1334" w:author="Client" w:date="2023-02-10T10:33:00Z">
        <w:r>
          <w:rPr>
            <w:rFonts w:ascii="Times New Roman" w:eastAsia="Times New Roman" w:hAnsi="Times New Roman"/>
            <w:b/>
            <w:i/>
            <w:iCs/>
            <w:color w:val="000000"/>
            <w:sz w:val="24"/>
            <w:szCs w:val="24"/>
          </w:rPr>
          <w:t xml:space="preserve"> </w:t>
        </w:r>
        <w:r>
          <w:rPr>
            <w:rFonts w:ascii="Times New Roman" w:eastAsia="Times New Roman" w:hAnsi="Times New Roman"/>
            <w:b/>
            <w:i/>
            <w:iCs/>
            <w:color w:val="000000"/>
            <w:sz w:val="24"/>
            <w:szCs w:val="24"/>
          </w:rPr>
          <w:tab/>
        </w:r>
        <w:r>
          <w:rPr>
            <w:rFonts w:ascii="Times New Roman" w:eastAsia="Times New Roman" w:hAnsi="Times New Roman"/>
            <w:b/>
            <w:i/>
            <w:iCs/>
            <w:color w:val="000000"/>
            <w:sz w:val="24"/>
            <w:szCs w:val="24"/>
          </w:rPr>
          <w:tab/>
          <w:t xml:space="preserve">       </w:t>
        </w:r>
      </w:ins>
      <w:ins w:id="1335" w:author="Client" w:date="2023-02-06T18:52:00Z">
        <w:r w:rsidR="00F40A2E" w:rsidRPr="00F40A2E">
          <w:rPr>
            <w:rFonts w:ascii="Times New Roman" w:eastAsia="Times New Roman" w:hAnsi="Times New Roman"/>
            <w:b/>
            <w:i/>
            <w:iCs/>
            <w:color w:val="000000"/>
            <w:sz w:val="24"/>
            <w:szCs w:val="24"/>
          </w:rPr>
          <w:t>Table 1.</w:t>
        </w:r>
      </w:ins>
      <w:ins w:id="1336" w:author="Client" w:date="2023-02-10T10:32:00Z">
        <w:r>
          <w:rPr>
            <w:rFonts w:ascii="Times New Roman" w:eastAsia="Times New Roman" w:hAnsi="Times New Roman"/>
            <w:b/>
            <w:i/>
            <w:iCs/>
            <w:color w:val="000000"/>
            <w:sz w:val="24"/>
            <w:szCs w:val="24"/>
          </w:rPr>
          <w:t xml:space="preserve"> Reliability Statis</w:t>
        </w:r>
      </w:ins>
      <w:ins w:id="1337" w:author="Client" w:date="2023-02-10T10:33:00Z">
        <w:r>
          <w:rPr>
            <w:rFonts w:ascii="Times New Roman" w:eastAsia="Times New Roman" w:hAnsi="Times New Roman"/>
            <w:b/>
            <w:i/>
            <w:iCs/>
            <w:color w:val="000000"/>
            <w:sz w:val="24"/>
            <w:szCs w:val="24"/>
          </w:rPr>
          <w:t>tics</w:t>
        </w:r>
      </w:ins>
    </w:p>
    <w:p w14:paraId="331F2758" w14:textId="356F0597" w:rsidR="00317F55" w:rsidRDefault="00317F55" w:rsidP="0074669D">
      <w:pPr>
        <w:pStyle w:val="Heading2"/>
        <w:numPr>
          <w:ilvl w:val="0"/>
          <w:numId w:val="0"/>
        </w:numPr>
        <w:ind w:left="576" w:hanging="576"/>
        <w:rPr>
          <w:ins w:id="1338" w:author="Client" w:date="2023-02-10T00:24:00Z"/>
          <w:rFonts w:ascii="Times New Roman" w:hAnsi="Times New Roman"/>
          <w:color w:val="auto"/>
          <w:sz w:val="24"/>
          <w:szCs w:val="24"/>
        </w:rPr>
      </w:pPr>
      <w:bookmarkStart w:id="1339" w:name="_Toc126882085"/>
      <w:bookmarkStart w:id="1340" w:name="_Toc126917273"/>
      <w:ins w:id="1341" w:author="Client" w:date="2023-02-06T18:03:00Z">
        <w:r w:rsidRPr="0074669D">
          <w:rPr>
            <w:rFonts w:ascii="Times New Roman" w:hAnsi="Times New Roman"/>
            <w:color w:val="auto"/>
            <w:sz w:val="24"/>
            <w:szCs w:val="24"/>
            <w:rPrChange w:id="1342" w:author="Client" w:date="2023-02-10T00:24:00Z">
              <w:rPr/>
            </w:rPrChange>
          </w:rPr>
          <w:t>Statistical Analysis</w:t>
        </w:r>
      </w:ins>
      <w:bookmarkEnd w:id="1339"/>
      <w:bookmarkEnd w:id="1340"/>
    </w:p>
    <w:p w14:paraId="7F3653B5" w14:textId="77777777" w:rsidR="0074669D" w:rsidRPr="0074669D" w:rsidRDefault="0074669D">
      <w:pPr>
        <w:rPr>
          <w:ins w:id="1343" w:author="Client" w:date="2023-02-06T18:03:00Z"/>
          <w:lang w:val="en-PH"/>
          <w:rPrChange w:id="1344" w:author="Client" w:date="2023-02-10T00:24:00Z">
            <w:rPr>
              <w:ins w:id="1345" w:author="Client" w:date="2023-02-06T18:03:00Z"/>
              <w:b/>
              <w:bCs/>
            </w:rPr>
          </w:rPrChange>
        </w:rPr>
        <w:pPrChange w:id="1346" w:author="Client" w:date="2023-02-10T00:24:00Z">
          <w:pPr>
            <w:spacing w:line="480" w:lineRule="auto"/>
            <w:jc w:val="both"/>
          </w:pPr>
        </w:pPrChange>
      </w:pPr>
    </w:p>
    <w:p w14:paraId="08DF4CED" w14:textId="279FDEAF" w:rsidR="00317F55" w:rsidRPr="00317F55" w:rsidRDefault="00317F55" w:rsidP="00317F55">
      <w:pPr>
        <w:spacing w:line="480" w:lineRule="auto"/>
        <w:jc w:val="both"/>
        <w:rPr>
          <w:ins w:id="1347" w:author="Client" w:date="2023-02-06T18:03:00Z"/>
          <w:rFonts w:ascii="Times New Roman" w:eastAsia="Times New Roman" w:hAnsi="Times New Roman"/>
          <w:bCs/>
          <w:color w:val="000000"/>
          <w:sz w:val="24"/>
          <w:szCs w:val="24"/>
          <w:rPrChange w:id="1348" w:author="Client" w:date="2023-02-06T18:08:00Z">
            <w:rPr>
              <w:ins w:id="1349" w:author="Client" w:date="2023-02-06T18:03:00Z"/>
              <w:rFonts w:ascii="Times New Roman" w:eastAsia="Times New Roman" w:hAnsi="Times New Roman"/>
              <w:b/>
              <w:bCs/>
              <w:color w:val="000000"/>
              <w:sz w:val="24"/>
              <w:szCs w:val="24"/>
            </w:rPr>
          </w:rPrChange>
        </w:rPr>
      </w:pPr>
      <w:ins w:id="1350" w:author="Client" w:date="2023-02-06T18:03:00Z">
        <w:r>
          <w:rPr>
            <w:rFonts w:ascii="Times New Roman" w:eastAsia="Times New Roman" w:hAnsi="Times New Roman"/>
            <w:b/>
            <w:bCs/>
            <w:color w:val="000000"/>
            <w:sz w:val="24"/>
            <w:szCs w:val="24"/>
          </w:rPr>
          <w:tab/>
        </w:r>
        <w:r>
          <w:rPr>
            <w:rFonts w:ascii="Times New Roman" w:eastAsia="Times New Roman" w:hAnsi="Times New Roman"/>
            <w:bCs/>
            <w:color w:val="000000"/>
            <w:sz w:val="24"/>
            <w:szCs w:val="24"/>
          </w:rPr>
          <w:t xml:space="preserve">The following tools below are used for the presentation of the finding of the study. </w:t>
        </w:r>
      </w:ins>
    </w:p>
    <w:p w14:paraId="7996C2B6" w14:textId="77777777" w:rsidR="00317F55" w:rsidRDefault="00317F55" w:rsidP="00317F55">
      <w:pPr>
        <w:spacing w:line="480" w:lineRule="auto"/>
        <w:jc w:val="both"/>
        <w:rPr>
          <w:ins w:id="1351" w:author="Client" w:date="2023-02-06T18:03:00Z"/>
          <w:rFonts w:ascii="Times New Roman" w:eastAsia="Times New Roman" w:hAnsi="Times New Roman"/>
          <w:bCs/>
          <w:color w:val="000000"/>
          <w:sz w:val="24"/>
          <w:szCs w:val="24"/>
        </w:rPr>
      </w:pPr>
      <w:ins w:id="1352" w:author="Client" w:date="2023-02-06T18:03:00Z">
        <w:r>
          <w:rPr>
            <w:rFonts w:ascii="Times New Roman" w:eastAsia="Times New Roman" w:hAnsi="Times New Roman"/>
            <w:b/>
            <w:bCs/>
            <w:color w:val="000000"/>
            <w:sz w:val="24"/>
            <w:szCs w:val="24"/>
          </w:rPr>
          <w:t xml:space="preserve">Weighted Mean </w:t>
        </w:r>
        <w:r>
          <w:rPr>
            <w:rFonts w:ascii="Times New Roman" w:eastAsia="Times New Roman" w:hAnsi="Times New Roman"/>
            <w:bCs/>
            <w:color w:val="000000"/>
            <w:sz w:val="24"/>
            <w:szCs w:val="24"/>
          </w:rPr>
          <w:t>– The researcher used weighted mean to improve the accuracy of the data gathered from the responses of the respondents in the given survey questionnaires.</w:t>
        </w:r>
      </w:ins>
    </w:p>
    <w:p w14:paraId="27B8BD2D" w14:textId="77777777" w:rsidR="00317F55" w:rsidRDefault="00317F55" w:rsidP="00317F55">
      <w:pPr>
        <w:spacing w:line="480" w:lineRule="auto"/>
        <w:jc w:val="both"/>
        <w:rPr>
          <w:ins w:id="1353" w:author="Client" w:date="2023-02-06T18:03:00Z"/>
          <w:rFonts w:ascii="Times New Roman" w:eastAsia="Times New Roman" w:hAnsi="Times New Roman"/>
          <w:bCs/>
          <w:color w:val="000000"/>
          <w:sz w:val="24"/>
          <w:szCs w:val="24"/>
        </w:rPr>
      </w:pPr>
      <w:ins w:id="1354" w:author="Client" w:date="2023-02-06T18:03:00Z">
        <w:r>
          <w:rPr>
            <w:rFonts w:ascii="Times New Roman" w:eastAsia="Times New Roman" w:hAnsi="Times New Roman"/>
            <w:bCs/>
            <w:color w:val="000000"/>
            <w:sz w:val="24"/>
            <w:szCs w:val="24"/>
          </w:rPr>
          <w:t xml:space="preserve">        Formula: </w:t>
        </w:r>
        <w:r w:rsidRPr="00904F89">
          <w:rPr>
            <w:rFonts w:ascii="Times New Roman" w:eastAsia="Times New Roman" w:hAnsi="Times New Roman"/>
            <w:bCs/>
            <w:i/>
            <w:color w:val="000000"/>
            <w:sz w:val="24"/>
            <w:szCs w:val="24"/>
          </w:rPr>
          <w:t>WM</w:t>
        </w:r>
        <w:r>
          <w:rPr>
            <w:rFonts w:ascii="Times New Roman" w:eastAsia="Times New Roman" w:hAnsi="Times New Roman"/>
            <w:bCs/>
            <w:color w:val="000000"/>
            <w:sz w:val="24"/>
            <w:szCs w:val="24"/>
          </w:rPr>
          <w:t xml:space="preserve"> </w:t>
        </w:r>
      </w:ins>
      <m:oMath>
        <m:r>
          <w:ins w:id="1355" w:author="Client" w:date="2023-02-06T18:03:00Z">
            <m:rPr>
              <m:sty m:val="p"/>
            </m:rPr>
            <w:rPr>
              <w:rFonts w:ascii="Cambria Math" w:eastAsia="Times New Roman" w:hAnsi="Cambria Math" w:cs="Cambria Math"/>
              <w:color w:val="000000"/>
              <w:sz w:val="24"/>
              <w:szCs w:val="24"/>
            </w:rPr>
            <m:t>=</m:t>
          </w:ins>
        </m:r>
        <m:f>
          <m:fPr>
            <m:ctrlPr>
              <w:ins w:id="1356" w:author="Client" w:date="2023-02-06T18:03:00Z">
                <w:rPr>
                  <w:rFonts w:ascii="Cambria Math" w:eastAsia="Times New Roman" w:hAnsi="Cambria Math"/>
                  <w:bCs/>
                  <w:color w:val="000000"/>
                  <w:sz w:val="24"/>
                  <w:szCs w:val="24"/>
                </w:rPr>
              </w:ins>
            </m:ctrlPr>
          </m:fPr>
          <m:num>
            <m:nary>
              <m:naryPr>
                <m:chr m:val="∑"/>
                <m:limLoc m:val="undOvr"/>
                <m:subHide m:val="1"/>
                <m:supHide m:val="1"/>
                <m:ctrlPr>
                  <w:ins w:id="1357" w:author="Client" w:date="2023-02-06T18:03:00Z">
                    <w:rPr>
                      <w:rFonts w:ascii="Cambria Math" w:eastAsia="Times New Roman" w:hAnsi="Cambria Math" w:cs="Cambria Math"/>
                      <w:bCs/>
                      <w:i/>
                      <w:color w:val="000000"/>
                      <w:sz w:val="24"/>
                      <w:szCs w:val="24"/>
                    </w:rPr>
                  </w:ins>
                </m:ctrlPr>
              </m:naryPr>
              <m:sub/>
              <m:sup/>
              <m:e>
                <m:r>
                  <w:ins w:id="1358" w:author="Client" w:date="2023-02-06T18:03:00Z">
                    <w:rPr>
                      <w:rFonts w:ascii="Cambria Math" w:eastAsia="Times New Roman" w:hAnsi="Cambria Math" w:cs="Cambria Math"/>
                      <w:color w:val="000000"/>
                      <w:sz w:val="24"/>
                      <w:szCs w:val="24"/>
                    </w:rPr>
                    <m:t>fix</m:t>
                  </w:ins>
                </m:r>
              </m:e>
            </m:nary>
          </m:num>
          <m:den>
            <m:r>
              <w:ins w:id="1359" w:author="Client" w:date="2023-02-06T18:03:00Z">
                <m:rPr>
                  <m:sty m:val="p"/>
                </m:rPr>
                <w:rPr>
                  <w:rFonts w:ascii="Cambria Math" w:eastAsia="Times New Roman" w:hAnsi="Cambria Math" w:cs="Cambria Math"/>
                  <w:color w:val="000000"/>
                  <w:sz w:val="24"/>
                  <w:szCs w:val="24"/>
                </w:rPr>
                <m:t>n</m:t>
              </w:ins>
            </m:r>
          </m:den>
        </m:f>
      </m:oMath>
    </w:p>
    <w:p w14:paraId="753E20F7" w14:textId="77777777" w:rsidR="00317F55" w:rsidRDefault="00317F55" w:rsidP="00317F55">
      <w:pPr>
        <w:spacing w:line="480" w:lineRule="auto"/>
        <w:jc w:val="both"/>
        <w:rPr>
          <w:ins w:id="1360" w:author="Client" w:date="2023-02-06T18:03:00Z"/>
          <w:rFonts w:ascii="Times New Roman" w:eastAsia="Times New Roman" w:hAnsi="Times New Roman"/>
          <w:bCs/>
          <w:color w:val="000000"/>
          <w:sz w:val="24"/>
          <w:szCs w:val="24"/>
        </w:rPr>
      </w:pPr>
      <w:ins w:id="1361" w:author="Client" w:date="2023-02-06T18:03:00Z">
        <w:r>
          <w:rPr>
            <w:rFonts w:ascii="Times New Roman" w:eastAsia="Times New Roman" w:hAnsi="Times New Roman"/>
            <w:bCs/>
            <w:color w:val="000000"/>
            <w:sz w:val="24"/>
            <w:szCs w:val="24"/>
          </w:rPr>
          <w:t xml:space="preserve">        Where:  WM = Weighted mean</w:t>
        </w:r>
      </w:ins>
    </w:p>
    <w:p w14:paraId="6B8397B8" w14:textId="77777777" w:rsidR="00317F55" w:rsidRDefault="00317F55" w:rsidP="00317F55">
      <w:pPr>
        <w:spacing w:line="480" w:lineRule="auto"/>
        <w:jc w:val="both"/>
        <w:rPr>
          <w:ins w:id="1362" w:author="Client" w:date="2023-02-06T18:03:00Z"/>
          <w:rFonts w:ascii="Times New Roman" w:eastAsia="Times New Roman" w:hAnsi="Times New Roman"/>
          <w:bCs/>
          <w:color w:val="000000"/>
          <w:sz w:val="24"/>
          <w:szCs w:val="24"/>
        </w:rPr>
      </w:pPr>
      <w:ins w:id="1363" w:author="Client" w:date="2023-02-06T18:03:00Z">
        <w:r>
          <w:rPr>
            <w:rFonts w:ascii="Times New Roman" w:eastAsia="Times New Roman" w:hAnsi="Times New Roman"/>
            <w:bCs/>
            <w:color w:val="000000"/>
            <w:sz w:val="24"/>
            <w:szCs w:val="24"/>
          </w:rPr>
          <w:t xml:space="preserve">                        fi = frequency </w:t>
        </w:r>
      </w:ins>
    </w:p>
    <w:p w14:paraId="32604E94" w14:textId="77777777" w:rsidR="00317F55" w:rsidRDefault="00317F55" w:rsidP="00317F55">
      <w:pPr>
        <w:spacing w:line="480" w:lineRule="auto"/>
        <w:jc w:val="both"/>
        <w:rPr>
          <w:ins w:id="1364" w:author="Client" w:date="2023-02-06T18:03:00Z"/>
          <w:rFonts w:ascii="Times New Roman" w:eastAsia="Times New Roman" w:hAnsi="Times New Roman"/>
          <w:bCs/>
          <w:color w:val="000000"/>
          <w:sz w:val="24"/>
          <w:szCs w:val="24"/>
        </w:rPr>
      </w:pPr>
      <w:ins w:id="1365" w:author="Client" w:date="2023-02-06T18:03:00Z">
        <w:r>
          <w:rPr>
            <w:rFonts w:ascii="Times New Roman" w:eastAsia="Times New Roman" w:hAnsi="Times New Roman"/>
            <w:bCs/>
            <w:color w:val="000000"/>
            <w:sz w:val="24"/>
            <w:szCs w:val="24"/>
          </w:rPr>
          <w:t xml:space="preserve">                        X = weight assigned </w:t>
        </w:r>
      </w:ins>
    </w:p>
    <w:p w14:paraId="33B34A6D" w14:textId="77777777" w:rsidR="00317F55" w:rsidRDefault="00317F55" w:rsidP="00317F55">
      <w:pPr>
        <w:spacing w:line="480" w:lineRule="auto"/>
        <w:jc w:val="both"/>
        <w:rPr>
          <w:ins w:id="1366" w:author="Client" w:date="2023-02-06T18:03:00Z"/>
          <w:rFonts w:ascii="Times New Roman" w:eastAsia="Times New Roman" w:hAnsi="Times New Roman"/>
          <w:bCs/>
          <w:color w:val="000000"/>
          <w:sz w:val="24"/>
          <w:szCs w:val="24"/>
        </w:rPr>
      </w:pPr>
      <w:ins w:id="1367" w:author="Client" w:date="2023-02-06T18:03:00Z">
        <w:r>
          <w:rPr>
            <w:rFonts w:ascii="Times New Roman" w:eastAsia="Times New Roman" w:hAnsi="Times New Roman"/>
            <w:bCs/>
            <w:color w:val="000000"/>
            <w:sz w:val="24"/>
            <w:szCs w:val="24"/>
          </w:rPr>
          <w:t xml:space="preserve">                        n = sample size (respondents)</w:t>
        </w:r>
      </w:ins>
    </w:p>
    <w:p w14:paraId="70FF9690" w14:textId="7B3E8B6D" w:rsidR="00317F55" w:rsidRDefault="00317F55" w:rsidP="00317F55">
      <w:pPr>
        <w:spacing w:line="480" w:lineRule="auto"/>
        <w:jc w:val="both"/>
        <w:rPr>
          <w:ins w:id="1368" w:author="Client" w:date="2023-02-09T22:10:00Z"/>
          <w:rFonts w:ascii="Times New Roman" w:eastAsia="Times New Roman" w:hAnsi="Times New Roman"/>
          <w:bCs/>
          <w:color w:val="000000"/>
          <w:sz w:val="24"/>
          <w:szCs w:val="24"/>
        </w:rPr>
      </w:pPr>
      <w:ins w:id="1369" w:author="Client" w:date="2023-02-06T18:03:00Z">
        <w:r>
          <w:rPr>
            <w:rFonts w:ascii="Times New Roman" w:eastAsia="Times New Roman" w:hAnsi="Times New Roman"/>
            <w:bCs/>
            <w:color w:val="000000"/>
            <w:sz w:val="24"/>
            <w:szCs w:val="24"/>
          </w:rPr>
          <w:t xml:space="preserve">                        </w:t>
        </w:r>
      </w:ins>
      <m:oMath>
        <m:nary>
          <m:naryPr>
            <m:chr m:val="∑"/>
            <m:limLoc m:val="undOvr"/>
            <m:subHide m:val="1"/>
            <m:supHide m:val="1"/>
            <m:ctrlPr>
              <w:ins w:id="1370" w:author="Client" w:date="2023-02-06T18:03:00Z">
                <w:rPr>
                  <w:rFonts w:ascii="Cambria Math" w:eastAsia="Times New Roman" w:hAnsi="Cambria Math"/>
                  <w:bCs/>
                  <w:i/>
                  <w:color w:val="000000"/>
                  <w:sz w:val="24"/>
                  <w:szCs w:val="24"/>
                </w:rPr>
              </w:ins>
            </m:ctrlPr>
          </m:naryPr>
          <m:sub/>
          <m:sup/>
          <m:e>
            <m:r>
              <w:ins w:id="1371" w:author="Client" w:date="2023-02-06T18:03:00Z">
                <w:rPr>
                  <w:rFonts w:ascii="Cambria Math" w:eastAsia="Times New Roman" w:hAnsi="Cambria Math"/>
                  <w:color w:val="000000"/>
                  <w:sz w:val="24"/>
                  <w:szCs w:val="24"/>
                </w:rPr>
                <m:t>=</m:t>
              </w:ins>
            </m:r>
          </m:e>
        </m:nary>
      </m:oMath>
      <w:ins w:id="1372" w:author="Client" w:date="2023-02-06T18:03:00Z">
        <w:r>
          <w:rPr>
            <w:rFonts w:ascii="Times New Roman" w:eastAsia="Times New Roman" w:hAnsi="Times New Roman"/>
            <w:bCs/>
            <w:color w:val="000000"/>
            <w:sz w:val="24"/>
            <w:szCs w:val="24"/>
          </w:rPr>
          <w:t xml:space="preserve"> summation</w:t>
        </w:r>
      </w:ins>
    </w:p>
    <w:p w14:paraId="2977DC38" w14:textId="77777777" w:rsidR="008E2427" w:rsidRDefault="008E2427" w:rsidP="00317F55">
      <w:pPr>
        <w:spacing w:line="480" w:lineRule="auto"/>
        <w:jc w:val="both"/>
        <w:rPr>
          <w:ins w:id="1373" w:author="Client" w:date="2023-02-06T18:03:00Z"/>
          <w:rFonts w:ascii="Times New Roman" w:eastAsia="Times New Roman" w:hAnsi="Times New Roman"/>
          <w:b/>
          <w:bCs/>
          <w:color w:val="000000"/>
          <w:sz w:val="24"/>
          <w:szCs w:val="24"/>
        </w:rPr>
      </w:pPr>
    </w:p>
    <w:p w14:paraId="183FF3B9" w14:textId="77777777" w:rsidR="00317F55" w:rsidRDefault="00317F55" w:rsidP="00317F55">
      <w:pPr>
        <w:spacing w:line="480" w:lineRule="auto"/>
        <w:jc w:val="both"/>
        <w:rPr>
          <w:ins w:id="1374" w:author="Client" w:date="2023-02-06T18:03:00Z"/>
          <w:rFonts w:ascii="Times New Roman" w:eastAsia="Times New Roman" w:hAnsi="Times New Roman"/>
          <w:bCs/>
          <w:color w:val="000000"/>
          <w:sz w:val="24"/>
          <w:szCs w:val="24"/>
        </w:rPr>
      </w:pPr>
      <w:ins w:id="1375" w:author="Client" w:date="2023-02-06T18:03:00Z">
        <w:r>
          <w:rPr>
            <w:rFonts w:ascii="Times New Roman" w:eastAsia="Times New Roman" w:hAnsi="Times New Roman"/>
            <w:b/>
            <w:bCs/>
            <w:color w:val="000000"/>
            <w:sz w:val="24"/>
            <w:szCs w:val="24"/>
          </w:rPr>
          <w:t xml:space="preserve">Analysis of the Variance (ANOVA) – </w:t>
        </w:r>
        <w:r>
          <w:rPr>
            <w:rFonts w:ascii="Times New Roman" w:eastAsia="Times New Roman" w:hAnsi="Times New Roman"/>
            <w:bCs/>
            <w:color w:val="000000"/>
            <w:sz w:val="24"/>
            <w:szCs w:val="24"/>
          </w:rPr>
          <w:t xml:space="preserve">The formula ANOVA was used to test if </w:t>
        </w:r>
        <w:proofErr w:type="spellStart"/>
        <w:r>
          <w:rPr>
            <w:rFonts w:ascii="Times New Roman" w:eastAsia="Times New Roman" w:hAnsi="Times New Roman"/>
            <w:bCs/>
            <w:color w:val="000000"/>
            <w:sz w:val="24"/>
            <w:szCs w:val="24"/>
          </w:rPr>
          <w:t>thereis</w:t>
        </w:r>
        <w:proofErr w:type="spellEnd"/>
        <w:r>
          <w:rPr>
            <w:rFonts w:ascii="Times New Roman" w:eastAsia="Times New Roman" w:hAnsi="Times New Roman"/>
            <w:bCs/>
            <w:color w:val="000000"/>
            <w:sz w:val="24"/>
            <w:szCs w:val="24"/>
          </w:rPr>
          <w:t xml:space="preserve"> a significant relationship between the importance of business innovation to target market. If one independent variable is included, ANOVA is one – way Analysis of Variance. If there were four experimental treatments in the experiment conducted, there would be four levels of the independent variable, experimental treatment. </w:t>
        </w:r>
      </w:ins>
    </w:p>
    <w:p w14:paraId="7E14ADE9" w14:textId="77777777" w:rsidR="00317F55" w:rsidRDefault="00317F55">
      <w:pPr>
        <w:spacing w:line="480" w:lineRule="auto"/>
        <w:jc w:val="both"/>
        <w:rPr>
          <w:ins w:id="1376" w:author="Client" w:date="2023-02-06T18:08:00Z"/>
          <w:rFonts w:ascii="Times New Roman" w:eastAsia="Times New Roman" w:hAnsi="Times New Roman"/>
          <w:bCs/>
          <w:color w:val="000000"/>
          <w:sz w:val="24"/>
          <w:szCs w:val="24"/>
        </w:rPr>
        <w:pPrChange w:id="1377" w:author="Client" w:date="2023-02-09T22:10:00Z">
          <w:pPr>
            <w:spacing w:line="480" w:lineRule="auto"/>
            <w:ind w:firstLine="720"/>
            <w:jc w:val="both"/>
          </w:pPr>
        </w:pPrChange>
      </w:pPr>
    </w:p>
    <w:p w14:paraId="6875C729" w14:textId="18E4015B" w:rsidR="00317F55" w:rsidRDefault="00317F55" w:rsidP="00317F55">
      <w:pPr>
        <w:spacing w:line="480" w:lineRule="auto"/>
        <w:ind w:firstLine="720"/>
        <w:jc w:val="both"/>
        <w:rPr>
          <w:ins w:id="1378" w:author="Client" w:date="2023-02-06T18:03:00Z"/>
          <w:rFonts w:ascii="Times New Roman" w:eastAsia="Times New Roman" w:hAnsi="Times New Roman"/>
          <w:bCs/>
          <w:color w:val="000000"/>
          <w:sz w:val="24"/>
          <w:szCs w:val="24"/>
        </w:rPr>
      </w:pPr>
      <w:ins w:id="1379" w:author="Client" w:date="2023-02-06T18:03:00Z">
        <w:r>
          <w:rPr>
            <w:rFonts w:ascii="Times New Roman" w:eastAsia="Times New Roman" w:hAnsi="Times New Roman"/>
            <w:bCs/>
            <w:color w:val="000000"/>
            <w:sz w:val="24"/>
            <w:szCs w:val="24"/>
          </w:rPr>
          <w:t xml:space="preserve">The null hypothesis would be </w:t>
        </w:r>
      </w:ins>
      <m:oMath>
        <m:r>
          <w:ins w:id="1380" w:author="Client" w:date="2023-02-06T18:03:00Z">
            <m:rPr>
              <m:sty m:val="bi"/>
            </m:rPr>
            <w:rPr>
              <w:rFonts w:ascii="Cambria Math" w:eastAsia="Times New Roman" w:hAnsi="Cambria Math"/>
              <w:color w:val="000000"/>
              <w:sz w:val="24"/>
              <w:szCs w:val="24"/>
            </w:rPr>
            <m:t>H</m:t>
          </w:ins>
        </m:r>
        <m:r>
          <w:ins w:id="1381" w:author="Client" w:date="2023-02-06T18:03:00Z">
            <w:rPr>
              <w:rFonts w:ascii="Cambria Math" w:eastAsia="Times New Roman" w:hAnsi="Cambria Math"/>
              <w:color w:val="000000"/>
              <w:sz w:val="24"/>
              <w:szCs w:val="24"/>
            </w:rPr>
            <m:t>˳:</m:t>
          </w:ins>
        </m:r>
        <m:r>
          <w:ins w:id="1382" w:author="Client" w:date="2023-02-06T18:03:00Z">
            <m:rPr>
              <m:sty m:val="bi"/>
            </m:rPr>
            <w:rPr>
              <w:rFonts w:ascii="Cambria Math" w:eastAsia="Times New Roman" w:hAnsi="Cambria Math"/>
              <w:color w:val="000000"/>
              <w:sz w:val="24"/>
              <w:szCs w:val="24"/>
            </w:rPr>
            <m:t xml:space="preserve"> μ</m:t>
          </w:ins>
        </m:r>
        <m:r>
          <w:ins w:id="1383" w:author="Client" w:date="2023-02-06T18:03:00Z">
            <m:rPr>
              <m:sty m:val="bi"/>
            </m:rPr>
            <w:rPr>
              <w:rFonts w:ascii="Cambria Math" w:eastAsia="Times New Roman" w:hAnsi="Cambria Math"/>
              <w:color w:val="000000"/>
              <w:sz w:val="24"/>
              <w:szCs w:val="24"/>
            </w:rPr>
            <m:t>1=μ</m:t>
          </w:ins>
        </m:r>
        <m:r>
          <w:ins w:id="1384" w:author="Client" w:date="2023-02-06T18:03:00Z">
            <m:rPr>
              <m:sty m:val="bi"/>
            </m:rPr>
            <w:rPr>
              <w:rFonts w:ascii="Cambria Math" w:eastAsia="Times New Roman" w:hAnsi="Cambria Math"/>
              <w:color w:val="000000"/>
              <w:sz w:val="24"/>
              <w:szCs w:val="24"/>
            </w:rPr>
            <m:t>2= μ</m:t>
          </w:ins>
        </m:r>
        <m:r>
          <w:ins w:id="1385" w:author="Client" w:date="2023-02-06T18:03:00Z">
            <m:rPr>
              <m:sty m:val="bi"/>
            </m:rPr>
            <w:rPr>
              <w:rFonts w:ascii="Cambria Math" w:eastAsia="Times New Roman" w:hAnsi="Cambria Math"/>
              <w:color w:val="000000"/>
              <w:sz w:val="24"/>
              <w:szCs w:val="24"/>
            </w:rPr>
            <m:t>4:</m:t>
          </w:ins>
        </m:r>
        <m:r>
          <w:ins w:id="1386" w:author="Client" w:date="2023-02-06T18:03:00Z">
            <w:rPr>
              <w:rFonts w:ascii="Cambria Math" w:eastAsia="Times New Roman" w:hAnsi="Cambria Math"/>
              <w:color w:val="000000"/>
              <w:sz w:val="24"/>
              <w:szCs w:val="24"/>
            </w:rPr>
            <m:t xml:space="preserve"> </m:t>
          </w:ins>
        </m:r>
      </m:oMath>
      <w:ins w:id="1387" w:author="Client" w:date="2023-02-06T18:03:00Z">
        <w:r>
          <w:rPr>
            <w:rFonts w:ascii="Times New Roman" w:eastAsia="Times New Roman" w:hAnsi="Times New Roman"/>
            <w:bCs/>
            <w:color w:val="000000"/>
            <w:sz w:val="24"/>
            <w:szCs w:val="24"/>
          </w:rPr>
          <w:t xml:space="preserve">a sample mean of each of the four treatments would be computed and these means would be tested. This would be in a one – way Analysis of variance for the reason that only one independent variable is included. When the computed significant value is greater than the 0.05 level of </w:t>
        </w:r>
      </w:ins>
    </w:p>
    <w:p w14:paraId="096670A0" w14:textId="77777777" w:rsidR="00317F55" w:rsidRDefault="00317F55" w:rsidP="00317F55">
      <w:pPr>
        <w:spacing w:line="480" w:lineRule="auto"/>
        <w:jc w:val="both"/>
        <w:rPr>
          <w:ins w:id="1388" w:author="Client" w:date="2023-02-06T18:03:00Z"/>
          <w:rFonts w:ascii="Times New Roman" w:eastAsia="Times New Roman" w:hAnsi="Times New Roman"/>
          <w:bCs/>
          <w:color w:val="000000"/>
          <w:sz w:val="24"/>
          <w:szCs w:val="24"/>
        </w:rPr>
      </w:pPr>
      <w:ins w:id="1389" w:author="Client" w:date="2023-02-06T18:03:00Z">
        <w:r>
          <w:rPr>
            <w:rFonts w:ascii="Times New Roman" w:eastAsia="Times New Roman" w:hAnsi="Times New Roman"/>
            <w:bCs/>
            <w:color w:val="000000"/>
            <w:sz w:val="24"/>
            <w:szCs w:val="24"/>
          </w:rPr>
          <w:t>significant, the hypothesis is accepted.</w:t>
        </w:r>
      </w:ins>
    </w:p>
    <w:p w14:paraId="39FB5FD9" w14:textId="77777777" w:rsidR="00317F55" w:rsidRDefault="00317F55" w:rsidP="00317F55">
      <w:pPr>
        <w:spacing w:line="480" w:lineRule="auto"/>
        <w:jc w:val="both"/>
        <w:rPr>
          <w:ins w:id="1390" w:author="Client" w:date="2023-02-06T18:03:00Z"/>
          <w:rFonts w:ascii="Times New Roman" w:eastAsia="Times New Roman" w:hAnsi="Times New Roman"/>
          <w:bCs/>
          <w:color w:val="000000"/>
          <w:sz w:val="24"/>
          <w:szCs w:val="24"/>
        </w:rPr>
      </w:pPr>
      <w:ins w:id="1391" w:author="Client" w:date="2023-02-06T18:03:00Z">
        <w:r>
          <w:rPr>
            <w:rFonts w:ascii="Times New Roman" w:eastAsia="Times New Roman" w:hAnsi="Times New Roman"/>
            <w:bCs/>
            <w:color w:val="000000"/>
            <w:sz w:val="24"/>
            <w:szCs w:val="24"/>
          </w:rPr>
          <w:t xml:space="preserve">The formula for one – way Analysis of Variance is: </w:t>
        </w:r>
        <w:r>
          <w:rPr>
            <w:rFonts w:ascii="Times New Roman" w:eastAsia="Times New Roman" w:hAnsi="Times New Roman"/>
            <w:bCs/>
            <w:color w:val="000000"/>
            <w:sz w:val="24"/>
            <w:szCs w:val="24"/>
          </w:rPr>
          <w:tab/>
        </w:r>
      </w:ins>
    </w:p>
    <w:p w14:paraId="0555F9E1" w14:textId="6934BF68" w:rsidR="00317F55" w:rsidRDefault="00317F55" w:rsidP="00317F55">
      <w:pPr>
        <w:spacing w:line="480" w:lineRule="auto"/>
        <w:jc w:val="both"/>
        <w:rPr>
          <w:ins w:id="1392" w:author="Client" w:date="2023-02-06T18:07:00Z"/>
          <w:rFonts w:ascii="Times New Roman" w:eastAsia="Times New Roman" w:hAnsi="Times New Roman"/>
          <w:bCs/>
          <w:color w:val="000000"/>
          <w:sz w:val="24"/>
          <w:szCs w:val="24"/>
        </w:rPr>
      </w:pPr>
      <m:oMath>
        <m:r>
          <w:ins w:id="1393" w:author="Client" w:date="2023-02-06T18:08:00Z">
            <w:rPr>
              <w:rFonts w:ascii="Cambria Math" w:eastAsia="Times New Roman" w:hAnsi="Cambria Math"/>
              <w:color w:val="000000"/>
              <w:sz w:val="24"/>
              <w:szCs w:val="24"/>
            </w:rPr>
            <m:t xml:space="preserve">        </m:t>
          </w:ins>
        </m:r>
      </m:oMath>
      <w:ins w:id="1394" w:author="Client" w:date="2023-02-06T18:03:00Z">
        <w:r>
          <w:rPr>
            <w:noProof/>
          </w:rPr>
          <mc:AlternateContent>
            <mc:Choice Requires="wps">
              <w:drawing>
                <wp:inline distT="0" distB="0" distL="0" distR="0" wp14:anchorId="34782444" wp14:editId="00141448">
                  <wp:extent cx="301625" cy="301625"/>
                  <wp:effectExtent l="0" t="0" r="0" b="0"/>
                  <wp:docPr id="48" name="Rectangle 48" descr="https://www.statsdirect.com/help/generatedimages/equations/equation54.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936C8" id="Rectangle 48" o:spid="_x0000_s1026" alt="https://www.statsdirect.com/help/generatedimages/equations/equation54.sv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" filled="f" stroked="f">
                  <o:lock v:ext="edit" aspectratio="t"/>
                  <w10:anchorlock/>
                </v:rect>
              </w:pict>
            </mc:Fallback>
          </mc:AlternateContent>
        </w:r>
      </w:ins>
      <m:oMath>
        <m:r>
          <w:ins w:id="1395" w:author="Client" w:date="2023-02-06T18:03:00Z">
            <w:rPr>
              <w:rFonts w:ascii="Cambria Math" w:eastAsia="Times New Roman" w:hAnsi="Cambria Math"/>
              <w:color w:val="000000"/>
              <w:sz w:val="24"/>
              <w:szCs w:val="24"/>
            </w:rPr>
            <m:t>F</m:t>
          </w:ins>
        </m:r>
        <m:r>
          <w:ins w:id="1396" w:author="Client" w:date="2023-02-06T18:03:00Z">
            <m:rPr>
              <m:sty m:val="p"/>
            </m:rPr>
            <w:rPr>
              <w:rFonts w:ascii="Cambria Math" w:eastAsia="Times New Roman" w:hAnsi="Cambria Math"/>
              <w:color w:val="000000"/>
              <w:sz w:val="24"/>
              <w:szCs w:val="24"/>
            </w:rPr>
            <m:t>=</m:t>
          </w:ins>
        </m:r>
        <m:f>
          <m:fPr>
            <m:ctrlPr>
              <w:ins w:id="1397" w:author="Client" w:date="2023-02-06T18:03:00Z">
                <w:rPr>
                  <w:rFonts w:ascii="Cambria Math" w:eastAsia="Times New Roman" w:hAnsi="Cambria Math"/>
                  <w:bCs/>
                  <w:color w:val="000000"/>
                  <w:sz w:val="24"/>
                  <w:szCs w:val="24"/>
                </w:rPr>
              </w:ins>
            </m:ctrlPr>
          </m:fPr>
          <m:num>
            <m:r>
              <w:ins w:id="1398" w:author="Client" w:date="2023-02-06T18:03:00Z">
                <w:rPr>
                  <w:rFonts w:ascii="Cambria Math" w:eastAsia="Times New Roman" w:hAnsi="Cambria Math"/>
                  <w:color w:val="000000"/>
                  <w:sz w:val="24"/>
                  <w:szCs w:val="24"/>
                </w:rPr>
                <m:t>MST</m:t>
              </w:ins>
            </m:r>
          </m:num>
          <m:den>
            <m:r>
              <w:ins w:id="1399" w:author="Client" w:date="2023-02-06T18:03:00Z">
                <w:rPr>
                  <w:rFonts w:ascii="Cambria Math" w:eastAsia="Times New Roman" w:hAnsi="Cambria Math"/>
                  <w:color w:val="000000"/>
                  <w:sz w:val="24"/>
                  <w:szCs w:val="24"/>
                </w:rPr>
                <m:t>MSE</m:t>
              </w:ins>
            </m:r>
          </m:den>
        </m:f>
      </m:oMath>
    </w:p>
    <w:p w14:paraId="492F5FF7" w14:textId="15C36DBF" w:rsidR="00317F55" w:rsidRDefault="00317F55">
      <w:pPr>
        <w:spacing w:line="480" w:lineRule="auto"/>
        <w:ind w:firstLine="720"/>
        <w:jc w:val="both"/>
        <w:rPr>
          <w:ins w:id="1400" w:author="Client" w:date="2023-02-06T18:07:00Z"/>
          <w:rFonts w:ascii="Times New Roman" w:eastAsia="Times New Roman" w:hAnsi="Times New Roman"/>
          <w:bCs/>
          <w:color w:val="000000"/>
          <w:sz w:val="24"/>
          <w:szCs w:val="24"/>
        </w:rPr>
        <w:pPrChange w:id="1401" w:author="Client" w:date="2023-02-06T18:07:00Z">
          <w:pPr>
            <w:spacing w:line="480" w:lineRule="auto"/>
            <w:jc w:val="both"/>
          </w:pPr>
        </w:pPrChange>
      </w:pPr>
      <w:ins w:id="1402" w:author="Client" w:date="2023-02-06T18:03:00Z">
        <w:r>
          <w:rPr>
            <w:rFonts w:ascii="Times New Roman" w:eastAsia="Times New Roman" w:hAnsi="Times New Roman"/>
            <w:bCs/>
            <w:color w:val="000000"/>
            <w:sz w:val="24"/>
            <w:szCs w:val="24"/>
          </w:rPr>
          <w:t xml:space="preserve">   </w:t>
        </w:r>
      </w:ins>
      <m:oMath>
        <m:r>
          <w:ins w:id="1403" w:author="Client" w:date="2023-02-06T18:03:00Z">
            <w:rPr>
              <w:rFonts w:ascii="Cambria Math" w:eastAsia="Times New Roman" w:hAnsi="Cambria Math" w:cs="Cambria Math"/>
              <w:color w:val="000000"/>
              <w:sz w:val="24"/>
              <w:szCs w:val="24"/>
            </w:rPr>
            <m:t>MST</m:t>
          </w:ins>
        </m:r>
        <m:r>
          <w:ins w:id="1404" w:author="Client" w:date="2023-02-06T18:03:00Z">
            <m:rPr>
              <m:sty m:val="p"/>
            </m:rPr>
            <w:rPr>
              <w:rFonts w:ascii="Cambria Math" w:eastAsia="Times New Roman" w:hAnsi="Cambria Math" w:cs="Cambria Math"/>
              <w:color w:val="000000"/>
              <w:sz w:val="24"/>
              <w:szCs w:val="24"/>
            </w:rPr>
            <m:t>=</m:t>
          </w:ins>
        </m:r>
        <m:f>
          <m:fPr>
            <m:ctrlPr>
              <w:ins w:id="1405" w:author="Client" w:date="2023-02-06T18:03:00Z">
                <w:rPr>
                  <w:rFonts w:ascii="Cambria Math" w:eastAsia="Times New Roman" w:hAnsi="Cambria Math"/>
                  <w:bCs/>
                  <w:color w:val="000000"/>
                  <w:sz w:val="24"/>
                  <w:szCs w:val="24"/>
                </w:rPr>
              </w:ins>
            </m:ctrlPr>
          </m:fPr>
          <m:num>
            <m:nary>
              <m:naryPr>
                <m:chr m:val="∑"/>
                <m:ctrlPr>
                  <w:ins w:id="1406" w:author="Client" w:date="2023-02-06T18:03:00Z">
                    <w:rPr>
                      <w:rFonts w:ascii="Cambria Math" w:eastAsia="Times New Roman" w:hAnsi="Cambria Math" w:cs="Cambria Math"/>
                      <w:bCs/>
                      <w:color w:val="000000"/>
                      <w:sz w:val="24"/>
                      <w:szCs w:val="24"/>
                    </w:rPr>
                  </w:ins>
                </m:ctrlPr>
              </m:naryPr>
              <m:sub>
                <m:r>
                  <w:ins w:id="1407" w:author="Client" w:date="2023-02-06T18:03:00Z">
                    <w:rPr>
                      <w:rFonts w:ascii="Cambria Math" w:eastAsia="Times New Roman" w:hAnsi="Cambria Math" w:cs="Cambria Math"/>
                      <w:color w:val="000000"/>
                      <w:sz w:val="24"/>
                      <w:szCs w:val="24"/>
                    </w:rPr>
                    <m:t>i=1</m:t>
                  </w:ins>
                </m:r>
              </m:sub>
              <m:sup>
                <m:r>
                  <w:ins w:id="1408" w:author="Client" w:date="2023-02-06T18:03:00Z">
                    <w:rPr>
                      <w:rFonts w:ascii="Cambria Math" w:eastAsia="Times New Roman" w:hAnsi="Cambria Math" w:cs="Cambria Math"/>
                      <w:color w:val="000000"/>
                      <w:sz w:val="24"/>
                      <w:szCs w:val="24"/>
                    </w:rPr>
                    <m:t>k</m:t>
                  </w:ins>
                </m:r>
              </m:sup>
              <m:e>
                <m:r>
                  <w:ins w:id="1409" w:author="Client" w:date="2023-02-06T18:03:00Z">
                    <w:rPr>
                      <w:rFonts w:ascii="Cambria Math" w:eastAsia="Times New Roman" w:hAnsi="Cambria Math" w:cs="Cambria Math"/>
                      <w:color w:val="000000"/>
                      <w:sz w:val="24"/>
                      <w:szCs w:val="24"/>
                    </w:rPr>
                    <m:t>(</m:t>
                  </w:ins>
                </m:r>
                <m:sSubSup>
                  <m:sSubSupPr>
                    <m:ctrlPr>
                      <w:ins w:id="1410" w:author="Client" w:date="2023-02-06T18:03:00Z">
                        <w:rPr>
                          <w:rFonts w:ascii="Cambria Math" w:eastAsia="Times New Roman" w:hAnsi="Cambria Math" w:cs="Cambria Math"/>
                          <w:bCs/>
                          <w:i/>
                          <w:color w:val="000000"/>
                          <w:sz w:val="24"/>
                          <w:szCs w:val="24"/>
                        </w:rPr>
                      </w:ins>
                    </m:ctrlPr>
                  </m:sSubSupPr>
                  <m:e>
                    <m:r>
                      <w:ins w:id="1411" w:author="Client" w:date="2023-02-06T18:03:00Z">
                        <w:rPr>
                          <w:rFonts w:ascii="Cambria Math" w:eastAsia="Times New Roman" w:hAnsi="Cambria Math" w:cs="Cambria Math"/>
                          <w:color w:val="000000"/>
                          <w:sz w:val="24"/>
                          <w:szCs w:val="24"/>
                        </w:rPr>
                        <m:t>T</m:t>
                      </w:ins>
                    </m:r>
                  </m:e>
                  <m:sub>
                    <m:r>
                      <w:ins w:id="1412" w:author="Client" w:date="2023-02-06T18:03:00Z">
                        <w:rPr>
                          <w:rFonts w:ascii="Cambria Math" w:eastAsia="Times New Roman" w:hAnsi="Cambria Math" w:cs="Cambria Math"/>
                          <w:color w:val="000000"/>
                          <w:sz w:val="24"/>
                          <w:szCs w:val="24"/>
                        </w:rPr>
                        <m:t>i</m:t>
                      </w:ins>
                    </m:r>
                  </m:sub>
                  <m:sup>
                    <m:r>
                      <w:ins w:id="1413" w:author="Client" w:date="2023-02-06T18:03:00Z">
                        <w:rPr>
                          <w:rFonts w:ascii="Cambria Math" w:eastAsia="Times New Roman" w:hAnsi="Cambria Math" w:cs="Cambria Math"/>
                          <w:color w:val="000000"/>
                          <w:sz w:val="24"/>
                          <w:szCs w:val="24"/>
                        </w:rPr>
                        <m:t>2</m:t>
                      </w:ins>
                    </m:r>
                  </m:sup>
                </m:sSubSup>
                <m:r>
                  <w:ins w:id="1414" w:author="Client" w:date="2023-02-06T18:03:00Z">
                    <w:rPr>
                      <w:rFonts w:ascii="Cambria Math" w:eastAsia="Times New Roman" w:hAnsi="Cambria Math" w:cs="Cambria Math"/>
                      <w:color w:val="000000"/>
                      <w:sz w:val="24"/>
                      <w:szCs w:val="24"/>
                    </w:rPr>
                    <m:t>/</m:t>
                  </w:ins>
                </m:r>
                <m:sSub>
                  <m:sSubPr>
                    <m:ctrlPr>
                      <w:ins w:id="1415" w:author="Client" w:date="2023-02-06T18:03:00Z">
                        <w:rPr>
                          <w:rFonts w:ascii="Cambria Math" w:eastAsia="Times New Roman" w:hAnsi="Cambria Math" w:cs="Cambria Math"/>
                          <w:bCs/>
                          <w:i/>
                          <w:color w:val="000000"/>
                          <w:sz w:val="24"/>
                          <w:szCs w:val="24"/>
                        </w:rPr>
                      </w:ins>
                    </m:ctrlPr>
                  </m:sSubPr>
                  <m:e>
                    <m:r>
                      <w:ins w:id="1416" w:author="Client" w:date="2023-02-06T18:03:00Z">
                        <w:rPr>
                          <w:rFonts w:ascii="Cambria Math" w:eastAsia="Times New Roman" w:hAnsi="Cambria Math" w:cs="Cambria Math"/>
                          <w:color w:val="000000"/>
                          <w:sz w:val="24"/>
                          <w:szCs w:val="24"/>
                        </w:rPr>
                        <m:t>n</m:t>
                      </w:ins>
                    </m:r>
                  </m:e>
                  <m:sub>
                    <m:r>
                      <w:ins w:id="1417" w:author="Client" w:date="2023-02-06T18:03:00Z">
                        <w:rPr>
                          <w:rFonts w:ascii="Cambria Math" w:eastAsia="Times New Roman" w:hAnsi="Cambria Math" w:cs="Cambria Math"/>
                          <w:color w:val="000000"/>
                          <w:sz w:val="24"/>
                          <w:szCs w:val="24"/>
                        </w:rPr>
                        <m:t xml:space="preserve">i </m:t>
                      </w:ins>
                    </m:r>
                  </m:sub>
                </m:sSub>
                <m:r>
                  <w:ins w:id="1418" w:author="Client" w:date="2023-02-06T18:03:00Z">
                    <w:rPr>
                      <w:rFonts w:ascii="Cambria Math" w:eastAsia="Times New Roman" w:hAnsi="Cambria Math" w:cs="Cambria Math"/>
                      <w:color w:val="000000"/>
                      <w:sz w:val="24"/>
                      <w:szCs w:val="24"/>
                    </w:rPr>
                    <m:t>)-</m:t>
                  </w:ins>
                </m:r>
                <m:sSup>
                  <m:sSupPr>
                    <m:ctrlPr>
                      <w:ins w:id="1419" w:author="Client" w:date="2023-02-06T18:03:00Z">
                        <w:rPr>
                          <w:rFonts w:ascii="Cambria Math" w:eastAsia="Times New Roman" w:hAnsi="Cambria Math" w:cs="Cambria Math"/>
                          <w:bCs/>
                          <w:i/>
                          <w:color w:val="000000"/>
                          <w:sz w:val="24"/>
                          <w:szCs w:val="24"/>
                        </w:rPr>
                      </w:ins>
                    </m:ctrlPr>
                  </m:sSupPr>
                  <m:e>
                    <m:r>
                      <w:ins w:id="1420" w:author="Client" w:date="2023-02-06T18:03:00Z">
                        <w:rPr>
                          <w:rFonts w:ascii="Cambria Math" w:eastAsia="Times New Roman" w:hAnsi="Cambria Math" w:cs="Cambria Math"/>
                          <w:color w:val="000000"/>
                          <w:sz w:val="24"/>
                          <w:szCs w:val="24"/>
                        </w:rPr>
                        <m:t>G</m:t>
                      </w:ins>
                    </m:r>
                  </m:e>
                  <m:sup>
                    <m:r>
                      <w:ins w:id="1421" w:author="Client" w:date="2023-02-06T18:03:00Z">
                        <w:rPr>
                          <w:rFonts w:ascii="Cambria Math" w:eastAsia="Times New Roman" w:hAnsi="Cambria Math" w:cs="Cambria Math"/>
                          <w:color w:val="000000"/>
                          <w:sz w:val="24"/>
                          <w:szCs w:val="24"/>
                        </w:rPr>
                        <m:t>2</m:t>
                      </w:ins>
                    </m:r>
                  </m:sup>
                </m:sSup>
                <m:r>
                  <w:ins w:id="1422" w:author="Client" w:date="2023-02-06T18:03:00Z">
                    <w:rPr>
                      <w:rFonts w:ascii="Cambria Math" w:eastAsia="Times New Roman" w:hAnsi="Cambria Math" w:cs="Cambria Math"/>
                      <w:color w:val="000000"/>
                      <w:sz w:val="24"/>
                      <w:szCs w:val="24"/>
                    </w:rPr>
                    <m:t>/n</m:t>
                  </w:ins>
                </m:r>
              </m:e>
            </m:nary>
          </m:num>
          <m:den>
            <m:r>
              <w:ins w:id="1423" w:author="Client" w:date="2023-02-06T18:03:00Z">
                <w:rPr>
                  <w:rFonts w:ascii="Cambria Math" w:eastAsia="Times New Roman" w:hAnsi="Cambria Math" w:cs="Cambria Math"/>
                  <w:color w:val="000000"/>
                  <w:sz w:val="24"/>
                  <w:szCs w:val="24"/>
                </w:rPr>
                <m:t>k-1</m:t>
              </w:ins>
            </m:r>
          </m:den>
        </m:f>
      </m:oMath>
      <w:ins w:id="1424" w:author="Client" w:date="2023-02-06T18:03:00Z">
        <w:r>
          <w:rPr>
            <w:rFonts w:ascii="Times New Roman" w:eastAsia="Times New Roman" w:hAnsi="Times New Roman"/>
            <w:bCs/>
            <w:color w:val="000000"/>
            <w:sz w:val="24"/>
            <w:szCs w:val="24"/>
          </w:rPr>
          <w:t xml:space="preserve">     </w:t>
        </w:r>
      </w:ins>
    </w:p>
    <w:p w14:paraId="1A15C5C5" w14:textId="24541827" w:rsidR="00317F55" w:rsidRPr="00317F55" w:rsidRDefault="00317F55">
      <w:pPr>
        <w:spacing w:line="480" w:lineRule="auto"/>
        <w:ind w:firstLine="720"/>
        <w:jc w:val="both"/>
        <w:rPr>
          <w:ins w:id="1425" w:author="Client" w:date="2023-02-06T18:03:00Z"/>
          <w:rFonts w:ascii="Times New Roman" w:eastAsia="Times New Roman" w:hAnsi="Times New Roman"/>
          <w:bCs/>
          <w:color w:val="000000"/>
          <w:sz w:val="24"/>
          <w:szCs w:val="24"/>
          <w:rPrChange w:id="1426" w:author="Client" w:date="2023-02-06T18:07:00Z">
            <w:rPr>
              <w:ins w:id="1427" w:author="Client" w:date="2023-02-06T18:03:00Z"/>
              <w:rFonts w:ascii="Times New Roman" w:eastAsia="Times New Roman" w:hAnsi="Times New Roman"/>
              <w:b/>
              <w:bCs/>
              <w:color w:val="000000"/>
              <w:sz w:val="24"/>
              <w:szCs w:val="24"/>
            </w:rPr>
          </w:rPrChange>
        </w:rPr>
        <w:pPrChange w:id="1428" w:author="Client" w:date="2023-02-06T18:07:00Z">
          <w:pPr>
            <w:jc w:val="center"/>
          </w:pPr>
        </w:pPrChange>
      </w:pPr>
      <w:ins w:id="1429" w:author="Client" w:date="2023-02-06T18:03:00Z">
        <w:r>
          <w:rPr>
            <w:rFonts w:ascii="Times New Roman" w:eastAsia="Times New Roman" w:hAnsi="Times New Roman"/>
            <w:bCs/>
            <w:color w:val="000000"/>
            <w:sz w:val="24"/>
            <w:szCs w:val="24"/>
          </w:rPr>
          <w:t xml:space="preserve"> </w:t>
        </w:r>
      </w:ins>
      <m:oMath>
        <m:r>
          <w:ins w:id="1430" w:author="Client" w:date="2023-02-06T18:03:00Z">
            <w:rPr>
              <w:rFonts w:ascii="Cambria Math" w:eastAsia="Times New Roman" w:hAnsi="Cambria Math" w:cs="Cambria Math"/>
              <w:color w:val="000000"/>
              <w:sz w:val="24"/>
              <w:szCs w:val="24"/>
            </w:rPr>
            <m:t>MSE</m:t>
          </w:ins>
        </m:r>
        <m:r>
          <w:ins w:id="1431" w:author="Client" w:date="2023-02-06T18:03:00Z">
            <m:rPr>
              <m:sty m:val="p"/>
            </m:rPr>
            <w:rPr>
              <w:rFonts w:ascii="Cambria Math" w:eastAsia="Times New Roman" w:hAnsi="Cambria Math" w:cs="Cambria Math"/>
              <w:color w:val="000000"/>
              <w:sz w:val="24"/>
              <w:szCs w:val="24"/>
            </w:rPr>
            <m:t>=</m:t>
          </w:ins>
        </m:r>
        <m:f>
          <m:fPr>
            <m:ctrlPr>
              <w:ins w:id="1432" w:author="Client" w:date="2023-02-06T18:03:00Z">
                <w:rPr>
                  <w:rFonts w:ascii="Cambria Math" w:eastAsia="Times New Roman" w:hAnsi="Cambria Math"/>
                  <w:bCs/>
                  <w:color w:val="000000"/>
                  <w:sz w:val="24"/>
                  <w:szCs w:val="24"/>
                </w:rPr>
              </w:ins>
            </m:ctrlPr>
          </m:fPr>
          <m:num>
            <m:nary>
              <m:naryPr>
                <m:chr m:val="∑"/>
                <m:limLoc m:val="undOvr"/>
                <m:ctrlPr>
                  <w:ins w:id="1433" w:author="Client" w:date="2023-02-06T18:03:00Z">
                    <w:rPr>
                      <w:rFonts w:ascii="Cambria Math" w:eastAsia="Times New Roman" w:hAnsi="Cambria Math" w:cs="Cambria Math"/>
                      <w:bCs/>
                      <w:i/>
                      <w:color w:val="000000"/>
                      <w:sz w:val="24"/>
                      <w:szCs w:val="24"/>
                    </w:rPr>
                  </w:ins>
                </m:ctrlPr>
              </m:naryPr>
              <m:sub>
                <m:r>
                  <w:ins w:id="1434" w:author="Client" w:date="2023-02-06T18:03:00Z">
                    <w:rPr>
                      <w:rFonts w:ascii="Cambria Math" w:eastAsia="Times New Roman" w:hAnsi="Cambria Math" w:cs="Cambria Math"/>
                      <w:color w:val="000000"/>
                      <w:sz w:val="24"/>
                      <w:szCs w:val="24"/>
                    </w:rPr>
                    <m:t>i-1</m:t>
                  </w:ins>
                </m:r>
              </m:sub>
              <m:sup>
                <m:r>
                  <w:ins w:id="1435" w:author="Client" w:date="2023-02-06T18:03:00Z">
                    <w:rPr>
                      <w:rFonts w:ascii="Cambria Math" w:eastAsia="Times New Roman" w:hAnsi="Cambria Math" w:cs="Cambria Math"/>
                      <w:color w:val="000000"/>
                      <w:sz w:val="24"/>
                      <w:szCs w:val="24"/>
                    </w:rPr>
                    <m:t>k</m:t>
                  </w:ins>
                </m:r>
              </m:sup>
              <m:e>
                <m:nary>
                  <m:naryPr>
                    <m:chr m:val="∑"/>
                    <m:ctrlPr>
                      <w:ins w:id="1436" w:author="Client" w:date="2023-02-06T18:03:00Z">
                        <w:rPr>
                          <w:rFonts w:ascii="Cambria Math" w:eastAsia="Times New Roman" w:hAnsi="Cambria Math" w:cs="Cambria Math"/>
                          <w:bCs/>
                          <w:i/>
                          <w:color w:val="000000"/>
                          <w:sz w:val="24"/>
                          <w:szCs w:val="24"/>
                        </w:rPr>
                      </w:ins>
                    </m:ctrlPr>
                  </m:naryPr>
                  <m:sub>
                    <m:r>
                      <w:ins w:id="1437" w:author="Client" w:date="2023-02-06T18:03:00Z">
                        <w:rPr>
                          <w:rFonts w:ascii="Cambria Math" w:eastAsia="Times New Roman" w:hAnsi="Cambria Math" w:cs="Cambria Math"/>
                          <w:color w:val="000000"/>
                          <w:sz w:val="24"/>
                          <w:szCs w:val="24"/>
                        </w:rPr>
                        <m:t>j-1</m:t>
                      </w:ins>
                    </m:r>
                  </m:sub>
                  <m:sup>
                    <m:sSub>
                      <m:sSubPr>
                        <m:ctrlPr>
                          <w:ins w:id="1438" w:author="Client" w:date="2023-02-06T18:03:00Z">
                            <w:rPr>
                              <w:rFonts w:ascii="Cambria Math" w:eastAsia="Times New Roman" w:hAnsi="Cambria Math" w:cs="Cambria Math"/>
                              <w:bCs/>
                              <w:i/>
                              <w:color w:val="000000"/>
                              <w:sz w:val="24"/>
                              <w:szCs w:val="24"/>
                            </w:rPr>
                          </w:ins>
                        </m:ctrlPr>
                      </m:sSubPr>
                      <m:e>
                        <m:r>
                          <w:ins w:id="1439" w:author="Client" w:date="2023-02-06T18:03:00Z">
                            <w:rPr>
                              <w:rFonts w:ascii="Cambria Math" w:eastAsia="Times New Roman" w:hAnsi="Cambria Math" w:cs="Cambria Math"/>
                              <w:color w:val="000000"/>
                              <w:sz w:val="24"/>
                              <w:szCs w:val="24"/>
                            </w:rPr>
                            <m:t>n</m:t>
                          </w:ins>
                        </m:r>
                      </m:e>
                      <m:sub>
                        <m:r>
                          <w:ins w:id="1440" w:author="Client" w:date="2023-02-06T18:03:00Z">
                            <w:rPr>
                              <w:rFonts w:ascii="Cambria Math" w:eastAsia="Times New Roman" w:hAnsi="Cambria Math" w:cs="Cambria Math"/>
                              <w:color w:val="000000"/>
                              <w:sz w:val="24"/>
                              <w:szCs w:val="24"/>
                            </w:rPr>
                            <m:t>i</m:t>
                          </w:ins>
                        </m:r>
                      </m:sub>
                    </m:sSub>
                  </m:sup>
                  <m:e>
                    <m:sSubSup>
                      <m:sSubSupPr>
                        <m:ctrlPr>
                          <w:ins w:id="1441" w:author="Client" w:date="2023-02-06T18:03:00Z">
                            <w:rPr>
                              <w:rFonts w:ascii="Cambria Math" w:eastAsia="Times New Roman" w:hAnsi="Cambria Math" w:cs="Cambria Math"/>
                              <w:bCs/>
                              <w:i/>
                              <w:color w:val="000000"/>
                              <w:sz w:val="24"/>
                              <w:szCs w:val="24"/>
                            </w:rPr>
                          </w:ins>
                        </m:ctrlPr>
                      </m:sSubSupPr>
                      <m:e>
                        <m:r>
                          <w:ins w:id="1442" w:author="Client" w:date="2023-02-06T18:03:00Z">
                            <w:rPr>
                              <w:rFonts w:ascii="Cambria Math" w:eastAsia="Times New Roman" w:hAnsi="Cambria Math" w:cs="Cambria Math"/>
                              <w:color w:val="000000"/>
                              <w:sz w:val="24"/>
                              <w:szCs w:val="24"/>
                            </w:rPr>
                            <m:t>Y</m:t>
                          </w:ins>
                        </m:r>
                      </m:e>
                      <m:sub>
                        <m:r>
                          <w:ins w:id="1443" w:author="Client" w:date="2023-02-06T18:03:00Z">
                            <w:rPr>
                              <w:rFonts w:ascii="Cambria Math" w:eastAsia="Times New Roman" w:hAnsi="Cambria Math" w:cs="Cambria Math"/>
                              <w:color w:val="000000"/>
                              <w:sz w:val="24"/>
                              <w:szCs w:val="24"/>
                            </w:rPr>
                            <m:t>ij</m:t>
                          </w:ins>
                        </m:r>
                      </m:sub>
                      <m:sup>
                        <m:r>
                          <w:ins w:id="1444" w:author="Client" w:date="2023-02-06T18:03:00Z">
                            <w:rPr>
                              <w:rFonts w:ascii="Cambria Math" w:eastAsia="Times New Roman" w:hAnsi="Cambria Math" w:cs="Cambria Math"/>
                              <w:color w:val="000000"/>
                              <w:sz w:val="24"/>
                              <w:szCs w:val="24"/>
                            </w:rPr>
                            <m:t>2</m:t>
                          </w:ins>
                        </m:r>
                      </m:sup>
                    </m:sSubSup>
                    <m:r>
                      <w:ins w:id="1445" w:author="Client" w:date="2023-02-06T18:03:00Z">
                        <w:rPr>
                          <w:rFonts w:ascii="Cambria Math" w:eastAsia="Times New Roman" w:hAnsi="Cambria Math" w:cs="Cambria Math"/>
                          <w:color w:val="000000"/>
                          <w:sz w:val="24"/>
                          <w:szCs w:val="24"/>
                        </w:rPr>
                        <m:t>-</m:t>
                      </w:ins>
                    </m:r>
                    <m:nary>
                      <m:naryPr>
                        <m:chr m:val="∑"/>
                        <m:ctrlPr>
                          <w:ins w:id="1446" w:author="Client" w:date="2023-02-06T18:03:00Z">
                            <w:rPr>
                              <w:rFonts w:ascii="Cambria Math" w:eastAsia="Times New Roman" w:hAnsi="Cambria Math" w:cs="Cambria Math"/>
                              <w:bCs/>
                              <w:i/>
                              <w:color w:val="000000"/>
                              <w:sz w:val="24"/>
                              <w:szCs w:val="24"/>
                            </w:rPr>
                          </w:ins>
                        </m:ctrlPr>
                      </m:naryPr>
                      <m:sub>
                        <m:r>
                          <w:ins w:id="1447" w:author="Client" w:date="2023-02-06T18:03:00Z">
                            <w:rPr>
                              <w:rFonts w:ascii="Cambria Math" w:eastAsia="Times New Roman" w:hAnsi="Cambria Math" w:cs="Cambria Math"/>
                              <w:color w:val="000000"/>
                              <w:sz w:val="24"/>
                              <w:szCs w:val="24"/>
                            </w:rPr>
                            <m:t>i=1</m:t>
                          </w:ins>
                        </m:r>
                      </m:sub>
                      <m:sup>
                        <m:r>
                          <w:ins w:id="1448" w:author="Client" w:date="2023-02-06T18:03:00Z">
                            <w:rPr>
                              <w:rFonts w:ascii="Cambria Math" w:eastAsia="Times New Roman" w:hAnsi="Cambria Math" w:cs="Cambria Math"/>
                              <w:color w:val="000000"/>
                              <w:sz w:val="24"/>
                              <w:szCs w:val="24"/>
                            </w:rPr>
                            <m:t>k</m:t>
                          </w:ins>
                        </m:r>
                      </m:sup>
                      <m:e>
                        <m:r>
                          <w:ins w:id="1449" w:author="Client" w:date="2023-02-06T18:03:00Z">
                            <w:rPr>
                              <w:rFonts w:ascii="Cambria Math" w:eastAsia="Times New Roman" w:hAnsi="Cambria Math" w:cs="Cambria Math"/>
                              <w:color w:val="000000"/>
                              <w:sz w:val="24"/>
                              <w:szCs w:val="24"/>
                            </w:rPr>
                            <m:t>(</m:t>
                          </w:ins>
                        </m:r>
                        <m:sSubSup>
                          <m:sSubSupPr>
                            <m:ctrlPr>
                              <w:ins w:id="1450" w:author="Client" w:date="2023-02-06T18:03:00Z">
                                <w:rPr>
                                  <w:rFonts w:ascii="Cambria Math" w:eastAsia="Times New Roman" w:hAnsi="Cambria Math" w:cs="Cambria Math"/>
                                  <w:bCs/>
                                  <w:i/>
                                  <w:color w:val="000000"/>
                                  <w:sz w:val="24"/>
                                  <w:szCs w:val="24"/>
                                </w:rPr>
                              </w:ins>
                            </m:ctrlPr>
                          </m:sSubSupPr>
                          <m:e>
                            <m:r>
                              <w:ins w:id="1451" w:author="Client" w:date="2023-02-06T18:03:00Z">
                                <w:rPr>
                                  <w:rFonts w:ascii="Cambria Math" w:eastAsia="Times New Roman" w:hAnsi="Cambria Math" w:cs="Cambria Math"/>
                                  <w:color w:val="000000"/>
                                  <w:sz w:val="24"/>
                                  <w:szCs w:val="24"/>
                                </w:rPr>
                                <m:t>T</m:t>
                              </w:ins>
                            </m:r>
                          </m:e>
                          <m:sub>
                            <m:r>
                              <w:ins w:id="1452" w:author="Client" w:date="2023-02-06T18:03:00Z">
                                <w:rPr>
                                  <w:rFonts w:ascii="Cambria Math" w:eastAsia="Times New Roman" w:hAnsi="Cambria Math" w:cs="Cambria Math"/>
                                  <w:color w:val="000000"/>
                                  <w:sz w:val="24"/>
                                  <w:szCs w:val="24"/>
                                </w:rPr>
                                <m:t>i</m:t>
                              </w:ins>
                            </m:r>
                          </m:sub>
                          <m:sup>
                            <m:r>
                              <w:ins w:id="1453" w:author="Client" w:date="2023-02-06T18:03:00Z">
                                <w:rPr>
                                  <w:rFonts w:ascii="Cambria Math" w:eastAsia="Times New Roman" w:hAnsi="Cambria Math" w:cs="Cambria Math"/>
                                  <w:color w:val="000000"/>
                                  <w:sz w:val="24"/>
                                  <w:szCs w:val="24"/>
                                </w:rPr>
                                <m:t>2</m:t>
                              </w:ins>
                            </m:r>
                          </m:sup>
                        </m:sSubSup>
                        <m:r>
                          <w:ins w:id="1454" w:author="Client" w:date="2023-02-06T18:03:00Z">
                            <w:rPr>
                              <w:rFonts w:ascii="Cambria Math" w:eastAsia="Times New Roman" w:hAnsi="Cambria Math" w:cs="Cambria Math"/>
                              <w:color w:val="000000"/>
                              <w:sz w:val="24"/>
                              <w:szCs w:val="24"/>
                            </w:rPr>
                            <m:t>/</m:t>
                          </w:ins>
                        </m:r>
                        <m:sSub>
                          <m:sSubPr>
                            <m:ctrlPr>
                              <w:ins w:id="1455" w:author="Client" w:date="2023-02-06T18:03:00Z">
                                <w:rPr>
                                  <w:rFonts w:ascii="Cambria Math" w:eastAsia="Times New Roman" w:hAnsi="Cambria Math" w:cs="Cambria Math"/>
                                  <w:bCs/>
                                  <w:i/>
                                  <w:color w:val="000000"/>
                                  <w:sz w:val="24"/>
                                  <w:szCs w:val="24"/>
                                </w:rPr>
                              </w:ins>
                            </m:ctrlPr>
                          </m:sSubPr>
                          <m:e>
                            <m:r>
                              <w:ins w:id="1456" w:author="Client" w:date="2023-02-06T18:03:00Z">
                                <w:rPr>
                                  <w:rFonts w:ascii="Cambria Math" w:eastAsia="Times New Roman" w:hAnsi="Cambria Math" w:cs="Cambria Math"/>
                                  <w:color w:val="000000"/>
                                  <w:sz w:val="24"/>
                                  <w:szCs w:val="24"/>
                                </w:rPr>
                                <m:t>n</m:t>
                              </w:ins>
                            </m:r>
                          </m:e>
                          <m:sub>
                            <m:r>
                              <w:ins w:id="1457" w:author="Client" w:date="2023-02-06T18:03:00Z">
                                <w:rPr>
                                  <w:rFonts w:ascii="Cambria Math" w:eastAsia="Times New Roman" w:hAnsi="Cambria Math" w:cs="Cambria Math"/>
                                  <w:color w:val="000000"/>
                                  <w:sz w:val="24"/>
                                  <w:szCs w:val="24"/>
                                </w:rPr>
                                <m:t>i</m:t>
                              </w:ins>
                            </m:r>
                          </m:sub>
                        </m:sSub>
                      </m:e>
                    </m:nary>
                  </m:e>
                </m:nary>
              </m:e>
            </m:nary>
          </m:num>
          <m:den>
            <m:r>
              <w:ins w:id="1458" w:author="Client" w:date="2023-02-06T18:03:00Z">
                <w:rPr>
                  <w:rFonts w:ascii="Cambria Math" w:eastAsia="Times New Roman" w:hAnsi="Cambria Math" w:cs="Cambria Math"/>
                  <w:color w:val="000000"/>
                  <w:sz w:val="24"/>
                  <w:szCs w:val="24"/>
                </w:rPr>
                <m:t>n-k</m:t>
              </w:ins>
            </m:r>
          </m:den>
        </m:f>
      </m:oMath>
    </w:p>
    <w:p w14:paraId="5050CC5D" w14:textId="77777777" w:rsidR="00317F55" w:rsidRDefault="00317F55" w:rsidP="00317F55">
      <w:pPr>
        <w:jc w:val="center"/>
        <w:rPr>
          <w:ins w:id="1459" w:author="Client" w:date="2023-02-06T18:03:00Z"/>
          <w:rFonts w:ascii="Times New Roman" w:eastAsia="Times New Roman" w:hAnsi="Times New Roman"/>
          <w:b/>
          <w:bCs/>
          <w:color w:val="000000"/>
          <w:sz w:val="24"/>
          <w:szCs w:val="24"/>
        </w:rPr>
      </w:pPr>
    </w:p>
    <w:p w14:paraId="46BCF5A9" w14:textId="77777777" w:rsidR="00317F55" w:rsidRDefault="00317F55" w:rsidP="00317F55">
      <w:pPr>
        <w:jc w:val="center"/>
        <w:rPr>
          <w:ins w:id="1460" w:author="Client" w:date="2023-02-06T18:03:00Z"/>
          <w:rFonts w:ascii="Times New Roman" w:eastAsia="Times New Roman" w:hAnsi="Times New Roman"/>
          <w:b/>
          <w:bCs/>
          <w:color w:val="000000"/>
          <w:sz w:val="24"/>
          <w:szCs w:val="24"/>
        </w:rPr>
      </w:pPr>
    </w:p>
    <w:p w14:paraId="5A29211F" w14:textId="77777777" w:rsidR="00317F55" w:rsidRDefault="00317F55" w:rsidP="00317F55">
      <w:pPr>
        <w:jc w:val="center"/>
        <w:rPr>
          <w:ins w:id="1461" w:author="Client" w:date="2023-02-06T18:03:00Z"/>
          <w:rFonts w:ascii="Times New Roman" w:eastAsia="Times New Roman" w:hAnsi="Times New Roman"/>
          <w:b/>
          <w:bCs/>
          <w:color w:val="000000"/>
          <w:sz w:val="24"/>
          <w:szCs w:val="24"/>
        </w:rPr>
      </w:pPr>
    </w:p>
    <w:p w14:paraId="76E87C19" w14:textId="77777777" w:rsidR="00317F55" w:rsidRDefault="00317F55" w:rsidP="00317F55">
      <w:pPr>
        <w:jc w:val="center"/>
        <w:rPr>
          <w:ins w:id="1462" w:author="Client" w:date="2023-02-06T18:03:00Z"/>
          <w:rFonts w:ascii="Times New Roman" w:eastAsia="Times New Roman" w:hAnsi="Times New Roman"/>
          <w:b/>
          <w:bCs/>
          <w:color w:val="000000"/>
          <w:sz w:val="24"/>
          <w:szCs w:val="24"/>
        </w:rPr>
      </w:pPr>
    </w:p>
    <w:p w14:paraId="4FEDC31E" w14:textId="77777777" w:rsidR="00317F55" w:rsidRDefault="00317F55" w:rsidP="00317F55">
      <w:pPr>
        <w:jc w:val="center"/>
        <w:rPr>
          <w:ins w:id="1463" w:author="Client" w:date="2023-02-06T18:03:00Z"/>
          <w:rFonts w:ascii="Times New Roman" w:eastAsia="Times New Roman" w:hAnsi="Times New Roman"/>
          <w:b/>
          <w:bCs/>
          <w:color w:val="000000"/>
          <w:sz w:val="24"/>
          <w:szCs w:val="24"/>
        </w:rPr>
      </w:pPr>
    </w:p>
    <w:p w14:paraId="6F632F6F" w14:textId="77777777" w:rsidR="00317F55" w:rsidRDefault="00317F55" w:rsidP="00317F55">
      <w:pPr>
        <w:jc w:val="center"/>
        <w:rPr>
          <w:ins w:id="1464" w:author="Client" w:date="2023-02-06T18:03:00Z"/>
          <w:rFonts w:ascii="Times New Roman" w:eastAsia="Times New Roman" w:hAnsi="Times New Roman"/>
          <w:b/>
          <w:bCs/>
          <w:color w:val="000000"/>
          <w:sz w:val="24"/>
          <w:szCs w:val="24"/>
        </w:rPr>
      </w:pPr>
    </w:p>
    <w:p w14:paraId="4B1FB7D9" w14:textId="77777777" w:rsidR="00317F55" w:rsidRDefault="00317F55" w:rsidP="00317F55">
      <w:pPr>
        <w:jc w:val="center"/>
        <w:rPr>
          <w:ins w:id="1465" w:author="Client" w:date="2023-02-06T18:03:00Z"/>
          <w:rFonts w:ascii="Times New Roman" w:eastAsia="Times New Roman" w:hAnsi="Times New Roman"/>
          <w:b/>
          <w:bCs/>
          <w:color w:val="000000"/>
          <w:sz w:val="24"/>
          <w:szCs w:val="24"/>
        </w:rPr>
      </w:pPr>
    </w:p>
    <w:p w14:paraId="1ADCE9DC" w14:textId="77777777" w:rsidR="00317F55" w:rsidRDefault="00317F55" w:rsidP="00317F55">
      <w:pPr>
        <w:jc w:val="center"/>
        <w:rPr>
          <w:ins w:id="1466" w:author="Client" w:date="2023-02-06T18:03:00Z"/>
          <w:rFonts w:ascii="Times New Roman" w:eastAsia="Times New Roman" w:hAnsi="Times New Roman"/>
          <w:b/>
          <w:bCs/>
          <w:color w:val="000000"/>
          <w:sz w:val="24"/>
          <w:szCs w:val="24"/>
        </w:rPr>
      </w:pPr>
    </w:p>
    <w:p w14:paraId="28045139" w14:textId="77777777" w:rsidR="00317F55" w:rsidRDefault="00317F55" w:rsidP="00317F55">
      <w:pPr>
        <w:jc w:val="center"/>
        <w:rPr>
          <w:ins w:id="1467" w:author="Client" w:date="2023-02-06T18:03:00Z"/>
          <w:rFonts w:ascii="Times New Roman" w:eastAsia="Times New Roman" w:hAnsi="Times New Roman"/>
          <w:b/>
          <w:bCs/>
          <w:color w:val="000000"/>
          <w:sz w:val="24"/>
          <w:szCs w:val="24"/>
        </w:rPr>
      </w:pPr>
    </w:p>
    <w:p w14:paraId="4839ADBF" w14:textId="77777777" w:rsidR="008E2427" w:rsidRDefault="008E2427" w:rsidP="00317F55">
      <w:pPr>
        <w:jc w:val="center"/>
        <w:rPr>
          <w:ins w:id="1468" w:author="Client" w:date="2023-02-09T22:11:00Z"/>
          <w:rFonts w:ascii="Times New Roman" w:eastAsia="Times New Roman" w:hAnsi="Times New Roman"/>
          <w:b/>
          <w:bCs/>
          <w:color w:val="000000"/>
          <w:sz w:val="24"/>
          <w:szCs w:val="24"/>
        </w:rPr>
      </w:pPr>
    </w:p>
    <w:p w14:paraId="6C7403E7" w14:textId="6D3D07FC" w:rsidR="00317F55" w:rsidRDefault="00317F55">
      <w:pPr>
        <w:pStyle w:val="Heading1"/>
        <w:numPr>
          <w:ilvl w:val="0"/>
          <w:numId w:val="0"/>
        </w:numPr>
        <w:spacing w:line="480" w:lineRule="auto"/>
        <w:ind w:left="432" w:hanging="432"/>
        <w:jc w:val="center"/>
        <w:rPr>
          <w:ins w:id="1469" w:author="Client" w:date="2023-02-10T00:25:00Z"/>
          <w:rFonts w:ascii="Times New Roman" w:eastAsia="Times New Roman" w:hAnsi="Times New Roman" w:cs="Times New Roman"/>
          <w:color w:val="auto"/>
          <w:sz w:val="24"/>
          <w:szCs w:val="24"/>
        </w:rPr>
        <w:pPrChange w:id="1470" w:author="Client" w:date="2023-02-10T00:30:00Z">
          <w:pPr>
            <w:pStyle w:val="Heading1"/>
            <w:numPr>
              <w:numId w:val="0"/>
            </w:numPr>
            <w:ind w:left="0" w:firstLine="0"/>
            <w:jc w:val="center"/>
          </w:pPr>
        </w:pPrChange>
      </w:pPr>
      <w:bookmarkStart w:id="1471" w:name="_Toc126882086"/>
      <w:bookmarkStart w:id="1472" w:name="_Toc126917274"/>
      <w:ins w:id="1473" w:author="Client" w:date="2023-02-06T18:03:00Z">
        <w:r w:rsidRPr="0074669D">
          <w:rPr>
            <w:rFonts w:ascii="Times New Roman" w:eastAsia="Times New Roman" w:hAnsi="Times New Roman" w:cs="Times New Roman"/>
            <w:color w:val="auto"/>
            <w:sz w:val="24"/>
            <w:szCs w:val="24"/>
            <w:rPrChange w:id="1474" w:author="Client" w:date="2023-02-10T00:25:00Z">
              <w:rPr>
                <w:rFonts w:eastAsia="Times New Roman"/>
              </w:rPr>
            </w:rPrChange>
          </w:rPr>
          <w:t>CHAPTER 4</w:t>
        </w:r>
      </w:ins>
      <w:bookmarkEnd w:id="1471"/>
      <w:bookmarkEnd w:id="1472"/>
    </w:p>
    <w:p w14:paraId="39C6ADEE" w14:textId="19EFDBD0" w:rsidR="00317F55" w:rsidRDefault="00317F55" w:rsidP="00A02CC0">
      <w:pPr>
        <w:pStyle w:val="Heading2"/>
        <w:numPr>
          <w:ilvl w:val="0"/>
          <w:numId w:val="0"/>
        </w:numPr>
        <w:ind w:left="576" w:hanging="576"/>
        <w:jc w:val="center"/>
        <w:rPr>
          <w:ins w:id="1475" w:author="Client" w:date="2023-02-10T00:40:00Z"/>
          <w:rFonts w:ascii="Times New Roman" w:hAnsi="Times New Roman"/>
          <w:color w:val="auto"/>
          <w:sz w:val="24"/>
          <w:szCs w:val="24"/>
        </w:rPr>
      </w:pPr>
      <w:bookmarkStart w:id="1476" w:name="_Toc126882087"/>
      <w:bookmarkStart w:id="1477" w:name="_Toc126917275"/>
      <w:ins w:id="1478" w:author="Client" w:date="2023-02-06T18:03:00Z">
        <w:r w:rsidRPr="00A02CC0">
          <w:rPr>
            <w:rFonts w:ascii="Times New Roman" w:hAnsi="Times New Roman"/>
            <w:color w:val="auto"/>
            <w:sz w:val="24"/>
            <w:szCs w:val="24"/>
            <w:rPrChange w:id="1479" w:author="Client" w:date="2023-02-10T00:40:00Z">
              <w:rPr/>
            </w:rPrChange>
          </w:rPr>
          <w:t>Presentation, Analysis and Interpretation of Data</w:t>
        </w:r>
      </w:ins>
      <w:bookmarkEnd w:id="1476"/>
      <w:bookmarkEnd w:id="1477"/>
    </w:p>
    <w:p w14:paraId="21D06F04" w14:textId="77777777" w:rsidR="00A02CC0" w:rsidRPr="00A02CC0" w:rsidRDefault="00A02CC0">
      <w:pPr>
        <w:rPr>
          <w:ins w:id="1480" w:author="Client" w:date="2023-02-06T18:03:00Z"/>
          <w:lang w:val="en-PH"/>
          <w:rPrChange w:id="1481" w:author="Client" w:date="2023-02-10T00:40:00Z">
            <w:rPr>
              <w:ins w:id="1482" w:author="Client" w:date="2023-02-06T18:03:00Z"/>
              <w:b/>
              <w:bCs/>
            </w:rPr>
          </w:rPrChange>
        </w:rPr>
        <w:pPrChange w:id="1483" w:author="Client" w:date="2023-02-10T00:40:00Z">
          <w:pPr>
            <w:jc w:val="center"/>
          </w:pPr>
        </w:pPrChange>
      </w:pPr>
    </w:p>
    <w:p w14:paraId="160B446D" w14:textId="77777777" w:rsidR="00317F55" w:rsidRDefault="00317F55">
      <w:pPr>
        <w:spacing w:line="360" w:lineRule="auto"/>
        <w:jc w:val="both"/>
        <w:rPr>
          <w:ins w:id="1484" w:author="Client" w:date="2023-02-06T18:03:00Z"/>
          <w:rFonts w:ascii="Times New Roman" w:eastAsia="Times New Roman" w:hAnsi="Times New Roman"/>
          <w:bCs/>
          <w:color w:val="000000"/>
          <w:sz w:val="24"/>
          <w:szCs w:val="24"/>
        </w:rPr>
        <w:pPrChange w:id="1485" w:author="Client" w:date="2023-02-06T18:08:00Z">
          <w:pPr>
            <w:spacing w:line="480" w:lineRule="auto"/>
            <w:jc w:val="both"/>
          </w:pPr>
        </w:pPrChange>
      </w:pPr>
      <w:ins w:id="1486" w:author="Client" w:date="2023-02-06T18:03:00Z">
        <w:r>
          <w:rPr>
            <w:rFonts w:ascii="Times New Roman" w:eastAsia="Times New Roman" w:hAnsi="Times New Roman"/>
            <w:b/>
            <w:bCs/>
            <w:color w:val="000000"/>
            <w:sz w:val="24"/>
            <w:szCs w:val="24"/>
          </w:rPr>
          <w:tab/>
        </w:r>
        <w:r>
          <w:rPr>
            <w:rFonts w:ascii="Times New Roman" w:eastAsia="Times New Roman" w:hAnsi="Times New Roman"/>
            <w:bCs/>
            <w:color w:val="000000"/>
            <w:sz w:val="24"/>
            <w:szCs w:val="24"/>
          </w:rPr>
          <w:t xml:space="preserve">This chapter introduced the presentation, analysis and interpretation of the gathered data from the Importance of Business Innovation to Target Market. The data in this study are analyzed, tabulated and interpreted to determine the Importance of Business Innovation.  </w:t>
        </w:r>
      </w:ins>
    </w:p>
    <w:p w14:paraId="494CCF95" w14:textId="77777777" w:rsidR="00317F55" w:rsidRDefault="00317F55" w:rsidP="00317F55">
      <w:pPr>
        <w:spacing w:line="240" w:lineRule="auto"/>
        <w:jc w:val="center"/>
        <w:rPr>
          <w:ins w:id="1487" w:author="Client" w:date="2023-02-06T18:03:00Z"/>
          <w:rFonts w:ascii="Times New Roman" w:eastAsia="Times New Roman" w:hAnsi="Times New Roman"/>
          <w:b/>
          <w:bCs/>
          <w:color w:val="000000"/>
          <w:sz w:val="24"/>
          <w:szCs w:val="24"/>
        </w:rPr>
      </w:pPr>
      <w:ins w:id="1488" w:author="Client" w:date="2023-02-06T18:03:00Z">
        <w:r>
          <w:rPr>
            <w:rFonts w:ascii="Times New Roman" w:eastAsia="Times New Roman" w:hAnsi="Times New Roman"/>
            <w:b/>
            <w:bCs/>
            <w:color w:val="000000"/>
            <w:sz w:val="24"/>
            <w:szCs w:val="24"/>
          </w:rPr>
          <w:t>Table 1</w:t>
        </w:r>
      </w:ins>
    </w:p>
    <w:p w14:paraId="22C453A2" w14:textId="77777777" w:rsidR="00317F55" w:rsidRPr="00904F89" w:rsidRDefault="00317F55" w:rsidP="00317F55">
      <w:pPr>
        <w:spacing w:line="240" w:lineRule="auto"/>
        <w:jc w:val="center"/>
        <w:rPr>
          <w:ins w:id="1489" w:author="Client" w:date="2023-02-06T18:03:00Z"/>
          <w:rFonts w:ascii="Times New Roman" w:hAnsi="Times New Roman"/>
        </w:rPr>
      </w:pPr>
      <w:ins w:id="1490" w:author="Client" w:date="2023-02-06T18:03:00Z">
        <w:r>
          <w:t xml:space="preserve">   </w:t>
        </w:r>
        <w:r w:rsidRPr="00904F89">
          <w:rPr>
            <w:rFonts w:ascii="Times New Roman" w:hAnsi="Times New Roman"/>
          </w:rPr>
          <w:t xml:space="preserve"> Business innovation in terms of Product/service innovation</w:t>
        </w:r>
      </w:ins>
    </w:p>
    <w:tbl>
      <w:tblPr>
        <w:tblStyle w:val="TableGrid"/>
        <w:tblpPr w:leftFromText="180" w:rightFromText="180" w:vertAnchor="text" w:tblpX="85" w:tblpY="1"/>
        <w:tblOverlap w:val="never"/>
        <w:tblW w:w="8095" w:type="dxa"/>
        <w:tblLook w:val="04A0" w:firstRow="1" w:lastRow="0" w:firstColumn="1" w:lastColumn="0" w:noHBand="0" w:noVBand="1"/>
      </w:tblPr>
      <w:tblGrid>
        <w:gridCol w:w="4747"/>
        <w:gridCol w:w="1665"/>
        <w:gridCol w:w="1683"/>
      </w:tblGrid>
      <w:tr w:rsidR="00317F55" w14:paraId="20C69577" w14:textId="77777777" w:rsidTr="00327527">
        <w:trPr>
          <w:ins w:id="1491" w:author="Client" w:date="2023-02-06T18:03:00Z"/>
        </w:trPr>
        <w:tc>
          <w:tcPr>
            <w:tcW w:w="5565" w:type="dxa"/>
          </w:tcPr>
          <w:p w14:paraId="60C932C9" w14:textId="77777777" w:rsidR="00317F55" w:rsidRDefault="00317F55" w:rsidP="00327527">
            <w:pPr>
              <w:tabs>
                <w:tab w:val="left" w:pos="2356"/>
              </w:tabs>
              <w:jc w:val="center"/>
              <w:rPr>
                <w:ins w:id="1492" w:author="Client" w:date="2023-02-06T18:03:00Z"/>
                <w:rFonts w:ascii="Times New Roman" w:hAnsi="Times New Roman" w:cs="Times New Roman"/>
                <w:b/>
                <w:sz w:val="24"/>
              </w:rPr>
            </w:pPr>
          </w:p>
          <w:p w14:paraId="21AE270F" w14:textId="77777777" w:rsidR="00317F55" w:rsidRDefault="00317F55" w:rsidP="00327527">
            <w:pPr>
              <w:tabs>
                <w:tab w:val="left" w:pos="2356"/>
              </w:tabs>
              <w:jc w:val="center"/>
              <w:rPr>
                <w:ins w:id="1493" w:author="Client" w:date="2023-02-06T18:03:00Z"/>
                <w:rFonts w:ascii="Times New Roman" w:hAnsi="Times New Roman" w:cs="Times New Roman"/>
                <w:b/>
                <w:sz w:val="24"/>
              </w:rPr>
            </w:pPr>
            <w:ins w:id="1494" w:author="Client" w:date="2023-02-06T18:03:00Z">
              <w:r>
                <w:rPr>
                  <w:rFonts w:ascii="Times New Roman" w:hAnsi="Times New Roman" w:cs="Times New Roman"/>
                  <w:b/>
                  <w:sz w:val="24"/>
                </w:rPr>
                <w:t>Variable</w:t>
              </w:r>
            </w:ins>
          </w:p>
          <w:p w14:paraId="311D1C5A" w14:textId="77777777" w:rsidR="00317F55" w:rsidRPr="00904F89" w:rsidRDefault="00317F55" w:rsidP="00327527">
            <w:pPr>
              <w:tabs>
                <w:tab w:val="left" w:pos="2356"/>
              </w:tabs>
              <w:jc w:val="center"/>
              <w:rPr>
                <w:ins w:id="1495" w:author="Client" w:date="2023-02-06T18:03:00Z"/>
                <w:rFonts w:ascii="Times New Roman" w:hAnsi="Times New Roman" w:cs="Times New Roman"/>
                <w:b/>
                <w:sz w:val="24"/>
              </w:rPr>
            </w:pPr>
            <w:ins w:id="1496" w:author="Client" w:date="2023-02-06T18:03:00Z">
              <w:r w:rsidRPr="00904F89">
                <w:rPr>
                  <w:rFonts w:ascii="Times New Roman" w:hAnsi="Times New Roman"/>
                  <w:b/>
                  <w:sz w:val="24"/>
                  <w:szCs w:val="24"/>
                </w:rPr>
                <w:t xml:space="preserve"> 1.1 Product/service innovation</w:t>
              </w:r>
            </w:ins>
          </w:p>
          <w:p w14:paraId="44D5817C" w14:textId="77777777" w:rsidR="00317F55" w:rsidRDefault="00317F55" w:rsidP="00327527">
            <w:pPr>
              <w:tabs>
                <w:tab w:val="left" w:pos="2356"/>
              </w:tabs>
              <w:jc w:val="center"/>
              <w:rPr>
                <w:ins w:id="1497" w:author="Client" w:date="2023-02-06T18:03:00Z"/>
                <w:rFonts w:ascii="Times New Roman" w:hAnsi="Times New Roman" w:cs="Times New Roman"/>
                <w:b/>
                <w:sz w:val="24"/>
              </w:rPr>
            </w:pPr>
          </w:p>
        </w:tc>
        <w:tc>
          <w:tcPr>
            <w:tcW w:w="1800" w:type="dxa"/>
          </w:tcPr>
          <w:p w14:paraId="4DD55540" w14:textId="77777777" w:rsidR="00317F55" w:rsidRDefault="00317F55" w:rsidP="00327527">
            <w:pPr>
              <w:tabs>
                <w:tab w:val="left" w:pos="2356"/>
              </w:tabs>
              <w:rPr>
                <w:ins w:id="1498" w:author="Client" w:date="2023-02-06T18:03:00Z"/>
                <w:rFonts w:ascii="Times New Roman" w:hAnsi="Times New Roman" w:cs="Times New Roman"/>
                <w:b/>
                <w:sz w:val="24"/>
              </w:rPr>
            </w:pPr>
            <w:ins w:id="1499" w:author="Client" w:date="2023-02-06T18:03:00Z">
              <w:r>
                <w:rPr>
                  <w:rFonts w:ascii="Times New Roman" w:hAnsi="Times New Roman" w:cs="Times New Roman"/>
                  <w:b/>
                  <w:sz w:val="24"/>
                </w:rPr>
                <w:t xml:space="preserve"> </w:t>
              </w:r>
            </w:ins>
          </w:p>
          <w:p w14:paraId="0C3464F9" w14:textId="77777777" w:rsidR="00317F55" w:rsidRDefault="00317F55" w:rsidP="00327527">
            <w:pPr>
              <w:tabs>
                <w:tab w:val="left" w:pos="2356"/>
              </w:tabs>
              <w:rPr>
                <w:ins w:id="1500" w:author="Client" w:date="2023-02-06T18:03:00Z"/>
                <w:rFonts w:ascii="Times New Roman" w:hAnsi="Times New Roman" w:cs="Times New Roman"/>
                <w:b/>
                <w:sz w:val="24"/>
              </w:rPr>
            </w:pPr>
            <w:ins w:id="1501" w:author="Client" w:date="2023-02-06T18:03:00Z">
              <w:r>
                <w:rPr>
                  <w:rFonts w:ascii="Times New Roman" w:hAnsi="Times New Roman" w:cs="Times New Roman"/>
                  <w:b/>
                  <w:sz w:val="24"/>
                </w:rPr>
                <w:t xml:space="preserve">Weighted        </w:t>
              </w:r>
            </w:ins>
          </w:p>
          <w:p w14:paraId="51126D70" w14:textId="77777777" w:rsidR="00317F55" w:rsidRDefault="00317F55" w:rsidP="00327527">
            <w:pPr>
              <w:tabs>
                <w:tab w:val="left" w:pos="2356"/>
              </w:tabs>
              <w:rPr>
                <w:ins w:id="1502" w:author="Client" w:date="2023-02-06T18:03:00Z"/>
                <w:rFonts w:ascii="Times New Roman" w:hAnsi="Times New Roman" w:cs="Times New Roman"/>
                <w:b/>
                <w:sz w:val="24"/>
              </w:rPr>
            </w:pPr>
            <w:ins w:id="1503" w:author="Client" w:date="2023-02-06T18:03:00Z">
              <w:r>
                <w:rPr>
                  <w:rFonts w:ascii="Times New Roman" w:hAnsi="Times New Roman" w:cs="Times New Roman"/>
                  <w:b/>
                  <w:sz w:val="24"/>
                </w:rPr>
                <w:t xml:space="preserve">             Mean</w:t>
              </w:r>
            </w:ins>
          </w:p>
        </w:tc>
        <w:tc>
          <w:tcPr>
            <w:tcW w:w="730" w:type="dxa"/>
          </w:tcPr>
          <w:p w14:paraId="4AFD3861" w14:textId="77777777" w:rsidR="00317F55" w:rsidRDefault="00317F55" w:rsidP="00327527">
            <w:pPr>
              <w:tabs>
                <w:tab w:val="left" w:pos="2356"/>
              </w:tabs>
              <w:jc w:val="center"/>
              <w:rPr>
                <w:ins w:id="1504" w:author="Client" w:date="2023-02-06T18:03:00Z"/>
                <w:rFonts w:ascii="Times New Roman" w:hAnsi="Times New Roman" w:cs="Times New Roman"/>
                <w:b/>
                <w:sz w:val="24"/>
              </w:rPr>
            </w:pPr>
          </w:p>
          <w:p w14:paraId="6F68C125" w14:textId="77777777" w:rsidR="00317F55" w:rsidRDefault="00317F55" w:rsidP="00327527">
            <w:pPr>
              <w:tabs>
                <w:tab w:val="left" w:pos="2356"/>
              </w:tabs>
              <w:jc w:val="center"/>
              <w:rPr>
                <w:ins w:id="1505" w:author="Client" w:date="2023-02-06T18:03:00Z"/>
                <w:rFonts w:ascii="Times New Roman" w:hAnsi="Times New Roman" w:cs="Times New Roman"/>
                <w:b/>
                <w:sz w:val="24"/>
              </w:rPr>
            </w:pPr>
            <w:ins w:id="1506" w:author="Client" w:date="2023-02-06T18:03:00Z">
              <w:r>
                <w:rPr>
                  <w:rFonts w:ascii="Times New Roman" w:hAnsi="Times New Roman" w:cs="Times New Roman"/>
                  <w:b/>
                  <w:sz w:val="24"/>
                </w:rPr>
                <w:t>Verbal Interpretation</w:t>
              </w:r>
            </w:ins>
          </w:p>
        </w:tc>
      </w:tr>
      <w:tr w:rsidR="00317F55" w14:paraId="11F911E4" w14:textId="77777777" w:rsidTr="00327527">
        <w:trPr>
          <w:ins w:id="1507" w:author="Client" w:date="2023-02-06T18:03:00Z"/>
        </w:trPr>
        <w:tc>
          <w:tcPr>
            <w:tcW w:w="5565" w:type="dxa"/>
          </w:tcPr>
          <w:p w14:paraId="7D60B4CB" w14:textId="77777777" w:rsidR="00317F55" w:rsidRPr="00DD7C76" w:rsidRDefault="00317F55" w:rsidP="00327527">
            <w:pPr>
              <w:tabs>
                <w:tab w:val="left" w:pos="2356"/>
              </w:tabs>
              <w:rPr>
                <w:ins w:id="1508" w:author="Client" w:date="2023-02-06T18:03:00Z"/>
                <w:rFonts w:ascii="Times New Roman" w:hAnsi="Times New Roman" w:cs="Times New Roman"/>
                <w:sz w:val="24"/>
              </w:rPr>
            </w:pPr>
            <w:ins w:id="1509" w:author="Client" w:date="2023-02-06T18:03:00Z">
              <w:r>
                <w:rPr>
                  <w:rFonts w:ascii="Times New Roman" w:hAnsi="Times New Roman" w:cs="Times New Roman"/>
                  <w:sz w:val="24"/>
                </w:rPr>
                <w:t xml:space="preserve">1. </w:t>
              </w:r>
              <w:r w:rsidRPr="00DD7C76">
                <w:rPr>
                  <w:rFonts w:ascii="Times New Roman" w:hAnsi="Times New Roman" w:cs="Times New Roman"/>
                  <w:sz w:val="24"/>
                </w:rPr>
                <w:t>It increases my sales.</w:t>
              </w:r>
            </w:ins>
          </w:p>
        </w:tc>
        <w:tc>
          <w:tcPr>
            <w:tcW w:w="1800" w:type="dxa"/>
          </w:tcPr>
          <w:p w14:paraId="0204C34A" w14:textId="77777777" w:rsidR="00317F55" w:rsidRPr="00955E80" w:rsidRDefault="00317F55" w:rsidP="00327527">
            <w:pPr>
              <w:tabs>
                <w:tab w:val="left" w:pos="2356"/>
              </w:tabs>
              <w:jc w:val="center"/>
              <w:rPr>
                <w:ins w:id="1510" w:author="Client" w:date="2023-02-06T18:03:00Z"/>
                <w:rFonts w:ascii="Times New Roman" w:hAnsi="Times New Roman" w:cs="Times New Roman"/>
                <w:sz w:val="24"/>
              </w:rPr>
            </w:pPr>
            <w:ins w:id="1511" w:author="Client" w:date="2023-02-06T18:03:00Z">
              <w:r>
                <w:rPr>
                  <w:rFonts w:ascii="Times New Roman" w:hAnsi="Times New Roman" w:cs="Times New Roman"/>
                  <w:sz w:val="24"/>
                </w:rPr>
                <w:t>3.27</w:t>
              </w:r>
            </w:ins>
          </w:p>
        </w:tc>
        <w:tc>
          <w:tcPr>
            <w:tcW w:w="730" w:type="dxa"/>
          </w:tcPr>
          <w:p w14:paraId="0BC4A4F5" w14:textId="77777777" w:rsidR="00317F55" w:rsidRPr="00D92123" w:rsidRDefault="00317F55" w:rsidP="00327527">
            <w:pPr>
              <w:tabs>
                <w:tab w:val="left" w:pos="2356"/>
              </w:tabs>
              <w:jc w:val="center"/>
              <w:rPr>
                <w:ins w:id="1512" w:author="Client" w:date="2023-02-06T18:03:00Z"/>
                <w:rFonts w:ascii="Times New Roman" w:hAnsi="Times New Roman" w:cs="Times New Roman"/>
                <w:sz w:val="24"/>
              </w:rPr>
            </w:pPr>
            <w:ins w:id="1513" w:author="Client" w:date="2023-02-06T18:03:00Z">
              <w:r>
                <w:rPr>
                  <w:rFonts w:ascii="Times New Roman" w:hAnsi="Times New Roman" w:cs="Times New Roman"/>
                  <w:sz w:val="24"/>
                </w:rPr>
                <w:t>Agree</w:t>
              </w:r>
            </w:ins>
          </w:p>
        </w:tc>
      </w:tr>
      <w:tr w:rsidR="00317F55" w14:paraId="767CE425" w14:textId="77777777" w:rsidTr="00327527">
        <w:trPr>
          <w:ins w:id="1514" w:author="Client" w:date="2023-02-06T18:03:00Z"/>
        </w:trPr>
        <w:tc>
          <w:tcPr>
            <w:tcW w:w="5565" w:type="dxa"/>
          </w:tcPr>
          <w:p w14:paraId="1B301BDB" w14:textId="77777777" w:rsidR="00317F55" w:rsidRPr="00DD7C76" w:rsidRDefault="00317F55" w:rsidP="00327527">
            <w:pPr>
              <w:rPr>
                <w:ins w:id="1515" w:author="Client" w:date="2023-02-06T18:03:00Z"/>
                <w:rFonts w:ascii="Times New Roman" w:hAnsi="Times New Roman" w:cs="Times New Roman"/>
                <w:sz w:val="24"/>
                <w:szCs w:val="24"/>
              </w:rPr>
            </w:pPr>
            <w:ins w:id="1516" w:author="Client" w:date="2023-02-06T18:03:00Z">
              <w:r w:rsidRPr="00DD7C76">
                <w:rPr>
                  <w:rFonts w:ascii="Times New Roman" w:hAnsi="Times New Roman" w:cs="Times New Roman"/>
                  <w:sz w:val="24"/>
                  <w:szCs w:val="24"/>
                </w:rPr>
                <w:t>2.</w:t>
              </w:r>
              <w:r>
                <w:rPr>
                  <w:rFonts w:ascii="Times New Roman" w:hAnsi="Times New Roman" w:cs="Times New Roman"/>
                  <w:sz w:val="24"/>
                  <w:szCs w:val="24"/>
                </w:rPr>
                <w:t xml:space="preserve"> </w:t>
              </w:r>
              <w:r w:rsidRPr="00DD7C76">
                <w:rPr>
                  <w:rFonts w:ascii="Times New Roman" w:hAnsi="Times New Roman" w:cs="Times New Roman"/>
                  <w:sz w:val="24"/>
                  <w:szCs w:val="24"/>
                </w:rPr>
                <w:t>It gains me more buyers/custome</w:t>
              </w:r>
              <w:r>
                <w:rPr>
                  <w:rFonts w:ascii="Times New Roman" w:hAnsi="Times New Roman" w:cs="Times New Roman"/>
                  <w:sz w:val="24"/>
                  <w:szCs w:val="24"/>
                </w:rPr>
                <w:t>rs.</w:t>
              </w:r>
            </w:ins>
          </w:p>
        </w:tc>
        <w:tc>
          <w:tcPr>
            <w:tcW w:w="1800" w:type="dxa"/>
          </w:tcPr>
          <w:p w14:paraId="1FA96874" w14:textId="77777777" w:rsidR="00317F55" w:rsidRDefault="00317F55" w:rsidP="00327527">
            <w:pPr>
              <w:pStyle w:val="ListParagraph"/>
              <w:ind w:left="0"/>
              <w:jc w:val="center"/>
              <w:rPr>
                <w:ins w:id="1517" w:author="Client" w:date="2023-02-06T18:03:00Z"/>
                <w:rFonts w:ascii="Times New Roman" w:hAnsi="Times New Roman" w:cs="Times New Roman"/>
                <w:sz w:val="24"/>
                <w:szCs w:val="24"/>
              </w:rPr>
            </w:pPr>
            <w:ins w:id="1518" w:author="Client" w:date="2023-02-06T18:03:00Z">
              <w:r>
                <w:rPr>
                  <w:rFonts w:ascii="Times New Roman" w:hAnsi="Times New Roman" w:cs="Times New Roman"/>
                  <w:sz w:val="24"/>
                  <w:szCs w:val="24"/>
                </w:rPr>
                <w:t>1.80</w:t>
              </w:r>
            </w:ins>
          </w:p>
        </w:tc>
        <w:tc>
          <w:tcPr>
            <w:tcW w:w="730" w:type="dxa"/>
          </w:tcPr>
          <w:p w14:paraId="4118FBB3" w14:textId="77777777" w:rsidR="00317F55" w:rsidRDefault="00317F55" w:rsidP="00327527">
            <w:pPr>
              <w:pStyle w:val="ListParagraph"/>
              <w:ind w:left="0"/>
              <w:jc w:val="center"/>
              <w:rPr>
                <w:ins w:id="1519" w:author="Client" w:date="2023-02-06T18:03:00Z"/>
                <w:rFonts w:ascii="Times New Roman" w:hAnsi="Times New Roman" w:cs="Times New Roman"/>
                <w:sz w:val="24"/>
                <w:szCs w:val="24"/>
              </w:rPr>
            </w:pPr>
            <w:ins w:id="1520" w:author="Client" w:date="2023-02-06T18:03:00Z">
              <w:r>
                <w:rPr>
                  <w:rFonts w:ascii="Times New Roman" w:hAnsi="Times New Roman" w:cs="Times New Roman"/>
                  <w:sz w:val="24"/>
                  <w:szCs w:val="24"/>
                </w:rPr>
                <w:t>Disagree</w:t>
              </w:r>
            </w:ins>
          </w:p>
        </w:tc>
      </w:tr>
      <w:tr w:rsidR="00317F55" w14:paraId="4ACDC2E5" w14:textId="77777777" w:rsidTr="00327527">
        <w:trPr>
          <w:ins w:id="1521" w:author="Client" w:date="2023-02-06T18:03:00Z"/>
        </w:trPr>
        <w:tc>
          <w:tcPr>
            <w:tcW w:w="5565" w:type="dxa"/>
          </w:tcPr>
          <w:p w14:paraId="304946FE" w14:textId="77777777" w:rsidR="00317F55" w:rsidRDefault="00317F55" w:rsidP="00327527">
            <w:pPr>
              <w:pStyle w:val="ListParagraph"/>
              <w:tabs>
                <w:tab w:val="left" w:pos="288"/>
              </w:tabs>
              <w:ind w:left="0"/>
              <w:rPr>
                <w:ins w:id="1522" w:author="Client" w:date="2023-02-06T18:03:00Z"/>
                <w:rFonts w:ascii="Times New Roman" w:hAnsi="Times New Roman" w:cs="Times New Roman"/>
                <w:sz w:val="24"/>
                <w:szCs w:val="24"/>
              </w:rPr>
            </w:pPr>
            <w:ins w:id="1523" w:author="Client" w:date="2023-02-06T18:03:00Z">
              <w:r>
                <w:rPr>
                  <w:rFonts w:ascii="Times New Roman" w:hAnsi="Times New Roman" w:cs="Times New Roman"/>
                  <w:sz w:val="24"/>
                  <w:szCs w:val="24"/>
                </w:rPr>
                <w:t>3. It widens my target market.</w:t>
              </w:r>
              <w:r>
                <w:rPr>
                  <w:rFonts w:ascii="Times New Roman" w:hAnsi="Times New Roman" w:cs="Times New Roman"/>
                  <w:sz w:val="24"/>
                  <w:szCs w:val="24"/>
                </w:rPr>
                <w:tab/>
              </w:r>
            </w:ins>
          </w:p>
        </w:tc>
        <w:tc>
          <w:tcPr>
            <w:tcW w:w="1800" w:type="dxa"/>
          </w:tcPr>
          <w:p w14:paraId="06355951" w14:textId="77777777" w:rsidR="00317F55" w:rsidRDefault="00317F55" w:rsidP="00327527">
            <w:pPr>
              <w:pStyle w:val="ListParagraph"/>
              <w:ind w:left="0"/>
              <w:jc w:val="center"/>
              <w:rPr>
                <w:ins w:id="1524" w:author="Client" w:date="2023-02-06T18:03:00Z"/>
                <w:rFonts w:ascii="Times New Roman" w:hAnsi="Times New Roman" w:cs="Times New Roman"/>
                <w:sz w:val="24"/>
                <w:szCs w:val="24"/>
              </w:rPr>
            </w:pPr>
            <w:ins w:id="1525" w:author="Client" w:date="2023-02-06T18:03:00Z">
              <w:r>
                <w:rPr>
                  <w:rFonts w:ascii="Times New Roman" w:hAnsi="Times New Roman" w:cs="Times New Roman"/>
                  <w:sz w:val="24"/>
                  <w:szCs w:val="24"/>
                </w:rPr>
                <w:t>3.33</w:t>
              </w:r>
            </w:ins>
          </w:p>
        </w:tc>
        <w:tc>
          <w:tcPr>
            <w:tcW w:w="730" w:type="dxa"/>
          </w:tcPr>
          <w:p w14:paraId="47B02023" w14:textId="77777777" w:rsidR="00317F55" w:rsidRDefault="00317F55" w:rsidP="00327527">
            <w:pPr>
              <w:pStyle w:val="ListParagraph"/>
              <w:ind w:left="0"/>
              <w:jc w:val="center"/>
              <w:rPr>
                <w:ins w:id="1526" w:author="Client" w:date="2023-02-06T18:03:00Z"/>
                <w:rFonts w:ascii="Times New Roman" w:hAnsi="Times New Roman" w:cs="Times New Roman"/>
                <w:sz w:val="24"/>
                <w:szCs w:val="24"/>
              </w:rPr>
            </w:pPr>
            <w:ins w:id="1527" w:author="Client" w:date="2023-02-06T18:03:00Z">
              <w:r>
                <w:rPr>
                  <w:rFonts w:ascii="Times New Roman" w:hAnsi="Times New Roman" w:cs="Times New Roman"/>
                  <w:sz w:val="24"/>
                  <w:szCs w:val="24"/>
                </w:rPr>
                <w:t>Agree</w:t>
              </w:r>
            </w:ins>
          </w:p>
        </w:tc>
      </w:tr>
      <w:tr w:rsidR="00317F55" w14:paraId="32FD358D" w14:textId="77777777" w:rsidTr="00327527">
        <w:trPr>
          <w:ins w:id="1528" w:author="Client" w:date="2023-02-06T18:03:00Z"/>
        </w:trPr>
        <w:tc>
          <w:tcPr>
            <w:tcW w:w="5565" w:type="dxa"/>
          </w:tcPr>
          <w:p w14:paraId="52BA9F69" w14:textId="77777777" w:rsidR="00317F55" w:rsidRDefault="00317F55" w:rsidP="00327527">
            <w:pPr>
              <w:pStyle w:val="ListParagraph"/>
              <w:ind w:left="0"/>
              <w:rPr>
                <w:ins w:id="1529" w:author="Client" w:date="2023-02-06T18:03:00Z"/>
                <w:rFonts w:ascii="Times New Roman" w:hAnsi="Times New Roman" w:cs="Times New Roman"/>
                <w:sz w:val="24"/>
                <w:szCs w:val="24"/>
              </w:rPr>
            </w:pPr>
            <w:ins w:id="1530" w:author="Client" w:date="2023-02-06T18:03:00Z">
              <w:r>
                <w:rPr>
                  <w:rFonts w:ascii="Times New Roman" w:hAnsi="Times New Roman" w:cs="Times New Roman"/>
                  <w:sz w:val="24"/>
                  <w:szCs w:val="24"/>
                </w:rPr>
                <w:t>4. It makes my business grow.</w:t>
              </w:r>
            </w:ins>
          </w:p>
        </w:tc>
        <w:tc>
          <w:tcPr>
            <w:tcW w:w="1800" w:type="dxa"/>
          </w:tcPr>
          <w:p w14:paraId="5C825F47" w14:textId="77777777" w:rsidR="00317F55" w:rsidRDefault="00317F55" w:rsidP="00327527">
            <w:pPr>
              <w:pStyle w:val="ListParagraph"/>
              <w:ind w:left="0"/>
              <w:jc w:val="center"/>
              <w:rPr>
                <w:ins w:id="1531" w:author="Client" w:date="2023-02-06T18:03:00Z"/>
                <w:rFonts w:ascii="Times New Roman" w:hAnsi="Times New Roman" w:cs="Times New Roman"/>
                <w:sz w:val="24"/>
                <w:szCs w:val="24"/>
              </w:rPr>
            </w:pPr>
            <w:ins w:id="1532" w:author="Client" w:date="2023-02-06T18:03:00Z">
              <w:r>
                <w:rPr>
                  <w:rFonts w:ascii="Times New Roman" w:hAnsi="Times New Roman" w:cs="Times New Roman"/>
                  <w:sz w:val="24"/>
                  <w:szCs w:val="24"/>
                </w:rPr>
                <w:t>3.52</w:t>
              </w:r>
            </w:ins>
          </w:p>
        </w:tc>
        <w:tc>
          <w:tcPr>
            <w:tcW w:w="730" w:type="dxa"/>
          </w:tcPr>
          <w:p w14:paraId="108E025C" w14:textId="77777777" w:rsidR="00317F55" w:rsidRDefault="00317F55" w:rsidP="00327527">
            <w:pPr>
              <w:pStyle w:val="ListParagraph"/>
              <w:ind w:left="0"/>
              <w:jc w:val="center"/>
              <w:rPr>
                <w:ins w:id="1533" w:author="Client" w:date="2023-02-06T18:03:00Z"/>
                <w:rFonts w:ascii="Times New Roman" w:hAnsi="Times New Roman" w:cs="Times New Roman"/>
                <w:sz w:val="24"/>
                <w:szCs w:val="24"/>
              </w:rPr>
            </w:pPr>
            <w:ins w:id="1534" w:author="Client" w:date="2023-02-06T18:03:00Z">
              <w:r>
                <w:rPr>
                  <w:rFonts w:ascii="Times New Roman" w:hAnsi="Times New Roman" w:cs="Times New Roman"/>
                  <w:sz w:val="24"/>
                  <w:szCs w:val="24"/>
                </w:rPr>
                <w:t>Agree</w:t>
              </w:r>
            </w:ins>
          </w:p>
        </w:tc>
      </w:tr>
      <w:tr w:rsidR="00317F55" w14:paraId="0A9585D6" w14:textId="77777777" w:rsidTr="00327527">
        <w:trPr>
          <w:ins w:id="1535" w:author="Client" w:date="2023-02-06T18:03:00Z"/>
        </w:trPr>
        <w:tc>
          <w:tcPr>
            <w:tcW w:w="5565" w:type="dxa"/>
          </w:tcPr>
          <w:p w14:paraId="36FC298E" w14:textId="77777777" w:rsidR="00317F55" w:rsidRDefault="00317F55" w:rsidP="00327527">
            <w:pPr>
              <w:pStyle w:val="ListParagraph"/>
              <w:ind w:left="0"/>
              <w:rPr>
                <w:ins w:id="1536" w:author="Client" w:date="2023-02-06T18:03:00Z"/>
                <w:rFonts w:ascii="Times New Roman" w:hAnsi="Times New Roman" w:cs="Times New Roman"/>
                <w:sz w:val="24"/>
                <w:szCs w:val="24"/>
              </w:rPr>
            </w:pPr>
            <w:ins w:id="1537" w:author="Client" w:date="2023-02-06T18:03:00Z">
              <w:r>
                <w:rPr>
                  <w:rFonts w:ascii="Times New Roman" w:hAnsi="Times New Roman" w:cs="Times New Roman"/>
                  <w:sz w:val="24"/>
                  <w:szCs w:val="24"/>
                </w:rPr>
                <w:t>5. It gives good reputation to my business.</w:t>
              </w:r>
            </w:ins>
          </w:p>
        </w:tc>
        <w:tc>
          <w:tcPr>
            <w:tcW w:w="1800" w:type="dxa"/>
          </w:tcPr>
          <w:p w14:paraId="02D3036F" w14:textId="77777777" w:rsidR="00317F55" w:rsidRDefault="00317F55" w:rsidP="00327527">
            <w:pPr>
              <w:pStyle w:val="ListParagraph"/>
              <w:ind w:left="0"/>
              <w:jc w:val="center"/>
              <w:rPr>
                <w:ins w:id="1538" w:author="Client" w:date="2023-02-06T18:03:00Z"/>
                <w:rFonts w:ascii="Times New Roman" w:hAnsi="Times New Roman" w:cs="Times New Roman"/>
                <w:sz w:val="24"/>
                <w:szCs w:val="24"/>
              </w:rPr>
            </w:pPr>
            <w:ins w:id="1539" w:author="Client" w:date="2023-02-06T18:03:00Z">
              <w:r>
                <w:rPr>
                  <w:rFonts w:ascii="Times New Roman" w:hAnsi="Times New Roman" w:cs="Times New Roman"/>
                  <w:sz w:val="24"/>
                  <w:szCs w:val="24"/>
                </w:rPr>
                <w:t>3.30</w:t>
              </w:r>
            </w:ins>
          </w:p>
        </w:tc>
        <w:tc>
          <w:tcPr>
            <w:tcW w:w="730" w:type="dxa"/>
          </w:tcPr>
          <w:p w14:paraId="74375A71" w14:textId="77777777" w:rsidR="00317F55" w:rsidRDefault="00317F55" w:rsidP="00327527">
            <w:pPr>
              <w:pStyle w:val="ListParagraph"/>
              <w:ind w:left="0"/>
              <w:jc w:val="center"/>
              <w:rPr>
                <w:ins w:id="1540" w:author="Client" w:date="2023-02-06T18:03:00Z"/>
                <w:rFonts w:ascii="Times New Roman" w:hAnsi="Times New Roman" w:cs="Times New Roman"/>
                <w:sz w:val="24"/>
                <w:szCs w:val="24"/>
              </w:rPr>
            </w:pPr>
            <w:ins w:id="1541" w:author="Client" w:date="2023-02-06T18:03:00Z">
              <w:r>
                <w:rPr>
                  <w:rFonts w:ascii="Times New Roman" w:hAnsi="Times New Roman" w:cs="Times New Roman"/>
                  <w:sz w:val="24"/>
                  <w:szCs w:val="24"/>
                </w:rPr>
                <w:t>Agree</w:t>
              </w:r>
            </w:ins>
          </w:p>
        </w:tc>
      </w:tr>
      <w:tr w:rsidR="00317F55" w14:paraId="538E60F6" w14:textId="77777777" w:rsidTr="00327527">
        <w:trPr>
          <w:ins w:id="1542" w:author="Client" w:date="2023-02-06T18:03:00Z"/>
        </w:trPr>
        <w:tc>
          <w:tcPr>
            <w:tcW w:w="5565" w:type="dxa"/>
          </w:tcPr>
          <w:p w14:paraId="253C12A0" w14:textId="77777777" w:rsidR="00317F55" w:rsidRPr="00904F89" w:rsidRDefault="00317F55" w:rsidP="00327527">
            <w:pPr>
              <w:pStyle w:val="ListParagraph"/>
              <w:ind w:left="0"/>
              <w:rPr>
                <w:ins w:id="1543" w:author="Client" w:date="2023-02-06T18:03:00Z"/>
                <w:rFonts w:ascii="Times New Roman" w:hAnsi="Times New Roman"/>
                <w:b/>
                <w:bCs/>
                <w:sz w:val="24"/>
                <w:szCs w:val="24"/>
              </w:rPr>
            </w:pPr>
            <w:ins w:id="1544" w:author="Client" w:date="2023-02-06T18:03:00Z">
              <w:r>
                <w:rPr>
                  <w:rFonts w:ascii="Times New Roman" w:hAnsi="Times New Roman"/>
                  <w:b/>
                  <w:bCs/>
                  <w:sz w:val="24"/>
                  <w:szCs w:val="24"/>
                </w:rPr>
                <w:t>Grand Weighted Mean</w:t>
              </w:r>
            </w:ins>
          </w:p>
        </w:tc>
        <w:tc>
          <w:tcPr>
            <w:tcW w:w="1800" w:type="dxa"/>
          </w:tcPr>
          <w:p w14:paraId="0CA33A3A" w14:textId="77777777" w:rsidR="00317F55" w:rsidRDefault="00317F55" w:rsidP="00327527">
            <w:pPr>
              <w:pStyle w:val="ListParagraph"/>
              <w:ind w:left="0"/>
              <w:jc w:val="center"/>
              <w:rPr>
                <w:ins w:id="1545" w:author="Client" w:date="2023-02-06T18:03:00Z"/>
                <w:rFonts w:ascii="Times New Roman" w:hAnsi="Times New Roman"/>
                <w:sz w:val="24"/>
                <w:szCs w:val="24"/>
              </w:rPr>
            </w:pPr>
            <w:ins w:id="1546" w:author="Client" w:date="2023-02-06T18:03:00Z">
              <w:r>
                <w:rPr>
                  <w:rFonts w:ascii="Times New Roman" w:hAnsi="Times New Roman"/>
                  <w:sz w:val="24"/>
                  <w:szCs w:val="24"/>
                </w:rPr>
                <w:t>3.04</w:t>
              </w:r>
            </w:ins>
          </w:p>
        </w:tc>
        <w:tc>
          <w:tcPr>
            <w:tcW w:w="730" w:type="dxa"/>
          </w:tcPr>
          <w:p w14:paraId="6CFD7C17" w14:textId="77777777" w:rsidR="00317F55" w:rsidRDefault="00317F55" w:rsidP="00327527">
            <w:pPr>
              <w:pStyle w:val="ListParagraph"/>
              <w:ind w:left="0"/>
              <w:jc w:val="center"/>
              <w:rPr>
                <w:ins w:id="1547" w:author="Client" w:date="2023-02-06T18:03:00Z"/>
                <w:rFonts w:ascii="Times New Roman" w:hAnsi="Times New Roman"/>
                <w:sz w:val="24"/>
                <w:szCs w:val="24"/>
              </w:rPr>
            </w:pPr>
            <w:ins w:id="1548" w:author="Client" w:date="2023-02-06T18:03:00Z">
              <w:r>
                <w:rPr>
                  <w:rFonts w:ascii="Times New Roman" w:hAnsi="Times New Roman"/>
                  <w:sz w:val="24"/>
                  <w:szCs w:val="24"/>
                </w:rPr>
                <w:t>Agree</w:t>
              </w:r>
            </w:ins>
          </w:p>
        </w:tc>
      </w:tr>
    </w:tbl>
    <w:p w14:paraId="182A98B5" w14:textId="7C5CDEE4" w:rsidR="00317F55" w:rsidRPr="009E5C7A" w:rsidRDefault="00317F55">
      <w:pPr>
        <w:spacing w:line="360" w:lineRule="auto"/>
        <w:ind w:firstLine="720"/>
        <w:jc w:val="both"/>
        <w:rPr>
          <w:ins w:id="1549" w:author="Client" w:date="2023-02-06T18:03:00Z"/>
          <w:rFonts w:ascii="Times New Roman" w:eastAsia="Times New Roman" w:hAnsi="Times New Roman"/>
          <w:b/>
          <w:bCs/>
          <w:color w:val="000000"/>
          <w:sz w:val="24"/>
          <w:szCs w:val="24"/>
        </w:rPr>
        <w:pPrChange w:id="1550" w:author="Client" w:date="2023-02-10T00:27:00Z">
          <w:pPr>
            <w:spacing w:line="480" w:lineRule="auto"/>
            <w:ind w:firstLine="720"/>
            <w:jc w:val="both"/>
          </w:pPr>
        </w:pPrChange>
      </w:pPr>
      <w:ins w:id="1551" w:author="Client" w:date="2023-02-06T18:03:00Z">
        <w:r>
          <w:rPr>
            <w:rFonts w:ascii="Times New Roman" w:eastAsia="Times New Roman" w:hAnsi="Times New Roman"/>
            <w:color w:val="000000"/>
            <w:sz w:val="24"/>
            <w:szCs w:val="24"/>
          </w:rPr>
          <w:t xml:space="preserve">Table 1 presents the weighted mean data gathered from the respondents. This table shows that most of the respondents agree on the given statement about product/service innovation. Most of the respondents agree with the weighted mean of </w:t>
        </w:r>
        <w:r w:rsidRPr="006D34FC">
          <w:rPr>
            <w:rFonts w:ascii="Times New Roman" w:eastAsia="Times New Roman" w:hAnsi="Times New Roman"/>
            <w:color w:val="000000"/>
            <w:sz w:val="24"/>
            <w:szCs w:val="24"/>
          </w:rPr>
          <w:t>3.52, 3.33, 3.30, 3.27 that innovating your product or service really is important to your target markets. Although there is one statement that on which they did not agree with the weighted mean of 1.80 that states product/service innovation gains more buyers.</w:t>
        </w:r>
      </w:ins>
    </w:p>
    <w:p w14:paraId="35311B57" w14:textId="77777777" w:rsidR="00317F55" w:rsidRDefault="00317F55">
      <w:pPr>
        <w:spacing w:line="360" w:lineRule="auto"/>
        <w:ind w:firstLine="720"/>
        <w:jc w:val="both"/>
        <w:rPr>
          <w:ins w:id="1552" w:author="Client" w:date="2023-02-06T18:03:00Z"/>
          <w:rFonts w:ascii="Times New Roman" w:eastAsia="Times New Roman" w:hAnsi="Times New Roman"/>
          <w:b/>
          <w:bCs/>
          <w:color w:val="000000"/>
          <w:sz w:val="24"/>
          <w:szCs w:val="24"/>
        </w:rPr>
        <w:pPrChange w:id="1553" w:author="Client" w:date="2023-02-10T00:27:00Z">
          <w:pPr>
            <w:spacing w:line="480" w:lineRule="auto"/>
            <w:ind w:firstLine="720"/>
            <w:jc w:val="both"/>
          </w:pPr>
        </w:pPrChange>
      </w:pPr>
      <w:ins w:id="1554" w:author="Client" w:date="2023-02-06T18:03:00Z">
        <w:r w:rsidRPr="00951B42">
          <w:rPr>
            <w:rFonts w:ascii="Times New Roman" w:eastAsia="Times New Roman" w:hAnsi="Times New Roman"/>
            <w:color w:val="000000"/>
            <w:sz w:val="24"/>
            <w:szCs w:val="24"/>
          </w:rPr>
          <w:t xml:space="preserve">The findings indicated that product innovation and service quality have significant positive effects on relationship quality and brand equity. Moreover, the findings revealed that relationship quality mediates the relationship between product innovation and brand equity. It also shows that relationship quality mediates the relationship between service quality and brand equity. (J. </w:t>
        </w:r>
        <w:proofErr w:type="spellStart"/>
        <w:r w:rsidRPr="00951B42">
          <w:rPr>
            <w:rFonts w:ascii="Times New Roman" w:eastAsia="Times New Roman" w:hAnsi="Times New Roman"/>
            <w:color w:val="000000"/>
            <w:sz w:val="24"/>
            <w:szCs w:val="24"/>
          </w:rPr>
          <w:t>Hanaysha</w:t>
        </w:r>
        <w:proofErr w:type="spellEnd"/>
        <w:r w:rsidRPr="00951B42">
          <w:rPr>
            <w:rFonts w:ascii="Times New Roman" w:eastAsia="Times New Roman" w:hAnsi="Times New Roman"/>
            <w:color w:val="000000"/>
            <w:sz w:val="24"/>
            <w:szCs w:val="24"/>
          </w:rPr>
          <w:t xml:space="preserve"> and H. </w:t>
        </w:r>
        <w:proofErr w:type="spellStart"/>
        <w:r w:rsidRPr="00951B42">
          <w:rPr>
            <w:rFonts w:ascii="Times New Roman" w:eastAsia="Times New Roman" w:hAnsi="Times New Roman"/>
            <w:color w:val="000000"/>
            <w:sz w:val="24"/>
            <w:szCs w:val="24"/>
          </w:rPr>
          <w:t>Hilman</w:t>
        </w:r>
        <w:proofErr w:type="spellEnd"/>
        <w:r w:rsidRPr="00951B42">
          <w:rPr>
            <w:rFonts w:ascii="Times New Roman" w:eastAsia="Times New Roman" w:hAnsi="Times New Roman"/>
            <w:color w:val="000000"/>
            <w:sz w:val="24"/>
            <w:szCs w:val="24"/>
          </w:rPr>
          <w:t>, 2015</w:t>
        </w:r>
        <w:r>
          <w:rPr>
            <w:rFonts w:ascii="Times New Roman" w:eastAsia="Times New Roman" w:hAnsi="Times New Roman"/>
            <w:b/>
            <w:bCs/>
            <w:color w:val="000000"/>
            <w:sz w:val="24"/>
            <w:szCs w:val="24"/>
          </w:rPr>
          <w:t xml:space="preserve">     </w:t>
        </w:r>
      </w:ins>
    </w:p>
    <w:p w14:paraId="37F2AC4D" w14:textId="77777777" w:rsidR="00317F55" w:rsidRPr="00904F89" w:rsidRDefault="00317F55" w:rsidP="00317F55">
      <w:pPr>
        <w:spacing w:line="240" w:lineRule="auto"/>
        <w:jc w:val="center"/>
        <w:rPr>
          <w:ins w:id="1555" w:author="Client" w:date="2023-02-06T18:03:00Z"/>
          <w:rFonts w:ascii="Times New Roman" w:hAnsi="Times New Roman"/>
          <w:b/>
          <w:sz w:val="24"/>
          <w:szCs w:val="24"/>
        </w:rPr>
      </w:pPr>
      <w:ins w:id="1556" w:author="Client" w:date="2023-02-06T18:03:00Z">
        <w:r>
          <w:rPr>
            <w:rFonts w:ascii="Times New Roman" w:eastAsia="Times New Roman" w:hAnsi="Times New Roman"/>
            <w:b/>
            <w:bCs/>
            <w:color w:val="000000"/>
            <w:sz w:val="24"/>
            <w:szCs w:val="24"/>
          </w:rPr>
          <w:t xml:space="preserve"> </w:t>
        </w:r>
        <w:r w:rsidRPr="00904F89">
          <w:rPr>
            <w:rFonts w:ascii="Times New Roman" w:hAnsi="Times New Roman"/>
            <w:b/>
            <w:sz w:val="24"/>
            <w:szCs w:val="24"/>
          </w:rPr>
          <w:t>Table 2</w:t>
        </w:r>
      </w:ins>
    </w:p>
    <w:p w14:paraId="73C8DBB0" w14:textId="77777777" w:rsidR="00317F55" w:rsidRPr="00904F89" w:rsidRDefault="00317F55" w:rsidP="00317F55">
      <w:pPr>
        <w:spacing w:line="240" w:lineRule="auto"/>
        <w:jc w:val="center"/>
        <w:rPr>
          <w:ins w:id="1557" w:author="Client" w:date="2023-02-06T18:03:00Z"/>
          <w:rFonts w:ascii="Times New Roman" w:hAnsi="Times New Roman"/>
          <w:sz w:val="24"/>
          <w:szCs w:val="24"/>
        </w:rPr>
      </w:pPr>
      <w:ins w:id="1558" w:author="Client" w:date="2023-02-06T18:03:00Z">
        <w:r w:rsidRPr="00904F89">
          <w:rPr>
            <w:rFonts w:ascii="Times New Roman" w:hAnsi="Times New Roman"/>
            <w:sz w:val="24"/>
            <w:szCs w:val="24"/>
          </w:rPr>
          <w:t>Business innovation in terms of Process innovation</w:t>
        </w:r>
      </w:ins>
    </w:p>
    <w:tbl>
      <w:tblPr>
        <w:tblStyle w:val="TableGrid"/>
        <w:tblpPr w:leftFromText="180" w:rightFromText="180" w:vertAnchor="text" w:tblpX="85" w:tblpY="1"/>
        <w:tblOverlap w:val="never"/>
        <w:tblW w:w="8185" w:type="dxa"/>
        <w:tblLook w:val="04A0" w:firstRow="1" w:lastRow="0" w:firstColumn="1" w:lastColumn="0" w:noHBand="0" w:noVBand="1"/>
      </w:tblPr>
      <w:tblGrid>
        <w:gridCol w:w="4821"/>
        <w:gridCol w:w="1681"/>
        <w:gridCol w:w="1683"/>
      </w:tblGrid>
      <w:tr w:rsidR="00317F55" w14:paraId="115DFA89" w14:textId="77777777" w:rsidTr="00327527">
        <w:trPr>
          <w:ins w:id="1559" w:author="Client" w:date="2023-02-06T18:03:00Z"/>
        </w:trPr>
        <w:tc>
          <w:tcPr>
            <w:tcW w:w="5568" w:type="dxa"/>
          </w:tcPr>
          <w:p w14:paraId="7BA0E758" w14:textId="77777777" w:rsidR="00317F55" w:rsidRDefault="00317F55" w:rsidP="00327527">
            <w:pPr>
              <w:jc w:val="center"/>
              <w:rPr>
                <w:ins w:id="1560" w:author="Client" w:date="2023-02-06T18:03:00Z"/>
                <w:rFonts w:ascii="Times New Roman" w:hAnsi="Times New Roman" w:cs="Times New Roman"/>
                <w:b/>
                <w:sz w:val="24"/>
              </w:rPr>
            </w:pPr>
          </w:p>
          <w:p w14:paraId="66D81746" w14:textId="77777777" w:rsidR="00317F55" w:rsidRDefault="00317F55" w:rsidP="00327527">
            <w:pPr>
              <w:jc w:val="center"/>
              <w:rPr>
                <w:ins w:id="1561" w:author="Client" w:date="2023-02-06T18:03:00Z"/>
                <w:rFonts w:ascii="Times New Roman" w:hAnsi="Times New Roman" w:cs="Times New Roman"/>
                <w:b/>
                <w:sz w:val="24"/>
              </w:rPr>
            </w:pPr>
            <w:ins w:id="1562" w:author="Client" w:date="2023-02-06T18:03:00Z">
              <w:r>
                <w:rPr>
                  <w:rFonts w:ascii="Times New Roman" w:hAnsi="Times New Roman" w:cs="Times New Roman"/>
                  <w:b/>
                  <w:sz w:val="24"/>
                </w:rPr>
                <w:t xml:space="preserve">Variable </w:t>
              </w:r>
            </w:ins>
          </w:p>
          <w:p w14:paraId="0B01BF76" w14:textId="77777777" w:rsidR="00317F55" w:rsidRPr="00A0303E" w:rsidRDefault="00317F55" w:rsidP="00327527">
            <w:pPr>
              <w:jc w:val="center"/>
              <w:rPr>
                <w:ins w:id="1563" w:author="Client" w:date="2023-02-06T18:03:00Z"/>
                <w:rFonts w:ascii="Times New Roman" w:hAnsi="Times New Roman"/>
                <w:b/>
                <w:sz w:val="24"/>
                <w:szCs w:val="24"/>
              </w:rPr>
            </w:pPr>
            <w:ins w:id="1564" w:author="Client" w:date="2023-02-06T18:03:00Z">
              <w:r w:rsidRPr="00A0303E">
                <w:rPr>
                  <w:rFonts w:ascii="Times New Roman" w:hAnsi="Times New Roman"/>
                  <w:b/>
                  <w:sz w:val="24"/>
                  <w:szCs w:val="24"/>
                </w:rPr>
                <w:t>1.2 Process innovation</w:t>
              </w:r>
            </w:ins>
          </w:p>
          <w:p w14:paraId="5D1ABBFA" w14:textId="77777777" w:rsidR="00317F55" w:rsidRDefault="00317F55" w:rsidP="00327527">
            <w:pPr>
              <w:tabs>
                <w:tab w:val="left" w:pos="778"/>
                <w:tab w:val="center" w:pos="2243"/>
                <w:tab w:val="left" w:pos="2356"/>
              </w:tabs>
              <w:rPr>
                <w:ins w:id="1565" w:author="Client" w:date="2023-02-06T18:03:00Z"/>
                <w:rFonts w:ascii="Times New Roman" w:hAnsi="Times New Roman" w:cs="Times New Roman"/>
                <w:b/>
                <w:sz w:val="24"/>
              </w:rPr>
            </w:pPr>
          </w:p>
        </w:tc>
        <w:tc>
          <w:tcPr>
            <w:tcW w:w="1798" w:type="dxa"/>
            <w:tcBorders>
              <w:bottom w:val="single" w:sz="4" w:space="0" w:color="292934" w:themeColor="text1"/>
            </w:tcBorders>
          </w:tcPr>
          <w:p w14:paraId="65AA42CE" w14:textId="77777777" w:rsidR="00317F55" w:rsidRDefault="00317F55" w:rsidP="00327527">
            <w:pPr>
              <w:tabs>
                <w:tab w:val="left" w:pos="2356"/>
              </w:tabs>
              <w:rPr>
                <w:ins w:id="1566" w:author="Client" w:date="2023-02-06T18:03:00Z"/>
                <w:rFonts w:ascii="Times New Roman" w:hAnsi="Times New Roman" w:cs="Times New Roman"/>
                <w:b/>
                <w:sz w:val="24"/>
              </w:rPr>
            </w:pPr>
            <w:ins w:id="1567" w:author="Client" w:date="2023-02-06T18:03:00Z">
              <w:r>
                <w:rPr>
                  <w:rFonts w:ascii="Times New Roman" w:hAnsi="Times New Roman" w:cs="Times New Roman"/>
                  <w:b/>
                  <w:sz w:val="24"/>
                </w:rPr>
                <w:t xml:space="preserve">  </w:t>
              </w:r>
            </w:ins>
          </w:p>
          <w:p w14:paraId="4FD1C2A2" w14:textId="77777777" w:rsidR="00317F55" w:rsidRDefault="00317F55" w:rsidP="00327527">
            <w:pPr>
              <w:tabs>
                <w:tab w:val="left" w:pos="2356"/>
              </w:tabs>
              <w:rPr>
                <w:ins w:id="1568" w:author="Client" w:date="2023-02-06T18:03:00Z"/>
                <w:rFonts w:ascii="Times New Roman" w:hAnsi="Times New Roman" w:cs="Times New Roman"/>
                <w:b/>
                <w:sz w:val="24"/>
              </w:rPr>
            </w:pPr>
            <w:ins w:id="1569" w:author="Client" w:date="2023-02-06T18:03:00Z">
              <w:r>
                <w:rPr>
                  <w:rFonts w:ascii="Times New Roman" w:hAnsi="Times New Roman" w:cs="Times New Roman"/>
                  <w:b/>
                  <w:sz w:val="24"/>
                </w:rPr>
                <w:t xml:space="preserve">Weighted        </w:t>
              </w:r>
            </w:ins>
          </w:p>
          <w:p w14:paraId="3D24ACF9" w14:textId="77777777" w:rsidR="00317F55" w:rsidRDefault="00317F55" w:rsidP="00327527">
            <w:pPr>
              <w:tabs>
                <w:tab w:val="left" w:pos="2356"/>
              </w:tabs>
              <w:rPr>
                <w:ins w:id="1570" w:author="Client" w:date="2023-02-06T18:03:00Z"/>
                <w:rFonts w:ascii="Times New Roman" w:hAnsi="Times New Roman" w:cs="Times New Roman"/>
                <w:b/>
                <w:sz w:val="24"/>
              </w:rPr>
            </w:pPr>
            <w:ins w:id="1571" w:author="Client" w:date="2023-02-06T18:03:00Z">
              <w:r>
                <w:rPr>
                  <w:rFonts w:ascii="Times New Roman" w:hAnsi="Times New Roman" w:cs="Times New Roman"/>
                  <w:b/>
                  <w:sz w:val="24"/>
                </w:rPr>
                <w:t xml:space="preserve">             Mean</w:t>
              </w:r>
            </w:ins>
          </w:p>
        </w:tc>
        <w:tc>
          <w:tcPr>
            <w:tcW w:w="819" w:type="dxa"/>
          </w:tcPr>
          <w:p w14:paraId="430CAA6B" w14:textId="77777777" w:rsidR="00317F55" w:rsidRDefault="00317F55" w:rsidP="00327527">
            <w:pPr>
              <w:tabs>
                <w:tab w:val="left" w:pos="2356"/>
              </w:tabs>
              <w:jc w:val="center"/>
              <w:rPr>
                <w:ins w:id="1572" w:author="Client" w:date="2023-02-06T18:03:00Z"/>
                <w:rFonts w:ascii="Times New Roman" w:hAnsi="Times New Roman" w:cs="Times New Roman"/>
                <w:b/>
                <w:sz w:val="24"/>
              </w:rPr>
            </w:pPr>
          </w:p>
          <w:p w14:paraId="57F29C2B" w14:textId="77777777" w:rsidR="00317F55" w:rsidRDefault="00317F55" w:rsidP="00327527">
            <w:pPr>
              <w:tabs>
                <w:tab w:val="left" w:pos="2356"/>
              </w:tabs>
              <w:jc w:val="center"/>
              <w:rPr>
                <w:ins w:id="1573" w:author="Client" w:date="2023-02-06T18:03:00Z"/>
                <w:rFonts w:ascii="Times New Roman" w:hAnsi="Times New Roman" w:cs="Times New Roman"/>
                <w:b/>
                <w:sz w:val="24"/>
              </w:rPr>
            </w:pPr>
            <w:ins w:id="1574" w:author="Client" w:date="2023-02-06T18:03:00Z">
              <w:r>
                <w:rPr>
                  <w:rFonts w:ascii="Times New Roman" w:hAnsi="Times New Roman" w:cs="Times New Roman"/>
                  <w:b/>
                  <w:sz w:val="24"/>
                </w:rPr>
                <w:t>Verbal Interpretation</w:t>
              </w:r>
            </w:ins>
          </w:p>
        </w:tc>
      </w:tr>
      <w:tr w:rsidR="00317F55" w14:paraId="661E4E3C" w14:textId="77777777" w:rsidTr="00327527">
        <w:trPr>
          <w:ins w:id="1575" w:author="Client" w:date="2023-02-06T18:03:00Z"/>
        </w:trPr>
        <w:tc>
          <w:tcPr>
            <w:tcW w:w="5568" w:type="dxa"/>
          </w:tcPr>
          <w:p w14:paraId="5D61163C" w14:textId="77777777" w:rsidR="00317F55" w:rsidRPr="00DD7C76" w:rsidRDefault="00317F55" w:rsidP="00327527">
            <w:pPr>
              <w:tabs>
                <w:tab w:val="left" w:pos="2356"/>
              </w:tabs>
              <w:rPr>
                <w:ins w:id="1576" w:author="Client" w:date="2023-02-06T18:03:00Z"/>
                <w:rFonts w:ascii="Times New Roman" w:hAnsi="Times New Roman" w:cs="Times New Roman"/>
                <w:sz w:val="24"/>
              </w:rPr>
            </w:pPr>
            <w:ins w:id="1577" w:author="Client" w:date="2023-02-06T18:03:00Z">
              <w:r>
                <w:rPr>
                  <w:rFonts w:ascii="Times New Roman" w:hAnsi="Times New Roman" w:cs="Times New Roman"/>
                  <w:sz w:val="24"/>
                </w:rPr>
                <w:t xml:space="preserve">1. </w:t>
              </w:r>
              <w:r w:rsidRPr="00DD7C76">
                <w:rPr>
                  <w:rFonts w:ascii="Times New Roman" w:hAnsi="Times New Roman" w:cs="Times New Roman"/>
                  <w:sz w:val="24"/>
                </w:rPr>
                <w:t xml:space="preserve">It </w:t>
              </w:r>
              <w:r>
                <w:rPr>
                  <w:rFonts w:ascii="Times New Roman" w:hAnsi="Times New Roman" w:cs="Times New Roman"/>
                  <w:sz w:val="24"/>
                </w:rPr>
                <w:t>allows me to gain more outcomes.</w:t>
              </w:r>
            </w:ins>
          </w:p>
        </w:tc>
        <w:tc>
          <w:tcPr>
            <w:tcW w:w="1798" w:type="dxa"/>
          </w:tcPr>
          <w:p w14:paraId="709EEC09" w14:textId="77777777" w:rsidR="00317F55" w:rsidRPr="00955E80" w:rsidRDefault="00317F55" w:rsidP="00327527">
            <w:pPr>
              <w:tabs>
                <w:tab w:val="left" w:pos="2356"/>
              </w:tabs>
              <w:jc w:val="center"/>
              <w:rPr>
                <w:ins w:id="1578" w:author="Client" w:date="2023-02-06T18:03:00Z"/>
                <w:rFonts w:ascii="Times New Roman" w:hAnsi="Times New Roman" w:cs="Times New Roman"/>
                <w:sz w:val="24"/>
              </w:rPr>
            </w:pPr>
            <w:ins w:id="1579" w:author="Client" w:date="2023-02-06T18:03:00Z">
              <w:r>
                <w:rPr>
                  <w:rFonts w:ascii="Times New Roman" w:hAnsi="Times New Roman" w:cs="Times New Roman"/>
                  <w:sz w:val="24"/>
                </w:rPr>
                <w:t>3.33</w:t>
              </w:r>
            </w:ins>
          </w:p>
        </w:tc>
        <w:tc>
          <w:tcPr>
            <w:tcW w:w="819" w:type="dxa"/>
          </w:tcPr>
          <w:p w14:paraId="1BD21939" w14:textId="77777777" w:rsidR="00317F55" w:rsidRPr="00D92123" w:rsidRDefault="00317F55" w:rsidP="00327527">
            <w:pPr>
              <w:tabs>
                <w:tab w:val="left" w:pos="2356"/>
              </w:tabs>
              <w:jc w:val="center"/>
              <w:rPr>
                <w:ins w:id="1580" w:author="Client" w:date="2023-02-06T18:03:00Z"/>
                <w:rFonts w:ascii="Times New Roman" w:hAnsi="Times New Roman" w:cs="Times New Roman"/>
                <w:sz w:val="24"/>
              </w:rPr>
            </w:pPr>
            <w:ins w:id="1581" w:author="Client" w:date="2023-02-06T18:03:00Z">
              <w:r>
                <w:rPr>
                  <w:rFonts w:ascii="Times New Roman" w:hAnsi="Times New Roman" w:cs="Times New Roman"/>
                  <w:sz w:val="24"/>
                </w:rPr>
                <w:t>Agree</w:t>
              </w:r>
            </w:ins>
          </w:p>
        </w:tc>
      </w:tr>
      <w:tr w:rsidR="00317F55" w14:paraId="62769ADD" w14:textId="77777777" w:rsidTr="00327527">
        <w:trPr>
          <w:ins w:id="1582" w:author="Client" w:date="2023-02-06T18:03:00Z"/>
        </w:trPr>
        <w:tc>
          <w:tcPr>
            <w:tcW w:w="5568" w:type="dxa"/>
          </w:tcPr>
          <w:p w14:paraId="33AC4C48" w14:textId="77777777" w:rsidR="00317F55" w:rsidRPr="00DD7C76" w:rsidRDefault="00317F55" w:rsidP="00327527">
            <w:pPr>
              <w:rPr>
                <w:ins w:id="1583" w:author="Client" w:date="2023-02-06T18:03:00Z"/>
                <w:rFonts w:ascii="Times New Roman" w:hAnsi="Times New Roman" w:cs="Times New Roman"/>
                <w:sz w:val="24"/>
                <w:szCs w:val="24"/>
              </w:rPr>
            </w:pPr>
            <w:ins w:id="1584" w:author="Client" w:date="2023-02-06T18:03:00Z">
              <w:r w:rsidRPr="00DD7C76">
                <w:rPr>
                  <w:rFonts w:ascii="Times New Roman" w:hAnsi="Times New Roman" w:cs="Times New Roman"/>
                  <w:sz w:val="24"/>
                  <w:szCs w:val="24"/>
                </w:rPr>
                <w:t>2.</w:t>
              </w:r>
              <w:r>
                <w:rPr>
                  <w:rFonts w:ascii="Times New Roman" w:hAnsi="Times New Roman" w:cs="Times New Roman"/>
                  <w:sz w:val="24"/>
                  <w:szCs w:val="24"/>
                </w:rPr>
                <w:t xml:space="preserve"> </w:t>
              </w:r>
              <w:r w:rsidRPr="00DD7C76">
                <w:rPr>
                  <w:rFonts w:ascii="Times New Roman" w:hAnsi="Times New Roman" w:cs="Times New Roman"/>
                  <w:sz w:val="24"/>
                  <w:szCs w:val="24"/>
                </w:rPr>
                <w:t>It</w:t>
              </w:r>
              <w:r>
                <w:rPr>
                  <w:rFonts w:ascii="Times New Roman" w:hAnsi="Times New Roman" w:cs="Times New Roman"/>
                  <w:sz w:val="24"/>
                  <w:szCs w:val="24"/>
                </w:rPr>
                <w:t xml:space="preserve"> develops my business efficiency.</w:t>
              </w:r>
            </w:ins>
          </w:p>
        </w:tc>
        <w:tc>
          <w:tcPr>
            <w:tcW w:w="1798" w:type="dxa"/>
          </w:tcPr>
          <w:p w14:paraId="73F742FD" w14:textId="77777777" w:rsidR="00317F55" w:rsidRDefault="00317F55" w:rsidP="00327527">
            <w:pPr>
              <w:pStyle w:val="ListParagraph"/>
              <w:ind w:left="0"/>
              <w:jc w:val="center"/>
              <w:rPr>
                <w:ins w:id="1585" w:author="Client" w:date="2023-02-06T18:03:00Z"/>
                <w:rFonts w:ascii="Times New Roman" w:hAnsi="Times New Roman" w:cs="Times New Roman"/>
                <w:sz w:val="24"/>
                <w:szCs w:val="24"/>
              </w:rPr>
            </w:pPr>
            <w:ins w:id="1586" w:author="Client" w:date="2023-02-06T18:03:00Z">
              <w:r>
                <w:rPr>
                  <w:rFonts w:ascii="Times New Roman" w:hAnsi="Times New Roman" w:cs="Times New Roman"/>
                  <w:sz w:val="24"/>
                  <w:szCs w:val="24"/>
                </w:rPr>
                <w:t>3.36</w:t>
              </w:r>
            </w:ins>
          </w:p>
        </w:tc>
        <w:tc>
          <w:tcPr>
            <w:tcW w:w="819" w:type="dxa"/>
          </w:tcPr>
          <w:p w14:paraId="6FD1E622" w14:textId="77777777" w:rsidR="00317F55" w:rsidRDefault="00317F55" w:rsidP="00327527">
            <w:pPr>
              <w:pStyle w:val="ListParagraph"/>
              <w:ind w:left="0"/>
              <w:jc w:val="center"/>
              <w:rPr>
                <w:ins w:id="1587" w:author="Client" w:date="2023-02-06T18:03:00Z"/>
                <w:rFonts w:ascii="Times New Roman" w:hAnsi="Times New Roman" w:cs="Times New Roman"/>
                <w:sz w:val="24"/>
                <w:szCs w:val="24"/>
              </w:rPr>
            </w:pPr>
            <w:ins w:id="1588" w:author="Client" w:date="2023-02-06T18:03:00Z">
              <w:r>
                <w:rPr>
                  <w:rFonts w:ascii="Times New Roman" w:hAnsi="Times New Roman" w:cs="Times New Roman"/>
                  <w:sz w:val="24"/>
                  <w:szCs w:val="24"/>
                </w:rPr>
                <w:t>Agree</w:t>
              </w:r>
            </w:ins>
          </w:p>
        </w:tc>
      </w:tr>
      <w:tr w:rsidR="00317F55" w14:paraId="22443D03" w14:textId="77777777" w:rsidTr="00327527">
        <w:trPr>
          <w:ins w:id="1589" w:author="Client" w:date="2023-02-06T18:03:00Z"/>
        </w:trPr>
        <w:tc>
          <w:tcPr>
            <w:tcW w:w="5568" w:type="dxa"/>
          </w:tcPr>
          <w:p w14:paraId="7B1FFB81" w14:textId="77777777" w:rsidR="00317F55" w:rsidRDefault="00317F55" w:rsidP="00327527">
            <w:pPr>
              <w:pStyle w:val="ListParagraph"/>
              <w:tabs>
                <w:tab w:val="left" w:pos="288"/>
              </w:tabs>
              <w:ind w:left="0"/>
              <w:rPr>
                <w:ins w:id="1590" w:author="Client" w:date="2023-02-06T18:03:00Z"/>
                <w:rFonts w:ascii="Times New Roman" w:hAnsi="Times New Roman" w:cs="Times New Roman"/>
                <w:sz w:val="24"/>
                <w:szCs w:val="24"/>
              </w:rPr>
            </w:pPr>
            <w:ins w:id="1591" w:author="Client" w:date="2023-02-06T18:03:00Z">
              <w:r>
                <w:rPr>
                  <w:rFonts w:ascii="Times New Roman" w:hAnsi="Times New Roman" w:cs="Times New Roman"/>
                  <w:sz w:val="24"/>
                  <w:szCs w:val="24"/>
                </w:rPr>
                <w:t>3. It develops my business effectiveness.</w:t>
              </w:r>
              <w:r>
                <w:rPr>
                  <w:rFonts w:ascii="Times New Roman" w:hAnsi="Times New Roman" w:cs="Times New Roman"/>
                  <w:sz w:val="24"/>
                  <w:szCs w:val="24"/>
                </w:rPr>
                <w:tab/>
              </w:r>
            </w:ins>
          </w:p>
        </w:tc>
        <w:tc>
          <w:tcPr>
            <w:tcW w:w="1798" w:type="dxa"/>
          </w:tcPr>
          <w:p w14:paraId="1500814C" w14:textId="77777777" w:rsidR="00317F55" w:rsidRDefault="00317F55" w:rsidP="00327527">
            <w:pPr>
              <w:pStyle w:val="ListParagraph"/>
              <w:ind w:left="0"/>
              <w:jc w:val="center"/>
              <w:rPr>
                <w:ins w:id="1592" w:author="Client" w:date="2023-02-06T18:03:00Z"/>
                <w:rFonts w:ascii="Times New Roman" w:hAnsi="Times New Roman" w:cs="Times New Roman"/>
                <w:sz w:val="24"/>
                <w:szCs w:val="24"/>
              </w:rPr>
            </w:pPr>
            <w:ins w:id="1593" w:author="Client" w:date="2023-02-06T18:03:00Z">
              <w:r>
                <w:rPr>
                  <w:rFonts w:ascii="Times New Roman" w:hAnsi="Times New Roman" w:cs="Times New Roman"/>
                  <w:sz w:val="24"/>
                  <w:szCs w:val="24"/>
                </w:rPr>
                <w:t>3.35</w:t>
              </w:r>
            </w:ins>
          </w:p>
        </w:tc>
        <w:tc>
          <w:tcPr>
            <w:tcW w:w="819" w:type="dxa"/>
          </w:tcPr>
          <w:p w14:paraId="4F6CF6C8" w14:textId="77777777" w:rsidR="00317F55" w:rsidRDefault="00317F55" w:rsidP="00327527">
            <w:pPr>
              <w:pStyle w:val="ListParagraph"/>
              <w:ind w:left="0"/>
              <w:jc w:val="center"/>
              <w:rPr>
                <w:ins w:id="1594" w:author="Client" w:date="2023-02-06T18:03:00Z"/>
                <w:rFonts w:ascii="Times New Roman" w:hAnsi="Times New Roman" w:cs="Times New Roman"/>
                <w:sz w:val="24"/>
                <w:szCs w:val="24"/>
              </w:rPr>
            </w:pPr>
            <w:ins w:id="1595" w:author="Client" w:date="2023-02-06T18:03:00Z">
              <w:r>
                <w:rPr>
                  <w:rFonts w:ascii="Times New Roman" w:hAnsi="Times New Roman" w:cs="Times New Roman"/>
                  <w:sz w:val="24"/>
                  <w:szCs w:val="24"/>
                </w:rPr>
                <w:t>Agree</w:t>
              </w:r>
            </w:ins>
          </w:p>
        </w:tc>
      </w:tr>
      <w:tr w:rsidR="00317F55" w14:paraId="13CF7E02" w14:textId="77777777" w:rsidTr="00327527">
        <w:trPr>
          <w:ins w:id="1596" w:author="Client" w:date="2023-02-06T18:03:00Z"/>
        </w:trPr>
        <w:tc>
          <w:tcPr>
            <w:tcW w:w="5568" w:type="dxa"/>
          </w:tcPr>
          <w:p w14:paraId="2EE55436" w14:textId="77777777" w:rsidR="00317F55" w:rsidRDefault="00317F55" w:rsidP="00327527">
            <w:pPr>
              <w:pStyle w:val="ListParagraph"/>
              <w:ind w:left="0"/>
              <w:rPr>
                <w:ins w:id="1597" w:author="Client" w:date="2023-02-06T18:03:00Z"/>
                <w:rFonts w:ascii="Times New Roman" w:hAnsi="Times New Roman" w:cs="Times New Roman"/>
                <w:sz w:val="24"/>
                <w:szCs w:val="24"/>
              </w:rPr>
            </w:pPr>
            <w:ins w:id="1598" w:author="Client" w:date="2023-02-06T18:03:00Z">
              <w:r>
                <w:rPr>
                  <w:rFonts w:ascii="Times New Roman" w:hAnsi="Times New Roman" w:cs="Times New Roman"/>
                  <w:sz w:val="24"/>
                  <w:szCs w:val="24"/>
                </w:rPr>
                <w:t xml:space="preserve">4. It </w:t>
              </w:r>
              <w:proofErr w:type="spellStart"/>
              <w:r>
                <w:rPr>
                  <w:rFonts w:ascii="Times New Roman" w:hAnsi="Times New Roman" w:cs="Times New Roman"/>
                  <w:sz w:val="24"/>
                  <w:szCs w:val="24"/>
                </w:rPr>
                <w:t>reducts</w:t>
              </w:r>
              <w:proofErr w:type="spellEnd"/>
              <w:r>
                <w:rPr>
                  <w:rFonts w:ascii="Times New Roman" w:hAnsi="Times New Roman" w:cs="Times New Roman"/>
                  <w:sz w:val="24"/>
                  <w:szCs w:val="24"/>
                </w:rPr>
                <w:t xml:space="preserve"> my overall cost for my product/service.</w:t>
              </w:r>
            </w:ins>
          </w:p>
        </w:tc>
        <w:tc>
          <w:tcPr>
            <w:tcW w:w="1798" w:type="dxa"/>
          </w:tcPr>
          <w:p w14:paraId="2EDC7755" w14:textId="77777777" w:rsidR="00317F55" w:rsidRDefault="00317F55" w:rsidP="00327527">
            <w:pPr>
              <w:pStyle w:val="ListParagraph"/>
              <w:ind w:left="0"/>
              <w:jc w:val="center"/>
              <w:rPr>
                <w:ins w:id="1599" w:author="Client" w:date="2023-02-06T18:03:00Z"/>
                <w:rFonts w:ascii="Times New Roman" w:hAnsi="Times New Roman" w:cs="Times New Roman"/>
                <w:sz w:val="24"/>
                <w:szCs w:val="24"/>
              </w:rPr>
            </w:pPr>
            <w:ins w:id="1600" w:author="Client" w:date="2023-02-06T18:03:00Z">
              <w:r>
                <w:rPr>
                  <w:rFonts w:ascii="Times New Roman" w:hAnsi="Times New Roman" w:cs="Times New Roman"/>
                  <w:sz w:val="24"/>
                  <w:szCs w:val="24"/>
                </w:rPr>
                <w:t>3.21</w:t>
              </w:r>
            </w:ins>
          </w:p>
        </w:tc>
        <w:tc>
          <w:tcPr>
            <w:tcW w:w="819" w:type="dxa"/>
          </w:tcPr>
          <w:p w14:paraId="5ADAB7F1" w14:textId="77777777" w:rsidR="00317F55" w:rsidRDefault="00317F55" w:rsidP="00327527">
            <w:pPr>
              <w:pStyle w:val="ListParagraph"/>
              <w:ind w:left="0"/>
              <w:jc w:val="center"/>
              <w:rPr>
                <w:ins w:id="1601" w:author="Client" w:date="2023-02-06T18:03:00Z"/>
                <w:rFonts w:ascii="Times New Roman" w:hAnsi="Times New Roman" w:cs="Times New Roman"/>
                <w:sz w:val="24"/>
                <w:szCs w:val="24"/>
              </w:rPr>
            </w:pPr>
            <w:ins w:id="1602" w:author="Client" w:date="2023-02-06T18:03:00Z">
              <w:r>
                <w:rPr>
                  <w:rFonts w:ascii="Times New Roman" w:hAnsi="Times New Roman" w:cs="Times New Roman"/>
                  <w:sz w:val="24"/>
                  <w:szCs w:val="24"/>
                </w:rPr>
                <w:t>Agree</w:t>
              </w:r>
            </w:ins>
          </w:p>
        </w:tc>
      </w:tr>
      <w:tr w:rsidR="00317F55" w14:paraId="25995489" w14:textId="77777777" w:rsidTr="00327527">
        <w:trPr>
          <w:ins w:id="1603" w:author="Client" w:date="2023-02-06T18:03:00Z"/>
        </w:trPr>
        <w:tc>
          <w:tcPr>
            <w:tcW w:w="5568" w:type="dxa"/>
          </w:tcPr>
          <w:p w14:paraId="1A21C3F5" w14:textId="77777777" w:rsidR="00317F55" w:rsidRDefault="00317F55" w:rsidP="00327527">
            <w:pPr>
              <w:pStyle w:val="ListParagraph"/>
              <w:ind w:left="0"/>
              <w:rPr>
                <w:ins w:id="1604" w:author="Client" w:date="2023-02-06T18:03:00Z"/>
                <w:rFonts w:ascii="Times New Roman" w:hAnsi="Times New Roman" w:cs="Times New Roman"/>
                <w:sz w:val="24"/>
                <w:szCs w:val="24"/>
              </w:rPr>
            </w:pPr>
            <w:ins w:id="1605" w:author="Client" w:date="2023-02-06T18:03:00Z">
              <w:r>
                <w:rPr>
                  <w:rFonts w:ascii="Times New Roman" w:hAnsi="Times New Roman" w:cs="Times New Roman"/>
                  <w:sz w:val="24"/>
                  <w:szCs w:val="24"/>
                </w:rPr>
                <w:t>5. It increases the competitiveness of my business.</w:t>
              </w:r>
            </w:ins>
          </w:p>
        </w:tc>
        <w:tc>
          <w:tcPr>
            <w:tcW w:w="1798" w:type="dxa"/>
            <w:tcBorders>
              <w:bottom w:val="single" w:sz="4" w:space="0" w:color="auto"/>
            </w:tcBorders>
          </w:tcPr>
          <w:p w14:paraId="1C674E72" w14:textId="77777777" w:rsidR="00317F55" w:rsidRDefault="00317F55" w:rsidP="00327527">
            <w:pPr>
              <w:pStyle w:val="ListParagraph"/>
              <w:ind w:left="0"/>
              <w:jc w:val="center"/>
              <w:rPr>
                <w:ins w:id="1606" w:author="Client" w:date="2023-02-06T18:03:00Z"/>
                <w:rFonts w:ascii="Times New Roman" w:hAnsi="Times New Roman" w:cs="Times New Roman"/>
                <w:sz w:val="24"/>
                <w:szCs w:val="24"/>
              </w:rPr>
            </w:pPr>
            <w:ins w:id="1607" w:author="Client" w:date="2023-02-06T18:03:00Z">
              <w:r>
                <w:rPr>
                  <w:rFonts w:ascii="Times New Roman" w:hAnsi="Times New Roman" w:cs="Times New Roman"/>
                  <w:sz w:val="24"/>
                  <w:szCs w:val="24"/>
                </w:rPr>
                <w:t>3.35</w:t>
              </w:r>
            </w:ins>
          </w:p>
        </w:tc>
        <w:tc>
          <w:tcPr>
            <w:tcW w:w="819" w:type="dxa"/>
          </w:tcPr>
          <w:p w14:paraId="423926FB" w14:textId="77777777" w:rsidR="00317F55" w:rsidRDefault="00317F55" w:rsidP="00327527">
            <w:pPr>
              <w:pStyle w:val="ListParagraph"/>
              <w:ind w:left="0"/>
              <w:jc w:val="center"/>
              <w:rPr>
                <w:ins w:id="1608" w:author="Client" w:date="2023-02-06T18:03:00Z"/>
                <w:rFonts w:ascii="Times New Roman" w:hAnsi="Times New Roman" w:cs="Times New Roman"/>
                <w:sz w:val="24"/>
                <w:szCs w:val="24"/>
              </w:rPr>
            </w:pPr>
            <w:ins w:id="1609" w:author="Client" w:date="2023-02-06T18:03:00Z">
              <w:r>
                <w:rPr>
                  <w:rFonts w:ascii="Times New Roman" w:hAnsi="Times New Roman" w:cs="Times New Roman"/>
                  <w:sz w:val="24"/>
                  <w:szCs w:val="24"/>
                </w:rPr>
                <w:t>Agree</w:t>
              </w:r>
            </w:ins>
          </w:p>
        </w:tc>
      </w:tr>
      <w:tr w:rsidR="00317F55" w14:paraId="0D0937FB" w14:textId="77777777" w:rsidTr="00327527">
        <w:trPr>
          <w:ins w:id="1610" w:author="Client" w:date="2023-02-06T18:03:00Z"/>
        </w:trPr>
        <w:tc>
          <w:tcPr>
            <w:tcW w:w="5568" w:type="dxa"/>
          </w:tcPr>
          <w:p w14:paraId="064CCE16" w14:textId="77777777" w:rsidR="00317F55" w:rsidRPr="00904F89" w:rsidRDefault="00317F55" w:rsidP="00327527">
            <w:pPr>
              <w:pStyle w:val="ListParagraph"/>
              <w:ind w:left="0"/>
              <w:rPr>
                <w:ins w:id="1611" w:author="Client" w:date="2023-02-06T18:03:00Z"/>
                <w:rFonts w:ascii="Times New Roman" w:hAnsi="Times New Roman"/>
                <w:b/>
                <w:bCs/>
                <w:sz w:val="24"/>
                <w:szCs w:val="24"/>
              </w:rPr>
            </w:pPr>
            <w:ins w:id="1612" w:author="Client" w:date="2023-02-06T18:03:00Z">
              <w:r>
                <w:rPr>
                  <w:rFonts w:ascii="Times New Roman" w:hAnsi="Times New Roman"/>
                  <w:b/>
                  <w:bCs/>
                  <w:sz w:val="24"/>
                  <w:szCs w:val="24"/>
                </w:rPr>
                <w:t>Grand Weighted Mean</w:t>
              </w:r>
            </w:ins>
          </w:p>
        </w:tc>
        <w:tc>
          <w:tcPr>
            <w:tcW w:w="1798" w:type="dxa"/>
            <w:tcBorders>
              <w:top w:val="single" w:sz="4" w:space="0" w:color="auto"/>
            </w:tcBorders>
          </w:tcPr>
          <w:p w14:paraId="4B8ACBF4" w14:textId="77777777" w:rsidR="00317F55" w:rsidRDefault="00317F55" w:rsidP="00327527">
            <w:pPr>
              <w:pStyle w:val="ListParagraph"/>
              <w:ind w:left="0"/>
              <w:jc w:val="center"/>
              <w:rPr>
                <w:ins w:id="1613" w:author="Client" w:date="2023-02-06T18:03:00Z"/>
                <w:rFonts w:ascii="Times New Roman" w:hAnsi="Times New Roman"/>
                <w:sz w:val="24"/>
                <w:szCs w:val="24"/>
              </w:rPr>
            </w:pPr>
            <w:ins w:id="1614" w:author="Client" w:date="2023-02-06T18:03:00Z">
              <w:r>
                <w:rPr>
                  <w:rFonts w:ascii="Times New Roman" w:hAnsi="Times New Roman"/>
                  <w:sz w:val="24"/>
                  <w:szCs w:val="24"/>
                </w:rPr>
                <w:fldChar w:fldCharType="begin"/>
              </w:r>
              <w:r>
                <w:rPr>
                  <w:rFonts w:ascii="Times New Roman" w:hAnsi="Times New Roman"/>
                  <w:sz w:val="24"/>
                  <w:szCs w:val="24"/>
                </w:rPr>
                <w:instrText xml:space="preserve"> =SUM(ABOVE) \# "#,##0" </w:instrText>
              </w:r>
              <w:r>
                <w:rPr>
                  <w:rFonts w:ascii="Times New Roman" w:hAnsi="Times New Roman"/>
                  <w:sz w:val="24"/>
                  <w:szCs w:val="24"/>
                </w:rPr>
                <w:fldChar w:fldCharType="separate"/>
              </w:r>
              <w:r>
                <w:rPr>
                  <w:rFonts w:ascii="Times New Roman" w:hAnsi="Times New Roman"/>
                  <w:noProof/>
                  <w:sz w:val="24"/>
                  <w:szCs w:val="24"/>
                </w:rPr>
                <w:t xml:space="preserve">  3.40</w:t>
              </w:r>
              <w:r>
                <w:rPr>
                  <w:rFonts w:ascii="Times New Roman" w:hAnsi="Times New Roman"/>
                  <w:sz w:val="24"/>
                  <w:szCs w:val="24"/>
                </w:rPr>
                <w:fldChar w:fldCharType="end"/>
              </w:r>
            </w:ins>
          </w:p>
        </w:tc>
        <w:tc>
          <w:tcPr>
            <w:tcW w:w="819" w:type="dxa"/>
          </w:tcPr>
          <w:p w14:paraId="26BF1EB1" w14:textId="77777777" w:rsidR="00317F55" w:rsidRDefault="00317F55" w:rsidP="00327527">
            <w:pPr>
              <w:pStyle w:val="ListParagraph"/>
              <w:ind w:left="0"/>
              <w:jc w:val="center"/>
              <w:rPr>
                <w:ins w:id="1615" w:author="Client" w:date="2023-02-06T18:03:00Z"/>
                <w:rFonts w:ascii="Times New Roman" w:hAnsi="Times New Roman"/>
                <w:sz w:val="24"/>
                <w:szCs w:val="24"/>
              </w:rPr>
            </w:pPr>
            <w:ins w:id="1616" w:author="Client" w:date="2023-02-06T18:03:00Z">
              <w:r>
                <w:rPr>
                  <w:rFonts w:ascii="Times New Roman" w:hAnsi="Times New Roman"/>
                  <w:sz w:val="24"/>
                  <w:szCs w:val="24"/>
                </w:rPr>
                <w:t>Agree</w:t>
              </w:r>
            </w:ins>
          </w:p>
        </w:tc>
      </w:tr>
    </w:tbl>
    <w:p w14:paraId="35B55D32" w14:textId="77777777" w:rsidR="00317F55" w:rsidRDefault="00317F55" w:rsidP="00317F55">
      <w:pPr>
        <w:spacing w:after="0" w:line="240" w:lineRule="auto"/>
        <w:jc w:val="both"/>
        <w:rPr>
          <w:ins w:id="1617" w:author="Client" w:date="2023-02-06T18:03:00Z"/>
          <w:rFonts w:ascii="Times New Roman" w:eastAsia="Times New Roman" w:hAnsi="Times New Roman"/>
          <w:b/>
          <w:bCs/>
          <w:color w:val="000000"/>
          <w:sz w:val="24"/>
          <w:szCs w:val="24"/>
        </w:rPr>
      </w:pPr>
      <w:ins w:id="1618" w:author="Client" w:date="2023-02-06T18:03:00Z">
        <w:r>
          <w:rPr>
            <w:rFonts w:ascii="Times New Roman" w:eastAsia="Times New Roman" w:hAnsi="Times New Roman"/>
            <w:b/>
            <w:bCs/>
            <w:color w:val="000000"/>
            <w:sz w:val="24"/>
            <w:szCs w:val="24"/>
          </w:rPr>
          <w:tab/>
        </w:r>
      </w:ins>
    </w:p>
    <w:p w14:paraId="09C505CF" w14:textId="77777777" w:rsidR="00317F55" w:rsidRDefault="00317F55">
      <w:pPr>
        <w:spacing w:after="0" w:line="360" w:lineRule="auto"/>
        <w:ind w:firstLine="720"/>
        <w:jc w:val="both"/>
        <w:rPr>
          <w:ins w:id="1619" w:author="Client" w:date="2023-02-06T18:03:00Z"/>
          <w:rFonts w:ascii="Times New Roman" w:eastAsia="Times New Roman" w:hAnsi="Times New Roman"/>
          <w:color w:val="000000"/>
          <w:sz w:val="24"/>
          <w:szCs w:val="24"/>
        </w:rPr>
        <w:pPrChange w:id="1620" w:author="Client" w:date="2023-02-10T00:28:00Z">
          <w:pPr>
            <w:spacing w:after="0" w:line="480" w:lineRule="auto"/>
            <w:ind w:firstLine="720"/>
            <w:jc w:val="both"/>
          </w:pPr>
        </w:pPrChange>
      </w:pPr>
      <w:ins w:id="1621" w:author="Client" w:date="2023-02-06T18:03:00Z">
        <w:r>
          <w:rPr>
            <w:rFonts w:ascii="Times New Roman" w:eastAsia="Times New Roman" w:hAnsi="Times New Roman"/>
            <w:color w:val="000000"/>
            <w:sz w:val="24"/>
            <w:szCs w:val="24"/>
          </w:rPr>
          <w:t xml:space="preserve">Table 2 show the weighted mean data of 3.36, 3.35, 3.33, 3.21 with the verbal interpretation of agree. In this table, most of the respondents had agree that process innovation is important to business target market.  </w:t>
        </w:r>
      </w:ins>
    </w:p>
    <w:p w14:paraId="769AE7D1" w14:textId="77777777" w:rsidR="00661CB8" w:rsidRDefault="00661CB8" w:rsidP="00661CB8">
      <w:pPr>
        <w:spacing w:after="0" w:line="360" w:lineRule="auto"/>
        <w:jc w:val="both"/>
        <w:rPr>
          <w:ins w:id="1622" w:author="Client" w:date="2023-02-10T10:08:00Z"/>
          <w:rFonts w:ascii="Times New Roman" w:eastAsia="Times New Roman" w:hAnsi="Times New Roman"/>
          <w:color w:val="000000"/>
          <w:sz w:val="24"/>
          <w:szCs w:val="24"/>
        </w:rPr>
      </w:pPr>
    </w:p>
    <w:p w14:paraId="51E00D59" w14:textId="50DE2E16" w:rsidR="00317F55" w:rsidRDefault="00317F55">
      <w:pPr>
        <w:spacing w:after="0" w:line="360" w:lineRule="auto"/>
        <w:ind w:firstLine="720"/>
        <w:jc w:val="both"/>
        <w:rPr>
          <w:ins w:id="1623" w:author="Client" w:date="2023-02-06T18:03:00Z"/>
          <w:rFonts w:ascii="Times New Roman" w:eastAsia="Times New Roman" w:hAnsi="Times New Roman"/>
          <w:color w:val="000000"/>
          <w:sz w:val="24"/>
          <w:szCs w:val="24"/>
        </w:rPr>
        <w:pPrChange w:id="1624" w:author="Client" w:date="2023-02-10T10:08:00Z">
          <w:pPr>
            <w:spacing w:after="0" w:line="480" w:lineRule="auto"/>
            <w:ind w:firstLine="720"/>
            <w:jc w:val="both"/>
          </w:pPr>
        </w:pPrChange>
      </w:pPr>
      <w:ins w:id="1625" w:author="Client" w:date="2023-02-06T18:03:00Z">
        <w:r w:rsidRPr="001465CD">
          <w:rPr>
            <w:rFonts w:ascii="Times New Roman" w:eastAsia="Times New Roman" w:hAnsi="Times New Roman"/>
            <w:color w:val="000000"/>
            <w:sz w:val="24"/>
            <w:szCs w:val="24"/>
          </w:rPr>
          <w:t>This study examined how process innovation functions as a mediator in the</w:t>
        </w:r>
        <w:r>
          <w:rPr>
            <w:rFonts w:ascii="Times New Roman" w:eastAsia="Times New Roman" w:hAnsi="Times New Roman"/>
            <w:color w:val="000000"/>
            <w:sz w:val="24"/>
            <w:szCs w:val="24"/>
          </w:rPr>
          <w:t xml:space="preserve"> </w:t>
        </w:r>
        <w:r w:rsidRPr="001465CD">
          <w:rPr>
            <w:rFonts w:ascii="Times New Roman" w:eastAsia="Times New Roman" w:hAnsi="Times New Roman"/>
            <w:color w:val="000000"/>
            <w:sz w:val="24"/>
            <w:szCs w:val="24"/>
          </w:rPr>
          <w:t>interaction between the firm-specific qualities of absorptive ability, intrapreneurship,</w:t>
        </w:r>
        <w:r>
          <w:rPr>
            <w:rFonts w:ascii="Times New Roman" w:eastAsia="Times New Roman" w:hAnsi="Times New Roman"/>
            <w:color w:val="000000"/>
            <w:sz w:val="24"/>
            <w:szCs w:val="24"/>
          </w:rPr>
          <w:t xml:space="preserve"> </w:t>
        </w:r>
        <w:r w:rsidRPr="001465CD">
          <w:rPr>
            <w:rFonts w:ascii="Times New Roman" w:eastAsia="Times New Roman" w:hAnsi="Times New Roman"/>
            <w:color w:val="000000"/>
            <w:sz w:val="24"/>
            <w:szCs w:val="24"/>
          </w:rPr>
          <w:t>and</w:t>
        </w:r>
        <w:r>
          <w:rPr>
            <w:rFonts w:ascii="Times New Roman" w:eastAsia="Times New Roman" w:hAnsi="Times New Roman"/>
            <w:color w:val="000000"/>
            <w:sz w:val="24"/>
            <w:szCs w:val="24"/>
          </w:rPr>
          <w:t xml:space="preserve"> </w:t>
        </w:r>
        <w:r w:rsidRPr="001465CD">
          <w:rPr>
            <w:rFonts w:ascii="Times New Roman" w:eastAsia="Times New Roman" w:hAnsi="Times New Roman"/>
            <w:color w:val="000000"/>
            <w:sz w:val="24"/>
            <w:szCs w:val="24"/>
          </w:rPr>
          <w:t>stakeholder integration for sustainable innovation in SMEs. With 190 companies</w:t>
        </w:r>
        <w:r>
          <w:rPr>
            <w:rFonts w:ascii="Times New Roman" w:eastAsia="Times New Roman" w:hAnsi="Times New Roman"/>
            <w:color w:val="000000"/>
            <w:sz w:val="24"/>
            <w:szCs w:val="24"/>
          </w:rPr>
          <w:t xml:space="preserve"> </w:t>
        </w:r>
        <w:r w:rsidRPr="001465CD">
          <w:rPr>
            <w:rFonts w:ascii="Times New Roman" w:eastAsia="Times New Roman" w:hAnsi="Times New Roman"/>
            <w:color w:val="000000"/>
            <w:sz w:val="24"/>
            <w:szCs w:val="24"/>
          </w:rPr>
          <w:t>as its sample size, this empirical study looks at the manufacturing sector of Indonesian</w:t>
        </w:r>
        <w:r>
          <w:rPr>
            <w:rFonts w:ascii="Times New Roman" w:eastAsia="Times New Roman" w:hAnsi="Times New Roman"/>
            <w:color w:val="000000"/>
            <w:sz w:val="24"/>
            <w:szCs w:val="24"/>
          </w:rPr>
          <w:t xml:space="preserve"> </w:t>
        </w:r>
        <w:proofErr w:type="spellStart"/>
        <w:r w:rsidRPr="001465CD">
          <w:rPr>
            <w:rFonts w:ascii="Times New Roman" w:eastAsia="Times New Roman" w:hAnsi="Times New Roman"/>
            <w:color w:val="000000"/>
            <w:sz w:val="24"/>
            <w:szCs w:val="24"/>
          </w:rPr>
          <w:t>SMEs.The</w:t>
        </w:r>
        <w:proofErr w:type="spellEnd"/>
        <w:r w:rsidRPr="001465CD">
          <w:rPr>
            <w:rFonts w:ascii="Times New Roman" w:eastAsia="Times New Roman" w:hAnsi="Times New Roman"/>
            <w:color w:val="000000"/>
            <w:sz w:val="24"/>
            <w:szCs w:val="24"/>
          </w:rPr>
          <w:t xml:space="preserve"> study discovered that process innovation methods have an impact on</w:t>
        </w:r>
        <w:r>
          <w:rPr>
            <w:rFonts w:ascii="Times New Roman" w:eastAsia="Times New Roman" w:hAnsi="Times New Roman"/>
            <w:color w:val="000000"/>
            <w:sz w:val="24"/>
            <w:szCs w:val="24"/>
          </w:rPr>
          <w:t xml:space="preserve"> </w:t>
        </w:r>
        <w:r w:rsidRPr="001465CD">
          <w:rPr>
            <w:rFonts w:ascii="Times New Roman" w:eastAsia="Times New Roman" w:hAnsi="Times New Roman"/>
            <w:color w:val="000000"/>
            <w:sz w:val="24"/>
            <w:szCs w:val="24"/>
          </w:rPr>
          <w:t>Sustainable innovation, even at early stages, as a mediator brought on by firm-specific</w:t>
        </w:r>
      </w:ins>
    </w:p>
    <w:p w14:paraId="1B6CEF05" w14:textId="77777777" w:rsidR="00317F55" w:rsidRDefault="00317F55">
      <w:pPr>
        <w:spacing w:after="0" w:line="360" w:lineRule="auto"/>
        <w:jc w:val="both"/>
        <w:rPr>
          <w:ins w:id="1626" w:author="Client" w:date="2023-02-06T18:03:00Z"/>
          <w:rFonts w:ascii="Times New Roman" w:eastAsia="Times New Roman" w:hAnsi="Times New Roman"/>
          <w:color w:val="000000"/>
          <w:sz w:val="24"/>
          <w:szCs w:val="24"/>
        </w:rPr>
        <w:pPrChange w:id="1627" w:author="Client" w:date="2023-02-10T00:28:00Z">
          <w:pPr>
            <w:spacing w:after="0" w:line="480" w:lineRule="auto"/>
            <w:jc w:val="both"/>
          </w:pPr>
        </w:pPrChange>
      </w:pPr>
      <w:ins w:id="1628" w:author="Client" w:date="2023-02-06T18:03:00Z">
        <w:r w:rsidRPr="001465CD">
          <w:rPr>
            <w:rFonts w:ascii="Times New Roman" w:eastAsia="Times New Roman" w:hAnsi="Times New Roman"/>
            <w:color w:val="000000"/>
            <w:sz w:val="24"/>
            <w:szCs w:val="24"/>
          </w:rPr>
          <w:t>abilities such as absorptive ability, intrapreneurship, and stakeholder integration.</w:t>
        </w:r>
        <w:r>
          <w:rPr>
            <w:rFonts w:ascii="Times New Roman" w:eastAsia="Times New Roman" w:hAnsi="Times New Roman"/>
            <w:color w:val="000000"/>
            <w:sz w:val="24"/>
            <w:szCs w:val="24"/>
          </w:rPr>
          <w:t xml:space="preserve"> </w:t>
        </w:r>
        <w:r w:rsidRPr="001465CD">
          <w:rPr>
            <w:rFonts w:ascii="Times New Roman" w:eastAsia="Times New Roman" w:hAnsi="Times New Roman"/>
            <w:color w:val="000000"/>
            <w:sz w:val="24"/>
            <w:szCs w:val="24"/>
          </w:rPr>
          <w:t>Finally, conclusions are given with regard to the theory and application of achieving</w:t>
        </w:r>
        <w:r>
          <w:rPr>
            <w:rFonts w:ascii="Times New Roman" w:eastAsia="Times New Roman" w:hAnsi="Times New Roman"/>
            <w:color w:val="000000"/>
            <w:sz w:val="24"/>
            <w:szCs w:val="24"/>
          </w:rPr>
          <w:t xml:space="preserve"> </w:t>
        </w:r>
        <w:r w:rsidRPr="001465CD">
          <w:rPr>
            <w:rFonts w:ascii="Times New Roman" w:eastAsia="Times New Roman" w:hAnsi="Times New Roman"/>
            <w:color w:val="000000"/>
            <w:sz w:val="24"/>
            <w:szCs w:val="24"/>
          </w:rPr>
          <w:t xml:space="preserve">sustainable innovation in SMEs. (A. </w:t>
        </w:r>
        <w:proofErr w:type="spellStart"/>
        <w:r w:rsidRPr="001465CD">
          <w:rPr>
            <w:rFonts w:ascii="Times New Roman" w:eastAsia="Times New Roman" w:hAnsi="Times New Roman"/>
            <w:color w:val="000000"/>
            <w:sz w:val="24"/>
            <w:szCs w:val="24"/>
          </w:rPr>
          <w:t>Widya-Hasuti</w:t>
        </w:r>
        <w:proofErr w:type="spellEnd"/>
        <w:r w:rsidRPr="001465CD">
          <w:rPr>
            <w:rFonts w:ascii="Times New Roman" w:eastAsia="Times New Roman" w:hAnsi="Times New Roman"/>
            <w:color w:val="000000"/>
            <w:sz w:val="24"/>
            <w:szCs w:val="24"/>
          </w:rPr>
          <w:t xml:space="preserve"> et al.., 2018)</w:t>
        </w:r>
      </w:ins>
    </w:p>
    <w:p w14:paraId="3D1A4492" w14:textId="77777777" w:rsidR="00317F55" w:rsidRDefault="00317F55" w:rsidP="00317F55">
      <w:pPr>
        <w:spacing w:after="0" w:line="240" w:lineRule="auto"/>
        <w:jc w:val="center"/>
        <w:rPr>
          <w:ins w:id="1629" w:author="Client" w:date="2023-02-06T18:03:00Z"/>
          <w:rFonts w:ascii="Times New Roman" w:eastAsia="Times New Roman" w:hAnsi="Times New Roman"/>
          <w:b/>
          <w:bCs/>
          <w:color w:val="000000"/>
          <w:sz w:val="24"/>
          <w:szCs w:val="24"/>
        </w:rPr>
      </w:pPr>
    </w:p>
    <w:p w14:paraId="25DED54C" w14:textId="77777777" w:rsidR="0074669D" w:rsidRDefault="0074669D">
      <w:pPr>
        <w:spacing w:after="0" w:line="240" w:lineRule="auto"/>
        <w:rPr>
          <w:ins w:id="1630" w:author="Client" w:date="2023-02-10T00:26:00Z"/>
          <w:rFonts w:ascii="Times New Roman" w:eastAsia="Times New Roman" w:hAnsi="Times New Roman"/>
          <w:b/>
          <w:bCs/>
          <w:color w:val="000000"/>
          <w:sz w:val="24"/>
          <w:szCs w:val="24"/>
        </w:rPr>
        <w:pPrChange w:id="1631" w:author="Client" w:date="2023-02-10T00:28:00Z">
          <w:pPr>
            <w:spacing w:after="0" w:line="240" w:lineRule="auto"/>
            <w:jc w:val="center"/>
          </w:pPr>
        </w:pPrChange>
      </w:pPr>
    </w:p>
    <w:p w14:paraId="35FC9947" w14:textId="7A303143" w:rsidR="00317F55" w:rsidRPr="005F6E98" w:rsidRDefault="00317F55" w:rsidP="00317F55">
      <w:pPr>
        <w:spacing w:after="0" w:line="240" w:lineRule="auto"/>
        <w:jc w:val="center"/>
        <w:rPr>
          <w:ins w:id="1632" w:author="Client" w:date="2023-02-06T18:03:00Z"/>
          <w:rFonts w:ascii="Times New Roman" w:hAnsi="Times New Roman"/>
          <w:b/>
          <w:sz w:val="24"/>
          <w:szCs w:val="24"/>
        </w:rPr>
      </w:pPr>
      <w:ins w:id="1633" w:author="Client" w:date="2023-02-06T18:03:00Z">
        <w:r>
          <w:rPr>
            <w:rFonts w:ascii="Times New Roman" w:eastAsia="Times New Roman" w:hAnsi="Times New Roman"/>
            <w:b/>
            <w:bCs/>
            <w:color w:val="000000"/>
            <w:sz w:val="24"/>
            <w:szCs w:val="24"/>
          </w:rPr>
          <w:t xml:space="preserve"> </w:t>
        </w:r>
        <w:r>
          <w:rPr>
            <w:rFonts w:ascii="Times New Roman" w:hAnsi="Times New Roman"/>
            <w:b/>
            <w:sz w:val="24"/>
            <w:szCs w:val="24"/>
          </w:rPr>
          <w:t xml:space="preserve">Table 3 </w:t>
        </w:r>
      </w:ins>
    </w:p>
    <w:p w14:paraId="3690FE67" w14:textId="77777777" w:rsidR="00317F55" w:rsidRPr="005F6E98" w:rsidRDefault="00317F55" w:rsidP="00317F55">
      <w:pPr>
        <w:tabs>
          <w:tab w:val="left" w:pos="2371"/>
        </w:tabs>
        <w:jc w:val="center"/>
        <w:rPr>
          <w:ins w:id="1634" w:author="Client" w:date="2023-02-06T18:03:00Z"/>
          <w:rFonts w:ascii="Times New Roman" w:hAnsi="Times New Roman"/>
          <w:sz w:val="24"/>
          <w:szCs w:val="24"/>
        </w:rPr>
      </w:pPr>
      <w:ins w:id="1635" w:author="Client" w:date="2023-02-06T18:03:00Z">
        <w:r>
          <w:rPr>
            <w:rFonts w:ascii="Times New Roman" w:hAnsi="Times New Roman"/>
            <w:sz w:val="24"/>
            <w:szCs w:val="24"/>
          </w:rPr>
          <w:t>Business innovation in terms of  Technological innovation</w:t>
        </w:r>
      </w:ins>
    </w:p>
    <w:tbl>
      <w:tblPr>
        <w:tblStyle w:val="TableGrid"/>
        <w:tblpPr w:leftFromText="180" w:rightFromText="180" w:vertAnchor="text" w:tblpX="85" w:tblpY="1"/>
        <w:tblOverlap w:val="never"/>
        <w:tblW w:w="8185" w:type="dxa"/>
        <w:tblLook w:val="04A0" w:firstRow="1" w:lastRow="0" w:firstColumn="1" w:lastColumn="0" w:noHBand="0" w:noVBand="1"/>
      </w:tblPr>
      <w:tblGrid>
        <w:gridCol w:w="4824"/>
        <w:gridCol w:w="1678"/>
        <w:gridCol w:w="1683"/>
      </w:tblGrid>
      <w:tr w:rsidR="00317F55" w14:paraId="43EB828C" w14:textId="77777777" w:rsidTr="00327527">
        <w:trPr>
          <w:trHeight w:val="70"/>
          <w:ins w:id="1636" w:author="Client" w:date="2023-02-06T18:03:00Z"/>
        </w:trPr>
        <w:tc>
          <w:tcPr>
            <w:tcW w:w="5568" w:type="dxa"/>
          </w:tcPr>
          <w:p w14:paraId="737C8570" w14:textId="77777777" w:rsidR="00317F55" w:rsidRDefault="00317F55" w:rsidP="00327527">
            <w:pPr>
              <w:tabs>
                <w:tab w:val="left" w:pos="778"/>
                <w:tab w:val="center" w:pos="2243"/>
                <w:tab w:val="left" w:pos="2356"/>
              </w:tabs>
              <w:rPr>
                <w:ins w:id="1637" w:author="Client" w:date="2023-02-06T18:03:00Z"/>
                <w:rFonts w:ascii="Times New Roman" w:hAnsi="Times New Roman" w:cs="Times New Roman"/>
                <w:b/>
                <w:sz w:val="24"/>
              </w:rPr>
            </w:pPr>
            <w:ins w:id="1638" w:author="Client" w:date="2023-02-06T18:03:00Z">
              <w:r>
                <w:rPr>
                  <w:rFonts w:ascii="Times New Roman" w:hAnsi="Times New Roman" w:cs="Times New Roman"/>
                  <w:b/>
                  <w:sz w:val="24"/>
                </w:rPr>
                <w:tab/>
              </w:r>
              <w:r>
                <w:rPr>
                  <w:rFonts w:ascii="Times New Roman" w:hAnsi="Times New Roman" w:cs="Times New Roman"/>
                  <w:b/>
                  <w:sz w:val="24"/>
                </w:rPr>
                <w:tab/>
                <w:t xml:space="preserve"> </w:t>
              </w:r>
            </w:ins>
          </w:p>
          <w:p w14:paraId="0B181998" w14:textId="77777777" w:rsidR="00317F55" w:rsidRDefault="00317F55" w:rsidP="00327527">
            <w:pPr>
              <w:tabs>
                <w:tab w:val="left" w:pos="778"/>
                <w:tab w:val="center" w:pos="2243"/>
                <w:tab w:val="left" w:pos="2356"/>
              </w:tabs>
              <w:jc w:val="center"/>
              <w:rPr>
                <w:ins w:id="1639" w:author="Client" w:date="2023-02-06T18:03:00Z"/>
                <w:rFonts w:ascii="Times New Roman" w:hAnsi="Times New Roman" w:cs="Times New Roman"/>
                <w:b/>
                <w:sz w:val="24"/>
              </w:rPr>
            </w:pPr>
            <w:ins w:id="1640" w:author="Client" w:date="2023-02-06T18:03:00Z">
              <w:r>
                <w:rPr>
                  <w:rFonts w:ascii="Times New Roman" w:hAnsi="Times New Roman" w:cs="Times New Roman"/>
                  <w:b/>
                  <w:sz w:val="24"/>
                </w:rPr>
                <w:t>Variable</w:t>
              </w:r>
            </w:ins>
          </w:p>
          <w:p w14:paraId="369A9218" w14:textId="77777777" w:rsidR="00317F55" w:rsidRDefault="00317F55" w:rsidP="00327527">
            <w:pPr>
              <w:tabs>
                <w:tab w:val="left" w:pos="2371"/>
              </w:tabs>
              <w:jc w:val="center"/>
              <w:rPr>
                <w:ins w:id="1641" w:author="Client" w:date="2023-02-06T18:03:00Z"/>
                <w:rFonts w:ascii="Times New Roman" w:hAnsi="Times New Roman"/>
                <w:b/>
                <w:sz w:val="24"/>
                <w:szCs w:val="24"/>
              </w:rPr>
            </w:pPr>
            <w:ins w:id="1642" w:author="Client" w:date="2023-02-06T18:03:00Z">
              <w:r>
                <w:rPr>
                  <w:rFonts w:ascii="Times New Roman" w:hAnsi="Times New Roman"/>
                  <w:b/>
                  <w:sz w:val="24"/>
                  <w:szCs w:val="24"/>
                </w:rPr>
                <w:t>1.3 Technological innovation</w:t>
              </w:r>
            </w:ins>
          </w:p>
          <w:p w14:paraId="62E36D32" w14:textId="77777777" w:rsidR="00317F55" w:rsidRDefault="00317F55" w:rsidP="00327527">
            <w:pPr>
              <w:tabs>
                <w:tab w:val="left" w:pos="778"/>
                <w:tab w:val="center" w:pos="2243"/>
                <w:tab w:val="left" w:pos="2356"/>
              </w:tabs>
              <w:rPr>
                <w:ins w:id="1643" w:author="Client" w:date="2023-02-06T18:03:00Z"/>
                <w:rFonts w:ascii="Times New Roman" w:hAnsi="Times New Roman" w:cs="Times New Roman"/>
                <w:b/>
                <w:sz w:val="24"/>
              </w:rPr>
            </w:pPr>
          </w:p>
        </w:tc>
        <w:tc>
          <w:tcPr>
            <w:tcW w:w="1798" w:type="dxa"/>
          </w:tcPr>
          <w:p w14:paraId="49E10622" w14:textId="77777777" w:rsidR="00317F55" w:rsidRDefault="00317F55" w:rsidP="00327527">
            <w:pPr>
              <w:tabs>
                <w:tab w:val="left" w:pos="2356"/>
              </w:tabs>
              <w:rPr>
                <w:ins w:id="1644" w:author="Client" w:date="2023-02-06T18:03:00Z"/>
                <w:rFonts w:ascii="Times New Roman" w:hAnsi="Times New Roman" w:cs="Times New Roman"/>
                <w:b/>
                <w:sz w:val="24"/>
              </w:rPr>
            </w:pPr>
          </w:p>
          <w:p w14:paraId="58B52090" w14:textId="77777777" w:rsidR="00317F55" w:rsidRDefault="00317F55" w:rsidP="00327527">
            <w:pPr>
              <w:tabs>
                <w:tab w:val="left" w:pos="2356"/>
              </w:tabs>
              <w:rPr>
                <w:ins w:id="1645" w:author="Client" w:date="2023-02-06T18:03:00Z"/>
                <w:rFonts w:ascii="Times New Roman" w:hAnsi="Times New Roman" w:cs="Times New Roman"/>
                <w:b/>
                <w:sz w:val="24"/>
              </w:rPr>
            </w:pPr>
            <w:ins w:id="1646" w:author="Client" w:date="2023-02-06T18:03:00Z">
              <w:r>
                <w:rPr>
                  <w:rFonts w:ascii="Times New Roman" w:hAnsi="Times New Roman" w:cs="Times New Roman"/>
                  <w:b/>
                  <w:sz w:val="24"/>
                </w:rPr>
                <w:t xml:space="preserve"> Weighted        </w:t>
              </w:r>
            </w:ins>
          </w:p>
          <w:p w14:paraId="37AF28D4" w14:textId="77777777" w:rsidR="00317F55" w:rsidRDefault="00317F55" w:rsidP="00327527">
            <w:pPr>
              <w:tabs>
                <w:tab w:val="left" w:pos="2356"/>
              </w:tabs>
              <w:rPr>
                <w:ins w:id="1647" w:author="Client" w:date="2023-02-06T18:03:00Z"/>
                <w:rFonts w:ascii="Times New Roman" w:hAnsi="Times New Roman" w:cs="Times New Roman"/>
                <w:b/>
                <w:sz w:val="24"/>
              </w:rPr>
            </w:pPr>
            <w:ins w:id="1648" w:author="Client" w:date="2023-02-06T18:03:00Z">
              <w:r>
                <w:rPr>
                  <w:rFonts w:ascii="Times New Roman" w:hAnsi="Times New Roman" w:cs="Times New Roman"/>
                  <w:b/>
                  <w:sz w:val="24"/>
                </w:rPr>
                <w:t xml:space="preserve">             Mean</w:t>
              </w:r>
            </w:ins>
          </w:p>
        </w:tc>
        <w:tc>
          <w:tcPr>
            <w:tcW w:w="819" w:type="dxa"/>
          </w:tcPr>
          <w:p w14:paraId="55BE11CC" w14:textId="77777777" w:rsidR="00317F55" w:rsidRDefault="00317F55" w:rsidP="00327527">
            <w:pPr>
              <w:tabs>
                <w:tab w:val="left" w:pos="2356"/>
              </w:tabs>
              <w:jc w:val="center"/>
              <w:rPr>
                <w:ins w:id="1649" w:author="Client" w:date="2023-02-06T18:03:00Z"/>
                <w:rFonts w:ascii="Times New Roman" w:hAnsi="Times New Roman" w:cs="Times New Roman"/>
                <w:b/>
                <w:sz w:val="24"/>
              </w:rPr>
            </w:pPr>
          </w:p>
          <w:p w14:paraId="77BDB591" w14:textId="77777777" w:rsidR="00317F55" w:rsidRDefault="00317F55" w:rsidP="00327527">
            <w:pPr>
              <w:tabs>
                <w:tab w:val="left" w:pos="2356"/>
              </w:tabs>
              <w:jc w:val="center"/>
              <w:rPr>
                <w:ins w:id="1650" w:author="Client" w:date="2023-02-06T18:03:00Z"/>
                <w:rFonts w:ascii="Times New Roman" w:hAnsi="Times New Roman" w:cs="Times New Roman"/>
                <w:b/>
                <w:sz w:val="24"/>
              </w:rPr>
            </w:pPr>
            <w:ins w:id="1651" w:author="Client" w:date="2023-02-06T18:03:00Z">
              <w:r>
                <w:rPr>
                  <w:rFonts w:ascii="Times New Roman" w:hAnsi="Times New Roman" w:cs="Times New Roman"/>
                  <w:b/>
                  <w:sz w:val="24"/>
                </w:rPr>
                <w:t>Verbal Interpretation</w:t>
              </w:r>
            </w:ins>
          </w:p>
        </w:tc>
      </w:tr>
      <w:tr w:rsidR="00317F55" w:rsidRPr="00D92123" w14:paraId="24F6D83B" w14:textId="77777777" w:rsidTr="00327527">
        <w:trPr>
          <w:ins w:id="1652" w:author="Client" w:date="2023-02-06T18:03:00Z"/>
        </w:trPr>
        <w:tc>
          <w:tcPr>
            <w:tcW w:w="5568" w:type="dxa"/>
          </w:tcPr>
          <w:p w14:paraId="3CFC0CE7" w14:textId="77777777" w:rsidR="00317F55" w:rsidRPr="00DD7C76" w:rsidRDefault="00317F55" w:rsidP="00327527">
            <w:pPr>
              <w:tabs>
                <w:tab w:val="left" w:pos="2356"/>
              </w:tabs>
              <w:rPr>
                <w:ins w:id="1653" w:author="Client" w:date="2023-02-06T18:03:00Z"/>
                <w:rFonts w:ascii="Times New Roman" w:hAnsi="Times New Roman" w:cs="Times New Roman"/>
                <w:sz w:val="24"/>
              </w:rPr>
            </w:pPr>
            <w:ins w:id="1654" w:author="Client" w:date="2023-02-06T18:03:00Z">
              <w:r>
                <w:rPr>
                  <w:rFonts w:ascii="Times New Roman" w:hAnsi="Times New Roman" w:cs="Times New Roman"/>
                  <w:sz w:val="24"/>
                </w:rPr>
                <w:t xml:space="preserve">1. </w:t>
              </w:r>
              <w:r w:rsidRPr="00DD7C76">
                <w:rPr>
                  <w:rFonts w:ascii="Times New Roman" w:hAnsi="Times New Roman" w:cs="Times New Roman"/>
                  <w:sz w:val="24"/>
                </w:rPr>
                <w:t xml:space="preserve">It </w:t>
              </w:r>
              <w:r>
                <w:rPr>
                  <w:rFonts w:ascii="Times New Roman" w:hAnsi="Times New Roman" w:cs="Times New Roman"/>
                  <w:sz w:val="24"/>
                </w:rPr>
                <w:t>makes easier transaction for my business.</w:t>
              </w:r>
            </w:ins>
          </w:p>
        </w:tc>
        <w:tc>
          <w:tcPr>
            <w:tcW w:w="1798" w:type="dxa"/>
          </w:tcPr>
          <w:p w14:paraId="2C87BDCE" w14:textId="77777777" w:rsidR="00317F55" w:rsidRPr="00955E80" w:rsidRDefault="00317F55" w:rsidP="00327527">
            <w:pPr>
              <w:tabs>
                <w:tab w:val="left" w:pos="2356"/>
              </w:tabs>
              <w:jc w:val="center"/>
              <w:rPr>
                <w:ins w:id="1655" w:author="Client" w:date="2023-02-06T18:03:00Z"/>
                <w:rFonts w:ascii="Times New Roman" w:hAnsi="Times New Roman" w:cs="Times New Roman"/>
                <w:sz w:val="24"/>
              </w:rPr>
            </w:pPr>
            <w:ins w:id="1656" w:author="Client" w:date="2023-02-06T18:03:00Z">
              <w:r>
                <w:rPr>
                  <w:rFonts w:ascii="Times New Roman" w:hAnsi="Times New Roman" w:cs="Times New Roman"/>
                  <w:sz w:val="24"/>
                </w:rPr>
                <w:t>3.35</w:t>
              </w:r>
            </w:ins>
          </w:p>
        </w:tc>
        <w:tc>
          <w:tcPr>
            <w:tcW w:w="819" w:type="dxa"/>
          </w:tcPr>
          <w:p w14:paraId="6E89510A" w14:textId="77777777" w:rsidR="00317F55" w:rsidRPr="00D92123" w:rsidRDefault="00317F55" w:rsidP="00327527">
            <w:pPr>
              <w:tabs>
                <w:tab w:val="left" w:pos="2356"/>
              </w:tabs>
              <w:jc w:val="center"/>
              <w:rPr>
                <w:ins w:id="1657" w:author="Client" w:date="2023-02-06T18:03:00Z"/>
                <w:rFonts w:ascii="Times New Roman" w:hAnsi="Times New Roman" w:cs="Times New Roman"/>
                <w:sz w:val="24"/>
              </w:rPr>
            </w:pPr>
            <w:ins w:id="1658" w:author="Client" w:date="2023-02-06T18:03:00Z">
              <w:r>
                <w:rPr>
                  <w:rFonts w:ascii="Times New Roman" w:hAnsi="Times New Roman" w:cs="Times New Roman"/>
                  <w:sz w:val="24"/>
                </w:rPr>
                <w:t>Agree</w:t>
              </w:r>
            </w:ins>
          </w:p>
        </w:tc>
      </w:tr>
      <w:tr w:rsidR="00317F55" w14:paraId="1E2E68F0" w14:textId="77777777" w:rsidTr="00327527">
        <w:trPr>
          <w:ins w:id="1659" w:author="Client" w:date="2023-02-06T18:03:00Z"/>
        </w:trPr>
        <w:tc>
          <w:tcPr>
            <w:tcW w:w="5568" w:type="dxa"/>
          </w:tcPr>
          <w:p w14:paraId="2CD222FB" w14:textId="77777777" w:rsidR="00317F55" w:rsidRPr="00DD7C76" w:rsidRDefault="00317F55" w:rsidP="00327527">
            <w:pPr>
              <w:rPr>
                <w:ins w:id="1660" w:author="Client" w:date="2023-02-06T18:03:00Z"/>
                <w:rFonts w:ascii="Times New Roman" w:hAnsi="Times New Roman" w:cs="Times New Roman"/>
                <w:sz w:val="24"/>
                <w:szCs w:val="24"/>
              </w:rPr>
            </w:pPr>
            <w:ins w:id="1661" w:author="Client" w:date="2023-02-06T18:03:00Z">
              <w:r w:rsidRPr="00DD7C76">
                <w:rPr>
                  <w:rFonts w:ascii="Times New Roman" w:hAnsi="Times New Roman" w:cs="Times New Roman"/>
                  <w:sz w:val="24"/>
                  <w:szCs w:val="24"/>
                </w:rPr>
                <w:t>2.</w:t>
              </w:r>
              <w:r>
                <w:rPr>
                  <w:rFonts w:ascii="Times New Roman" w:hAnsi="Times New Roman" w:cs="Times New Roman"/>
                  <w:sz w:val="24"/>
                  <w:szCs w:val="24"/>
                </w:rPr>
                <w:t xml:space="preserve"> </w:t>
              </w:r>
              <w:r w:rsidRPr="00DD7C76">
                <w:rPr>
                  <w:rFonts w:ascii="Times New Roman" w:hAnsi="Times New Roman" w:cs="Times New Roman"/>
                  <w:sz w:val="24"/>
                  <w:szCs w:val="24"/>
                </w:rPr>
                <w:t>It</w:t>
              </w:r>
              <w:r>
                <w:rPr>
                  <w:rFonts w:ascii="Times New Roman" w:hAnsi="Times New Roman" w:cs="Times New Roman"/>
                  <w:sz w:val="24"/>
                  <w:szCs w:val="24"/>
                </w:rPr>
                <w:t xml:space="preserve"> makes communication with my customers/buyers faster and easier.</w:t>
              </w:r>
            </w:ins>
          </w:p>
        </w:tc>
        <w:tc>
          <w:tcPr>
            <w:tcW w:w="1798" w:type="dxa"/>
          </w:tcPr>
          <w:p w14:paraId="1494BEF8" w14:textId="77777777" w:rsidR="00317F55" w:rsidRDefault="00317F55" w:rsidP="00327527">
            <w:pPr>
              <w:pStyle w:val="ListParagraph"/>
              <w:ind w:left="0"/>
              <w:jc w:val="center"/>
              <w:rPr>
                <w:ins w:id="1662" w:author="Client" w:date="2023-02-06T18:03:00Z"/>
                <w:rFonts w:ascii="Times New Roman" w:hAnsi="Times New Roman" w:cs="Times New Roman"/>
                <w:sz w:val="24"/>
                <w:szCs w:val="24"/>
              </w:rPr>
            </w:pPr>
            <w:ins w:id="1663" w:author="Client" w:date="2023-02-06T18:03:00Z">
              <w:r>
                <w:rPr>
                  <w:rFonts w:ascii="Times New Roman" w:hAnsi="Times New Roman" w:cs="Times New Roman"/>
                  <w:sz w:val="24"/>
                  <w:szCs w:val="24"/>
                </w:rPr>
                <w:t>3.42</w:t>
              </w:r>
            </w:ins>
          </w:p>
        </w:tc>
        <w:tc>
          <w:tcPr>
            <w:tcW w:w="819" w:type="dxa"/>
          </w:tcPr>
          <w:p w14:paraId="296EE405" w14:textId="77777777" w:rsidR="00317F55" w:rsidRDefault="00317F55" w:rsidP="00327527">
            <w:pPr>
              <w:pStyle w:val="ListParagraph"/>
              <w:ind w:left="0"/>
              <w:jc w:val="center"/>
              <w:rPr>
                <w:ins w:id="1664" w:author="Client" w:date="2023-02-06T18:03:00Z"/>
                <w:rFonts w:ascii="Times New Roman" w:hAnsi="Times New Roman" w:cs="Times New Roman"/>
                <w:sz w:val="24"/>
                <w:szCs w:val="24"/>
              </w:rPr>
            </w:pPr>
            <w:ins w:id="1665" w:author="Client" w:date="2023-02-06T18:03:00Z">
              <w:r>
                <w:rPr>
                  <w:rFonts w:ascii="Times New Roman" w:hAnsi="Times New Roman" w:cs="Times New Roman"/>
                  <w:sz w:val="24"/>
                  <w:szCs w:val="24"/>
                </w:rPr>
                <w:t>Agree</w:t>
              </w:r>
            </w:ins>
          </w:p>
        </w:tc>
      </w:tr>
      <w:tr w:rsidR="00317F55" w14:paraId="19CB2C5A" w14:textId="77777777" w:rsidTr="00327527">
        <w:trPr>
          <w:ins w:id="1666" w:author="Client" w:date="2023-02-06T18:03:00Z"/>
        </w:trPr>
        <w:tc>
          <w:tcPr>
            <w:tcW w:w="5568" w:type="dxa"/>
          </w:tcPr>
          <w:p w14:paraId="757C7FD9" w14:textId="77777777" w:rsidR="00317F55" w:rsidRDefault="00317F55" w:rsidP="00327527">
            <w:pPr>
              <w:pStyle w:val="ListParagraph"/>
              <w:tabs>
                <w:tab w:val="left" w:pos="288"/>
              </w:tabs>
              <w:ind w:left="0"/>
              <w:rPr>
                <w:ins w:id="1667" w:author="Client" w:date="2023-02-06T18:03:00Z"/>
                <w:rFonts w:ascii="Times New Roman" w:hAnsi="Times New Roman" w:cs="Times New Roman"/>
                <w:sz w:val="24"/>
                <w:szCs w:val="24"/>
              </w:rPr>
            </w:pPr>
            <w:ins w:id="1668" w:author="Client" w:date="2023-02-06T18:03:00Z">
              <w:r>
                <w:rPr>
                  <w:rFonts w:ascii="Times New Roman" w:hAnsi="Times New Roman" w:cs="Times New Roman"/>
                  <w:sz w:val="24"/>
                  <w:szCs w:val="24"/>
                </w:rPr>
                <w:t>3. It makes my easier to access.</w:t>
              </w:r>
              <w:r>
                <w:rPr>
                  <w:rFonts w:ascii="Times New Roman" w:hAnsi="Times New Roman" w:cs="Times New Roman"/>
                  <w:sz w:val="24"/>
                  <w:szCs w:val="24"/>
                </w:rPr>
                <w:tab/>
              </w:r>
            </w:ins>
          </w:p>
        </w:tc>
        <w:tc>
          <w:tcPr>
            <w:tcW w:w="1798" w:type="dxa"/>
          </w:tcPr>
          <w:p w14:paraId="44419EAB" w14:textId="77777777" w:rsidR="00317F55" w:rsidRDefault="00317F55" w:rsidP="00327527">
            <w:pPr>
              <w:pStyle w:val="ListParagraph"/>
              <w:ind w:left="0"/>
              <w:jc w:val="center"/>
              <w:rPr>
                <w:ins w:id="1669" w:author="Client" w:date="2023-02-06T18:03:00Z"/>
                <w:rFonts w:ascii="Times New Roman" w:hAnsi="Times New Roman" w:cs="Times New Roman"/>
                <w:sz w:val="24"/>
                <w:szCs w:val="24"/>
              </w:rPr>
            </w:pPr>
            <w:ins w:id="1670" w:author="Client" w:date="2023-02-06T18:03:00Z">
              <w:r>
                <w:rPr>
                  <w:rFonts w:ascii="Times New Roman" w:hAnsi="Times New Roman" w:cs="Times New Roman"/>
                  <w:sz w:val="24"/>
                  <w:szCs w:val="24"/>
                </w:rPr>
                <w:t>3.46</w:t>
              </w:r>
            </w:ins>
          </w:p>
        </w:tc>
        <w:tc>
          <w:tcPr>
            <w:tcW w:w="819" w:type="dxa"/>
          </w:tcPr>
          <w:p w14:paraId="2470E342" w14:textId="77777777" w:rsidR="00317F55" w:rsidRDefault="00317F55" w:rsidP="00327527">
            <w:pPr>
              <w:pStyle w:val="ListParagraph"/>
              <w:ind w:left="0"/>
              <w:jc w:val="center"/>
              <w:rPr>
                <w:ins w:id="1671" w:author="Client" w:date="2023-02-06T18:03:00Z"/>
                <w:rFonts w:ascii="Times New Roman" w:hAnsi="Times New Roman" w:cs="Times New Roman"/>
                <w:sz w:val="24"/>
                <w:szCs w:val="24"/>
              </w:rPr>
            </w:pPr>
            <w:ins w:id="1672" w:author="Client" w:date="2023-02-06T18:03:00Z">
              <w:r>
                <w:rPr>
                  <w:rFonts w:ascii="Times New Roman" w:hAnsi="Times New Roman" w:cs="Times New Roman"/>
                  <w:sz w:val="24"/>
                  <w:szCs w:val="24"/>
                </w:rPr>
                <w:t>Agree</w:t>
              </w:r>
            </w:ins>
          </w:p>
        </w:tc>
      </w:tr>
      <w:tr w:rsidR="00317F55" w14:paraId="1F1B73B5" w14:textId="77777777" w:rsidTr="00327527">
        <w:trPr>
          <w:ins w:id="1673" w:author="Client" w:date="2023-02-06T18:03:00Z"/>
        </w:trPr>
        <w:tc>
          <w:tcPr>
            <w:tcW w:w="5568" w:type="dxa"/>
          </w:tcPr>
          <w:p w14:paraId="22713637" w14:textId="77777777" w:rsidR="00317F55" w:rsidRDefault="00317F55" w:rsidP="00327527">
            <w:pPr>
              <w:pStyle w:val="ListParagraph"/>
              <w:ind w:left="0"/>
              <w:rPr>
                <w:ins w:id="1674" w:author="Client" w:date="2023-02-06T18:03:00Z"/>
                <w:rFonts w:ascii="Times New Roman" w:hAnsi="Times New Roman" w:cs="Times New Roman"/>
                <w:sz w:val="24"/>
                <w:szCs w:val="24"/>
              </w:rPr>
            </w:pPr>
            <w:ins w:id="1675" w:author="Client" w:date="2023-02-06T18:03:00Z">
              <w:r>
                <w:rPr>
                  <w:rFonts w:ascii="Times New Roman" w:hAnsi="Times New Roman" w:cs="Times New Roman"/>
                  <w:sz w:val="24"/>
                  <w:szCs w:val="24"/>
                </w:rPr>
                <w:t>4. It can improve my business value and  recognition.</w:t>
              </w:r>
            </w:ins>
          </w:p>
        </w:tc>
        <w:tc>
          <w:tcPr>
            <w:tcW w:w="1798" w:type="dxa"/>
          </w:tcPr>
          <w:p w14:paraId="6C399453" w14:textId="77777777" w:rsidR="00317F55" w:rsidRDefault="00317F55" w:rsidP="00327527">
            <w:pPr>
              <w:pStyle w:val="ListParagraph"/>
              <w:ind w:left="0"/>
              <w:jc w:val="center"/>
              <w:rPr>
                <w:ins w:id="1676" w:author="Client" w:date="2023-02-06T18:03:00Z"/>
                <w:rFonts w:ascii="Times New Roman" w:hAnsi="Times New Roman" w:cs="Times New Roman"/>
                <w:sz w:val="24"/>
                <w:szCs w:val="24"/>
              </w:rPr>
            </w:pPr>
            <w:ins w:id="1677" w:author="Client" w:date="2023-02-06T18:03:00Z">
              <w:r>
                <w:rPr>
                  <w:rFonts w:ascii="Times New Roman" w:hAnsi="Times New Roman" w:cs="Times New Roman"/>
                  <w:sz w:val="24"/>
                  <w:szCs w:val="24"/>
                </w:rPr>
                <w:t>3.55</w:t>
              </w:r>
            </w:ins>
          </w:p>
        </w:tc>
        <w:tc>
          <w:tcPr>
            <w:tcW w:w="819" w:type="dxa"/>
          </w:tcPr>
          <w:p w14:paraId="77FC24C4" w14:textId="77777777" w:rsidR="00317F55" w:rsidRDefault="00317F55" w:rsidP="00327527">
            <w:pPr>
              <w:pStyle w:val="ListParagraph"/>
              <w:ind w:left="0"/>
              <w:jc w:val="center"/>
              <w:rPr>
                <w:ins w:id="1678" w:author="Client" w:date="2023-02-06T18:03:00Z"/>
                <w:rFonts w:ascii="Times New Roman" w:hAnsi="Times New Roman" w:cs="Times New Roman"/>
                <w:sz w:val="24"/>
                <w:szCs w:val="24"/>
              </w:rPr>
            </w:pPr>
            <w:ins w:id="1679" w:author="Client" w:date="2023-02-06T18:03:00Z">
              <w:r>
                <w:rPr>
                  <w:rFonts w:ascii="Times New Roman" w:hAnsi="Times New Roman" w:cs="Times New Roman"/>
                  <w:sz w:val="24"/>
                  <w:szCs w:val="24"/>
                </w:rPr>
                <w:t>Agree</w:t>
              </w:r>
            </w:ins>
          </w:p>
        </w:tc>
      </w:tr>
      <w:tr w:rsidR="00317F55" w14:paraId="1001CC07" w14:textId="77777777" w:rsidTr="00327527">
        <w:trPr>
          <w:ins w:id="1680" w:author="Client" w:date="2023-02-06T18:03:00Z"/>
        </w:trPr>
        <w:tc>
          <w:tcPr>
            <w:tcW w:w="5568" w:type="dxa"/>
          </w:tcPr>
          <w:p w14:paraId="7B32AE02" w14:textId="77777777" w:rsidR="00317F55" w:rsidRDefault="00317F55" w:rsidP="00327527">
            <w:pPr>
              <w:pStyle w:val="ListParagraph"/>
              <w:ind w:left="0"/>
              <w:rPr>
                <w:ins w:id="1681" w:author="Client" w:date="2023-02-06T18:03:00Z"/>
                <w:rFonts w:ascii="Times New Roman" w:hAnsi="Times New Roman" w:cs="Times New Roman"/>
                <w:sz w:val="24"/>
                <w:szCs w:val="24"/>
              </w:rPr>
            </w:pPr>
            <w:ins w:id="1682" w:author="Client" w:date="2023-02-06T18:03:00Z">
              <w:r>
                <w:rPr>
                  <w:rFonts w:ascii="Times New Roman" w:hAnsi="Times New Roman" w:cs="Times New Roman"/>
                  <w:sz w:val="24"/>
                  <w:szCs w:val="24"/>
                </w:rPr>
                <w:t>5. It can save me time in running my business.</w:t>
              </w:r>
            </w:ins>
          </w:p>
        </w:tc>
        <w:tc>
          <w:tcPr>
            <w:tcW w:w="1798" w:type="dxa"/>
          </w:tcPr>
          <w:p w14:paraId="624A78F6" w14:textId="77777777" w:rsidR="00317F55" w:rsidRDefault="00317F55" w:rsidP="00327527">
            <w:pPr>
              <w:pStyle w:val="ListParagraph"/>
              <w:ind w:left="0"/>
              <w:jc w:val="center"/>
              <w:rPr>
                <w:ins w:id="1683" w:author="Client" w:date="2023-02-06T18:03:00Z"/>
                <w:rFonts w:ascii="Times New Roman" w:hAnsi="Times New Roman" w:cs="Times New Roman"/>
                <w:sz w:val="24"/>
                <w:szCs w:val="24"/>
              </w:rPr>
            </w:pPr>
            <w:ins w:id="1684" w:author="Client" w:date="2023-02-06T18:03:00Z">
              <w:r>
                <w:rPr>
                  <w:rFonts w:ascii="Times New Roman" w:hAnsi="Times New Roman" w:cs="Times New Roman"/>
                  <w:sz w:val="24"/>
                  <w:szCs w:val="24"/>
                </w:rPr>
                <w:t>3.47</w:t>
              </w:r>
            </w:ins>
          </w:p>
        </w:tc>
        <w:tc>
          <w:tcPr>
            <w:tcW w:w="819" w:type="dxa"/>
          </w:tcPr>
          <w:p w14:paraId="5E0F677B" w14:textId="77777777" w:rsidR="00317F55" w:rsidRDefault="00317F55" w:rsidP="00327527">
            <w:pPr>
              <w:pStyle w:val="ListParagraph"/>
              <w:ind w:left="0"/>
              <w:jc w:val="center"/>
              <w:rPr>
                <w:ins w:id="1685" w:author="Client" w:date="2023-02-06T18:03:00Z"/>
                <w:rFonts w:ascii="Times New Roman" w:hAnsi="Times New Roman" w:cs="Times New Roman"/>
                <w:sz w:val="24"/>
                <w:szCs w:val="24"/>
              </w:rPr>
            </w:pPr>
            <w:ins w:id="1686" w:author="Client" w:date="2023-02-06T18:03:00Z">
              <w:r>
                <w:rPr>
                  <w:rFonts w:ascii="Times New Roman" w:hAnsi="Times New Roman" w:cs="Times New Roman"/>
                  <w:sz w:val="24"/>
                  <w:szCs w:val="24"/>
                </w:rPr>
                <w:t>Agree</w:t>
              </w:r>
            </w:ins>
          </w:p>
        </w:tc>
      </w:tr>
      <w:tr w:rsidR="00317F55" w14:paraId="1C25E2C3" w14:textId="77777777" w:rsidTr="00327527">
        <w:trPr>
          <w:ins w:id="1687" w:author="Client" w:date="2023-02-06T18:03:00Z"/>
        </w:trPr>
        <w:tc>
          <w:tcPr>
            <w:tcW w:w="5568" w:type="dxa"/>
          </w:tcPr>
          <w:p w14:paraId="2FFCE310" w14:textId="77777777" w:rsidR="00317F55" w:rsidRPr="00904F89" w:rsidRDefault="00317F55" w:rsidP="00327527">
            <w:pPr>
              <w:pStyle w:val="ListParagraph"/>
              <w:ind w:left="0"/>
              <w:rPr>
                <w:ins w:id="1688" w:author="Client" w:date="2023-02-06T18:03:00Z"/>
                <w:rFonts w:ascii="Times New Roman" w:hAnsi="Times New Roman"/>
                <w:b/>
                <w:bCs/>
                <w:sz w:val="24"/>
                <w:szCs w:val="24"/>
              </w:rPr>
            </w:pPr>
            <w:ins w:id="1689" w:author="Client" w:date="2023-02-06T18:03:00Z">
              <w:r>
                <w:rPr>
                  <w:rFonts w:ascii="Times New Roman" w:hAnsi="Times New Roman"/>
                  <w:b/>
                  <w:bCs/>
                  <w:sz w:val="24"/>
                  <w:szCs w:val="24"/>
                </w:rPr>
                <w:t>Grand Weighted Mean</w:t>
              </w:r>
            </w:ins>
          </w:p>
        </w:tc>
        <w:tc>
          <w:tcPr>
            <w:tcW w:w="1798" w:type="dxa"/>
          </w:tcPr>
          <w:p w14:paraId="139FB156" w14:textId="77777777" w:rsidR="00317F55" w:rsidRDefault="00317F55" w:rsidP="00327527">
            <w:pPr>
              <w:pStyle w:val="ListParagraph"/>
              <w:ind w:left="0"/>
              <w:jc w:val="center"/>
              <w:rPr>
                <w:ins w:id="1690" w:author="Client" w:date="2023-02-06T18:03:00Z"/>
                <w:rFonts w:ascii="Times New Roman" w:hAnsi="Times New Roman"/>
                <w:sz w:val="24"/>
                <w:szCs w:val="24"/>
              </w:rPr>
            </w:pPr>
            <w:ins w:id="1691" w:author="Client" w:date="2023-02-06T18:03:00Z">
              <w:r>
                <w:rPr>
                  <w:rFonts w:ascii="Times New Roman" w:hAnsi="Times New Roman"/>
                  <w:sz w:val="24"/>
                  <w:szCs w:val="24"/>
                </w:rPr>
                <w:fldChar w:fldCharType="begin"/>
              </w:r>
              <w:r>
                <w:rPr>
                  <w:rFonts w:ascii="Times New Roman" w:hAnsi="Times New Roman"/>
                  <w:sz w:val="24"/>
                  <w:szCs w:val="24"/>
                </w:rPr>
                <w:instrText xml:space="preserve"> =SUM(ABOVE) \# "#,##0" </w:instrText>
              </w:r>
              <w:r>
                <w:rPr>
                  <w:rFonts w:ascii="Times New Roman" w:hAnsi="Times New Roman"/>
                  <w:sz w:val="24"/>
                  <w:szCs w:val="24"/>
                </w:rPr>
                <w:fldChar w:fldCharType="separate"/>
              </w:r>
              <w:r>
                <w:rPr>
                  <w:rFonts w:ascii="Times New Roman" w:hAnsi="Times New Roman"/>
                  <w:noProof/>
                  <w:sz w:val="24"/>
                  <w:szCs w:val="24"/>
                </w:rPr>
                <w:t xml:space="preserve">  3.40</w:t>
              </w:r>
              <w:r>
                <w:rPr>
                  <w:rFonts w:ascii="Times New Roman" w:hAnsi="Times New Roman"/>
                  <w:sz w:val="24"/>
                  <w:szCs w:val="24"/>
                </w:rPr>
                <w:fldChar w:fldCharType="end"/>
              </w:r>
            </w:ins>
          </w:p>
        </w:tc>
        <w:tc>
          <w:tcPr>
            <w:tcW w:w="819" w:type="dxa"/>
          </w:tcPr>
          <w:p w14:paraId="7062DF85" w14:textId="77777777" w:rsidR="00317F55" w:rsidRDefault="00317F55" w:rsidP="00327527">
            <w:pPr>
              <w:pStyle w:val="ListParagraph"/>
              <w:ind w:left="0"/>
              <w:jc w:val="center"/>
              <w:rPr>
                <w:ins w:id="1692" w:author="Client" w:date="2023-02-06T18:03:00Z"/>
                <w:rFonts w:ascii="Times New Roman" w:hAnsi="Times New Roman"/>
                <w:sz w:val="24"/>
                <w:szCs w:val="24"/>
              </w:rPr>
            </w:pPr>
            <w:ins w:id="1693" w:author="Client" w:date="2023-02-06T18:03:00Z">
              <w:r>
                <w:rPr>
                  <w:rFonts w:ascii="Times New Roman" w:hAnsi="Times New Roman"/>
                  <w:sz w:val="24"/>
                  <w:szCs w:val="24"/>
                </w:rPr>
                <w:t>Agree</w:t>
              </w:r>
            </w:ins>
          </w:p>
        </w:tc>
      </w:tr>
    </w:tbl>
    <w:p w14:paraId="7479069D" w14:textId="77777777" w:rsidR="00317F55" w:rsidRDefault="00317F55" w:rsidP="00317F55">
      <w:pPr>
        <w:tabs>
          <w:tab w:val="left" w:pos="2371"/>
        </w:tabs>
        <w:rPr>
          <w:ins w:id="1694" w:author="Client" w:date="2023-02-06T18:03:00Z"/>
        </w:rPr>
      </w:pPr>
    </w:p>
    <w:p w14:paraId="2548574B" w14:textId="2167E96A" w:rsidR="00ED36A5" w:rsidRDefault="00317F55" w:rsidP="0074669D">
      <w:pPr>
        <w:tabs>
          <w:tab w:val="left" w:pos="2371"/>
        </w:tabs>
        <w:spacing w:line="360" w:lineRule="auto"/>
        <w:jc w:val="both"/>
        <w:rPr>
          <w:ins w:id="1695" w:author="Client" w:date="2023-02-10T00:29:00Z"/>
          <w:rFonts w:ascii="Times New Roman" w:hAnsi="Times New Roman"/>
          <w:sz w:val="24"/>
          <w:szCs w:val="24"/>
        </w:rPr>
      </w:pPr>
      <w:ins w:id="1696" w:author="Client" w:date="2023-02-06T18:03:00Z">
        <w:r>
          <w:t xml:space="preserve">               </w:t>
        </w:r>
        <w:r>
          <w:rPr>
            <w:rFonts w:ascii="Times New Roman" w:hAnsi="Times New Roman"/>
            <w:sz w:val="24"/>
            <w:szCs w:val="24"/>
          </w:rPr>
          <w:t xml:space="preserve">Table 3 shows the weighted mean data gathered from the respondents. Table shows the weighted mean of 3.55, 3.47, 3.46, 3.42, 3.35 with the verbal interpretation of agree. It shows that technological innovation can make </w:t>
        </w:r>
        <w:proofErr w:type="spellStart"/>
        <w:r>
          <w:rPr>
            <w:rFonts w:ascii="Times New Roman" w:hAnsi="Times New Roman"/>
            <w:sz w:val="24"/>
            <w:szCs w:val="24"/>
          </w:rPr>
          <w:t>esier</w:t>
        </w:r>
        <w:proofErr w:type="spellEnd"/>
        <w:r>
          <w:rPr>
            <w:rFonts w:ascii="Times New Roman" w:hAnsi="Times New Roman"/>
            <w:sz w:val="24"/>
            <w:szCs w:val="24"/>
          </w:rPr>
          <w:t xml:space="preserve"> transaction for my business, makes communication easier and faster with my customer/buyers, makes my business easy to access, can improve my business value and recognition, can save me time in running my business. It is mostly agreed important for a business target market by the respondents. In conclusion, Technological innovation is indeed important not only for a business target market, but also for its development or improvement. </w:t>
        </w:r>
        <w:r>
          <w:rPr>
            <w:rFonts w:ascii="Times New Roman" w:hAnsi="Times New Roman"/>
            <w:sz w:val="24"/>
            <w:szCs w:val="24"/>
          </w:rPr>
          <w:tab/>
        </w:r>
      </w:ins>
      <w:ins w:id="1697" w:author="REX'S BRIEKS ARCHIE RHON'S" w:date="2023-02-08T05:57:00Z">
        <w:del w:id="1698" w:author="Client" w:date="2023-02-10T10:08:00Z">
          <w:r w:rsidR="001F3791" w:rsidDel="00661CB8">
            <w:rPr>
              <w:rFonts w:ascii="Times New Roman" w:hAnsi="Times New Roman"/>
              <w:sz w:val="24"/>
              <w:szCs w:val="24"/>
            </w:rPr>
            <w:delText xml:space="preserve">          </w:delText>
          </w:r>
        </w:del>
      </w:ins>
    </w:p>
    <w:p w14:paraId="3773A3BC" w14:textId="66C95FE8" w:rsidR="00317F55" w:rsidRPr="00ED36A5" w:rsidRDefault="00ED36A5">
      <w:pPr>
        <w:tabs>
          <w:tab w:val="left" w:pos="2371"/>
        </w:tabs>
        <w:spacing w:line="360" w:lineRule="auto"/>
        <w:jc w:val="both"/>
        <w:rPr>
          <w:ins w:id="1699" w:author="Client" w:date="2023-02-06T18:03:00Z"/>
          <w:rFonts w:ascii="Times New Roman" w:hAnsi="Times New Roman"/>
          <w:sz w:val="24"/>
          <w:szCs w:val="24"/>
          <w:rPrChange w:id="1700" w:author="Client" w:date="2023-02-10T00:29:00Z">
            <w:rPr>
              <w:ins w:id="1701" w:author="Client" w:date="2023-02-06T18:03:00Z"/>
              <w:rFonts w:ascii="Times New Roman" w:hAnsi="Times New Roman"/>
            </w:rPr>
          </w:rPrChange>
        </w:rPr>
        <w:pPrChange w:id="1702" w:author="Client" w:date="2023-02-10T00:29:00Z">
          <w:pPr>
            <w:tabs>
              <w:tab w:val="left" w:pos="2371"/>
            </w:tabs>
          </w:pPr>
        </w:pPrChange>
      </w:pPr>
      <w:ins w:id="1703" w:author="Client" w:date="2023-02-10T00:29:00Z">
        <w:r>
          <w:rPr>
            <w:rFonts w:ascii="Times New Roman" w:hAnsi="Times New Roman"/>
            <w:sz w:val="24"/>
            <w:szCs w:val="24"/>
          </w:rPr>
          <w:t xml:space="preserve">          </w:t>
        </w:r>
      </w:ins>
      <w:ins w:id="1704" w:author="REX'S BRIEKS ARCHIE RHON'S" w:date="2023-02-08T05:57:00Z">
        <w:r w:rsidR="001F3791">
          <w:rPr>
            <w:rFonts w:ascii="Times New Roman" w:hAnsi="Times New Roman"/>
            <w:sz w:val="24"/>
            <w:szCs w:val="24"/>
          </w:rPr>
          <w:t xml:space="preserve">   </w:t>
        </w:r>
      </w:ins>
      <w:ins w:id="1705" w:author="Client" w:date="2023-02-06T18:03:00Z">
        <w:r w:rsidR="00317F55" w:rsidRPr="00F93BD9">
          <w:rPr>
            <w:rFonts w:ascii="Times New Roman" w:hAnsi="Times New Roman"/>
            <w:sz w:val="24"/>
            <w:szCs w:val="24"/>
          </w:rPr>
          <w:t xml:space="preserve">The first section of this essay explores the current state of enterprise business management. The second section examines the role of technological innovation in business management, and the third section discusses the methods for applying scientific and technology innovation in three different ways: by placing more focus on their use, fostering the development of talent, and increasing the financial investment in them. </w:t>
        </w:r>
        <w:r w:rsidR="00317F55">
          <w:rPr>
            <w:rFonts w:ascii="Times New Roman" w:hAnsi="Times New Roman"/>
            <w:sz w:val="24"/>
            <w:szCs w:val="24"/>
          </w:rPr>
          <w:t>(</w:t>
        </w:r>
        <w:proofErr w:type="spellStart"/>
        <w:r w:rsidR="00317F55">
          <w:rPr>
            <w:rFonts w:ascii="Times New Roman" w:hAnsi="Times New Roman"/>
            <w:sz w:val="24"/>
            <w:szCs w:val="24"/>
          </w:rPr>
          <w:t>Haixing</w:t>
        </w:r>
        <w:proofErr w:type="spellEnd"/>
        <w:r w:rsidR="00317F55">
          <w:rPr>
            <w:rFonts w:ascii="Times New Roman" w:hAnsi="Times New Roman"/>
            <w:sz w:val="24"/>
            <w:szCs w:val="24"/>
          </w:rPr>
          <w:t xml:space="preserve"> Ni, 2018)</w:t>
        </w:r>
      </w:ins>
    </w:p>
    <w:p w14:paraId="1F5BEA8F" w14:textId="42370E1F" w:rsidR="00317F55" w:rsidRPr="005F6E98" w:rsidRDefault="00317F55" w:rsidP="00317F55">
      <w:pPr>
        <w:tabs>
          <w:tab w:val="left" w:pos="2371"/>
        </w:tabs>
        <w:spacing w:line="240" w:lineRule="auto"/>
        <w:jc w:val="center"/>
        <w:rPr>
          <w:ins w:id="1706" w:author="Client" w:date="2023-02-06T18:03:00Z"/>
          <w:rFonts w:ascii="Times New Roman" w:hAnsi="Times New Roman"/>
          <w:b/>
          <w:sz w:val="24"/>
          <w:szCs w:val="24"/>
        </w:rPr>
      </w:pPr>
      <w:ins w:id="1707" w:author="Client" w:date="2023-02-06T18:03:00Z">
        <w:r>
          <w:rPr>
            <w:rFonts w:ascii="Times New Roman" w:hAnsi="Times New Roman"/>
            <w:b/>
            <w:sz w:val="24"/>
            <w:szCs w:val="24"/>
          </w:rPr>
          <w:t>Table 4</w:t>
        </w:r>
      </w:ins>
    </w:p>
    <w:p w14:paraId="24422CDE" w14:textId="77777777" w:rsidR="00317F55" w:rsidRPr="005F6E98" w:rsidRDefault="00317F55" w:rsidP="00317F55">
      <w:pPr>
        <w:tabs>
          <w:tab w:val="left" w:pos="2371"/>
        </w:tabs>
        <w:spacing w:line="240" w:lineRule="auto"/>
        <w:jc w:val="center"/>
        <w:rPr>
          <w:ins w:id="1708" w:author="Client" w:date="2023-02-06T18:03:00Z"/>
          <w:rFonts w:ascii="Times New Roman" w:hAnsi="Times New Roman"/>
          <w:sz w:val="24"/>
          <w:szCs w:val="24"/>
        </w:rPr>
      </w:pPr>
      <w:ins w:id="1709" w:author="Client" w:date="2023-02-06T18:03:00Z">
        <w:r>
          <w:rPr>
            <w:rFonts w:ascii="Times New Roman" w:hAnsi="Times New Roman"/>
            <w:sz w:val="24"/>
            <w:szCs w:val="24"/>
          </w:rPr>
          <w:t>Business innovation in terms of  Marketing innovation</w:t>
        </w:r>
      </w:ins>
    </w:p>
    <w:tbl>
      <w:tblPr>
        <w:tblStyle w:val="TableGrid"/>
        <w:tblpPr w:leftFromText="180" w:rightFromText="180" w:vertAnchor="text" w:tblpX="85" w:tblpY="1"/>
        <w:tblOverlap w:val="never"/>
        <w:tblW w:w="8185" w:type="dxa"/>
        <w:tblLook w:val="04A0" w:firstRow="1" w:lastRow="0" w:firstColumn="1" w:lastColumn="0" w:noHBand="0" w:noVBand="1"/>
      </w:tblPr>
      <w:tblGrid>
        <w:gridCol w:w="4824"/>
        <w:gridCol w:w="1678"/>
        <w:gridCol w:w="1683"/>
      </w:tblGrid>
      <w:tr w:rsidR="00317F55" w14:paraId="45CD475D" w14:textId="77777777" w:rsidTr="00327527">
        <w:trPr>
          <w:ins w:id="1710" w:author="Client" w:date="2023-02-06T18:03:00Z"/>
        </w:trPr>
        <w:tc>
          <w:tcPr>
            <w:tcW w:w="5568" w:type="dxa"/>
          </w:tcPr>
          <w:p w14:paraId="19C00DFA" w14:textId="77777777" w:rsidR="00317F55" w:rsidRDefault="00317F55" w:rsidP="00327527">
            <w:pPr>
              <w:tabs>
                <w:tab w:val="left" w:pos="2371"/>
              </w:tabs>
              <w:jc w:val="center"/>
              <w:rPr>
                <w:ins w:id="1711" w:author="Client" w:date="2023-02-06T18:03:00Z"/>
                <w:rFonts w:ascii="Times New Roman" w:hAnsi="Times New Roman" w:cs="Times New Roman"/>
                <w:b/>
                <w:sz w:val="24"/>
              </w:rPr>
            </w:pPr>
          </w:p>
          <w:p w14:paraId="77E4F4AD" w14:textId="77777777" w:rsidR="00317F55" w:rsidRDefault="00317F55" w:rsidP="00327527">
            <w:pPr>
              <w:tabs>
                <w:tab w:val="left" w:pos="2371"/>
              </w:tabs>
              <w:jc w:val="center"/>
              <w:rPr>
                <w:ins w:id="1712" w:author="Client" w:date="2023-02-06T18:03:00Z"/>
                <w:rFonts w:ascii="Times New Roman" w:hAnsi="Times New Roman"/>
                <w:b/>
                <w:sz w:val="24"/>
                <w:szCs w:val="24"/>
              </w:rPr>
            </w:pPr>
            <w:ins w:id="1713" w:author="Client" w:date="2023-02-06T18:03:00Z">
              <w:r>
                <w:rPr>
                  <w:rFonts w:ascii="Times New Roman" w:hAnsi="Times New Roman" w:cs="Times New Roman"/>
                  <w:b/>
                  <w:sz w:val="24"/>
                </w:rPr>
                <w:t>Variable</w:t>
              </w:r>
            </w:ins>
          </w:p>
          <w:p w14:paraId="258B8E48" w14:textId="77777777" w:rsidR="00317F55" w:rsidRDefault="00317F55" w:rsidP="00327527">
            <w:pPr>
              <w:tabs>
                <w:tab w:val="left" w:pos="2371"/>
              </w:tabs>
              <w:jc w:val="center"/>
              <w:rPr>
                <w:ins w:id="1714" w:author="Client" w:date="2023-02-06T18:03:00Z"/>
                <w:rFonts w:ascii="Times New Roman" w:hAnsi="Times New Roman"/>
                <w:b/>
                <w:sz w:val="24"/>
                <w:szCs w:val="24"/>
              </w:rPr>
            </w:pPr>
            <w:ins w:id="1715" w:author="Client" w:date="2023-02-06T18:03:00Z">
              <w:r>
                <w:rPr>
                  <w:rFonts w:ascii="Times New Roman" w:hAnsi="Times New Roman"/>
                  <w:b/>
                  <w:sz w:val="24"/>
                  <w:szCs w:val="24"/>
                </w:rPr>
                <w:t>1.4 Marketing innovation</w:t>
              </w:r>
            </w:ins>
          </w:p>
          <w:p w14:paraId="75DE1654" w14:textId="77777777" w:rsidR="00317F55" w:rsidRDefault="00317F55" w:rsidP="00327527">
            <w:pPr>
              <w:tabs>
                <w:tab w:val="left" w:pos="778"/>
                <w:tab w:val="center" w:pos="2243"/>
                <w:tab w:val="left" w:pos="2356"/>
              </w:tabs>
              <w:rPr>
                <w:ins w:id="1716" w:author="Client" w:date="2023-02-06T18:03:00Z"/>
                <w:rFonts w:ascii="Times New Roman" w:hAnsi="Times New Roman" w:cs="Times New Roman"/>
                <w:b/>
                <w:sz w:val="24"/>
              </w:rPr>
            </w:pPr>
          </w:p>
        </w:tc>
        <w:tc>
          <w:tcPr>
            <w:tcW w:w="1798" w:type="dxa"/>
          </w:tcPr>
          <w:p w14:paraId="640B7ADE" w14:textId="77777777" w:rsidR="00317F55" w:rsidRDefault="00317F55" w:rsidP="00327527">
            <w:pPr>
              <w:tabs>
                <w:tab w:val="left" w:pos="2356"/>
              </w:tabs>
              <w:rPr>
                <w:ins w:id="1717" w:author="Client" w:date="2023-02-06T18:03:00Z"/>
                <w:rFonts w:ascii="Times New Roman" w:hAnsi="Times New Roman" w:cs="Times New Roman"/>
                <w:b/>
                <w:sz w:val="24"/>
              </w:rPr>
            </w:pPr>
            <w:ins w:id="1718" w:author="Client" w:date="2023-02-06T18:03:00Z">
              <w:r>
                <w:rPr>
                  <w:rFonts w:ascii="Times New Roman" w:hAnsi="Times New Roman" w:cs="Times New Roman"/>
                  <w:b/>
                  <w:sz w:val="24"/>
                </w:rPr>
                <w:t xml:space="preserve"> </w:t>
              </w:r>
            </w:ins>
          </w:p>
          <w:p w14:paraId="27757549" w14:textId="77777777" w:rsidR="00317F55" w:rsidRDefault="00317F55" w:rsidP="00327527">
            <w:pPr>
              <w:tabs>
                <w:tab w:val="left" w:pos="2356"/>
              </w:tabs>
              <w:rPr>
                <w:ins w:id="1719" w:author="Client" w:date="2023-02-06T18:03:00Z"/>
                <w:rFonts w:ascii="Times New Roman" w:hAnsi="Times New Roman" w:cs="Times New Roman"/>
                <w:b/>
                <w:sz w:val="24"/>
              </w:rPr>
            </w:pPr>
            <w:ins w:id="1720" w:author="Client" w:date="2023-02-06T18:03:00Z">
              <w:r>
                <w:rPr>
                  <w:rFonts w:ascii="Times New Roman" w:hAnsi="Times New Roman" w:cs="Times New Roman"/>
                  <w:b/>
                  <w:sz w:val="24"/>
                </w:rPr>
                <w:t xml:space="preserve">Weighted        </w:t>
              </w:r>
            </w:ins>
          </w:p>
          <w:p w14:paraId="602134CE" w14:textId="77777777" w:rsidR="00317F55" w:rsidRDefault="00317F55" w:rsidP="00327527">
            <w:pPr>
              <w:tabs>
                <w:tab w:val="left" w:pos="2356"/>
              </w:tabs>
              <w:rPr>
                <w:ins w:id="1721" w:author="Client" w:date="2023-02-06T18:03:00Z"/>
                <w:rFonts w:ascii="Times New Roman" w:hAnsi="Times New Roman" w:cs="Times New Roman"/>
                <w:b/>
                <w:sz w:val="24"/>
              </w:rPr>
            </w:pPr>
            <w:ins w:id="1722" w:author="Client" w:date="2023-02-06T18:03:00Z">
              <w:r>
                <w:rPr>
                  <w:rFonts w:ascii="Times New Roman" w:hAnsi="Times New Roman" w:cs="Times New Roman"/>
                  <w:b/>
                  <w:sz w:val="24"/>
                </w:rPr>
                <w:t xml:space="preserve">             Mean</w:t>
              </w:r>
            </w:ins>
          </w:p>
        </w:tc>
        <w:tc>
          <w:tcPr>
            <w:tcW w:w="819" w:type="dxa"/>
          </w:tcPr>
          <w:p w14:paraId="74F3A105" w14:textId="77777777" w:rsidR="00317F55" w:rsidRDefault="00317F55" w:rsidP="00327527">
            <w:pPr>
              <w:tabs>
                <w:tab w:val="left" w:pos="2356"/>
              </w:tabs>
              <w:jc w:val="center"/>
              <w:rPr>
                <w:ins w:id="1723" w:author="Client" w:date="2023-02-06T18:03:00Z"/>
                <w:rFonts w:ascii="Times New Roman" w:hAnsi="Times New Roman" w:cs="Times New Roman"/>
                <w:b/>
                <w:sz w:val="24"/>
              </w:rPr>
            </w:pPr>
          </w:p>
          <w:p w14:paraId="41752305" w14:textId="77777777" w:rsidR="00317F55" w:rsidRDefault="00317F55" w:rsidP="00327527">
            <w:pPr>
              <w:tabs>
                <w:tab w:val="left" w:pos="2356"/>
              </w:tabs>
              <w:jc w:val="center"/>
              <w:rPr>
                <w:ins w:id="1724" w:author="Client" w:date="2023-02-06T18:03:00Z"/>
                <w:rFonts w:ascii="Times New Roman" w:hAnsi="Times New Roman" w:cs="Times New Roman"/>
                <w:b/>
                <w:sz w:val="24"/>
              </w:rPr>
            </w:pPr>
            <w:ins w:id="1725" w:author="Client" w:date="2023-02-06T18:03:00Z">
              <w:r>
                <w:rPr>
                  <w:rFonts w:ascii="Times New Roman" w:hAnsi="Times New Roman" w:cs="Times New Roman"/>
                  <w:b/>
                  <w:sz w:val="24"/>
                </w:rPr>
                <w:t>Verbal Interpretation</w:t>
              </w:r>
            </w:ins>
          </w:p>
        </w:tc>
      </w:tr>
      <w:tr w:rsidR="00317F55" w:rsidRPr="00D92123" w14:paraId="2B814DF9" w14:textId="77777777" w:rsidTr="00327527">
        <w:trPr>
          <w:ins w:id="1726" w:author="Client" w:date="2023-02-06T18:03:00Z"/>
        </w:trPr>
        <w:tc>
          <w:tcPr>
            <w:tcW w:w="5568" w:type="dxa"/>
          </w:tcPr>
          <w:p w14:paraId="6F379EBD" w14:textId="77777777" w:rsidR="00317F55" w:rsidRPr="00DD7C76" w:rsidRDefault="00317F55" w:rsidP="00327527">
            <w:pPr>
              <w:tabs>
                <w:tab w:val="left" w:pos="2356"/>
              </w:tabs>
              <w:rPr>
                <w:ins w:id="1727" w:author="Client" w:date="2023-02-06T18:03:00Z"/>
                <w:rFonts w:ascii="Times New Roman" w:hAnsi="Times New Roman" w:cs="Times New Roman"/>
                <w:sz w:val="24"/>
              </w:rPr>
            </w:pPr>
            <w:ins w:id="1728" w:author="Client" w:date="2023-02-06T18:03:00Z">
              <w:r>
                <w:rPr>
                  <w:rFonts w:ascii="Times New Roman" w:hAnsi="Times New Roman" w:cs="Times New Roman"/>
                  <w:sz w:val="24"/>
                </w:rPr>
                <w:t xml:space="preserve">1. </w:t>
              </w:r>
              <w:r w:rsidRPr="00DD7C76">
                <w:rPr>
                  <w:rFonts w:ascii="Times New Roman" w:hAnsi="Times New Roman" w:cs="Times New Roman"/>
                  <w:sz w:val="24"/>
                </w:rPr>
                <w:t xml:space="preserve">It </w:t>
              </w:r>
              <w:r>
                <w:rPr>
                  <w:rFonts w:ascii="Times New Roman" w:hAnsi="Times New Roman" w:cs="Times New Roman"/>
                  <w:sz w:val="24"/>
                </w:rPr>
                <w:t>makes me identify proper marketing channels for my buyer/customers.</w:t>
              </w:r>
            </w:ins>
          </w:p>
        </w:tc>
        <w:tc>
          <w:tcPr>
            <w:tcW w:w="1798" w:type="dxa"/>
          </w:tcPr>
          <w:p w14:paraId="43D19E57" w14:textId="77777777" w:rsidR="00317F55" w:rsidRPr="00955E80" w:rsidRDefault="00317F55" w:rsidP="00327527">
            <w:pPr>
              <w:tabs>
                <w:tab w:val="left" w:pos="2356"/>
              </w:tabs>
              <w:jc w:val="center"/>
              <w:rPr>
                <w:ins w:id="1729" w:author="Client" w:date="2023-02-06T18:03:00Z"/>
                <w:rFonts w:ascii="Times New Roman" w:hAnsi="Times New Roman" w:cs="Times New Roman"/>
                <w:sz w:val="24"/>
              </w:rPr>
            </w:pPr>
            <w:ins w:id="1730" w:author="Client" w:date="2023-02-06T18:03:00Z">
              <w:r>
                <w:rPr>
                  <w:rFonts w:ascii="Times New Roman" w:hAnsi="Times New Roman" w:cs="Times New Roman"/>
                  <w:sz w:val="24"/>
                </w:rPr>
                <w:t>3.25</w:t>
              </w:r>
            </w:ins>
          </w:p>
        </w:tc>
        <w:tc>
          <w:tcPr>
            <w:tcW w:w="819" w:type="dxa"/>
          </w:tcPr>
          <w:p w14:paraId="5BB435D0" w14:textId="77777777" w:rsidR="00317F55" w:rsidRPr="00D92123" w:rsidRDefault="00317F55" w:rsidP="00327527">
            <w:pPr>
              <w:tabs>
                <w:tab w:val="left" w:pos="2356"/>
              </w:tabs>
              <w:jc w:val="center"/>
              <w:rPr>
                <w:ins w:id="1731" w:author="Client" w:date="2023-02-06T18:03:00Z"/>
                <w:rFonts w:ascii="Times New Roman" w:hAnsi="Times New Roman" w:cs="Times New Roman"/>
                <w:sz w:val="24"/>
              </w:rPr>
            </w:pPr>
            <w:ins w:id="1732" w:author="Client" w:date="2023-02-06T18:03:00Z">
              <w:r>
                <w:rPr>
                  <w:rFonts w:ascii="Times New Roman" w:hAnsi="Times New Roman" w:cs="Times New Roman"/>
                  <w:sz w:val="24"/>
                </w:rPr>
                <w:t>Agree</w:t>
              </w:r>
            </w:ins>
          </w:p>
        </w:tc>
      </w:tr>
      <w:tr w:rsidR="00317F55" w14:paraId="6E073221" w14:textId="77777777" w:rsidTr="00327527">
        <w:trPr>
          <w:ins w:id="1733" w:author="Client" w:date="2023-02-06T18:03:00Z"/>
        </w:trPr>
        <w:tc>
          <w:tcPr>
            <w:tcW w:w="5568" w:type="dxa"/>
          </w:tcPr>
          <w:p w14:paraId="1A990208" w14:textId="77777777" w:rsidR="00317F55" w:rsidRPr="00DD7C76" w:rsidRDefault="00317F55" w:rsidP="00327527">
            <w:pPr>
              <w:rPr>
                <w:ins w:id="1734" w:author="Client" w:date="2023-02-06T18:03:00Z"/>
                <w:rFonts w:ascii="Times New Roman" w:hAnsi="Times New Roman" w:cs="Times New Roman"/>
                <w:sz w:val="24"/>
                <w:szCs w:val="24"/>
              </w:rPr>
            </w:pPr>
            <w:ins w:id="1735" w:author="Client" w:date="2023-02-06T18:03:00Z">
              <w:r w:rsidRPr="00DD7C76">
                <w:rPr>
                  <w:rFonts w:ascii="Times New Roman" w:hAnsi="Times New Roman" w:cs="Times New Roman"/>
                  <w:sz w:val="24"/>
                  <w:szCs w:val="24"/>
                </w:rPr>
                <w:t>2.</w:t>
              </w:r>
              <w:r>
                <w:rPr>
                  <w:rFonts w:ascii="Times New Roman" w:hAnsi="Times New Roman" w:cs="Times New Roman"/>
                  <w:sz w:val="24"/>
                  <w:szCs w:val="24"/>
                </w:rPr>
                <w:t xml:space="preserve"> </w:t>
              </w:r>
              <w:r w:rsidRPr="00DD7C76">
                <w:rPr>
                  <w:rFonts w:ascii="Times New Roman" w:hAnsi="Times New Roman" w:cs="Times New Roman"/>
                  <w:sz w:val="24"/>
                  <w:szCs w:val="24"/>
                </w:rPr>
                <w:t>It</w:t>
              </w:r>
              <w:r>
                <w:rPr>
                  <w:rFonts w:ascii="Times New Roman" w:hAnsi="Times New Roman" w:cs="Times New Roman"/>
                  <w:sz w:val="24"/>
                  <w:szCs w:val="24"/>
                </w:rPr>
                <w:t xml:space="preserve"> can build better positioning to attract more customers for my business.</w:t>
              </w:r>
            </w:ins>
          </w:p>
        </w:tc>
        <w:tc>
          <w:tcPr>
            <w:tcW w:w="1798" w:type="dxa"/>
          </w:tcPr>
          <w:p w14:paraId="7AEFA5B3" w14:textId="77777777" w:rsidR="00317F55" w:rsidRDefault="00317F55" w:rsidP="00327527">
            <w:pPr>
              <w:pStyle w:val="ListParagraph"/>
              <w:ind w:left="0"/>
              <w:jc w:val="center"/>
              <w:rPr>
                <w:ins w:id="1736" w:author="Client" w:date="2023-02-06T18:03:00Z"/>
                <w:rFonts w:ascii="Times New Roman" w:hAnsi="Times New Roman" w:cs="Times New Roman"/>
                <w:sz w:val="24"/>
                <w:szCs w:val="24"/>
              </w:rPr>
            </w:pPr>
            <w:ins w:id="1737" w:author="Client" w:date="2023-02-06T18:03:00Z">
              <w:r>
                <w:rPr>
                  <w:rFonts w:ascii="Times New Roman" w:hAnsi="Times New Roman" w:cs="Times New Roman"/>
                  <w:sz w:val="24"/>
                  <w:szCs w:val="24"/>
                </w:rPr>
                <w:t>3.26</w:t>
              </w:r>
            </w:ins>
          </w:p>
        </w:tc>
        <w:tc>
          <w:tcPr>
            <w:tcW w:w="819" w:type="dxa"/>
          </w:tcPr>
          <w:p w14:paraId="56B4B817" w14:textId="77777777" w:rsidR="00317F55" w:rsidRDefault="00317F55" w:rsidP="00327527">
            <w:pPr>
              <w:pStyle w:val="ListParagraph"/>
              <w:ind w:left="0"/>
              <w:jc w:val="center"/>
              <w:rPr>
                <w:ins w:id="1738" w:author="Client" w:date="2023-02-06T18:03:00Z"/>
                <w:rFonts w:ascii="Times New Roman" w:hAnsi="Times New Roman" w:cs="Times New Roman"/>
                <w:sz w:val="24"/>
                <w:szCs w:val="24"/>
              </w:rPr>
            </w:pPr>
            <w:ins w:id="1739" w:author="Client" w:date="2023-02-06T18:03:00Z">
              <w:r>
                <w:rPr>
                  <w:rFonts w:ascii="Times New Roman" w:hAnsi="Times New Roman" w:cs="Times New Roman"/>
                  <w:sz w:val="24"/>
                  <w:szCs w:val="24"/>
                </w:rPr>
                <w:t>Agree</w:t>
              </w:r>
            </w:ins>
          </w:p>
        </w:tc>
      </w:tr>
      <w:tr w:rsidR="00317F55" w14:paraId="73D57426" w14:textId="77777777" w:rsidTr="00327527">
        <w:trPr>
          <w:ins w:id="1740" w:author="Client" w:date="2023-02-06T18:03:00Z"/>
        </w:trPr>
        <w:tc>
          <w:tcPr>
            <w:tcW w:w="5568" w:type="dxa"/>
          </w:tcPr>
          <w:p w14:paraId="251B0BC9" w14:textId="77777777" w:rsidR="00317F55" w:rsidRDefault="00317F55" w:rsidP="00327527">
            <w:pPr>
              <w:pStyle w:val="ListParagraph"/>
              <w:tabs>
                <w:tab w:val="left" w:pos="288"/>
              </w:tabs>
              <w:ind w:left="0"/>
              <w:rPr>
                <w:ins w:id="1741" w:author="Client" w:date="2023-02-06T18:03:00Z"/>
                <w:rFonts w:ascii="Times New Roman" w:hAnsi="Times New Roman" w:cs="Times New Roman"/>
                <w:sz w:val="24"/>
                <w:szCs w:val="24"/>
              </w:rPr>
            </w:pPr>
            <w:ins w:id="1742" w:author="Client" w:date="2023-02-06T18:03:00Z">
              <w:r>
                <w:rPr>
                  <w:rFonts w:ascii="Times New Roman" w:hAnsi="Times New Roman" w:cs="Times New Roman"/>
                  <w:sz w:val="24"/>
                  <w:szCs w:val="24"/>
                </w:rPr>
                <w:t>3. It can enable me to find the right approach for my target market.</w:t>
              </w:r>
              <w:r>
                <w:rPr>
                  <w:rFonts w:ascii="Times New Roman" w:hAnsi="Times New Roman" w:cs="Times New Roman"/>
                  <w:sz w:val="24"/>
                  <w:szCs w:val="24"/>
                </w:rPr>
                <w:tab/>
              </w:r>
            </w:ins>
          </w:p>
        </w:tc>
        <w:tc>
          <w:tcPr>
            <w:tcW w:w="1798" w:type="dxa"/>
          </w:tcPr>
          <w:p w14:paraId="199FD1CC" w14:textId="77777777" w:rsidR="00317F55" w:rsidRDefault="00317F55" w:rsidP="00327527">
            <w:pPr>
              <w:pStyle w:val="ListParagraph"/>
              <w:ind w:left="0"/>
              <w:jc w:val="center"/>
              <w:rPr>
                <w:ins w:id="1743" w:author="Client" w:date="2023-02-06T18:03:00Z"/>
                <w:rFonts w:ascii="Times New Roman" w:hAnsi="Times New Roman" w:cs="Times New Roman"/>
                <w:sz w:val="24"/>
                <w:szCs w:val="24"/>
              </w:rPr>
            </w:pPr>
            <w:ins w:id="1744" w:author="Client" w:date="2023-02-06T18:03:00Z">
              <w:r>
                <w:rPr>
                  <w:rFonts w:ascii="Times New Roman" w:hAnsi="Times New Roman" w:cs="Times New Roman"/>
                  <w:sz w:val="24"/>
                  <w:szCs w:val="24"/>
                </w:rPr>
                <w:t>3.51</w:t>
              </w:r>
            </w:ins>
          </w:p>
        </w:tc>
        <w:tc>
          <w:tcPr>
            <w:tcW w:w="819" w:type="dxa"/>
          </w:tcPr>
          <w:p w14:paraId="2340464B" w14:textId="77777777" w:rsidR="00317F55" w:rsidRDefault="00317F55" w:rsidP="00327527">
            <w:pPr>
              <w:pStyle w:val="ListParagraph"/>
              <w:ind w:left="0"/>
              <w:jc w:val="center"/>
              <w:rPr>
                <w:ins w:id="1745" w:author="Client" w:date="2023-02-06T18:03:00Z"/>
                <w:rFonts w:ascii="Times New Roman" w:hAnsi="Times New Roman" w:cs="Times New Roman"/>
                <w:sz w:val="24"/>
                <w:szCs w:val="24"/>
              </w:rPr>
            </w:pPr>
            <w:ins w:id="1746" w:author="Client" w:date="2023-02-06T18:03:00Z">
              <w:r>
                <w:rPr>
                  <w:rFonts w:ascii="Times New Roman" w:hAnsi="Times New Roman" w:cs="Times New Roman"/>
                  <w:sz w:val="24"/>
                  <w:szCs w:val="24"/>
                </w:rPr>
                <w:t>Agree</w:t>
              </w:r>
            </w:ins>
          </w:p>
        </w:tc>
      </w:tr>
      <w:tr w:rsidR="00317F55" w14:paraId="7DF3AE43" w14:textId="77777777" w:rsidTr="00327527">
        <w:trPr>
          <w:ins w:id="1747" w:author="Client" w:date="2023-02-06T18:03:00Z"/>
        </w:trPr>
        <w:tc>
          <w:tcPr>
            <w:tcW w:w="5568" w:type="dxa"/>
          </w:tcPr>
          <w:p w14:paraId="5ED5CBE4" w14:textId="77777777" w:rsidR="00317F55" w:rsidRDefault="00317F55" w:rsidP="00327527">
            <w:pPr>
              <w:pStyle w:val="ListParagraph"/>
              <w:ind w:left="0"/>
              <w:rPr>
                <w:ins w:id="1748" w:author="Client" w:date="2023-02-06T18:03:00Z"/>
                <w:rFonts w:ascii="Times New Roman" w:hAnsi="Times New Roman" w:cs="Times New Roman"/>
                <w:sz w:val="24"/>
                <w:szCs w:val="24"/>
              </w:rPr>
            </w:pPr>
            <w:ins w:id="1749" w:author="Client" w:date="2023-02-06T18:03:00Z">
              <w:r>
                <w:rPr>
                  <w:rFonts w:ascii="Times New Roman" w:hAnsi="Times New Roman" w:cs="Times New Roman"/>
                  <w:sz w:val="24"/>
                  <w:szCs w:val="24"/>
                </w:rPr>
                <w:t>4. It can reveal the needs of my target market.</w:t>
              </w:r>
            </w:ins>
          </w:p>
        </w:tc>
        <w:tc>
          <w:tcPr>
            <w:tcW w:w="1798" w:type="dxa"/>
          </w:tcPr>
          <w:p w14:paraId="4AFBCDDB" w14:textId="77777777" w:rsidR="00317F55" w:rsidRDefault="00317F55" w:rsidP="00327527">
            <w:pPr>
              <w:pStyle w:val="ListParagraph"/>
              <w:ind w:left="0"/>
              <w:jc w:val="center"/>
              <w:rPr>
                <w:ins w:id="1750" w:author="Client" w:date="2023-02-06T18:03:00Z"/>
                <w:rFonts w:ascii="Times New Roman" w:hAnsi="Times New Roman" w:cs="Times New Roman"/>
                <w:sz w:val="24"/>
                <w:szCs w:val="24"/>
              </w:rPr>
            </w:pPr>
            <w:ins w:id="1751" w:author="Client" w:date="2023-02-06T18:03:00Z">
              <w:r>
                <w:rPr>
                  <w:rFonts w:ascii="Times New Roman" w:hAnsi="Times New Roman" w:cs="Times New Roman"/>
                  <w:sz w:val="24"/>
                  <w:szCs w:val="24"/>
                </w:rPr>
                <w:t>3.37</w:t>
              </w:r>
            </w:ins>
          </w:p>
        </w:tc>
        <w:tc>
          <w:tcPr>
            <w:tcW w:w="819" w:type="dxa"/>
          </w:tcPr>
          <w:p w14:paraId="39153735" w14:textId="77777777" w:rsidR="00317F55" w:rsidRDefault="00317F55" w:rsidP="00327527">
            <w:pPr>
              <w:pStyle w:val="ListParagraph"/>
              <w:ind w:left="0"/>
              <w:jc w:val="center"/>
              <w:rPr>
                <w:ins w:id="1752" w:author="Client" w:date="2023-02-06T18:03:00Z"/>
                <w:rFonts w:ascii="Times New Roman" w:hAnsi="Times New Roman" w:cs="Times New Roman"/>
                <w:sz w:val="24"/>
                <w:szCs w:val="24"/>
              </w:rPr>
            </w:pPr>
            <w:ins w:id="1753" w:author="Client" w:date="2023-02-06T18:03:00Z">
              <w:r>
                <w:rPr>
                  <w:rFonts w:ascii="Times New Roman" w:hAnsi="Times New Roman" w:cs="Times New Roman"/>
                  <w:sz w:val="24"/>
                  <w:szCs w:val="24"/>
                </w:rPr>
                <w:t>Agree</w:t>
              </w:r>
            </w:ins>
          </w:p>
        </w:tc>
      </w:tr>
      <w:tr w:rsidR="00317F55" w14:paraId="5C412919" w14:textId="77777777" w:rsidTr="00327527">
        <w:trPr>
          <w:ins w:id="1754" w:author="Client" w:date="2023-02-06T18:03:00Z"/>
        </w:trPr>
        <w:tc>
          <w:tcPr>
            <w:tcW w:w="5568" w:type="dxa"/>
          </w:tcPr>
          <w:p w14:paraId="08714185" w14:textId="77777777" w:rsidR="00317F55" w:rsidRDefault="00317F55" w:rsidP="00327527">
            <w:pPr>
              <w:pStyle w:val="ListParagraph"/>
              <w:ind w:left="0"/>
              <w:rPr>
                <w:ins w:id="1755" w:author="Client" w:date="2023-02-06T18:03:00Z"/>
                <w:rFonts w:ascii="Times New Roman" w:hAnsi="Times New Roman" w:cs="Times New Roman"/>
                <w:sz w:val="24"/>
                <w:szCs w:val="24"/>
              </w:rPr>
            </w:pPr>
            <w:ins w:id="1756" w:author="Client" w:date="2023-02-06T18:03:00Z">
              <w:r>
                <w:rPr>
                  <w:rFonts w:ascii="Times New Roman" w:hAnsi="Times New Roman" w:cs="Times New Roman"/>
                  <w:sz w:val="24"/>
                  <w:szCs w:val="24"/>
                </w:rPr>
                <w:t>5. It can help me discover the market potential of  my business.</w:t>
              </w:r>
            </w:ins>
          </w:p>
        </w:tc>
        <w:tc>
          <w:tcPr>
            <w:tcW w:w="1798" w:type="dxa"/>
          </w:tcPr>
          <w:p w14:paraId="7BEB447C" w14:textId="77777777" w:rsidR="00317F55" w:rsidRDefault="00317F55" w:rsidP="00327527">
            <w:pPr>
              <w:pStyle w:val="ListParagraph"/>
              <w:ind w:left="0"/>
              <w:jc w:val="center"/>
              <w:rPr>
                <w:ins w:id="1757" w:author="Client" w:date="2023-02-06T18:03:00Z"/>
                <w:rFonts w:ascii="Times New Roman" w:hAnsi="Times New Roman" w:cs="Times New Roman"/>
                <w:sz w:val="24"/>
                <w:szCs w:val="24"/>
              </w:rPr>
            </w:pPr>
            <w:ins w:id="1758" w:author="Client" w:date="2023-02-06T18:03:00Z">
              <w:r>
                <w:rPr>
                  <w:rFonts w:ascii="Times New Roman" w:hAnsi="Times New Roman" w:cs="Times New Roman"/>
                  <w:sz w:val="24"/>
                  <w:szCs w:val="24"/>
                </w:rPr>
                <w:t>3.51</w:t>
              </w:r>
            </w:ins>
          </w:p>
        </w:tc>
        <w:tc>
          <w:tcPr>
            <w:tcW w:w="819" w:type="dxa"/>
          </w:tcPr>
          <w:p w14:paraId="0BAF3998" w14:textId="77777777" w:rsidR="00317F55" w:rsidRDefault="00317F55" w:rsidP="00327527">
            <w:pPr>
              <w:pStyle w:val="ListParagraph"/>
              <w:ind w:left="0"/>
              <w:jc w:val="center"/>
              <w:rPr>
                <w:ins w:id="1759" w:author="Client" w:date="2023-02-06T18:03:00Z"/>
                <w:rFonts w:ascii="Times New Roman" w:hAnsi="Times New Roman" w:cs="Times New Roman"/>
                <w:sz w:val="24"/>
                <w:szCs w:val="24"/>
              </w:rPr>
            </w:pPr>
            <w:ins w:id="1760" w:author="Client" w:date="2023-02-06T18:03:00Z">
              <w:r>
                <w:rPr>
                  <w:rFonts w:ascii="Times New Roman" w:hAnsi="Times New Roman" w:cs="Times New Roman"/>
                  <w:sz w:val="24"/>
                  <w:szCs w:val="24"/>
                </w:rPr>
                <w:t>Agree</w:t>
              </w:r>
            </w:ins>
          </w:p>
        </w:tc>
      </w:tr>
      <w:tr w:rsidR="00317F55" w14:paraId="63B2D48B" w14:textId="77777777" w:rsidTr="00327527">
        <w:trPr>
          <w:ins w:id="1761" w:author="Client" w:date="2023-02-06T18:03:00Z"/>
        </w:trPr>
        <w:tc>
          <w:tcPr>
            <w:tcW w:w="5568" w:type="dxa"/>
          </w:tcPr>
          <w:p w14:paraId="4AD29CB7" w14:textId="77777777" w:rsidR="00317F55" w:rsidRPr="00904F89" w:rsidRDefault="00317F55" w:rsidP="00327527">
            <w:pPr>
              <w:pStyle w:val="ListParagraph"/>
              <w:ind w:left="0"/>
              <w:rPr>
                <w:ins w:id="1762" w:author="Client" w:date="2023-02-06T18:03:00Z"/>
                <w:rFonts w:ascii="Times New Roman" w:hAnsi="Times New Roman"/>
                <w:b/>
                <w:bCs/>
                <w:sz w:val="24"/>
                <w:szCs w:val="24"/>
              </w:rPr>
            </w:pPr>
            <w:ins w:id="1763" w:author="Client" w:date="2023-02-06T18:03:00Z">
              <w:r>
                <w:rPr>
                  <w:rFonts w:ascii="Times New Roman" w:hAnsi="Times New Roman"/>
                  <w:b/>
                  <w:bCs/>
                  <w:sz w:val="24"/>
                  <w:szCs w:val="24"/>
                </w:rPr>
                <w:t>Granted Weighted Mean</w:t>
              </w:r>
            </w:ins>
          </w:p>
        </w:tc>
        <w:tc>
          <w:tcPr>
            <w:tcW w:w="1798" w:type="dxa"/>
          </w:tcPr>
          <w:p w14:paraId="0CD30342" w14:textId="77777777" w:rsidR="00317F55" w:rsidRDefault="00317F55" w:rsidP="00327527">
            <w:pPr>
              <w:pStyle w:val="ListParagraph"/>
              <w:ind w:left="0"/>
              <w:jc w:val="center"/>
              <w:rPr>
                <w:ins w:id="1764" w:author="Client" w:date="2023-02-06T18:03:00Z"/>
                <w:rFonts w:ascii="Times New Roman" w:hAnsi="Times New Roman"/>
                <w:sz w:val="24"/>
                <w:szCs w:val="24"/>
              </w:rPr>
            </w:pPr>
            <w:ins w:id="1765" w:author="Client" w:date="2023-02-06T18:03:00Z">
              <w:r>
                <w:rPr>
                  <w:rFonts w:ascii="Times New Roman" w:hAnsi="Times New Roman"/>
                  <w:sz w:val="24"/>
                  <w:szCs w:val="24"/>
                </w:rPr>
                <w:fldChar w:fldCharType="begin"/>
              </w:r>
              <w:r>
                <w:rPr>
                  <w:rFonts w:ascii="Times New Roman" w:hAnsi="Times New Roman"/>
                  <w:sz w:val="24"/>
                  <w:szCs w:val="24"/>
                </w:rPr>
                <w:instrText xml:space="preserve"> =SUM(ABOVE) \# "#,##0" </w:instrText>
              </w:r>
              <w:r>
                <w:rPr>
                  <w:rFonts w:ascii="Times New Roman" w:hAnsi="Times New Roman"/>
                  <w:sz w:val="24"/>
                  <w:szCs w:val="24"/>
                </w:rPr>
                <w:fldChar w:fldCharType="separate"/>
              </w:r>
              <w:r>
                <w:rPr>
                  <w:rFonts w:ascii="Times New Roman" w:hAnsi="Times New Roman"/>
                  <w:noProof/>
                  <w:sz w:val="24"/>
                  <w:szCs w:val="24"/>
                </w:rPr>
                <w:t xml:space="preserve">  3.40</w:t>
              </w:r>
              <w:r>
                <w:rPr>
                  <w:rFonts w:ascii="Times New Roman" w:hAnsi="Times New Roman"/>
                  <w:sz w:val="24"/>
                  <w:szCs w:val="24"/>
                </w:rPr>
                <w:fldChar w:fldCharType="end"/>
              </w:r>
            </w:ins>
          </w:p>
        </w:tc>
        <w:tc>
          <w:tcPr>
            <w:tcW w:w="819" w:type="dxa"/>
          </w:tcPr>
          <w:p w14:paraId="1630A83C" w14:textId="77777777" w:rsidR="00317F55" w:rsidRDefault="00317F55" w:rsidP="00327527">
            <w:pPr>
              <w:pStyle w:val="ListParagraph"/>
              <w:ind w:left="0"/>
              <w:jc w:val="center"/>
              <w:rPr>
                <w:ins w:id="1766" w:author="Client" w:date="2023-02-06T18:03:00Z"/>
                <w:rFonts w:ascii="Times New Roman" w:hAnsi="Times New Roman"/>
                <w:sz w:val="24"/>
                <w:szCs w:val="24"/>
              </w:rPr>
            </w:pPr>
            <w:ins w:id="1767" w:author="Client" w:date="2023-02-06T18:03:00Z">
              <w:r>
                <w:rPr>
                  <w:rFonts w:ascii="Times New Roman" w:hAnsi="Times New Roman"/>
                  <w:sz w:val="24"/>
                  <w:szCs w:val="24"/>
                </w:rPr>
                <w:t>Agree</w:t>
              </w:r>
            </w:ins>
          </w:p>
        </w:tc>
      </w:tr>
    </w:tbl>
    <w:p w14:paraId="5E90D506" w14:textId="77777777" w:rsidR="00317F55" w:rsidRDefault="00317F55" w:rsidP="00317F55">
      <w:pPr>
        <w:spacing w:line="480" w:lineRule="auto"/>
        <w:jc w:val="both"/>
        <w:rPr>
          <w:ins w:id="1768" w:author="Client" w:date="2023-02-06T18:03:00Z"/>
          <w:rFonts w:ascii="Times New Roman" w:eastAsia="Times New Roman" w:hAnsi="Times New Roman"/>
          <w:b/>
          <w:bCs/>
          <w:color w:val="000000"/>
          <w:sz w:val="24"/>
          <w:szCs w:val="24"/>
        </w:rPr>
      </w:pPr>
    </w:p>
    <w:p w14:paraId="2407D2A6" w14:textId="77777777" w:rsidR="0054292A" w:rsidRDefault="00317F55" w:rsidP="00ED36A5">
      <w:pPr>
        <w:spacing w:line="480" w:lineRule="auto"/>
        <w:jc w:val="both"/>
        <w:rPr>
          <w:ins w:id="1769" w:author="Client" w:date="2023-02-10T00:47:00Z"/>
          <w:rFonts w:ascii="Times New Roman" w:eastAsia="Times New Roman" w:hAnsi="Times New Roman"/>
          <w:b/>
          <w:bCs/>
          <w:color w:val="000000"/>
          <w:sz w:val="24"/>
          <w:szCs w:val="24"/>
        </w:rPr>
      </w:pPr>
      <w:ins w:id="1770" w:author="Client" w:date="2023-02-06T18:03:00Z">
        <w:r>
          <w:rPr>
            <w:rFonts w:ascii="Times New Roman" w:eastAsia="Times New Roman" w:hAnsi="Times New Roman"/>
            <w:b/>
            <w:bCs/>
            <w:color w:val="000000"/>
            <w:sz w:val="24"/>
            <w:szCs w:val="24"/>
          </w:rPr>
          <w:tab/>
        </w:r>
      </w:ins>
    </w:p>
    <w:p w14:paraId="5B9A3B67" w14:textId="2A7256A2" w:rsidR="00317F55" w:rsidRDefault="00317F55" w:rsidP="005D5FD1">
      <w:pPr>
        <w:spacing w:line="480" w:lineRule="auto"/>
        <w:ind w:firstLine="720"/>
        <w:jc w:val="both"/>
        <w:rPr>
          <w:ins w:id="1771" w:author="Client" w:date="2023-02-06T18:09:00Z"/>
          <w:rFonts w:ascii="Times New Roman" w:eastAsia="Times New Roman" w:hAnsi="Times New Roman"/>
          <w:color w:val="000000"/>
          <w:sz w:val="24"/>
          <w:szCs w:val="24"/>
        </w:rPr>
      </w:pPr>
      <w:ins w:id="1772" w:author="Client" w:date="2023-02-06T18:03:00Z">
        <w:r>
          <w:rPr>
            <w:rFonts w:ascii="Times New Roman" w:eastAsia="Times New Roman" w:hAnsi="Times New Roman"/>
            <w:color w:val="000000"/>
            <w:sz w:val="24"/>
            <w:szCs w:val="24"/>
          </w:rPr>
          <w:t xml:space="preserve">Table 4 shows the gathered weighted mean data of 3.51, 3.37, 3.26, 3.25 with </w:t>
        </w:r>
        <w:proofErr w:type="spellStart"/>
        <w:r>
          <w:rPr>
            <w:rFonts w:ascii="Times New Roman" w:eastAsia="Times New Roman" w:hAnsi="Times New Roman"/>
            <w:color w:val="000000"/>
            <w:sz w:val="24"/>
            <w:szCs w:val="24"/>
          </w:rPr>
          <w:t>theverbal</w:t>
        </w:r>
        <w:proofErr w:type="spellEnd"/>
        <w:r>
          <w:rPr>
            <w:rFonts w:ascii="Times New Roman" w:eastAsia="Times New Roman" w:hAnsi="Times New Roman"/>
            <w:color w:val="000000"/>
            <w:sz w:val="24"/>
            <w:szCs w:val="24"/>
          </w:rPr>
          <w:t xml:space="preserve"> interpretation of agree. The table states that marketing innovation makes identify proper marketing channels for buyers, can build better positioning to attract more customers for my business, can enable to find the right approach to target market, can reveal the needs of target market, can help to discover the market potential of my business. It is mostly agreed for the business target market by the respondents. Marketing innovation is </w:t>
        </w:r>
        <w:proofErr w:type="spellStart"/>
        <w:r>
          <w:rPr>
            <w:rFonts w:ascii="Times New Roman" w:eastAsia="Times New Roman" w:hAnsi="Times New Roman"/>
            <w:color w:val="000000"/>
            <w:sz w:val="24"/>
            <w:szCs w:val="24"/>
          </w:rPr>
          <w:t>importat</w:t>
        </w:r>
        <w:proofErr w:type="spellEnd"/>
        <w:r>
          <w:rPr>
            <w:rFonts w:ascii="Times New Roman" w:eastAsia="Times New Roman" w:hAnsi="Times New Roman"/>
            <w:color w:val="000000"/>
            <w:sz w:val="24"/>
            <w:szCs w:val="24"/>
          </w:rPr>
          <w:t xml:space="preserve"> for the business and for its target market.</w:t>
        </w:r>
        <w:r>
          <w:rPr>
            <w:rFonts w:ascii="Times New Roman" w:eastAsia="Times New Roman" w:hAnsi="Times New Roman"/>
            <w:color w:val="000000"/>
            <w:sz w:val="24"/>
            <w:szCs w:val="24"/>
          </w:rPr>
          <w:tab/>
        </w:r>
      </w:ins>
    </w:p>
    <w:p w14:paraId="169D93C7" w14:textId="1B0CF831" w:rsidR="00317F55" w:rsidRPr="00904F89" w:rsidRDefault="00317F55">
      <w:pPr>
        <w:spacing w:line="480" w:lineRule="auto"/>
        <w:ind w:firstLine="720"/>
        <w:jc w:val="both"/>
        <w:rPr>
          <w:ins w:id="1773" w:author="Client" w:date="2023-02-06T18:03:00Z"/>
          <w:rFonts w:ascii="Times New Roman" w:eastAsia="Times New Roman" w:hAnsi="Times New Roman"/>
          <w:color w:val="000000"/>
          <w:sz w:val="24"/>
          <w:szCs w:val="24"/>
        </w:rPr>
      </w:pPr>
      <w:ins w:id="1774" w:author="Client" w:date="2023-02-06T18:03:00Z">
        <w:r w:rsidRPr="00904F89">
          <w:rPr>
            <w:rFonts w:ascii="Times New Roman" w:eastAsia="Times New Roman" w:hAnsi="Times New Roman"/>
            <w:color w:val="000000"/>
            <w:sz w:val="24"/>
            <w:szCs w:val="24"/>
          </w:rPr>
          <w:t>Additionally, this study helped to clarify that the differing Marketing Innovation Index values had no bearing on the outcomes because they were equivalent when a dummy variable (innovated/not innovated in marketing) was employed as the dependent variable. When we evaluate the four levels of marketing innovation (design, distribution, advertising, and price), we find that the elements are helpful in determining whether Portuguese businesses innovate in marketing or not.  (Patricia Monteiro et al, 2019.)</w:t>
        </w:r>
      </w:ins>
    </w:p>
    <w:p w14:paraId="47979985" w14:textId="77777777" w:rsidR="00ED36A5" w:rsidRDefault="00ED36A5" w:rsidP="00317F55">
      <w:pPr>
        <w:spacing w:line="480" w:lineRule="auto"/>
        <w:jc w:val="center"/>
        <w:rPr>
          <w:ins w:id="1775" w:author="Client" w:date="2023-02-10T00:29:00Z"/>
          <w:rFonts w:ascii="Times New Roman" w:hAnsi="Times New Roman"/>
          <w:b/>
          <w:sz w:val="24"/>
          <w:szCs w:val="24"/>
        </w:rPr>
      </w:pPr>
    </w:p>
    <w:p w14:paraId="1A8851A6" w14:textId="77777777" w:rsidR="00ED36A5" w:rsidRDefault="00ED36A5" w:rsidP="00317F55">
      <w:pPr>
        <w:spacing w:line="480" w:lineRule="auto"/>
        <w:jc w:val="center"/>
        <w:rPr>
          <w:ins w:id="1776" w:author="Client" w:date="2023-02-10T00:29:00Z"/>
          <w:rFonts w:ascii="Times New Roman" w:hAnsi="Times New Roman"/>
          <w:b/>
          <w:sz w:val="24"/>
          <w:szCs w:val="24"/>
        </w:rPr>
      </w:pPr>
    </w:p>
    <w:p w14:paraId="7524170E" w14:textId="77777777" w:rsidR="00ED36A5" w:rsidRDefault="00ED36A5" w:rsidP="00317F55">
      <w:pPr>
        <w:spacing w:line="480" w:lineRule="auto"/>
        <w:jc w:val="center"/>
        <w:rPr>
          <w:ins w:id="1777" w:author="Client" w:date="2023-02-10T00:29:00Z"/>
          <w:rFonts w:ascii="Times New Roman" w:hAnsi="Times New Roman"/>
          <w:b/>
          <w:sz w:val="24"/>
          <w:szCs w:val="24"/>
        </w:rPr>
      </w:pPr>
    </w:p>
    <w:p w14:paraId="07F174DC" w14:textId="7F72577E" w:rsidR="00ED36A5" w:rsidRDefault="00ED36A5">
      <w:pPr>
        <w:spacing w:line="480" w:lineRule="auto"/>
        <w:rPr>
          <w:ins w:id="1778" w:author="Client" w:date="2023-02-10T10:08:00Z"/>
          <w:rFonts w:ascii="Times New Roman" w:hAnsi="Times New Roman"/>
          <w:b/>
          <w:sz w:val="24"/>
          <w:szCs w:val="24"/>
        </w:rPr>
      </w:pPr>
    </w:p>
    <w:p w14:paraId="60938A63" w14:textId="1730DD7F" w:rsidR="00661CB8" w:rsidRDefault="00661CB8">
      <w:pPr>
        <w:spacing w:line="480" w:lineRule="auto"/>
        <w:rPr>
          <w:ins w:id="1779" w:author="Client" w:date="2023-02-10T10:08:00Z"/>
          <w:rFonts w:ascii="Times New Roman" w:hAnsi="Times New Roman"/>
          <w:b/>
          <w:sz w:val="24"/>
          <w:szCs w:val="24"/>
        </w:rPr>
      </w:pPr>
    </w:p>
    <w:p w14:paraId="48AE0955" w14:textId="77777777" w:rsidR="00661CB8" w:rsidRDefault="00661CB8">
      <w:pPr>
        <w:spacing w:line="480" w:lineRule="auto"/>
        <w:rPr>
          <w:ins w:id="1780" w:author="Client" w:date="2023-02-10T00:29:00Z"/>
          <w:rFonts w:ascii="Times New Roman" w:hAnsi="Times New Roman"/>
          <w:b/>
          <w:sz w:val="24"/>
          <w:szCs w:val="24"/>
        </w:rPr>
        <w:pPrChange w:id="1781" w:author="Client" w:date="2023-02-10T00:30:00Z">
          <w:pPr>
            <w:spacing w:line="480" w:lineRule="auto"/>
            <w:jc w:val="center"/>
          </w:pPr>
        </w:pPrChange>
      </w:pPr>
    </w:p>
    <w:p w14:paraId="363AF529" w14:textId="551CC535" w:rsidR="00317F55" w:rsidRDefault="00317F55">
      <w:pPr>
        <w:spacing w:line="240" w:lineRule="auto"/>
        <w:jc w:val="center"/>
        <w:rPr>
          <w:ins w:id="1782" w:author="Client" w:date="2023-02-06T18:03:00Z"/>
          <w:rFonts w:ascii="Times New Roman" w:hAnsi="Times New Roman"/>
          <w:b/>
          <w:sz w:val="24"/>
          <w:szCs w:val="24"/>
        </w:rPr>
        <w:pPrChange w:id="1783" w:author="Client" w:date="2023-02-10T00:47:00Z">
          <w:pPr>
            <w:spacing w:line="480" w:lineRule="auto"/>
            <w:jc w:val="center"/>
          </w:pPr>
        </w:pPrChange>
      </w:pPr>
      <w:ins w:id="1784" w:author="Client" w:date="2023-02-06T18:03:00Z">
        <w:r>
          <w:rPr>
            <w:rFonts w:ascii="Times New Roman" w:hAnsi="Times New Roman"/>
            <w:b/>
            <w:sz w:val="24"/>
            <w:szCs w:val="24"/>
          </w:rPr>
          <w:t>II. Is there a significant relationship between the importance of business innovation to target market?</w:t>
        </w:r>
      </w:ins>
    </w:p>
    <w:p w14:paraId="0EDC04C2" w14:textId="77777777" w:rsidR="00317F55" w:rsidRDefault="00317F55" w:rsidP="00317F55">
      <w:pPr>
        <w:tabs>
          <w:tab w:val="left" w:pos="2371"/>
        </w:tabs>
        <w:jc w:val="center"/>
        <w:rPr>
          <w:ins w:id="1785" w:author="Client" w:date="2023-02-06T18:03:00Z"/>
          <w:rFonts w:ascii="Times New Roman" w:hAnsi="Times New Roman"/>
          <w:b/>
          <w:sz w:val="24"/>
          <w:szCs w:val="24"/>
        </w:rPr>
      </w:pPr>
      <w:ins w:id="1786" w:author="Client" w:date="2023-02-06T18:03:00Z">
        <w:r>
          <w:rPr>
            <w:rFonts w:ascii="Times New Roman" w:hAnsi="Times New Roman"/>
            <w:b/>
            <w:sz w:val="24"/>
            <w:szCs w:val="24"/>
          </w:rPr>
          <w:t>Table 5</w:t>
        </w:r>
      </w:ins>
    </w:p>
    <w:p w14:paraId="29AF384E" w14:textId="77777777" w:rsidR="00317F55" w:rsidRDefault="00317F55" w:rsidP="00317F55">
      <w:pPr>
        <w:tabs>
          <w:tab w:val="left" w:pos="2371"/>
        </w:tabs>
        <w:jc w:val="center"/>
        <w:rPr>
          <w:ins w:id="1787" w:author="Client" w:date="2023-02-06T18:03:00Z"/>
          <w:rFonts w:ascii="Times New Roman" w:hAnsi="Times New Roman"/>
          <w:sz w:val="24"/>
          <w:szCs w:val="24"/>
        </w:rPr>
      </w:pPr>
      <w:ins w:id="1788" w:author="Client" w:date="2023-02-06T18:03:00Z">
        <w:r>
          <w:rPr>
            <w:rFonts w:ascii="Times New Roman" w:hAnsi="Times New Roman"/>
            <w:sz w:val="24"/>
            <w:szCs w:val="24"/>
          </w:rPr>
          <w:t>Significant relationship between the importance of business innovation to target market</w:t>
        </w:r>
      </w:ins>
    </w:p>
    <w:p w14:paraId="420FDA28" w14:textId="77777777" w:rsidR="00317F55" w:rsidRDefault="00317F55" w:rsidP="00317F55">
      <w:pPr>
        <w:tabs>
          <w:tab w:val="left" w:pos="2371"/>
        </w:tabs>
        <w:jc w:val="center"/>
        <w:rPr>
          <w:ins w:id="1789" w:author="Client" w:date="2023-02-06T18:03:00Z"/>
          <w:rFonts w:ascii="Times New Roman" w:hAnsi="Times New Roman"/>
          <w:sz w:val="24"/>
          <w:szCs w:val="24"/>
        </w:rPr>
      </w:pPr>
    </w:p>
    <w:tbl>
      <w:tblPr>
        <w:tblStyle w:val="TableGrid"/>
        <w:tblW w:w="8361" w:type="dxa"/>
        <w:tblLayout w:type="fixed"/>
        <w:tblLook w:val="04A0" w:firstRow="1" w:lastRow="0" w:firstColumn="1" w:lastColumn="0" w:noHBand="0" w:noVBand="1"/>
      </w:tblPr>
      <w:tblGrid>
        <w:gridCol w:w="1445"/>
        <w:gridCol w:w="1070"/>
        <w:gridCol w:w="539"/>
        <w:gridCol w:w="1079"/>
        <w:gridCol w:w="990"/>
        <w:gridCol w:w="761"/>
        <w:gridCol w:w="815"/>
        <w:gridCol w:w="1087"/>
        <w:gridCol w:w="575"/>
      </w:tblGrid>
      <w:tr w:rsidR="00115457" w14:paraId="3099FCD7" w14:textId="77777777" w:rsidTr="00115457">
        <w:trPr>
          <w:trHeight w:val="858"/>
          <w:ins w:id="1790" w:author="Client" w:date="2023-02-06T18:03:00Z"/>
        </w:trPr>
        <w:tc>
          <w:tcPr>
            <w:tcW w:w="1445" w:type="dxa"/>
          </w:tcPr>
          <w:p w14:paraId="753117DB" w14:textId="77777777" w:rsidR="00317F55" w:rsidRDefault="00317F55" w:rsidP="00327527">
            <w:pPr>
              <w:tabs>
                <w:tab w:val="left" w:pos="2371"/>
              </w:tabs>
              <w:jc w:val="center"/>
              <w:rPr>
                <w:ins w:id="1791" w:author="Client" w:date="2023-02-06T18:03:00Z"/>
                <w:rFonts w:ascii="Times New Roman" w:hAnsi="Times New Roman" w:cs="Times New Roman"/>
                <w:sz w:val="24"/>
                <w:szCs w:val="24"/>
              </w:rPr>
            </w:pPr>
            <w:ins w:id="1792" w:author="Client" w:date="2023-02-06T18:03:00Z">
              <w:r>
                <w:rPr>
                  <w:rFonts w:ascii="Times New Roman" w:hAnsi="Times New Roman" w:cs="Times New Roman"/>
                  <w:sz w:val="24"/>
                  <w:szCs w:val="24"/>
                </w:rPr>
                <w:t>The Importance of Business Innovation</w:t>
              </w:r>
            </w:ins>
          </w:p>
        </w:tc>
        <w:tc>
          <w:tcPr>
            <w:tcW w:w="1070" w:type="dxa"/>
          </w:tcPr>
          <w:p w14:paraId="776D18E7" w14:textId="77777777" w:rsidR="00317F55" w:rsidRDefault="00317F55" w:rsidP="00327527">
            <w:pPr>
              <w:tabs>
                <w:tab w:val="left" w:pos="2371"/>
              </w:tabs>
              <w:jc w:val="center"/>
              <w:rPr>
                <w:ins w:id="1793" w:author="Client" w:date="2023-02-06T18:03:00Z"/>
                <w:rFonts w:ascii="Times New Roman" w:hAnsi="Times New Roman" w:cs="Times New Roman"/>
                <w:sz w:val="24"/>
                <w:szCs w:val="24"/>
              </w:rPr>
            </w:pPr>
            <w:ins w:id="1794" w:author="Client" w:date="2023-02-06T18:03:00Z">
              <w:r>
                <w:rPr>
                  <w:rFonts w:ascii="Times New Roman" w:hAnsi="Times New Roman" w:cs="Times New Roman"/>
                  <w:sz w:val="24"/>
                  <w:szCs w:val="24"/>
                </w:rPr>
                <w:t>SS</w:t>
              </w:r>
            </w:ins>
          </w:p>
        </w:tc>
        <w:tc>
          <w:tcPr>
            <w:tcW w:w="539" w:type="dxa"/>
          </w:tcPr>
          <w:p w14:paraId="2F6148EF" w14:textId="77777777" w:rsidR="00317F55" w:rsidRDefault="00317F55" w:rsidP="00327527">
            <w:pPr>
              <w:tabs>
                <w:tab w:val="left" w:pos="2371"/>
              </w:tabs>
              <w:jc w:val="center"/>
              <w:rPr>
                <w:ins w:id="1795" w:author="Client" w:date="2023-02-06T18:03:00Z"/>
                <w:rFonts w:ascii="Times New Roman" w:hAnsi="Times New Roman" w:cs="Times New Roman"/>
                <w:sz w:val="24"/>
                <w:szCs w:val="24"/>
              </w:rPr>
            </w:pPr>
            <w:ins w:id="1796" w:author="Client" w:date="2023-02-06T18:03:00Z">
              <w:r>
                <w:rPr>
                  <w:rFonts w:ascii="Times New Roman" w:hAnsi="Times New Roman" w:cs="Times New Roman"/>
                  <w:sz w:val="24"/>
                  <w:szCs w:val="24"/>
                </w:rPr>
                <w:t>df</w:t>
              </w:r>
            </w:ins>
          </w:p>
        </w:tc>
        <w:tc>
          <w:tcPr>
            <w:tcW w:w="1079" w:type="dxa"/>
          </w:tcPr>
          <w:p w14:paraId="4237CBC5" w14:textId="77777777" w:rsidR="00317F55" w:rsidRDefault="00317F55" w:rsidP="00327527">
            <w:pPr>
              <w:tabs>
                <w:tab w:val="left" w:pos="2371"/>
              </w:tabs>
              <w:rPr>
                <w:ins w:id="1797" w:author="Client" w:date="2023-02-06T18:03:00Z"/>
                <w:rFonts w:ascii="Times New Roman" w:hAnsi="Times New Roman" w:cs="Times New Roman"/>
                <w:sz w:val="24"/>
                <w:szCs w:val="24"/>
              </w:rPr>
            </w:pPr>
            <w:ins w:id="1798" w:author="Client" w:date="2023-02-06T18:03:00Z">
              <w:r>
                <w:rPr>
                  <w:rFonts w:ascii="Times New Roman" w:hAnsi="Times New Roman" w:cs="Times New Roman"/>
                  <w:sz w:val="24"/>
                  <w:szCs w:val="24"/>
                </w:rPr>
                <w:t>MS</w:t>
              </w:r>
            </w:ins>
          </w:p>
        </w:tc>
        <w:tc>
          <w:tcPr>
            <w:tcW w:w="990" w:type="dxa"/>
          </w:tcPr>
          <w:p w14:paraId="71912153" w14:textId="77777777" w:rsidR="00317F55" w:rsidRDefault="00317F55" w:rsidP="00327527">
            <w:pPr>
              <w:tabs>
                <w:tab w:val="left" w:pos="2371"/>
              </w:tabs>
              <w:jc w:val="center"/>
              <w:rPr>
                <w:ins w:id="1799" w:author="Client" w:date="2023-02-06T18:03:00Z"/>
                <w:rFonts w:ascii="Times New Roman" w:hAnsi="Times New Roman" w:cs="Times New Roman"/>
                <w:sz w:val="24"/>
                <w:szCs w:val="24"/>
              </w:rPr>
            </w:pPr>
            <w:ins w:id="1800" w:author="Client" w:date="2023-02-06T18:03:00Z">
              <w:r>
                <w:rPr>
                  <w:rFonts w:ascii="Times New Roman" w:hAnsi="Times New Roman" w:cs="Times New Roman"/>
                  <w:sz w:val="24"/>
                  <w:szCs w:val="24"/>
                </w:rPr>
                <w:t>F</w:t>
              </w:r>
            </w:ins>
          </w:p>
        </w:tc>
        <w:tc>
          <w:tcPr>
            <w:tcW w:w="761" w:type="dxa"/>
          </w:tcPr>
          <w:p w14:paraId="67B86868" w14:textId="77777777" w:rsidR="00317F55" w:rsidRDefault="00317F55" w:rsidP="00327527">
            <w:pPr>
              <w:tabs>
                <w:tab w:val="left" w:pos="2371"/>
              </w:tabs>
              <w:rPr>
                <w:ins w:id="1801" w:author="Client" w:date="2023-02-06T18:03:00Z"/>
                <w:rFonts w:ascii="Times New Roman" w:hAnsi="Times New Roman" w:cs="Times New Roman"/>
                <w:sz w:val="24"/>
                <w:szCs w:val="24"/>
              </w:rPr>
            </w:pPr>
            <w:ins w:id="1802" w:author="Client" w:date="2023-02-06T18:03:00Z">
              <w:r>
                <w:rPr>
                  <w:rFonts w:ascii="Times New Roman" w:hAnsi="Times New Roman" w:cs="Times New Roman"/>
                  <w:sz w:val="24"/>
                  <w:szCs w:val="24"/>
                </w:rPr>
                <w:t>P-value</w:t>
              </w:r>
            </w:ins>
          </w:p>
        </w:tc>
        <w:tc>
          <w:tcPr>
            <w:tcW w:w="815" w:type="dxa"/>
          </w:tcPr>
          <w:p w14:paraId="288A5658" w14:textId="77777777" w:rsidR="00317F55" w:rsidRDefault="00317F55" w:rsidP="00327527">
            <w:pPr>
              <w:tabs>
                <w:tab w:val="left" w:pos="2371"/>
              </w:tabs>
              <w:jc w:val="center"/>
              <w:rPr>
                <w:ins w:id="1803" w:author="Client" w:date="2023-02-06T18:03:00Z"/>
                <w:rFonts w:ascii="Times New Roman" w:hAnsi="Times New Roman" w:cs="Times New Roman"/>
                <w:sz w:val="24"/>
                <w:szCs w:val="24"/>
              </w:rPr>
            </w:pPr>
            <w:ins w:id="1804" w:author="Client" w:date="2023-02-06T18:03:00Z">
              <w:r>
                <w:rPr>
                  <w:rFonts w:ascii="Times New Roman" w:hAnsi="Times New Roman" w:cs="Times New Roman"/>
                  <w:sz w:val="24"/>
                  <w:szCs w:val="24"/>
                </w:rPr>
                <w:t>F-crit</w:t>
              </w:r>
            </w:ins>
          </w:p>
        </w:tc>
        <w:tc>
          <w:tcPr>
            <w:tcW w:w="1087" w:type="dxa"/>
          </w:tcPr>
          <w:p w14:paraId="5E1F2B69" w14:textId="77777777" w:rsidR="00317F55" w:rsidRDefault="00317F55" w:rsidP="00327527">
            <w:pPr>
              <w:tabs>
                <w:tab w:val="left" w:pos="2371"/>
              </w:tabs>
              <w:jc w:val="center"/>
              <w:rPr>
                <w:ins w:id="1805" w:author="Client" w:date="2023-02-06T18:03:00Z"/>
                <w:rFonts w:ascii="Times New Roman" w:hAnsi="Times New Roman" w:cs="Times New Roman"/>
                <w:sz w:val="24"/>
                <w:szCs w:val="24"/>
              </w:rPr>
            </w:pPr>
            <w:ins w:id="1806" w:author="Client" w:date="2023-02-06T18:03:00Z">
              <w:r>
                <w:rPr>
                  <w:rFonts w:ascii="Times New Roman" w:hAnsi="Times New Roman" w:cs="Times New Roman"/>
                  <w:sz w:val="24"/>
                  <w:szCs w:val="24"/>
                </w:rPr>
                <w:t>Decision</w:t>
              </w:r>
            </w:ins>
          </w:p>
        </w:tc>
        <w:tc>
          <w:tcPr>
            <w:tcW w:w="575" w:type="dxa"/>
          </w:tcPr>
          <w:p w14:paraId="6CD132E2" w14:textId="77777777" w:rsidR="00317F55" w:rsidRDefault="00317F55" w:rsidP="00327527">
            <w:pPr>
              <w:tabs>
                <w:tab w:val="left" w:pos="2371"/>
              </w:tabs>
              <w:jc w:val="center"/>
              <w:rPr>
                <w:ins w:id="1807" w:author="Client" w:date="2023-02-06T18:03:00Z"/>
                <w:rFonts w:ascii="Times New Roman" w:hAnsi="Times New Roman" w:cs="Times New Roman"/>
                <w:sz w:val="24"/>
                <w:szCs w:val="24"/>
              </w:rPr>
            </w:pPr>
            <w:ins w:id="1808" w:author="Client" w:date="2023-02-06T18:03:00Z">
              <w:r>
                <w:rPr>
                  <w:rFonts w:ascii="Times New Roman" w:hAnsi="Times New Roman" w:cs="Times New Roman"/>
                  <w:sz w:val="24"/>
                  <w:szCs w:val="24"/>
                </w:rPr>
                <w:t>Remarks</w:t>
              </w:r>
            </w:ins>
          </w:p>
        </w:tc>
      </w:tr>
      <w:tr w:rsidR="00115457" w14:paraId="0C0A23D8" w14:textId="77777777" w:rsidTr="00115457">
        <w:trPr>
          <w:trHeight w:val="273"/>
          <w:ins w:id="1809" w:author="Client" w:date="2023-02-06T18:03:00Z"/>
        </w:trPr>
        <w:tc>
          <w:tcPr>
            <w:tcW w:w="1445" w:type="dxa"/>
          </w:tcPr>
          <w:p w14:paraId="1E859DF2" w14:textId="77777777" w:rsidR="00317F55" w:rsidRDefault="00317F55" w:rsidP="00327527">
            <w:pPr>
              <w:tabs>
                <w:tab w:val="left" w:pos="2371"/>
              </w:tabs>
              <w:jc w:val="center"/>
              <w:rPr>
                <w:ins w:id="1810" w:author="Client" w:date="2023-02-06T18:03:00Z"/>
                <w:rFonts w:ascii="Times New Roman" w:hAnsi="Times New Roman" w:cs="Times New Roman"/>
                <w:sz w:val="24"/>
                <w:szCs w:val="24"/>
              </w:rPr>
            </w:pPr>
            <w:ins w:id="1811" w:author="Client" w:date="2023-02-06T18:03:00Z">
              <w:r>
                <w:rPr>
                  <w:rFonts w:ascii="Times New Roman" w:hAnsi="Times New Roman" w:cs="Times New Roman"/>
                  <w:sz w:val="24"/>
                  <w:szCs w:val="24"/>
                </w:rPr>
                <w:t>Between Groups</w:t>
              </w:r>
            </w:ins>
          </w:p>
        </w:tc>
        <w:tc>
          <w:tcPr>
            <w:tcW w:w="1070" w:type="dxa"/>
            <w:vAlign w:val="bottom"/>
          </w:tcPr>
          <w:p w14:paraId="07091E97" w14:textId="77777777" w:rsidR="00317F55" w:rsidRPr="007126F5" w:rsidRDefault="00317F55" w:rsidP="00327527">
            <w:pPr>
              <w:jc w:val="center"/>
              <w:rPr>
                <w:ins w:id="1812" w:author="Client" w:date="2023-02-06T18:03:00Z"/>
                <w:rFonts w:ascii="Times New Roman" w:hAnsi="Times New Roman" w:cs="Times New Roman"/>
                <w:color w:val="000000"/>
                <w:sz w:val="24"/>
                <w:szCs w:val="24"/>
              </w:rPr>
            </w:pPr>
            <w:ins w:id="1813" w:author="Client" w:date="2023-02-06T18:03:00Z">
              <w:r w:rsidRPr="007126F5">
                <w:rPr>
                  <w:rFonts w:ascii="Times New Roman" w:hAnsi="Times New Roman" w:cs="Times New Roman"/>
                  <w:color w:val="000000"/>
                  <w:sz w:val="24"/>
                  <w:szCs w:val="24"/>
                </w:rPr>
                <w:t>29132.7</w:t>
              </w:r>
            </w:ins>
          </w:p>
        </w:tc>
        <w:tc>
          <w:tcPr>
            <w:tcW w:w="539" w:type="dxa"/>
            <w:vAlign w:val="bottom"/>
          </w:tcPr>
          <w:p w14:paraId="03E739E3" w14:textId="77777777" w:rsidR="00317F55" w:rsidRPr="007126F5" w:rsidRDefault="00317F55" w:rsidP="00327527">
            <w:pPr>
              <w:jc w:val="center"/>
              <w:rPr>
                <w:ins w:id="1814" w:author="Client" w:date="2023-02-06T18:03:00Z"/>
                <w:rFonts w:ascii="Times New Roman" w:hAnsi="Times New Roman" w:cs="Times New Roman"/>
                <w:color w:val="000000"/>
                <w:sz w:val="24"/>
                <w:szCs w:val="24"/>
              </w:rPr>
            </w:pPr>
            <w:ins w:id="1815" w:author="Client" w:date="2023-02-06T18:03:00Z">
              <w:r w:rsidRPr="007126F5">
                <w:rPr>
                  <w:rFonts w:ascii="Times New Roman" w:hAnsi="Times New Roman" w:cs="Times New Roman"/>
                  <w:color w:val="000000"/>
                  <w:sz w:val="24"/>
                  <w:szCs w:val="24"/>
                </w:rPr>
                <w:t>3</w:t>
              </w:r>
            </w:ins>
          </w:p>
        </w:tc>
        <w:tc>
          <w:tcPr>
            <w:tcW w:w="1079" w:type="dxa"/>
            <w:vAlign w:val="bottom"/>
          </w:tcPr>
          <w:p w14:paraId="58A46153" w14:textId="77777777" w:rsidR="00317F55" w:rsidRPr="007126F5" w:rsidRDefault="00317F55" w:rsidP="00327527">
            <w:pPr>
              <w:jc w:val="center"/>
              <w:rPr>
                <w:ins w:id="1816" w:author="Client" w:date="2023-02-06T18:03:00Z"/>
                <w:rFonts w:ascii="Times New Roman" w:hAnsi="Times New Roman" w:cs="Times New Roman"/>
                <w:color w:val="000000"/>
                <w:sz w:val="24"/>
                <w:szCs w:val="24"/>
              </w:rPr>
            </w:pPr>
            <w:ins w:id="1817" w:author="Client" w:date="2023-02-06T18:03:00Z">
              <w:r w:rsidRPr="007126F5">
                <w:rPr>
                  <w:rFonts w:ascii="Times New Roman" w:hAnsi="Times New Roman" w:cs="Times New Roman"/>
                  <w:color w:val="000000"/>
                  <w:sz w:val="24"/>
                  <w:szCs w:val="24"/>
                </w:rPr>
                <w:t>9710.9</w:t>
              </w:r>
              <w:r>
                <w:rPr>
                  <w:rFonts w:ascii="Times New Roman" w:hAnsi="Times New Roman" w:cs="Times New Roman"/>
                  <w:color w:val="000000"/>
                  <w:sz w:val="24"/>
                  <w:szCs w:val="24"/>
                </w:rPr>
                <w:t>0</w:t>
              </w:r>
            </w:ins>
          </w:p>
        </w:tc>
        <w:tc>
          <w:tcPr>
            <w:tcW w:w="990" w:type="dxa"/>
            <w:vMerge w:val="restart"/>
            <w:vAlign w:val="center"/>
          </w:tcPr>
          <w:p w14:paraId="35369F45" w14:textId="77777777" w:rsidR="00317F55" w:rsidRPr="007126F5" w:rsidRDefault="00317F55" w:rsidP="00327527">
            <w:pPr>
              <w:jc w:val="center"/>
              <w:rPr>
                <w:ins w:id="1818" w:author="Client" w:date="2023-02-06T18:03:00Z"/>
                <w:rFonts w:ascii="Times New Roman" w:hAnsi="Times New Roman" w:cs="Times New Roman"/>
                <w:color w:val="000000"/>
                <w:sz w:val="24"/>
                <w:szCs w:val="24"/>
              </w:rPr>
            </w:pPr>
            <w:ins w:id="1819" w:author="Client" w:date="2023-02-06T18:03:00Z">
              <w:r w:rsidRPr="007126F5">
                <w:rPr>
                  <w:rFonts w:ascii="Times New Roman" w:hAnsi="Times New Roman" w:cs="Times New Roman"/>
                  <w:color w:val="000000"/>
                  <w:sz w:val="24"/>
                  <w:szCs w:val="24"/>
                </w:rPr>
                <w:t>414.</w:t>
              </w:r>
              <w:r>
                <w:rPr>
                  <w:rFonts w:ascii="Times New Roman" w:hAnsi="Times New Roman" w:cs="Times New Roman"/>
                  <w:color w:val="000000"/>
                  <w:sz w:val="24"/>
                  <w:szCs w:val="24"/>
                </w:rPr>
                <w:t>3</w:t>
              </w:r>
              <w:r w:rsidRPr="007126F5">
                <w:rPr>
                  <w:rFonts w:ascii="Times New Roman" w:hAnsi="Times New Roman" w:cs="Times New Roman"/>
                  <w:color w:val="000000"/>
                  <w:sz w:val="24"/>
                  <w:szCs w:val="24"/>
                </w:rPr>
                <w:t>2</w:t>
              </w:r>
            </w:ins>
          </w:p>
        </w:tc>
        <w:tc>
          <w:tcPr>
            <w:tcW w:w="761" w:type="dxa"/>
            <w:vMerge w:val="restart"/>
            <w:vAlign w:val="center"/>
          </w:tcPr>
          <w:p w14:paraId="0B88E60C" w14:textId="19F83511" w:rsidR="00317F55" w:rsidRPr="007126F5" w:rsidRDefault="00317F55" w:rsidP="00327527">
            <w:pPr>
              <w:jc w:val="center"/>
              <w:rPr>
                <w:ins w:id="1820" w:author="Client" w:date="2023-02-06T18:03:00Z"/>
                <w:rFonts w:ascii="Times New Roman" w:hAnsi="Times New Roman" w:cs="Times New Roman"/>
                <w:color w:val="000000"/>
                <w:sz w:val="24"/>
                <w:szCs w:val="24"/>
              </w:rPr>
            </w:pPr>
            <w:ins w:id="1821" w:author="Client" w:date="2023-02-06T18:03:00Z">
              <w:r w:rsidRPr="007126F5">
                <w:rPr>
                  <w:rFonts w:ascii="Times New Roman" w:hAnsi="Times New Roman" w:cs="Times New Roman"/>
                  <w:color w:val="000000"/>
                  <w:sz w:val="24"/>
                  <w:szCs w:val="24"/>
                </w:rPr>
                <w:t>5.45</w:t>
              </w:r>
            </w:ins>
          </w:p>
        </w:tc>
        <w:tc>
          <w:tcPr>
            <w:tcW w:w="815" w:type="dxa"/>
            <w:vMerge w:val="restart"/>
            <w:vAlign w:val="center"/>
          </w:tcPr>
          <w:p w14:paraId="1DEE14E1" w14:textId="77777777" w:rsidR="00317F55" w:rsidRPr="007126F5" w:rsidRDefault="00317F55" w:rsidP="00327527">
            <w:pPr>
              <w:jc w:val="center"/>
              <w:rPr>
                <w:ins w:id="1822" w:author="Client" w:date="2023-02-06T18:03:00Z"/>
                <w:rFonts w:ascii="Times New Roman" w:hAnsi="Times New Roman" w:cs="Times New Roman"/>
                <w:color w:val="000000"/>
                <w:sz w:val="24"/>
                <w:szCs w:val="24"/>
              </w:rPr>
            </w:pPr>
            <w:ins w:id="1823" w:author="Client" w:date="2023-02-06T18:03:00Z">
              <w:r w:rsidRPr="007126F5">
                <w:rPr>
                  <w:rFonts w:ascii="Times New Roman" w:hAnsi="Times New Roman" w:cs="Times New Roman"/>
                  <w:color w:val="000000"/>
                  <w:sz w:val="24"/>
                  <w:szCs w:val="24"/>
                </w:rPr>
                <w:t>2.72</w:t>
              </w:r>
            </w:ins>
          </w:p>
        </w:tc>
        <w:tc>
          <w:tcPr>
            <w:tcW w:w="1087" w:type="dxa"/>
            <w:vMerge w:val="restart"/>
            <w:vAlign w:val="center"/>
          </w:tcPr>
          <w:p w14:paraId="51A3D042" w14:textId="65CC2745" w:rsidR="00317F55" w:rsidRPr="00904F89" w:rsidRDefault="00317F55" w:rsidP="00327527">
            <w:pPr>
              <w:jc w:val="center"/>
              <w:rPr>
                <w:ins w:id="1824" w:author="Client" w:date="2023-02-06T18:03:00Z"/>
                <w:rFonts w:ascii="Times New Roman" w:hAnsi="Times New Roman" w:cs="Times New Roman"/>
                <w:color w:val="000000"/>
                <w:sz w:val="24"/>
                <w:szCs w:val="24"/>
                <w:highlight w:val="yellow"/>
              </w:rPr>
            </w:pPr>
            <w:proofErr w:type="spellStart"/>
            <w:ins w:id="1825" w:author="Client" w:date="2023-02-06T18:03:00Z">
              <w:r w:rsidRPr="00E8050C">
                <w:rPr>
                  <w:rFonts w:ascii="Times New Roman" w:hAnsi="Times New Roman"/>
                  <w:color w:val="000000"/>
                  <w:sz w:val="24"/>
                  <w:szCs w:val="24"/>
                </w:rPr>
                <w:t>Rejected</w:t>
              </w:r>
              <w:r>
                <w:rPr>
                  <w:rFonts w:ascii="Times New Roman" w:hAnsi="Times New Roman"/>
                  <w:color w:val="000000"/>
                  <w:sz w:val="24"/>
                  <w:szCs w:val="24"/>
                </w:rPr>
                <w:t>.</w:t>
              </w:r>
            </w:ins>
            <w:ins w:id="1826" w:author="Client" w:date="2023-02-06T18:11:00Z">
              <w:r>
                <w:rPr>
                  <w:rFonts w:ascii="Times New Roman" w:hAnsi="Times New Roman"/>
                  <w:color w:val="000000"/>
                  <w:sz w:val="24"/>
                  <w:szCs w:val="24"/>
                </w:rPr>
                <w:t>.</w:t>
              </w:r>
            </w:ins>
            <w:ins w:id="1827" w:author="Client" w:date="2023-02-06T18:03:00Z">
              <w:r>
                <w:rPr>
                  <w:rFonts w:ascii="Times New Roman" w:hAnsi="Times New Roman"/>
                  <w:color w:val="000000"/>
                  <w:sz w:val="24"/>
                  <w:szCs w:val="24"/>
                </w:rPr>
                <w:t>Ho</w:t>
              </w:r>
              <w:proofErr w:type="spellEnd"/>
            </w:ins>
          </w:p>
        </w:tc>
        <w:tc>
          <w:tcPr>
            <w:tcW w:w="575" w:type="dxa"/>
            <w:vMerge w:val="restart"/>
            <w:vAlign w:val="center"/>
          </w:tcPr>
          <w:p w14:paraId="1479499F" w14:textId="534B7490" w:rsidR="00317F55" w:rsidRPr="007126F5" w:rsidRDefault="00317F55">
            <w:pPr>
              <w:jc w:val="center"/>
              <w:rPr>
                <w:ins w:id="1828" w:author="Client" w:date="2023-02-06T18:03:00Z"/>
                <w:rFonts w:ascii="Times New Roman" w:hAnsi="Times New Roman" w:cs="Times New Roman"/>
                <w:color w:val="000000"/>
                <w:sz w:val="24"/>
                <w:szCs w:val="24"/>
              </w:rPr>
            </w:pPr>
            <w:ins w:id="1829" w:author="Client" w:date="2023-02-06T18:03:00Z">
              <w:r>
                <w:rPr>
                  <w:rFonts w:ascii="Times New Roman" w:hAnsi="Times New Roman" w:cs="Times New Roman"/>
                  <w:color w:val="000000"/>
                  <w:sz w:val="24"/>
                  <w:szCs w:val="24"/>
                </w:rPr>
                <w:t>Signif</w:t>
              </w:r>
            </w:ins>
            <w:ins w:id="1830" w:author="Client" w:date="2023-02-06T18:10:00Z">
              <w:r>
                <w:rPr>
                  <w:rFonts w:ascii="Times New Roman" w:hAnsi="Times New Roman" w:cs="Times New Roman"/>
                  <w:color w:val="000000"/>
                  <w:sz w:val="24"/>
                  <w:szCs w:val="24"/>
                </w:rPr>
                <w:t>i</w:t>
              </w:r>
            </w:ins>
            <w:ins w:id="1831" w:author="Client" w:date="2023-02-06T18:03:00Z">
              <w:r>
                <w:rPr>
                  <w:rFonts w:ascii="Times New Roman" w:hAnsi="Times New Roman" w:cs="Times New Roman"/>
                  <w:color w:val="000000"/>
                  <w:sz w:val="24"/>
                  <w:szCs w:val="24"/>
                </w:rPr>
                <w:t>ca</w:t>
              </w:r>
              <w:r w:rsidRPr="000925F0">
                <w:rPr>
                  <w:rFonts w:ascii="Times New Roman" w:hAnsi="Times New Roman" w:cs="Times New Roman"/>
                  <w:color w:val="000000"/>
                  <w:sz w:val="24"/>
                  <w:szCs w:val="24"/>
                </w:rPr>
                <w:t>nt</w:t>
              </w:r>
            </w:ins>
          </w:p>
        </w:tc>
      </w:tr>
      <w:tr w:rsidR="00115457" w14:paraId="70D9AB7E" w14:textId="77777777" w:rsidTr="00115457">
        <w:trPr>
          <w:trHeight w:val="702"/>
          <w:ins w:id="1832" w:author="Client" w:date="2023-02-06T18:03:00Z"/>
        </w:trPr>
        <w:tc>
          <w:tcPr>
            <w:tcW w:w="1445" w:type="dxa"/>
          </w:tcPr>
          <w:p w14:paraId="7C0DC917" w14:textId="77777777" w:rsidR="00317F55" w:rsidRDefault="00317F55" w:rsidP="00327527">
            <w:pPr>
              <w:tabs>
                <w:tab w:val="left" w:pos="2371"/>
              </w:tabs>
              <w:jc w:val="center"/>
              <w:rPr>
                <w:ins w:id="1833" w:author="Client" w:date="2023-02-06T18:03:00Z"/>
                <w:rFonts w:ascii="Times New Roman" w:hAnsi="Times New Roman" w:cs="Times New Roman"/>
                <w:sz w:val="24"/>
                <w:szCs w:val="24"/>
              </w:rPr>
            </w:pPr>
            <w:ins w:id="1834" w:author="Client" w:date="2023-02-06T18:03:00Z">
              <w:r>
                <w:rPr>
                  <w:rFonts w:ascii="Times New Roman" w:hAnsi="Times New Roman" w:cs="Times New Roman"/>
                  <w:sz w:val="24"/>
                  <w:szCs w:val="24"/>
                </w:rPr>
                <w:t>Within Groups</w:t>
              </w:r>
            </w:ins>
          </w:p>
        </w:tc>
        <w:tc>
          <w:tcPr>
            <w:tcW w:w="1070" w:type="dxa"/>
            <w:vAlign w:val="bottom"/>
          </w:tcPr>
          <w:p w14:paraId="37E87D54" w14:textId="77777777" w:rsidR="00317F55" w:rsidRPr="007126F5" w:rsidRDefault="00317F55" w:rsidP="00327527">
            <w:pPr>
              <w:jc w:val="center"/>
              <w:rPr>
                <w:ins w:id="1835" w:author="Client" w:date="2023-02-06T18:03:00Z"/>
                <w:rFonts w:ascii="Times New Roman" w:hAnsi="Times New Roman" w:cs="Times New Roman"/>
                <w:color w:val="000000"/>
                <w:sz w:val="24"/>
                <w:szCs w:val="24"/>
              </w:rPr>
            </w:pPr>
            <w:ins w:id="1836" w:author="Client" w:date="2023-02-06T18:03:00Z">
              <w:r w:rsidRPr="007126F5">
                <w:rPr>
                  <w:rFonts w:ascii="Times New Roman" w:hAnsi="Times New Roman" w:cs="Times New Roman"/>
                  <w:color w:val="000000"/>
                  <w:sz w:val="24"/>
                  <w:szCs w:val="24"/>
                </w:rPr>
                <w:t>1781.3</w:t>
              </w:r>
            </w:ins>
          </w:p>
        </w:tc>
        <w:tc>
          <w:tcPr>
            <w:tcW w:w="539" w:type="dxa"/>
            <w:vAlign w:val="bottom"/>
          </w:tcPr>
          <w:p w14:paraId="6D1CD0A9" w14:textId="77777777" w:rsidR="00317F55" w:rsidRPr="007126F5" w:rsidRDefault="00317F55" w:rsidP="00327527">
            <w:pPr>
              <w:jc w:val="center"/>
              <w:rPr>
                <w:ins w:id="1837" w:author="Client" w:date="2023-02-06T18:03:00Z"/>
                <w:rFonts w:ascii="Times New Roman" w:hAnsi="Times New Roman" w:cs="Times New Roman"/>
                <w:color w:val="000000"/>
                <w:sz w:val="24"/>
                <w:szCs w:val="24"/>
              </w:rPr>
            </w:pPr>
            <w:ins w:id="1838" w:author="Client" w:date="2023-02-06T18:03:00Z">
              <w:r>
                <w:rPr>
                  <w:rFonts w:ascii="Times New Roman" w:hAnsi="Times New Roman" w:cs="Times New Roman"/>
                  <w:color w:val="000000"/>
                  <w:sz w:val="24"/>
                  <w:szCs w:val="24"/>
                </w:rPr>
                <w:t>7</w:t>
              </w:r>
              <w:r w:rsidRPr="007126F5">
                <w:rPr>
                  <w:rFonts w:ascii="Times New Roman" w:hAnsi="Times New Roman" w:cs="Times New Roman"/>
                  <w:color w:val="000000"/>
                  <w:sz w:val="24"/>
                  <w:szCs w:val="24"/>
                </w:rPr>
                <w:t>6</w:t>
              </w:r>
            </w:ins>
          </w:p>
        </w:tc>
        <w:tc>
          <w:tcPr>
            <w:tcW w:w="1079" w:type="dxa"/>
            <w:vMerge w:val="restart"/>
            <w:vAlign w:val="center"/>
          </w:tcPr>
          <w:p w14:paraId="057DD8BC" w14:textId="77777777" w:rsidR="00317F55" w:rsidRPr="007126F5" w:rsidRDefault="00317F55" w:rsidP="00327527">
            <w:pPr>
              <w:jc w:val="center"/>
              <w:rPr>
                <w:ins w:id="1839" w:author="Client" w:date="2023-02-06T18:03:00Z"/>
                <w:rFonts w:ascii="Times New Roman" w:hAnsi="Times New Roman" w:cs="Times New Roman"/>
                <w:color w:val="000000"/>
                <w:sz w:val="24"/>
                <w:szCs w:val="24"/>
              </w:rPr>
            </w:pPr>
            <w:ins w:id="1840" w:author="Client" w:date="2023-02-06T18:03:00Z">
              <w:r w:rsidRPr="007126F5">
                <w:rPr>
                  <w:rFonts w:ascii="Times New Roman" w:hAnsi="Times New Roman" w:cs="Times New Roman"/>
                  <w:color w:val="000000"/>
                  <w:sz w:val="24"/>
                  <w:szCs w:val="24"/>
                </w:rPr>
                <w:t>23.4</w:t>
              </w:r>
              <w:r>
                <w:rPr>
                  <w:rFonts w:ascii="Times New Roman" w:hAnsi="Times New Roman" w:cs="Times New Roman"/>
                  <w:color w:val="000000"/>
                  <w:sz w:val="24"/>
                  <w:szCs w:val="24"/>
                </w:rPr>
                <w:t>4</w:t>
              </w:r>
            </w:ins>
          </w:p>
        </w:tc>
        <w:tc>
          <w:tcPr>
            <w:tcW w:w="990" w:type="dxa"/>
            <w:vMerge/>
          </w:tcPr>
          <w:p w14:paraId="47F06928" w14:textId="77777777" w:rsidR="00317F55" w:rsidRPr="007126F5" w:rsidRDefault="00317F55" w:rsidP="00327527">
            <w:pPr>
              <w:tabs>
                <w:tab w:val="left" w:pos="2371"/>
              </w:tabs>
              <w:jc w:val="center"/>
              <w:rPr>
                <w:ins w:id="1841" w:author="Client" w:date="2023-02-06T18:03:00Z"/>
                <w:rFonts w:ascii="Times New Roman" w:hAnsi="Times New Roman" w:cs="Times New Roman"/>
                <w:sz w:val="24"/>
                <w:szCs w:val="24"/>
              </w:rPr>
            </w:pPr>
          </w:p>
        </w:tc>
        <w:tc>
          <w:tcPr>
            <w:tcW w:w="761" w:type="dxa"/>
            <w:vMerge/>
          </w:tcPr>
          <w:p w14:paraId="6CFEFA98" w14:textId="77777777" w:rsidR="00317F55" w:rsidRPr="007126F5" w:rsidRDefault="00317F55" w:rsidP="00327527">
            <w:pPr>
              <w:tabs>
                <w:tab w:val="left" w:pos="2371"/>
              </w:tabs>
              <w:jc w:val="center"/>
              <w:rPr>
                <w:ins w:id="1842" w:author="Client" w:date="2023-02-06T18:03:00Z"/>
                <w:rFonts w:ascii="Times New Roman" w:hAnsi="Times New Roman" w:cs="Times New Roman"/>
                <w:sz w:val="24"/>
                <w:szCs w:val="24"/>
              </w:rPr>
            </w:pPr>
          </w:p>
        </w:tc>
        <w:tc>
          <w:tcPr>
            <w:tcW w:w="815" w:type="dxa"/>
            <w:vMerge/>
          </w:tcPr>
          <w:p w14:paraId="0CE09BF9" w14:textId="77777777" w:rsidR="00317F55" w:rsidRPr="007126F5" w:rsidRDefault="00317F55" w:rsidP="00327527">
            <w:pPr>
              <w:tabs>
                <w:tab w:val="left" w:pos="2371"/>
              </w:tabs>
              <w:jc w:val="center"/>
              <w:rPr>
                <w:ins w:id="1843" w:author="Client" w:date="2023-02-06T18:03:00Z"/>
                <w:rFonts w:ascii="Times New Roman" w:hAnsi="Times New Roman" w:cs="Times New Roman"/>
                <w:sz w:val="24"/>
                <w:szCs w:val="24"/>
              </w:rPr>
            </w:pPr>
          </w:p>
        </w:tc>
        <w:tc>
          <w:tcPr>
            <w:tcW w:w="1087" w:type="dxa"/>
            <w:vMerge/>
          </w:tcPr>
          <w:p w14:paraId="1FCC5196" w14:textId="77777777" w:rsidR="00317F55" w:rsidRPr="007126F5" w:rsidRDefault="00317F55" w:rsidP="00327527">
            <w:pPr>
              <w:tabs>
                <w:tab w:val="left" w:pos="2371"/>
              </w:tabs>
              <w:jc w:val="center"/>
              <w:rPr>
                <w:ins w:id="1844" w:author="Client" w:date="2023-02-06T18:03:00Z"/>
                <w:rFonts w:ascii="Times New Roman" w:hAnsi="Times New Roman" w:cs="Times New Roman"/>
                <w:sz w:val="24"/>
                <w:szCs w:val="24"/>
              </w:rPr>
            </w:pPr>
          </w:p>
        </w:tc>
        <w:tc>
          <w:tcPr>
            <w:tcW w:w="575" w:type="dxa"/>
            <w:vMerge/>
          </w:tcPr>
          <w:p w14:paraId="7C62AED2" w14:textId="77777777" w:rsidR="00317F55" w:rsidRDefault="00317F55" w:rsidP="00327527">
            <w:pPr>
              <w:tabs>
                <w:tab w:val="left" w:pos="2371"/>
              </w:tabs>
              <w:jc w:val="center"/>
              <w:rPr>
                <w:ins w:id="1845" w:author="Client" w:date="2023-02-06T18:03:00Z"/>
                <w:rFonts w:ascii="Times New Roman" w:hAnsi="Times New Roman" w:cs="Times New Roman"/>
                <w:sz w:val="24"/>
                <w:szCs w:val="24"/>
              </w:rPr>
            </w:pPr>
          </w:p>
        </w:tc>
      </w:tr>
      <w:tr w:rsidR="00115457" w14:paraId="0F90408C" w14:textId="77777777" w:rsidTr="00115457">
        <w:trPr>
          <w:trHeight w:val="59"/>
          <w:ins w:id="1846" w:author="Client" w:date="2023-02-06T18:03:00Z"/>
        </w:trPr>
        <w:tc>
          <w:tcPr>
            <w:tcW w:w="1445" w:type="dxa"/>
          </w:tcPr>
          <w:p w14:paraId="6994EEB1" w14:textId="77777777" w:rsidR="00317F55" w:rsidRDefault="00317F55" w:rsidP="00327527">
            <w:pPr>
              <w:tabs>
                <w:tab w:val="left" w:pos="2371"/>
              </w:tabs>
              <w:jc w:val="center"/>
              <w:rPr>
                <w:ins w:id="1847" w:author="Client" w:date="2023-02-06T18:03:00Z"/>
                <w:rFonts w:ascii="Times New Roman" w:hAnsi="Times New Roman" w:cs="Times New Roman"/>
                <w:sz w:val="24"/>
                <w:szCs w:val="24"/>
              </w:rPr>
            </w:pPr>
            <w:ins w:id="1848" w:author="Client" w:date="2023-02-06T18:03:00Z">
              <w:r>
                <w:rPr>
                  <w:rFonts w:ascii="Times New Roman" w:hAnsi="Times New Roman" w:cs="Times New Roman"/>
                  <w:sz w:val="24"/>
                  <w:szCs w:val="24"/>
                </w:rPr>
                <w:t>Total</w:t>
              </w:r>
            </w:ins>
          </w:p>
        </w:tc>
        <w:tc>
          <w:tcPr>
            <w:tcW w:w="1070" w:type="dxa"/>
            <w:vAlign w:val="bottom"/>
          </w:tcPr>
          <w:p w14:paraId="1195E820" w14:textId="77777777" w:rsidR="00317F55" w:rsidRPr="007126F5" w:rsidRDefault="00317F55" w:rsidP="00327527">
            <w:pPr>
              <w:jc w:val="center"/>
              <w:rPr>
                <w:ins w:id="1849" w:author="Client" w:date="2023-02-06T18:03:00Z"/>
                <w:rFonts w:ascii="Times New Roman" w:hAnsi="Times New Roman" w:cs="Times New Roman"/>
                <w:color w:val="000000"/>
                <w:sz w:val="24"/>
                <w:szCs w:val="24"/>
              </w:rPr>
            </w:pPr>
            <w:ins w:id="1850" w:author="Client" w:date="2023-02-06T18:03:00Z">
              <w:r w:rsidRPr="007126F5">
                <w:rPr>
                  <w:rFonts w:ascii="Times New Roman" w:hAnsi="Times New Roman" w:cs="Times New Roman"/>
                  <w:color w:val="000000"/>
                  <w:sz w:val="24"/>
                  <w:szCs w:val="24"/>
                </w:rPr>
                <w:t>30914</w:t>
              </w:r>
            </w:ins>
          </w:p>
        </w:tc>
        <w:tc>
          <w:tcPr>
            <w:tcW w:w="539" w:type="dxa"/>
            <w:vAlign w:val="bottom"/>
          </w:tcPr>
          <w:p w14:paraId="3EF6D5B6" w14:textId="77777777" w:rsidR="00317F55" w:rsidRPr="007126F5" w:rsidRDefault="00317F55" w:rsidP="00327527">
            <w:pPr>
              <w:jc w:val="center"/>
              <w:rPr>
                <w:ins w:id="1851" w:author="Client" w:date="2023-02-06T18:03:00Z"/>
                <w:rFonts w:ascii="Times New Roman" w:hAnsi="Times New Roman" w:cs="Times New Roman"/>
                <w:color w:val="000000"/>
                <w:sz w:val="24"/>
                <w:szCs w:val="24"/>
              </w:rPr>
            </w:pPr>
            <w:ins w:id="1852" w:author="Client" w:date="2023-02-06T18:03:00Z">
              <w:r w:rsidRPr="007126F5">
                <w:rPr>
                  <w:rFonts w:ascii="Times New Roman" w:hAnsi="Times New Roman" w:cs="Times New Roman"/>
                  <w:color w:val="000000"/>
                  <w:sz w:val="24"/>
                  <w:szCs w:val="24"/>
                </w:rPr>
                <w:t>79</w:t>
              </w:r>
            </w:ins>
          </w:p>
        </w:tc>
        <w:tc>
          <w:tcPr>
            <w:tcW w:w="1079" w:type="dxa"/>
            <w:vMerge/>
            <w:vAlign w:val="bottom"/>
          </w:tcPr>
          <w:p w14:paraId="1E7188E7" w14:textId="77777777" w:rsidR="00317F55" w:rsidRPr="007126F5" w:rsidRDefault="00317F55" w:rsidP="00327527">
            <w:pPr>
              <w:jc w:val="right"/>
              <w:rPr>
                <w:ins w:id="1853" w:author="Client" w:date="2023-02-06T18:03:00Z"/>
                <w:rFonts w:ascii="Times New Roman" w:hAnsi="Times New Roman" w:cs="Times New Roman"/>
                <w:color w:val="000000"/>
                <w:sz w:val="24"/>
                <w:szCs w:val="24"/>
              </w:rPr>
            </w:pPr>
          </w:p>
        </w:tc>
        <w:tc>
          <w:tcPr>
            <w:tcW w:w="990" w:type="dxa"/>
            <w:vMerge/>
          </w:tcPr>
          <w:p w14:paraId="049DBAF9" w14:textId="77777777" w:rsidR="00317F55" w:rsidRPr="007126F5" w:rsidRDefault="00317F55" w:rsidP="00327527">
            <w:pPr>
              <w:tabs>
                <w:tab w:val="left" w:pos="2371"/>
              </w:tabs>
              <w:jc w:val="center"/>
              <w:rPr>
                <w:ins w:id="1854" w:author="Client" w:date="2023-02-06T18:03:00Z"/>
                <w:rFonts w:ascii="Times New Roman" w:hAnsi="Times New Roman" w:cs="Times New Roman"/>
                <w:sz w:val="24"/>
                <w:szCs w:val="24"/>
              </w:rPr>
            </w:pPr>
          </w:p>
        </w:tc>
        <w:tc>
          <w:tcPr>
            <w:tcW w:w="761" w:type="dxa"/>
            <w:vMerge/>
          </w:tcPr>
          <w:p w14:paraId="321A86A6" w14:textId="77777777" w:rsidR="00317F55" w:rsidRPr="007126F5" w:rsidRDefault="00317F55" w:rsidP="00327527">
            <w:pPr>
              <w:tabs>
                <w:tab w:val="left" w:pos="2371"/>
              </w:tabs>
              <w:jc w:val="center"/>
              <w:rPr>
                <w:ins w:id="1855" w:author="Client" w:date="2023-02-06T18:03:00Z"/>
                <w:rFonts w:ascii="Times New Roman" w:hAnsi="Times New Roman" w:cs="Times New Roman"/>
                <w:sz w:val="24"/>
                <w:szCs w:val="24"/>
              </w:rPr>
            </w:pPr>
          </w:p>
        </w:tc>
        <w:tc>
          <w:tcPr>
            <w:tcW w:w="815" w:type="dxa"/>
            <w:vMerge/>
          </w:tcPr>
          <w:p w14:paraId="3EAC5DE1" w14:textId="77777777" w:rsidR="00317F55" w:rsidRPr="007126F5" w:rsidRDefault="00317F55" w:rsidP="00327527">
            <w:pPr>
              <w:tabs>
                <w:tab w:val="left" w:pos="2371"/>
              </w:tabs>
              <w:jc w:val="center"/>
              <w:rPr>
                <w:ins w:id="1856" w:author="Client" w:date="2023-02-06T18:03:00Z"/>
                <w:rFonts w:ascii="Times New Roman" w:hAnsi="Times New Roman" w:cs="Times New Roman"/>
                <w:sz w:val="24"/>
                <w:szCs w:val="24"/>
              </w:rPr>
            </w:pPr>
          </w:p>
        </w:tc>
        <w:tc>
          <w:tcPr>
            <w:tcW w:w="1087" w:type="dxa"/>
            <w:vMerge/>
          </w:tcPr>
          <w:p w14:paraId="759A56D4" w14:textId="77777777" w:rsidR="00317F55" w:rsidRPr="007126F5" w:rsidRDefault="00317F55" w:rsidP="00327527">
            <w:pPr>
              <w:tabs>
                <w:tab w:val="left" w:pos="2371"/>
              </w:tabs>
              <w:jc w:val="center"/>
              <w:rPr>
                <w:ins w:id="1857" w:author="Client" w:date="2023-02-06T18:03:00Z"/>
                <w:rFonts w:ascii="Times New Roman" w:hAnsi="Times New Roman" w:cs="Times New Roman"/>
                <w:sz w:val="24"/>
                <w:szCs w:val="24"/>
              </w:rPr>
            </w:pPr>
          </w:p>
        </w:tc>
        <w:tc>
          <w:tcPr>
            <w:tcW w:w="575" w:type="dxa"/>
            <w:vMerge/>
          </w:tcPr>
          <w:p w14:paraId="3D01F7E7" w14:textId="77777777" w:rsidR="00317F55" w:rsidRDefault="00317F55" w:rsidP="00327527">
            <w:pPr>
              <w:tabs>
                <w:tab w:val="left" w:pos="2371"/>
              </w:tabs>
              <w:jc w:val="center"/>
              <w:rPr>
                <w:ins w:id="1858" w:author="Client" w:date="2023-02-06T18:03:00Z"/>
                <w:rFonts w:ascii="Times New Roman" w:hAnsi="Times New Roman" w:cs="Times New Roman"/>
                <w:sz w:val="24"/>
                <w:szCs w:val="24"/>
              </w:rPr>
            </w:pPr>
          </w:p>
        </w:tc>
      </w:tr>
    </w:tbl>
    <w:p w14:paraId="18656EB3" w14:textId="640B6BB7" w:rsidR="00317F55" w:rsidRDefault="00317F55">
      <w:pPr>
        <w:spacing w:after="0" w:line="360" w:lineRule="auto"/>
        <w:ind w:firstLine="720"/>
        <w:jc w:val="both"/>
        <w:rPr>
          <w:ins w:id="1859" w:author="Client" w:date="2023-02-06T18:03:00Z"/>
          <w:rFonts w:ascii="Times New Roman" w:eastAsia="Times New Roman" w:hAnsi="Times New Roman"/>
          <w:bCs/>
          <w:color w:val="000000"/>
          <w:sz w:val="24"/>
          <w:szCs w:val="24"/>
        </w:rPr>
        <w:pPrChange w:id="1860" w:author="Client" w:date="2023-02-10T00:30:00Z">
          <w:pPr>
            <w:spacing w:after="0" w:line="480" w:lineRule="auto"/>
            <w:ind w:firstLine="720"/>
            <w:jc w:val="both"/>
          </w:pPr>
        </w:pPrChange>
      </w:pPr>
      <w:ins w:id="1861" w:author="Client" w:date="2023-02-06T18:03:00Z">
        <w:r>
          <w:rPr>
            <w:rFonts w:ascii="Times New Roman" w:eastAsia="Times New Roman" w:hAnsi="Times New Roman"/>
            <w:bCs/>
            <w:color w:val="000000"/>
            <w:sz w:val="24"/>
            <w:szCs w:val="24"/>
          </w:rPr>
          <w:t xml:space="preserve">Table 5 presents that there is a significant </w:t>
        </w:r>
        <w:proofErr w:type="spellStart"/>
        <w:r>
          <w:rPr>
            <w:rFonts w:ascii="Times New Roman" w:eastAsia="Times New Roman" w:hAnsi="Times New Roman"/>
            <w:bCs/>
            <w:color w:val="000000"/>
            <w:sz w:val="24"/>
            <w:szCs w:val="24"/>
          </w:rPr>
          <w:t>relationsip</w:t>
        </w:r>
        <w:proofErr w:type="spellEnd"/>
        <w:r>
          <w:rPr>
            <w:rFonts w:ascii="Times New Roman" w:eastAsia="Times New Roman" w:hAnsi="Times New Roman"/>
            <w:bCs/>
            <w:color w:val="000000"/>
            <w:sz w:val="24"/>
            <w:szCs w:val="24"/>
          </w:rPr>
          <w:t xml:space="preserve"> between the importance of business innovation to target market. The F value which is </w:t>
        </w:r>
        <w:r w:rsidRPr="00AC3498">
          <w:rPr>
            <w:rFonts w:ascii="Times New Roman" w:eastAsia="Times New Roman" w:hAnsi="Times New Roman"/>
            <w:bCs/>
            <w:color w:val="000000"/>
            <w:sz w:val="24"/>
            <w:szCs w:val="24"/>
          </w:rPr>
          <w:t>414.3201</w:t>
        </w:r>
        <w:r>
          <w:rPr>
            <w:rFonts w:ascii="Times New Roman" w:eastAsia="Times New Roman" w:hAnsi="Times New Roman"/>
            <w:bCs/>
            <w:color w:val="000000"/>
            <w:sz w:val="24"/>
            <w:szCs w:val="24"/>
          </w:rPr>
          <w:t xml:space="preserve"> is much greater than the value of the F-crit which is </w:t>
        </w:r>
        <w:r w:rsidRPr="00AC3498">
          <w:rPr>
            <w:rFonts w:ascii="Times New Roman" w:eastAsia="Times New Roman" w:hAnsi="Times New Roman"/>
            <w:bCs/>
            <w:color w:val="000000"/>
            <w:sz w:val="24"/>
            <w:szCs w:val="24"/>
          </w:rPr>
          <w:t>2.724944</w:t>
        </w:r>
        <w:r>
          <w:rPr>
            <w:rFonts w:ascii="Times New Roman" w:eastAsia="Times New Roman" w:hAnsi="Times New Roman"/>
            <w:bCs/>
            <w:color w:val="000000"/>
            <w:sz w:val="24"/>
            <w:szCs w:val="24"/>
          </w:rPr>
          <w:t>. This only means that the null hypothesis is rejected therefore there is a significant relationship between the two variables. This table shows that innovation is indeed important for your target market. In conclusion, there is a relationship that is significant between the importance of business innovation to target market.</w:t>
        </w:r>
      </w:ins>
    </w:p>
    <w:p w14:paraId="065498FB" w14:textId="77777777" w:rsidR="00317F55" w:rsidRDefault="00317F55">
      <w:pPr>
        <w:spacing w:after="0" w:line="360" w:lineRule="auto"/>
        <w:jc w:val="both"/>
        <w:rPr>
          <w:ins w:id="1862" w:author="Client" w:date="2023-02-06T18:03:00Z"/>
          <w:rFonts w:ascii="Times New Roman" w:eastAsia="Times New Roman" w:hAnsi="Times New Roman"/>
          <w:bCs/>
          <w:color w:val="000000"/>
          <w:sz w:val="24"/>
          <w:szCs w:val="24"/>
        </w:rPr>
        <w:pPrChange w:id="1863" w:author="Client" w:date="2023-02-10T00:28:00Z">
          <w:pPr>
            <w:spacing w:after="0" w:line="480" w:lineRule="auto"/>
            <w:jc w:val="both"/>
          </w:pPr>
        </w:pPrChange>
      </w:pPr>
    </w:p>
    <w:p w14:paraId="767D8163" w14:textId="77777777" w:rsidR="00317F55" w:rsidRDefault="00317F55">
      <w:pPr>
        <w:spacing w:after="0" w:line="360" w:lineRule="auto"/>
        <w:jc w:val="both"/>
        <w:rPr>
          <w:ins w:id="1864" w:author="Client" w:date="2023-02-06T18:03:00Z"/>
          <w:rFonts w:ascii="Times New Roman" w:eastAsia="Times New Roman" w:hAnsi="Times New Roman"/>
          <w:bCs/>
          <w:color w:val="000000"/>
          <w:sz w:val="24"/>
          <w:szCs w:val="24"/>
        </w:rPr>
        <w:pPrChange w:id="1865" w:author="Client" w:date="2023-02-10T00:28:00Z">
          <w:pPr>
            <w:spacing w:after="0" w:line="480" w:lineRule="auto"/>
            <w:jc w:val="both"/>
          </w:pPr>
        </w:pPrChange>
      </w:pPr>
      <w:ins w:id="1866" w:author="Client" w:date="2023-02-06T18:03:00Z">
        <w:r>
          <w:rPr>
            <w:rFonts w:ascii="Times New Roman" w:eastAsia="Times New Roman" w:hAnsi="Times New Roman"/>
            <w:bCs/>
            <w:color w:val="000000"/>
            <w:sz w:val="24"/>
            <w:szCs w:val="24"/>
          </w:rPr>
          <w:tab/>
        </w:r>
        <w:r w:rsidRPr="00DC4401">
          <w:rPr>
            <w:rFonts w:ascii="Times New Roman" w:eastAsia="Times New Roman" w:hAnsi="Times New Roman"/>
            <w:bCs/>
            <w:color w:val="000000"/>
            <w:sz w:val="24"/>
            <w:szCs w:val="24"/>
          </w:rPr>
          <w:t xml:space="preserve">The study also looks at innovation as a crucial intermediary between business performance and customer involvement capacity. The findings demonstrate a direct and positive </w:t>
        </w:r>
        <w:r>
          <w:rPr>
            <w:rFonts w:ascii="Times New Roman" w:eastAsia="Times New Roman" w:hAnsi="Times New Roman"/>
            <w:bCs/>
            <w:color w:val="000000"/>
            <w:sz w:val="24"/>
            <w:szCs w:val="24"/>
          </w:rPr>
          <w:t xml:space="preserve">relationship </w:t>
        </w:r>
        <w:r w:rsidRPr="00DC4401">
          <w:rPr>
            <w:rFonts w:ascii="Times New Roman" w:eastAsia="Times New Roman" w:hAnsi="Times New Roman"/>
            <w:bCs/>
            <w:color w:val="000000"/>
            <w:sz w:val="24"/>
            <w:szCs w:val="24"/>
          </w:rPr>
          <w:t>between customer involvement capabilities and service firm performance.</w:t>
        </w:r>
        <w:r>
          <w:rPr>
            <w:rFonts w:ascii="Times New Roman" w:eastAsia="Times New Roman" w:hAnsi="Times New Roman"/>
            <w:bCs/>
            <w:color w:val="000000"/>
            <w:sz w:val="24"/>
            <w:szCs w:val="24"/>
          </w:rPr>
          <w:t xml:space="preserve"> (Thomas Dorson, 2018)</w:t>
        </w:r>
      </w:ins>
    </w:p>
    <w:p w14:paraId="4CEED9C0" w14:textId="7C155CDD" w:rsidR="00317F55" w:rsidRDefault="00317F55">
      <w:pPr>
        <w:spacing w:after="0" w:line="240" w:lineRule="auto"/>
        <w:rPr>
          <w:ins w:id="1867" w:author="Client" w:date="2023-02-06T18:03:00Z"/>
          <w:rFonts w:ascii="Times New Roman" w:eastAsia="Times New Roman" w:hAnsi="Times New Roman"/>
          <w:b/>
          <w:bCs/>
          <w:color w:val="000000"/>
          <w:sz w:val="24"/>
          <w:szCs w:val="24"/>
        </w:rPr>
        <w:pPrChange w:id="1868" w:author="Client" w:date="2023-02-10T00:31:00Z">
          <w:pPr>
            <w:spacing w:after="0" w:line="240" w:lineRule="auto"/>
            <w:jc w:val="center"/>
          </w:pPr>
        </w:pPrChange>
      </w:pPr>
    </w:p>
    <w:p w14:paraId="5C1CBFBE" w14:textId="77777777" w:rsidR="00317F55" w:rsidRPr="00ED36A5" w:rsidRDefault="00317F55">
      <w:pPr>
        <w:pStyle w:val="Heading1"/>
        <w:numPr>
          <w:ilvl w:val="0"/>
          <w:numId w:val="0"/>
        </w:numPr>
        <w:ind w:left="432" w:hanging="432"/>
        <w:jc w:val="center"/>
        <w:rPr>
          <w:ins w:id="1869" w:author="Client" w:date="2023-02-06T18:03:00Z"/>
          <w:rFonts w:ascii="Times New Roman" w:eastAsia="Times New Roman" w:hAnsi="Times New Roman"/>
          <w:b w:val="0"/>
          <w:bCs w:val="0"/>
          <w:sz w:val="24"/>
          <w:szCs w:val="24"/>
          <w:rPrChange w:id="1870" w:author="Client" w:date="2023-02-10T00:31:00Z">
            <w:rPr>
              <w:ins w:id="1871" w:author="Client" w:date="2023-02-06T18:03:00Z"/>
              <w:b/>
              <w:bCs/>
            </w:rPr>
          </w:rPrChange>
        </w:rPr>
        <w:pPrChange w:id="1872" w:author="Client" w:date="2023-02-10T00:31:00Z">
          <w:pPr>
            <w:spacing w:after="0" w:line="240" w:lineRule="auto"/>
            <w:jc w:val="center"/>
          </w:pPr>
        </w:pPrChange>
      </w:pPr>
      <w:bookmarkStart w:id="1873" w:name="_Toc126882088"/>
      <w:bookmarkStart w:id="1874" w:name="_Toc126917276"/>
      <w:ins w:id="1875" w:author="Client" w:date="2023-02-06T18:03:00Z">
        <w:r w:rsidRPr="00ED36A5">
          <w:rPr>
            <w:rFonts w:ascii="Times New Roman" w:eastAsia="Times New Roman" w:hAnsi="Times New Roman" w:cs="Times New Roman"/>
            <w:color w:val="auto"/>
            <w:sz w:val="24"/>
            <w:szCs w:val="24"/>
            <w:rPrChange w:id="1876" w:author="Client" w:date="2023-02-10T00:31:00Z">
              <w:rPr>
                <w:b/>
                <w:bCs/>
              </w:rPr>
            </w:rPrChange>
          </w:rPr>
          <w:t>CHAPTER 5</w:t>
        </w:r>
        <w:bookmarkEnd w:id="1873"/>
        <w:bookmarkEnd w:id="1874"/>
      </w:ins>
    </w:p>
    <w:p w14:paraId="55F4C4FF" w14:textId="77777777" w:rsidR="00317F55" w:rsidRDefault="00317F55" w:rsidP="00317F55">
      <w:pPr>
        <w:spacing w:after="0" w:line="240" w:lineRule="auto"/>
        <w:jc w:val="center"/>
        <w:rPr>
          <w:ins w:id="1877" w:author="Client" w:date="2023-02-06T18:03:00Z"/>
          <w:rFonts w:ascii="Times New Roman" w:eastAsia="Times New Roman" w:hAnsi="Times New Roman"/>
          <w:b/>
          <w:bCs/>
          <w:color w:val="000000"/>
          <w:sz w:val="24"/>
          <w:szCs w:val="24"/>
        </w:rPr>
      </w:pPr>
    </w:p>
    <w:p w14:paraId="2A3656D6" w14:textId="77777777" w:rsidR="00317F55" w:rsidRDefault="00317F55">
      <w:pPr>
        <w:spacing w:after="0" w:line="360" w:lineRule="auto"/>
        <w:jc w:val="both"/>
        <w:rPr>
          <w:ins w:id="1878" w:author="Client" w:date="2023-02-06T18:03:00Z"/>
          <w:rFonts w:ascii="Times New Roman" w:eastAsia="Times New Roman" w:hAnsi="Times New Roman"/>
          <w:color w:val="000000"/>
          <w:sz w:val="24"/>
          <w:szCs w:val="24"/>
        </w:rPr>
        <w:pPrChange w:id="1879" w:author="Client" w:date="2023-02-06T18:14:00Z">
          <w:pPr>
            <w:spacing w:after="0" w:line="480" w:lineRule="auto"/>
            <w:jc w:val="both"/>
          </w:pPr>
        </w:pPrChange>
      </w:pPr>
      <w:ins w:id="1880" w:author="Client" w:date="2023-02-06T18:03:00Z">
        <w:r>
          <w:rPr>
            <w:rFonts w:ascii="Times New Roman" w:eastAsia="Times New Roman" w:hAnsi="Times New Roman"/>
            <w:b/>
            <w:bCs/>
            <w:color w:val="000000"/>
            <w:sz w:val="24"/>
            <w:szCs w:val="24"/>
          </w:rPr>
          <w:tab/>
        </w:r>
        <w:r>
          <w:rPr>
            <w:rFonts w:ascii="Times New Roman" w:eastAsia="Times New Roman" w:hAnsi="Times New Roman"/>
            <w:color w:val="000000"/>
            <w:sz w:val="24"/>
            <w:szCs w:val="24"/>
          </w:rPr>
          <w:t>This chapter presents the Summary of the findings, conclusions, recommendations, appendices, references, and curriculum vitae.</w:t>
        </w:r>
      </w:ins>
    </w:p>
    <w:p w14:paraId="01AE0E50" w14:textId="77777777" w:rsidR="00317F55" w:rsidRDefault="00317F55" w:rsidP="00317F55">
      <w:pPr>
        <w:spacing w:after="0" w:line="480" w:lineRule="auto"/>
        <w:jc w:val="both"/>
        <w:rPr>
          <w:ins w:id="1881" w:author="Client" w:date="2023-02-06T18:03:00Z"/>
          <w:rFonts w:ascii="Times New Roman" w:eastAsia="Times New Roman" w:hAnsi="Times New Roman"/>
          <w:color w:val="000000"/>
          <w:sz w:val="24"/>
          <w:szCs w:val="24"/>
        </w:rPr>
      </w:pPr>
    </w:p>
    <w:p w14:paraId="247401DC" w14:textId="48A437A9" w:rsidR="00ED36A5" w:rsidRDefault="00317F55" w:rsidP="00ED36A5">
      <w:pPr>
        <w:pStyle w:val="Heading2"/>
        <w:numPr>
          <w:ilvl w:val="0"/>
          <w:numId w:val="0"/>
        </w:numPr>
        <w:ind w:left="576" w:hanging="576"/>
        <w:rPr>
          <w:ins w:id="1882" w:author="Client" w:date="2023-02-10T00:31:00Z"/>
          <w:rFonts w:ascii="Times New Roman" w:hAnsi="Times New Roman"/>
          <w:color w:val="auto"/>
          <w:sz w:val="24"/>
          <w:szCs w:val="24"/>
        </w:rPr>
      </w:pPr>
      <w:bookmarkStart w:id="1883" w:name="_Toc126882089"/>
      <w:bookmarkStart w:id="1884" w:name="_Toc126917277"/>
      <w:ins w:id="1885" w:author="Client" w:date="2023-02-06T18:03:00Z">
        <w:r w:rsidRPr="00ED36A5">
          <w:rPr>
            <w:rFonts w:ascii="Times New Roman" w:hAnsi="Times New Roman"/>
            <w:color w:val="auto"/>
            <w:sz w:val="24"/>
            <w:szCs w:val="24"/>
            <w:rPrChange w:id="1886" w:author="Client" w:date="2023-02-10T00:31:00Z">
              <w:rPr/>
            </w:rPrChange>
          </w:rPr>
          <w:t>Summary of the Findings</w:t>
        </w:r>
      </w:ins>
      <w:bookmarkEnd w:id="1883"/>
      <w:bookmarkEnd w:id="1884"/>
    </w:p>
    <w:p w14:paraId="5EF8308D" w14:textId="77777777" w:rsidR="00ED36A5" w:rsidRPr="00ED36A5" w:rsidRDefault="00ED36A5">
      <w:pPr>
        <w:rPr>
          <w:ins w:id="1887" w:author="Client" w:date="2023-02-06T18:03:00Z"/>
          <w:lang w:val="en-PH"/>
          <w:rPrChange w:id="1888" w:author="Client" w:date="2023-02-10T00:31:00Z">
            <w:rPr>
              <w:ins w:id="1889" w:author="Client" w:date="2023-02-06T18:03:00Z"/>
              <w:b/>
              <w:bCs/>
            </w:rPr>
          </w:rPrChange>
        </w:rPr>
        <w:pPrChange w:id="1890" w:author="Client" w:date="2023-02-10T00:31:00Z">
          <w:pPr>
            <w:spacing w:after="0" w:line="480" w:lineRule="auto"/>
            <w:jc w:val="both"/>
          </w:pPr>
        </w:pPrChange>
      </w:pPr>
    </w:p>
    <w:p w14:paraId="5F52A3A9" w14:textId="77777777" w:rsidR="00317F55" w:rsidRDefault="00317F55" w:rsidP="00317F55">
      <w:pPr>
        <w:pStyle w:val="ListParagraph"/>
        <w:numPr>
          <w:ilvl w:val="0"/>
          <w:numId w:val="19"/>
        </w:numPr>
        <w:spacing w:after="0" w:line="480" w:lineRule="auto"/>
        <w:jc w:val="both"/>
        <w:rPr>
          <w:ins w:id="1891" w:author="Client" w:date="2023-02-06T18:03:00Z"/>
          <w:rFonts w:ascii="Times New Roman" w:eastAsia="Times New Roman" w:hAnsi="Times New Roman"/>
          <w:bCs/>
          <w:color w:val="000000"/>
          <w:sz w:val="24"/>
          <w:szCs w:val="24"/>
        </w:rPr>
      </w:pPr>
      <w:ins w:id="1892" w:author="Client" w:date="2023-02-06T18:03:00Z">
        <w:r w:rsidRPr="00785C7D">
          <w:rPr>
            <w:rFonts w:ascii="Times New Roman" w:eastAsia="Times New Roman" w:hAnsi="Times New Roman"/>
            <w:bCs/>
            <w:color w:val="000000"/>
            <w:sz w:val="24"/>
            <w:szCs w:val="24"/>
          </w:rPr>
          <w:t xml:space="preserve">Most of the respondents </w:t>
        </w:r>
        <w:r>
          <w:rPr>
            <w:rFonts w:ascii="Times New Roman" w:eastAsia="Times New Roman" w:hAnsi="Times New Roman"/>
            <w:bCs/>
            <w:color w:val="000000"/>
            <w:sz w:val="24"/>
            <w:szCs w:val="24"/>
          </w:rPr>
          <w:t xml:space="preserve">had </w:t>
        </w:r>
        <w:r w:rsidRPr="00785C7D">
          <w:rPr>
            <w:rFonts w:ascii="Times New Roman" w:eastAsia="Times New Roman" w:hAnsi="Times New Roman"/>
            <w:bCs/>
            <w:color w:val="000000"/>
            <w:sz w:val="24"/>
            <w:szCs w:val="24"/>
          </w:rPr>
          <w:t xml:space="preserve">agree that </w:t>
        </w:r>
        <w:r>
          <w:rPr>
            <w:rFonts w:ascii="Times New Roman" w:eastAsia="Times New Roman" w:hAnsi="Times New Roman"/>
            <w:bCs/>
            <w:color w:val="000000"/>
            <w:sz w:val="24"/>
            <w:szCs w:val="24"/>
          </w:rPr>
          <w:t>product/service innovation increase sales, widens target market, make business grow, and give good reputation to  a business.</w:t>
        </w:r>
      </w:ins>
    </w:p>
    <w:p w14:paraId="005D80B6" w14:textId="77777777" w:rsidR="00317F55" w:rsidRDefault="00317F55" w:rsidP="00317F55">
      <w:pPr>
        <w:pStyle w:val="ListParagraph"/>
        <w:numPr>
          <w:ilvl w:val="0"/>
          <w:numId w:val="19"/>
        </w:numPr>
        <w:spacing w:after="0" w:line="480" w:lineRule="auto"/>
        <w:jc w:val="both"/>
        <w:rPr>
          <w:ins w:id="1893" w:author="Client" w:date="2023-02-06T18:03:00Z"/>
          <w:rFonts w:ascii="Times New Roman" w:eastAsia="Times New Roman" w:hAnsi="Times New Roman"/>
          <w:bCs/>
          <w:color w:val="000000"/>
          <w:sz w:val="24"/>
          <w:szCs w:val="24"/>
        </w:rPr>
      </w:pPr>
      <w:ins w:id="1894" w:author="Client" w:date="2023-02-06T18:03:00Z">
        <w:r>
          <w:rPr>
            <w:rFonts w:ascii="Times New Roman" w:eastAsia="Times New Roman" w:hAnsi="Times New Roman"/>
            <w:bCs/>
            <w:color w:val="000000"/>
            <w:sz w:val="24"/>
            <w:szCs w:val="24"/>
          </w:rPr>
          <w:t xml:space="preserve">In terms of process innovation most of the respondents had agree that it allows the business owners to gain more outcomes, develop business efficiency and effectiveness, </w:t>
        </w:r>
        <w:proofErr w:type="spellStart"/>
        <w:r>
          <w:rPr>
            <w:rFonts w:ascii="Times New Roman" w:eastAsia="Times New Roman" w:hAnsi="Times New Roman"/>
            <w:bCs/>
            <w:color w:val="000000"/>
            <w:sz w:val="24"/>
            <w:szCs w:val="24"/>
          </w:rPr>
          <w:t>reducts</w:t>
        </w:r>
        <w:proofErr w:type="spellEnd"/>
        <w:r>
          <w:rPr>
            <w:rFonts w:ascii="Times New Roman" w:eastAsia="Times New Roman" w:hAnsi="Times New Roman"/>
            <w:bCs/>
            <w:color w:val="000000"/>
            <w:sz w:val="24"/>
            <w:szCs w:val="24"/>
          </w:rPr>
          <w:t xml:space="preserve"> overall cost for ones product/service, and increase the competitiveness of a business.</w:t>
        </w:r>
      </w:ins>
    </w:p>
    <w:p w14:paraId="1E1F7254" w14:textId="77777777" w:rsidR="00317F55" w:rsidRDefault="00317F55" w:rsidP="00317F55">
      <w:pPr>
        <w:pStyle w:val="ListParagraph"/>
        <w:numPr>
          <w:ilvl w:val="0"/>
          <w:numId w:val="19"/>
        </w:numPr>
        <w:spacing w:after="0" w:line="480" w:lineRule="auto"/>
        <w:jc w:val="both"/>
        <w:rPr>
          <w:ins w:id="1895" w:author="Client" w:date="2023-02-06T18:03:00Z"/>
          <w:rFonts w:ascii="Times New Roman" w:eastAsia="Times New Roman" w:hAnsi="Times New Roman"/>
          <w:bCs/>
          <w:color w:val="000000"/>
          <w:sz w:val="24"/>
          <w:szCs w:val="24"/>
        </w:rPr>
      </w:pPr>
      <w:ins w:id="1896" w:author="Client" w:date="2023-02-06T18:03:00Z">
        <w:r>
          <w:rPr>
            <w:rFonts w:ascii="Times New Roman" w:eastAsia="Times New Roman" w:hAnsi="Times New Roman"/>
            <w:bCs/>
            <w:color w:val="000000"/>
            <w:sz w:val="24"/>
            <w:szCs w:val="24"/>
          </w:rPr>
          <w:t>In terms of technological innovation most of the respondents had agree that technological innovation makes transaction easier for a business, makes communication faster and easier with customers/buyers, makes business easier to access, improve a business value and recognition, and could save time in running a business.</w:t>
        </w:r>
      </w:ins>
    </w:p>
    <w:p w14:paraId="3771BA70" w14:textId="77777777" w:rsidR="00317F55" w:rsidRDefault="00317F55" w:rsidP="00317F55">
      <w:pPr>
        <w:pStyle w:val="ListParagraph"/>
        <w:numPr>
          <w:ilvl w:val="0"/>
          <w:numId w:val="19"/>
        </w:numPr>
        <w:spacing w:after="0" w:line="480" w:lineRule="auto"/>
        <w:jc w:val="both"/>
        <w:rPr>
          <w:ins w:id="1897" w:author="Client" w:date="2023-02-06T18:03:00Z"/>
          <w:rFonts w:ascii="Times New Roman" w:eastAsia="Times New Roman" w:hAnsi="Times New Roman"/>
          <w:bCs/>
          <w:color w:val="000000"/>
          <w:sz w:val="24"/>
          <w:szCs w:val="24"/>
        </w:rPr>
      </w:pPr>
      <w:ins w:id="1898" w:author="Client" w:date="2023-02-06T18:03:00Z">
        <w:r>
          <w:rPr>
            <w:rFonts w:ascii="Times New Roman" w:eastAsia="Times New Roman" w:hAnsi="Times New Roman"/>
            <w:bCs/>
            <w:color w:val="000000"/>
            <w:sz w:val="24"/>
            <w:szCs w:val="24"/>
          </w:rPr>
          <w:t>Most of the respondents had agree that marketing innovation identify proper marketing channels for customers/buyers, build better positioning to attract more customers for a business, can enable to find the right approach for target markets, reveal the needs of target markets, and help discover the market potential of a business.</w:t>
        </w:r>
      </w:ins>
    </w:p>
    <w:p w14:paraId="210A2C36" w14:textId="77777777" w:rsidR="00317F55" w:rsidRPr="00785C7D" w:rsidRDefault="00317F55" w:rsidP="00317F55">
      <w:pPr>
        <w:pStyle w:val="ListParagraph"/>
        <w:numPr>
          <w:ilvl w:val="0"/>
          <w:numId w:val="19"/>
        </w:numPr>
        <w:spacing w:after="0" w:line="480" w:lineRule="auto"/>
        <w:jc w:val="both"/>
        <w:rPr>
          <w:ins w:id="1899" w:author="Client" w:date="2023-02-06T18:03:00Z"/>
          <w:rFonts w:ascii="Times New Roman" w:eastAsia="Times New Roman" w:hAnsi="Times New Roman"/>
          <w:bCs/>
          <w:color w:val="000000"/>
          <w:sz w:val="24"/>
          <w:szCs w:val="24"/>
        </w:rPr>
      </w:pPr>
      <w:ins w:id="1900" w:author="Client" w:date="2023-02-06T18:03:00Z">
        <w:r>
          <w:rPr>
            <w:rFonts w:ascii="Times New Roman" w:eastAsia="Times New Roman" w:hAnsi="Times New Roman"/>
            <w:bCs/>
            <w:color w:val="000000"/>
            <w:sz w:val="24"/>
            <w:szCs w:val="24"/>
          </w:rPr>
          <w:t xml:space="preserve">The F value which is </w:t>
        </w:r>
        <w:r w:rsidRPr="00AC3498">
          <w:rPr>
            <w:rFonts w:ascii="Times New Roman" w:eastAsia="Times New Roman" w:hAnsi="Times New Roman"/>
            <w:bCs/>
            <w:color w:val="000000"/>
            <w:sz w:val="24"/>
            <w:szCs w:val="24"/>
          </w:rPr>
          <w:t>414.3201</w:t>
        </w:r>
        <w:r>
          <w:rPr>
            <w:rFonts w:ascii="Times New Roman" w:eastAsia="Times New Roman" w:hAnsi="Times New Roman"/>
            <w:bCs/>
            <w:color w:val="000000"/>
            <w:sz w:val="24"/>
            <w:szCs w:val="24"/>
          </w:rPr>
          <w:t xml:space="preserve"> is much greater than the value of the F-crit which is </w:t>
        </w:r>
        <w:r w:rsidRPr="00AC3498">
          <w:rPr>
            <w:rFonts w:ascii="Times New Roman" w:eastAsia="Times New Roman" w:hAnsi="Times New Roman"/>
            <w:bCs/>
            <w:color w:val="000000"/>
            <w:sz w:val="24"/>
            <w:szCs w:val="24"/>
          </w:rPr>
          <w:t>2.724944</w:t>
        </w:r>
        <w:r>
          <w:rPr>
            <w:rFonts w:ascii="Times New Roman" w:eastAsia="Times New Roman" w:hAnsi="Times New Roman"/>
            <w:bCs/>
            <w:color w:val="000000"/>
            <w:sz w:val="24"/>
            <w:szCs w:val="24"/>
          </w:rPr>
          <w:t>. The null hypothesis is rejected therefore there is a significant relationship between the two variables.</w:t>
        </w:r>
      </w:ins>
    </w:p>
    <w:p w14:paraId="1E4EDF13" w14:textId="77777777" w:rsidR="00317F55" w:rsidRPr="00904F89" w:rsidRDefault="00317F55" w:rsidP="00317F55">
      <w:pPr>
        <w:spacing w:after="0" w:line="480" w:lineRule="auto"/>
        <w:ind w:left="360"/>
        <w:jc w:val="both"/>
        <w:rPr>
          <w:ins w:id="1901" w:author="Client" w:date="2023-02-06T18:03:00Z"/>
          <w:rFonts w:ascii="Times New Roman" w:eastAsia="Times New Roman" w:hAnsi="Times New Roman"/>
          <w:bCs/>
          <w:color w:val="000000"/>
          <w:sz w:val="24"/>
          <w:szCs w:val="24"/>
        </w:rPr>
      </w:pPr>
    </w:p>
    <w:p w14:paraId="52D08C01" w14:textId="7FC44750" w:rsidR="00317F55" w:rsidRDefault="00317F55" w:rsidP="00ED36A5">
      <w:pPr>
        <w:pStyle w:val="Heading2"/>
        <w:numPr>
          <w:ilvl w:val="0"/>
          <w:numId w:val="0"/>
        </w:numPr>
        <w:ind w:left="576" w:hanging="576"/>
        <w:rPr>
          <w:ins w:id="1902" w:author="Client" w:date="2023-02-10T00:32:00Z"/>
          <w:rFonts w:ascii="Times New Roman" w:hAnsi="Times New Roman"/>
          <w:color w:val="auto"/>
          <w:sz w:val="24"/>
          <w:szCs w:val="24"/>
        </w:rPr>
      </w:pPr>
      <w:bookmarkStart w:id="1903" w:name="_Toc126882090"/>
      <w:bookmarkStart w:id="1904" w:name="_Toc126917278"/>
      <w:ins w:id="1905" w:author="Client" w:date="2023-02-06T18:03:00Z">
        <w:r w:rsidRPr="00ED36A5">
          <w:rPr>
            <w:rFonts w:ascii="Times New Roman" w:hAnsi="Times New Roman"/>
            <w:color w:val="auto"/>
            <w:sz w:val="24"/>
            <w:szCs w:val="24"/>
            <w:rPrChange w:id="1906" w:author="Client" w:date="2023-02-10T00:31:00Z">
              <w:rPr/>
            </w:rPrChange>
          </w:rPr>
          <w:t>Conclusions</w:t>
        </w:r>
      </w:ins>
      <w:bookmarkEnd w:id="1903"/>
      <w:bookmarkEnd w:id="1904"/>
    </w:p>
    <w:p w14:paraId="27F0C6FE" w14:textId="77777777" w:rsidR="00ED36A5" w:rsidRPr="00ED36A5" w:rsidRDefault="00ED36A5">
      <w:pPr>
        <w:rPr>
          <w:ins w:id="1907" w:author="Client" w:date="2023-02-06T18:03:00Z"/>
          <w:lang w:val="en-PH"/>
          <w:rPrChange w:id="1908" w:author="Client" w:date="2023-02-10T00:32:00Z">
            <w:rPr>
              <w:ins w:id="1909" w:author="Client" w:date="2023-02-06T18:03:00Z"/>
              <w:b/>
              <w:bCs/>
            </w:rPr>
          </w:rPrChange>
        </w:rPr>
        <w:pPrChange w:id="1910" w:author="Client" w:date="2023-02-10T00:32:00Z">
          <w:pPr>
            <w:spacing w:after="0" w:line="480" w:lineRule="auto"/>
            <w:jc w:val="both"/>
          </w:pPr>
        </w:pPrChange>
      </w:pPr>
    </w:p>
    <w:p w14:paraId="2597F3BB" w14:textId="77777777" w:rsidR="00317F55" w:rsidRDefault="00317F55" w:rsidP="00317F55">
      <w:pPr>
        <w:pStyle w:val="ListParagraph"/>
        <w:numPr>
          <w:ilvl w:val="0"/>
          <w:numId w:val="20"/>
        </w:numPr>
        <w:spacing w:after="0" w:line="480" w:lineRule="auto"/>
        <w:jc w:val="both"/>
        <w:rPr>
          <w:ins w:id="1911" w:author="Client" w:date="2023-02-06T18:03:00Z"/>
          <w:rFonts w:ascii="Times New Roman" w:eastAsia="Times New Roman" w:hAnsi="Times New Roman"/>
          <w:bCs/>
          <w:color w:val="000000"/>
          <w:sz w:val="24"/>
          <w:szCs w:val="24"/>
        </w:rPr>
      </w:pPr>
      <w:ins w:id="1912" w:author="Client" w:date="2023-02-06T18:03:00Z">
        <w:r>
          <w:rPr>
            <w:rFonts w:ascii="Times New Roman" w:eastAsia="Times New Roman" w:hAnsi="Times New Roman"/>
            <w:bCs/>
            <w:color w:val="000000"/>
            <w:sz w:val="24"/>
            <w:szCs w:val="24"/>
          </w:rPr>
          <w:t>Product/service innovation is agreed beneficial for a business target market by the respondents.</w:t>
        </w:r>
      </w:ins>
    </w:p>
    <w:p w14:paraId="516E1FF4" w14:textId="77777777" w:rsidR="00317F55" w:rsidRDefault="00317F55" w:rsidP="00317F55">
      <w:pPr>
        <w:pStyle w:val="ListParagraph"/>
        <w:numPr>
          <w:ilvl w:val="0"/>
          <w:numId w:val="20"/>
        </w:numPr>
        <w:spacing w:after="0" w:line="480" w:lineRule="auto"/>
        <w:jc w:val="both"/>
        <w:rPr>
          <w:ins w:id="1913" w:author="Client" w:date="2023-02-06T18:03:00Z"/>
          <w:rFonts w:ascii="Times New Roman" w:eastAsia="Times New Roman" w:hAnsi="Times New Roman"/>
          <w:bCs/>
          <w:color w:val="000000"/>
          <w:sz w:val="24"/>
          <w:szCs w:val="24"/>
        </w:rPr>
      </w:pPr>
      <w:ins w:id="1914" w:author="Client" w:date="2023-02-06T18:03:00Z">
        <w:r>
          <w:rPr>
            <w:rFonts w:ascii="Times New Roman" w:eastAsia="Times New Roman" w:hAnsi="Times New Roman"/>
            <w:bCs/>
            <w:color w:val="000000"/>
            <w:sz w:val="24"/>
            <w:szCs w:val="24"/>
          </w:rPr>
          <w:t>Process innovation is mostly agreed good for a target market of a business by the respondents.</w:t>
        </w:r>
      </w:ins>
    </w:p>
    <w:p w14:paraId="08CCB760" w14:textId="77777777" w:rsidR="00317F55" w:rsidRDefault="00317F55" w:rsidP="00317F55">
      <w:pPr>
        <w:pStyle w:val="ListParagraph"/>
        <w:numPr>
          <w:ilvl w:val="0"/>
          <w:numId w:val="20"/>
        </w:numPr>
        <w:spacing w:after="0" w:line="480" w:lineRule="auto"/>
        <w:jc w:val="both"/>
        <w:rPr>
          <w:ins w:id="1915" w:author="Client" w:date="2023-02-06T18:03:00Z"/>
          <w:rFonts w:ascii="Times New Roman" w:eastAsia="Times New Roman" w:hAnsi="Times New Roman"/>
          <w:bCs/>
          <w:color w:val="000000"/>
          <w:sz w:val="24"/>
          <w:szCs w:val="24"/>
        </w:rPr>
      </w:pPr>
      <w:ins w:id="1916" w:author="Client" w:date="2023-02-06T18:03:00Z">
        <w:r>
          <w:rPr>
            <w:rFonts w:ascii="Times New Roman" w:eastAsia="Times New Roman" w:hAnsi="Times New Roman"/>
            <w:bCs/>
            <w:color w:val="000000"/>
            <w:sz w:val="24"/>
            <w:szCs w:val="24"/>
          </w:rPr>
          <w:t>Technological innovation is agreed helpful for a business target market by most of the respondents.</w:t>
        </w:r>
      </w:ins>
    </w:p>
    <w:p w14:paraId="30A38849" w14:textId="77777777" w:rsidR="00317F55" w:rsidRDefault="00317F55" w:rsidP="00317F55">
      <w:pPr>
        <w:pStyle w:val="ListParagraph"/>
        <w:numPr>
          <w:ilvl w:val="0"/>
          <w:numId w:val="20"/>
        </w:numPr>
        <w:spacing w:after="0" w:line="480" w:lineRule="auto"/>
        <w:jc w:val="both"/>
        <w:rPr>
          <w:ins w:id="1917" w:author="Client" w:date="2023-02-06T18:03:00Z"/>
          <w:rFonts w:ascii="Times New Roman" w:eastAsia="Times New Roman" w:hAnsi="Times New Roman"/>
          <w:bCs/>
          <w:color w:val="000000"/>
          <w:sz w:val="24"/>
          <w:szCs w:val="24"/>
        </w:rPr>
      </w:pPr>
      <w:ins w:id="1918" w:author="Client" w:date="2023-02-06T18:03:00Z">
        <w:r>
          <w:rPr>
            <w:rFonts w:ascii="Times New Roman" w:eastAsia="Times New Roman" w:hAnsi="Times New Roman"/>
            <w:bCs/>
            <w:color w:val="000000"/>
            <w:sz w:val="24"/>
            <w:szCs w:val="24"/>
          </w:rPr>
          <w:t xml:space="preserve">Marketing innovation is agreed advantageous for the target market of a business by most of the </w:t>
        </w:r>
        <w:proofErr w:type="spellStart"/>
        <w:r>
          <w:rPr>
            <w:rFonts w:ascii="Times New Roman" w:eastAsia="Times New Roman" w:hAnsi="Times New Roman"/>
            <w:bCs/>
            <w:color w:val="000000"/>
            <w:sz w:val="24"/>
            <w:szCs w:val="24"/>
          </w:rPr>
          <w:t>repondents</w:t>
        </w:r>
        <w:proofErr w:type="spellEnd"/>
        <w:r>
          <w:rPr>
            <w:rFonts w:ascii="Times New Roman" w:eastAsia="Times New Roman" w:hAnsi="Times New Roman"/>
            <w:bCs/>
            <w:color w:val="000000"/>
            <w:sz w:val="24"/>
            <w:szCs w:val="24"/>
          </w:rPr>
          <w:t xml:space="preserve"> of this study.</w:t>
        </w:r>
      </w:ins>
    </w:p>
    <w:p w14:paraId="0CB02B05" w14:textId="77777777" w:rsidR="00317F55" w:rsidRPr="00904F89" w:rsidRDefault="00317F55" w:rsidP="00317F55">
      <w:pPr>
        <w:pStyle w:val="ListParagraph"/>
        <w:numPr>
          <w:ilvl w:val="0"/>
          <w:numId w:val="20"/>
        </w:numPr>
        <w:spacing w:after="0" w:line="480" w:lineRule="auto"/>
        <w:jc w:val="both"/>
        <w:rPr>
          <w:ins w:id="1919" w:author="Client" w:date="2023-02-06T18:03:00Z"/>
          <w:rFonts w:ascii="Times New Roman" w:eastAsia="Times New Roman" w:hAnsi="Times New Roman"/>
          <w:bCs/>
          <w:color w:val="000000"/>
          <w:sz w:val="24"/>
          <w:szCs w:val="24"/>
        </w:rPr>
      </w:pPr>
      <w:ins w:id="1920" w:author="Client" w:date="2023-02-06T18:03:00Z">
        <w:r>
          <w:rPr>
            <w:rFonts w:ascii="Times New Roman" w:eastAsia="Times New Roman" w:hAnsi="Times New Roman"/>
            <w:bCs/>
            <w:color w:val="000000"/>
            <w:sz w:val="24"/>
            <w:szCs w:val="24"/>
          </w:rPr>
          <w:t xml:space="preserve">There is a significant relationship between the importance of business innovation to target market. </w:t>
        </w:r>
      </w:ins>
    </w:p>
    <w:p w14:paraId="5D6F11C4" w14:textId="77777777" w:rsidR="00317F55" w:rsidRDefault="00317F55" w:rsidP="00317F55">
      <w:pPr>
        <w:spacing w:after="0" w:line="480" w:lineRule="auto"/>
        <w:jc w:val="both"/>
        <w:rPr>
          <w:ins w:id="1921" w:author="Client" w:date="2023-02-06T18:03:00Z"/>
          <w:rFonts w:ascii="Times New Roman" w:eastAsia="Times New Roman" w:hAnsi="Times New Roman"/>
          <w:b/>
          <w:bCs/>
          <w:color w:val="000000"/>
          <w:sz w:val="24"/>
          <w:szCs w:val="24"/>
        </w:rPr>
      </w:pPr>
    </w:p>
    <w:p w14:paraId="6DCD2417" w14:textId="516B474E" w:rsidR="00317F55" w:rsidRDefault="00317F55" w:rsidP="00317F55">
      <w:pPr>
        <w:spacing w:after="0" w:line="480" w:lineRule="auto"/>
        <w:jc w:val="both"/>
        <w:rPr>
          <w:ins w:id="1922" w:author="Client" w:date="2023-02-06T18:14:00Z"/>
          <w:rFonts w:ascii="Times New Roman" w:eastAsia="Times New Roman" w:hAnsi="Times New Roman"/>
          <w:b/>
          <w:bCs/>
          <w:color w:val="000000"/>
          <w:sz w:val="24"/>
          <w:szCs w:val="24"/>
        </w:rPr>
      </w:pPr>
    </w:p>
    <w:p w14:paraId="1B9B5F11" w14:textId="329ADFF3" w:rsidR="00317F55" w:rsidRDefault="00317F55" w:rsidP="00317F55">
      <w:pPr>
        <w:spacing w:after="0" w:line="480" w:lineRule="auto"/>
        <w:jc w:val="both"/>
        <w:rPr>
          <w:ins w:id="1923" w:author="Client" w:date="2023-02-06T18:14:00Z"/>
          <w:rFonts w:ascii="Times New Roman" w:eastAsia="Times New Roman" w:hAnsi="Times New Roman"/>
          <w:b/>
          <w:bCs/>
          <w:color w:val="000000"/>
          <w:sz w:val="24"/>
          <w:szCs w:val="24"/>
        </w:rPr>
      </w:pPr>
    </w:p>
    <w:p w14:paraId="7A8E3FC5" w14:textId="3E31683F" w:rsidR="00317F55" w:rsidRDefault="00317F55" w:rsidP="00317F55">
      <w:pPr>
        <w:spacing w:after="0" w:line="480" w:lineRule="auto"/>
        <w:jc w:val="both"/>
        <w:rPr>
          <w:ins w:id="1924" w:author="Client" w:date="2023-02-06T18:14:00Z"/>
          <w:rFonts w:ascii="Times New Roman" w:eastAsia="Times New Roman" w:hAnsi="Times New Roman"/>
          <w:b/>
          <w:bCs/>
          <w:color w:val="000000"/>
          <w:sz w:val="24"/>
          <w:szCs w:val="24"/>
        </w:rPr>
      </w:pPr>
    </w:p>
    <w:p w14:paraId="08790026" w14:textId="25075B51" w:rsidR="00317F55" w:rsidRDefault="00317F55" w:rsidP="00317F55">
      <w:pPr>
        <w:spacing w:after="0" w:line="480" w:lineRule="auto"/>
        <w:jc w:val="both"/>
        <w:rPr>
          <w:ins w:id="1925" w:author="Client" w:date="2023-02-06T18:14:00Z"/>
          <w:rFonts w:ascii="Times New Roman" w:eastAsia="Times New Roman" w:hAnsi="Times New Roman"/>
          <w:b/>
          <w:bCs/>
          <w:color w:val="000000"/>
          <w:sz w:val="24"/>
          <w:szCs w:val="24"/>
        </w:rPr>
      </w:pPr>
    </w:p>
    <w:p w14:paraId="664F4CBB" w14:textId="5B0ECCB9" w:rsidR="00317F55" w:rsidRDefault="00317F55" w:rsidP="00317F55">
      <w:pPr>
        <w:spacing w:after="0" w:line="480" w:lineRule="auto"/>
        <w:jc w:val="both"/>
        <w:rPr>
          <w:ins w:id="1926" w:author="Client" w:date="2023-02-10T00:32:00Z"/>
          <w:rFonts w:ascii="Times New Roman" w:eastAsia="Times New Roman" w:hAnsi="Times New Roman"/>
          <w:b/>
          <w:bCs/>
          <w:color w:val="000000"/>
          <w:sz w:val="24"/>
          <w:szCs w:val="24"/>
        </w:rPr>
      </w:pPr>
    </w:p>
    <w:p w14:paraId="61D0B5DD" w14:textId="77777777" w:rsidR="00ED36A5" w:rsidRDefault="00ED36A5" w:rsidP="00317F55">
      <w:pPr>
        <w:spacing w:after="0" w:line="480" w:lineRule="auto"/>
        <w:jc w:val="both"/>
        <w:rPr>
          <w:ins w:id="1927" w:author="Client" w:date="2023-02-06T18:14:00Z"/>
          <w:rFonts w:ascii="Times New Roman" w:eastAsia="Times New Roman" w:hAnsi="Times New Roman"/>
          <w:b/>
          <w:bCs/>
          <w:color w:val="000000"/>
          <w:sz w:val="24"/>
          <w:szCs w:val="24"/>
        </w:rPr>
      </w:pPr>
    </w:p>
    <w:p w14:paraId="1564D642" w14:textId="6E524C8A" w:rsidR="00317F55" w:rsidRPr="00ED36A5" w:rsidRDefault="00317F55">
      <w:pPr>
        <w:pStyle w:val="Heading2"/>
        <w:numPr>
          <w:ilvl w:val="0"/>
          <w:numId w:val="0"/>
        </w:numPr>
        <w:ind w:left="576" w:hanging="576"/>
        <w:rPr>
          <w:ins w:id="1928" w:author="Client" w:date="2023-02-06T18:14:00Z"/>
          <w:rFonts w:ascii="Times New Roman" w:hAnsi="Times New Roman"/>
          <w:b w:val="0"/>
          <w:bCs w:val="0"/>
          <w:sz w:val="24"/>
          <w:szCs w:val="24"/>
          <w:rPrChange w:id="1929" w:author="Client" w:date="2023-02-10T00:32:00Z">
            <w:rPr>
              <w:ins w:id="1930" w:author="Client" w:date="2023-02-06T18:14:00Z"/>
              <w:b/>
              <w:bCs/>
            </w:rPr>
          </w:rPrChange>
        </w:rPr>
        <w:pPrChange w:id="1931" w:author="Client" w:date="2023-02-10T00:32:00Z">
          <w:pPr>
            <w:spacing w:after="0" w:line="480" w:lineRule="auto"/>
            <w:jc w:val="both"/>
          </w:pPr>
        </w:pPrChange>
      </w:pPr>
      <w:bookmarkStart w:id="1932" w:name="_Toc126882091"/>
      <w:bookmarkStart w:id="1933" w:name="_Toc126917279"/>
      <w:ins w:id="1934" w:author="Client" w:date="2023-02-06T18:03:00Z">
        <w:r w:rsidRPr="00ED36A5">
          <w:rPr>
            <w:rFonts w:ascii="Times New Roman" w:hAnsi="Times New Roman"/>
            <w:color w:val="auto"/>
            <w:sz w:val="24"/>
            <w:szCs w:val="24"/>
            <w:rPrChange w:id="1935" w:author="Client" w:date="2023-02-10T00:32:00Z">
              <w:rPr>
                <w:b/>
                <w:bCs/>
              </w:rPr>
            </w:rPrChange>
          </w:rPr>
          <w:t>Recommendations</w:t>
        </w:r>
      </w:ins>
      <w:bookmarkEnd w:id="1932"/>
      <w:bookmarkEnd w:id="1933"/>
    </w:p>
    <w:p w14:paraId="2FC9DDE4" w14:textId="77777777" w:rsidR="00317F55" w:rsidRDefault="00317F55" w:rsidP="00317F55">
      <w:pPr>
        <w:spacing w:after="0" w:line="480" w:lineRule="auto"/>
        <w:jc w:val="both"/>
        <w:rPr>
          <w:ins w:id="1936" w:author="Client" w:date="2023-02-06T18:03:00Z"/>
          <w:rFonts w:ascii="Times New Roman" w:eastAsia="Times New Roman" w:hAnsi="Times New Roman"/>
          <w:b/>
          <w:bCs/>
          <w:color w:val="000000"/>
          <w:sz w:val="24"/>
          <w:szCs w:val="24"/>
        </w:rPr>
      </w:pPr>
    </w:p>
    <w:p w14:paraId="65C4183F" w14:textId="57285006" w:rsidR="00317F55" w:rsidRDefault="00317F55" w:rsidP="00317F55">
      <w:pPr>
        <w:pStyle w:val="ListParagraph"/>
        <w:numPr>
          <w:ilvl w:val="0"/>
          <w:numId w:val="21"/>
        </w:numPr>
        <w:spacing w:after="0" w:line="480" w:lineRule="auto"/>
        <w:jc w:val="both"/>
        <w:rPr>
          <w:ins w:id="1937" w:author="Client" w:date="2023-02-06T18:03:00Z"/>
          <w:rFonts w:ascii="Times New Roman" w:eastAsia="Times New Roman" w:hAnsi="Times New Roman"/>
          <w:bCs/>
          <w:color w:val="000000"/>
          <w:sz w:val="24"/>
          <w:szCs w:val="24"/>
        </w:rPr>
      </w:pPr>
      <w:ins w:id="1938" w:author="Client" w:date="2023-02-06T18:03:00Z">
        <w:r>
          <w:rPr>
            <w:rFonts w:ascii="Times New Roman" w:eastAsia="Times New Roman" w:hAnsi="Times New Roman"/>
            <w:bCs/>
            <w:color w:val="000000"/>
            <w:sz w:val="24"/>
            <w:szCs w:val="24"/>
          </w:rPr>
          <w:t>Students. The researchers</w:t>
        </w:r>
      </w:ins>
      <w:ins w:id="1939" w:author="Client" w:date="2023-02-06T18:12:00Z">
        <w:r>
          <w:rPr>
            <w:rFonts w:ascii="Times New Roman" w:eastAsia="Times New Roman" w:hAnsi="Times New Roman"/>
            <w:bCs/>
            <w:color w:val="000000"/>
            <w:sz w:val="24"/>
            <w:szCs w:val="24"/>
          </w:rPr>
          <w:t xml:space="preserve"> woul</w:t>
        </w:r>
      </w:ins>
      <w:ins w:id="1940" w:author="Client" w:date="2023-02-06T18:13:00Z">
        <w:r>
          <w:rPr>
            <w:rFonts w:ascii="Times New Roman" w:eastAsia="Times New Roman" w:hAnsi="Times New Roman"/>
            <w:bCs/>
            <w:color w:val="000000"/>
            <w:sz w:val="24"/>
            <w:szCs w:val="24"/>
          </w:rPr>
          <w:t>d like to</w:t>
        </w:r>
      </w:ins>
      <w:ins w:id="1941" w:author="Client" w:date="2023-02-06T18:12:00Z">
        <w:r>
          <w:rPr>
            <w:rFonts w:ascii="Times New Roman" w:eastAsia="Times New Roman" w:hAnsi="Times New Roman"/>
            <w:bCs/>
            <w:color w:val="000000"/>
            <w:sz w:val="24"/>
            <w:szCs w:val="24"/>
          </w:rPr>
          <w:t xml:space="preserve"> </w:t>
        </w:r>
      </w:ins>
      <w:ins w:id="1942" w:author="Client" w:date="2023-02-06T18:03:00Z">
        <w:r>
          <w:rPr>
            <w:rFonts w:ascii="Times New Roman" w:eastAsia="Times New Roman" w:hAnsi="Times New Roman"/>
            <w:bCs/>
            <w:color w:val="000000"/>
            <w:sz w:val="24"/>
            <w:szCs w:val="24"/>
          </w:rPr>
          <w:t xml:space="preserve"> recommend this research study to future ABM students who aspire to have their own business someday.</w:t>
        </w:r>
      </w:ins>
    </w:p>
    <w:p w14:paraId="2EE304D3" w14:textId="1E3C568E" w:rsidR="00317F55" w:rsidRDefault="00317F55" w:rsidP="00317F55">
      <w:pPr>
        <w:pStyle w:val="ListParagraph"/>
        <w:numPr>
          <w:ilvl w:val="0"/>
          <w:numId w:val="21"/>
        </w:numPr>
        <w:spacing w:after="0" w:line="480" w:lineRule="auto"/>
        <w:jc w:val="both"/>
        <w:rPr>
          <w:ins w:id="1943" w:author="Client" w:date="2023-02-06T18:03:00Z"/>
          <w:rFonts w:ascii="Times New Roman" w:eastAsia="Times New Roman" w:hAnsi="Times New Roman"/>
          <w:bCs/>
          <w:color w:val="000000"/>
          <w:sz w:val="24"/>
          <w:szCs w:val="24"/>
        </w:rPr>
      </w:pPr>
      <w:ins w:id="1944" w:author="Client" w:date="2023-02-06T18:03:00Z">
        <w:r>
          <w:rPr>
            <w:rFonts w:ascii="Times New Roman" w:eastAsia="Times New Roman" w:hAnsi="Times New Roman"/>
            <w:bCs/>
            <w:color w:val="000000"/>
            <w:sz w:val="24"/>
            <w:szCs w:val="24"/>
          </w:rPr>
          <w:t>Researchers. The researchers</w:t>
        </w:r>
      </w:ins>
      <w:ins w:id="1945" w:author="Client" w:date="2023-02-06T18:12:00Z">
        <w:r>
          <w:rPr>
            <w:rFonts w:ascii="Times New Roman" w:eastAsia="Times New Roman" w:hAnsi="Times New Roman"/>
            <w:bCs/>
            <w:color w:val="000000"/>
            <w:sz w:val="24"/>
            <w:szCs w:val="24"/>
          </w:rPr>
          <w:t xml:space="preserve"> would like to </w:t>
        </w:r>
      </w:ins>
      <w:ins w:id="1946" w:author="Client" w:date="2023-02-06T18:03:00Z">
        <w:r>
          <w:rPr>
            <w:rFonts w:ascii="Times New Roman" w:eastAsia="Times New Roman" w:hAnsi="Times New Roman"/>
            <w:bCs/>
            <w:color w:val="000000"/>
            <w:sz w:val="24"/>
            <w:szCs w:val="24"/>
          </w:rPr>
          <w:t>recommend this research study for the convenience of researchers that tackles a similar topic.</w:t>
        </w:r>
      </w:ins>
    </w:p>
    <w:p w14:paraId="563CE79F" w14:textId="2CED56F1" w:rsidR="00317F55" w:rsidRDefault="00317F55" w:rsidP="00317F55">
      <w:pPr>
        <w:pStyle w:val="ListParagraph"/>
        <w:numPr>
          <w:ilvl w:val="0"/>
          <w:numId w:val="21"/>
        </w:numPr>
        <w:spacing w:after="0" w:line="480" w:lineRule="auto"/>
        <w:jc w:val="both"/>
        <w:rPr>
          <w:ins w:id="1947" w:author="Client" w:date="2023-02-06T18:03:00Z"/>
          <w:rFonts w:ascii="Times New Roman" w:eastAsia="Times New Roman" w:hAnsi="Times New Roman"/>
          <w:bCs/>
          <w:color w:val="000000"/>
          <w:sz w:val="24"/>
          <w:szCs w:val="24"/>
        </w:rPr>
      </w:pPr>
      <w:ins w:id="1948" w:author="Client" w:date="2023-02-06T18:03:00Z">
        <w:r>
          <w:rPr>
            <w:rFonts w:ascii="Times New Roman" w:eastAsia="Times New Roman" w:hAnsi="Times New Roman"/>
            <w:bCs/>
            <w:color w:val="000000"/>
            <w:sz w:val="24"/>
            <w:szCs w:val="24"/>
          </w:rPr>
          <w:t>Teachers. The researchers</w:t>
        </w:r>
      </w:ins>
      <w:ins w:id="1949" w:author="Client" w:date="2023-02-06T18:13:00Z">
        <w:r>
          <w:rPr>
            <w:rFonts w:ascii="Times New Roman" w:eastAsia="Times New Roman" w:hAnsi="Times New Roman"/>
            <w:bCs/>
            <w:color w:val="000000"/>
            <w:sz w:val="24"/>
            <w:szCs w:val="24"/>
          </w:rPr>
          <w:t xml:space="preserve"> would like to</w:t>
        </w:r>
      </w:ins>
      <w:ins w:id="1950" w:author="Client" w:date="2023-02-06T18:03:00Z">
        <w:r>
          <w:rPr>
            <w:rFonts w:ascii="Times New Roman" w:eastAsia="Times New Roman" w:hAnsi="Times New Roman"/>
            <w:bCs/>
            <w:color w:val="000000"/>
            <w:sz w:val="24"/>
            <w:szCs w:val="24"/>
          </w:rPr>
          <w:t xml:space="preserve"> recommend this study to teachers who have their own business/es.</w:t>
        </w:r>
      </w:ins>
    </w:p>
    <w:p w14:paraId="798E97D9" w14:textId="64003C42" w:rsidR="00317F55" w:rsidRDefault="00317F55" w:rsidP="00317F55">
      <w:pPr>
        <w:pStyle w:val="ListParagraph"/>
        <w:numPr>
          <w:ilvl w:val="0"/>
          <w:numId w:val="21"/>
        </w:numPr>
        <w:spacing w:after="0" w:line="480" w:lineRule="auto"/>
        <w:jc w:val="both"/>
        <w:rPr>
          <w:ins w:id="1951" w:author="Client" w:date="2023-02-06T18:03:00Z"/>
          <w:rFonts w:ascii="Times New Roman" w:eastAsia="Times New Roman" w:hAnsi="Times New Roman"/>
          <w:bCs/>
          <w:color w:val="000000"/>
          <w:sz w:val="24"/>
          <w:szCs w:val="24"/>
        </w:rPr>
      </w:pPr>
      <w:ins w:id="1952" w:author="Client" w:date="2023-02-06T18:03:00Z">
        <w:r>
          <w:rPr>
            <w:rFonts w:ascii="Times New Roman" w:eastAsia="Times New Roman" w:hAnsi="Times New Roman"/>
            <w:bCs/>
            <w:color w:val="000000"/>
            <w:sz w:val="24"/>
            <w:szCs w:val="24"/>
          </w:rPr>
          <w:t>Aspiring Business Owner. The researchers</w:t>
        </w:r>
      </w:ins>
      <w:ins w:id="1953" w:author="Client" w:date="2023-02-06T18:13:00Z">
        <w:r>
          <w:rPr>
            <w:rFonts w:ascii="Times New Roman" w:eastAsia="Times New Roman" w:hAnsi="Times New Roman"/>
            <w:bCs/>
            <w:color w:val="000000"/>
            <w:sz w:val="24"/>
            <w:szCs w:val="24"/>
          </w:rPr>
          <w:t xml:space="preserve"> would like </w:t>
        </w:r>
        <w:proofErr w:type="spellStart"/>
        <w:r>
          <w:rPr>
            <w:rFonts w:ascii="Times New Roman" w:eastAsia="Times New Roman" w:hAnsi="Times New Roman"/>
            <w:bCs/>
            <w:color w:val="000000"/>
            <w:sz w:val="24"/>
            <w:szCs w:val="24"/>
          </w:rPr>
          <w:t>to</w:t>
        </w:r>
      </w:ins>
      <w:ins w:id="1954" w:author="Client" w:date="2023-02-06T18:03:00Z">
        <w:r>
          <w:rPr>
            <w:rFonts w:ascii="Times New Roman" w:eastAsia="Times New Roman" w:hAnsi="Times New Roman"/>
            <w:bCs/>
            <w:color w:val="000000"/>
            <w:sz w:val="24"/>
            <w:szCs w:val="24"/>
          </w:rPr>
          <w:t>recommend</w:t>
        </w:r>
        <w:proofErr w:type="spellEnd"/>
        <w:r>
          <w:rPr>
            <w:rFonts w:ascii="Times New Roman" w:eastAsia="Times New Roman" w:hAnsi="Times New Roman"/>
            <w:bCs/>
            <w:color w:val="000000"/>
            <w:sz w:val="24"/>
            <w:szCs w:val="24"/>
          </w:rPr>
          <w:t xml:space="preserve"> this study for the benefit of  individuals who wants or aspires  to be a owner of a business.</w:t>
        </w:r>
      </w:ins>
    </w:p>
    <w:p w14:paraId="6E645EE8" w14:textId="6990DA25" w:rsidR="00317F55" w:rsidRDefault="00317F55" w:rsidP="00317F55">
      <w:pPr>
        <w:pStyle w:val="ListParagraph"/>
        <w:numPr>
          <w:ilvl w:val="0"/>
          <w:numId w:val="21"/>
        </w:numPr>
        <w:spacing w:after="0" w:line="480" w:lineRule="auto"/>
        <w:jc w:val="both"/>
        <w:rPr>
          <w:ins w:id="1955" w:author="Client" w:date="2023-02-06T18:03:00Z"/>
          <w:rFonts w:ascii="Times New Roman" w:eastAsia="Times New Roman" w:hAnsi="Times New Roman"/>
          <w:bCs/>
          <w:color w:val="000000"/>
          <w:sz w:val="24"/>
          <w:szCs w:val="24"/>
        </w:rPr>
      </w:pPr>
      <w:ins w:id="1956" w:author="Client" w:date="2023-02-06T18:03:00Z">
        <w:r>
          <w:rPr>
            <w:rFonts w:ascii="Times New Roman" w:eastAsia="Times New Roman" w:hAnsi="Times New Roman"/>
            <w:bCs/>
            <w:color w:val="000000"/>
            <w:sz w:val="24"/>
            <w:szCs w:val="24"/>
          </w:rPr>
          <w:t>Future Researchers. The researchers</w:t>
        </w:r>
      </w:ins>
      <w:ins w:id="1957" w:author="Client" w:date="2023-02-06T18:13:00Z">
        <w:r>
          <w:rPr>
            <w:rFonts w:ascii="Times New Roman" w:eastAsia="Times New Roman" w:hAnsi="Times New Roman"/>
            <w:bCs/>
            <w:color w:val="000000"/>
            <w:sz w:val="24"/>
            <w:szCs w:val="24"/>
          </w:rPr>
          <w:t xml:space="preserve"> would like to</w:t>
        </w:r>
      </w:ins>
      <w:ins w:id="1958" w:author="Client" w:date="2023-02-06T18:03:00Z">
        <w:r>
          <w:rPr>
            <w:rFonts w:ascii="Times New Roman" w:eastAsia="Times New Roman" w:hAnsi="Times New Roman"/>
            <w:bCs/>
            <w:color w:val="000000"/>
            <w:sz w:val="24"/>
            <w:szCs w:val="24"/>
          </w:rPr>
          <w:t xml:space="preserve"> recommend this study for the advantage of the future researchers that will continue to conduct a research study related to this topic.</w:t>
        </w:r>
      </w:ins>
    </w:p>
    <w:p w14:paraId="1B99ECE2" w14:textId="4DC7EDF2" w:rsidR="00317F55" w:rsidRDefault="00317F55" w:rsidP="00317F55">
      <w:pPr>
        <w:pStyle w:val="ListParagraph"/>
        <w:numPr>
          <w:ilvl w:val="0"/>
          <w:numId w:val="21"/>
        </w:numPr>
        <w:spacing w:after="0" w:line="480" w:lineRule="auto"/>
        <w:jc w:val="both"/>
        <w:rPr>
          <w:ins w:id="1959" w:author="Client" w:date="2023-02-06T18:03:00Z"/>
          <w:rFonts w:ascii="Times New Roman" w:eastAsia="Times New Roman" w:hAnsi="Times New Roman"/>
          <w:bCs/>
          <w:color w:val="000000"/>
          <w:sz w:val="24"/>
          <w:szCs w:val="24"/>
        </w:rPr>
      </w:pPr>
      <w:ins w:id="1960" w:author="Client" w:date="2023-02-06T18:03:00Z">
        <w:r>
          <w:rPr>
            <w:rFonts w:ascii="Times New Roman" w:eastAsia="Times New Roman" w:hAnsi="Times New Roman"/>
            <w:bCs/>
            <w:color w:val="000000"/>
            <w:sz w:val="24"/>
            <w:szCs w:val="24"/>
          </w:rPr>
          <w:t xml:space="preserve">School. The researchers </w:t>
        </w:r>
      </w:ins>
      <w:ins w:id="1961" w:author="Client" w:date="2023-02-06T18:13:00Z">
        <w:r>
          <w:rPr>
            <w:rFonts w:ascii="Times New Roman" w:eastAsia="Times New Roman" w:hAnsi="Times New Roman"/>
            <w:bCs/>
            <w:color w:val="000000"/>
            <w:sz w:val="24"/>
            <w:szCs w:val="24"/>
          </w:rPr>
          <w:t xml:space="preserve">would like to </w:t>
        </w:r>
      </w:ins>
      <w:ins w:id="1962" w:author="Client" w:date="2023-02-06T18:03:00Z">
        <w:r>
          <w:rPr>
            <w:rFonts w:ascii="Times New Roman" w:eastAsia="Times New Roman" w:hAnsi="Times New Roman"/>
            <w:bCs/>
            <w:color w:val="000000"/>
            <w:sz w:val="24"/>
            <w:szCs w:val="24"/>
          </w:rPr>
          <w:t>recommend this study to the school. The researchers recommend for the school to encourage ABM students to pursue topics or study similar to this one.</w:t>
        </w:r>
      </w:ins>
    </w:p>
    <w:p w14:paraId="7B2164A7" w14:textId="77777777" w:rsidR="00317F55" w:rsidRDefault="00317F55" w:rsidP="00317F55">
      <w:pPr>
        <w:pStyle w:val="ListParagraph"/>
        <w:spacing w:after="0" w:line="480" w:lineRule="auto"/>
        <w:jc w:val="both"/>
        <w:rPr>
          <w:ins w:id="1963" w:author="Client" w:date="2023-02-06T18:03:00Z"/>
          <w:rFonts w:ascii="Times New Roman" w:eastAsia="Times New Roman" w:hAnsi="Times New Roman"/>
          <w:bCs/>
          <w:color w:val="000000"/>
          <w:sz w:val="24"/>
          <w:szCs w:val="24"/>
        </w:rPr>
      </w:pPr>
    </w:p>
    <w:p w14:paraId="4B1F509B" w14:textId="77777777" w:rsidR="00317F55" w:rsidRPr="00192A6B" w:rsidRDefault="00317F55" w:rsidP="00317F55">
      <w:pPr>
        <w:pStyle w:val="ListParagraph"/>
        <w:spacing w:after="0" w:line="480" w:lineRule="auto"/>
        <w:jc w:val="both"/>
        <w:rPr>
          <w:ins w:id="1964" w:author="Client" w:date="2023-02-06T18:03:00Z"/>
          <w:rFonts w:ascii="Times New Roman" w:eastAsia="Times New Roman" w:hAnsi="Times New Roman"/>
          <w:bCs/>
          <w:color w:val="000000"/>
          <w:sz w:val="24"/>
          <w:szCs w:val="24"/>
        </w:rPr>
      </w:pPr>
    </w:p>
    <w:p w14:paraId="0B64208E" w14:textId="77777777" w:rsidR="00317F55" w:rsidRDefault="00317F55" w:rsidP="00317F55">
      <w:pPr>
        <w:spacing w:after="0" w:line="480" w:lineRule="auto"/>
        <w:jc w:val="both"/>
        <w:rPr>
          <w:ins w:id="1965" w:author="Client" w:date="2023-02-06T18:03:00Z"/>
          <w:rFonts w:ascii="Times New Roman" w:eastAsia="Times New Roman" w:hAnsi="Times New Roman"/>
          <w:b/>
          <w:bCs/>
          <w:color w:val="000000"/>
          <w:sz w:val="24"/>
          <w:szCs w:val="24"/>
        </w:rPr>
      </w:pPr>
    </w:p>
    <w:p w14:paraId="1B419DB0" w14:textId="77777777" w:rsidR="00317F55" w:rsidRDefault="00317F55" w:rsidP="00317F55">
      <w:pPr>
        <w:spacing w:after="0" w:line="480" w:lineRule="auto"/>
        <w:jc w:val="both"/>
        <w:rPr>
          <w:ins w:id="1966" w:author="Client" w:date="2023-02-06T18:03:00Z"/>
          <w:rFonts w:ascii="Times New Roman" w:eastAsia="Times New Roman" w:hAnsi="Times New Roman"/>
          <w:b/>
          <w:bCs/>
          <w:color w:val="000000"/>
          <w:sz w:val="24"/>
          <w:szCs w:val="24"/>
        </w:rPr>
      </w:pPr>
    </w:p>
    <w:p w14:paraId="2138BA03" w14:textId="77777777" w:rsidR="00317F55" w:rsidRDefault="00317F55" w:rsidP="00317F55">
      <w:pPr>
        <w:spacing w:after="0" w:line="480" w:lineRule="auto"/>
        <w:jc w:val="both"/>
        <w:rPr>
          <w:ins w:id="1967" w:author="Client" w:date="2023-02-06T18:03:00Z"/>
          <w:rFonts w:ascii="Times New Roman" w:eastAsia="Times New Roman" w:hAnsi="Times New Roman"/>
          <w:b/>
          <w:bCs/>
          <w:color w:val="000000"/>
          <w:sz w:val="24"/>
          <w:szCs w:val="24"/>
        </w:rPr>
      </w:pPr>
    </w:p>
    <w:p w14:paraId="21D3688B" w14:textId="0B3F92DB" w:rsidR="00317F55" w:rsidRPr="00ED36A5" w:rsidRDefault="00317F55">
      <w:pPr>
        <w:pStyle w:val="Heading2"/>
        <w:numPr>
          <w:ilvl w:val="0"/>
          <w:numId w:val="0"/>
        </w:numPr>
        <w:ind w:left="576" w:hanging="576"/>
        <w:rPr>
          <w:ins w:id="1968" w:author="Client" w:date="2023-02-06T18:03:00Z"/>
          <w:rFonts w:ascii="Times New Roman" w:hAnsi="Times New Roman"/>
          <w:b w:val="0"/>
          <w:bCs w:val="0"/>
          <w:sz w:val="24"/>
          <w:szCs w:val="24"/>
          <w:rPrChange w:id="1969" w:author="Client" w:date="2023-02-10T00:32:00Z">
            <w:rPr>
              <w:ins w:id="1970" w:author="Client" w:date="2023-02-06T18:03:00Z"/>
              <w:b/>
              <w:bCs/>
            </w:rPr>
          </w:rPrChange>
        </w:rPr>
        <w:pPrChange w:id="1971" w:author="Client" w:date="2023-02-10T00:32:00Z">
          <w:pPr>
            <w:spacing w:after="0" w:line="480" w:lineRule="auto"/>
            <w:jc w:val="both"/>
          </w:pPr>
        </w:pPrChange>
      </w:pPr>
      <w:bookmarkStart w:id="1972" w:name="_Toc126882092"/>
      <w:bookmarkStart w:id="1973" w:name="_Toc126917280"/>
      <w:ins w:id="1974" w:author="Client" w:date="2023-02-06T18:03:00Z">
        <w:r w:rsidRPr="00ED36A5">
          <w:rPr>
            <w:rFonts w:ascii="Times New Roman" w:hAnsi="Times New Roman"/>
            <w:color w:val="auto"/>
            <w:sz w:val="24"/>
            <w:szCs w:val="24"/>
            <w:rPrChange w:id="1975" w:author="Client" w:date="2023-02-10T00:32:00Z">
              <w:rPr>
                <w:b/>
                <w:bCs/>
              </w:rPr>
            </w:rPrChange>
          </w:rPr>
          <w:t>Appendices</w:t>
        </w:r>
        <w:bookmarkEnd w:id="1972"/>
        <w:bookmarkEnd w:id="1973"/>
      </w:ins>
    </w:p>
    <w:p w14:paraId="3F3822FF" w14:textId="77777777" w:rsidR="00317F55" w:rsidRDefault="00317F55" w:rsidP="00317F55">
      <w:pPr>
        <w:spacing w:after="0" w:line="480" w:lineRule="auto"/>
        <w:jc w:val="center"/>
        <w:rPr>
          <w:ins w:id="1976" w:author="Client" w:date="2023-02-06T18:14:00Z"/>
          <w:rFonts w:ascii="Times New Roman" w:eastAsia="Times New Roman" w:hAnsi="Times New Roman"/>
          <w:b/>
          <w:bCs/>
          <w:color w:val="000000"/>
          <w:sz w:val="24"/>
          <w:szCs w:val="24"/>
        </w:rPr>
      </w:pPr>
    </w:p>
    <w:p w14:paraId="465E7237" w14:textId="6B1FD4EB" w:rsidR="00317F55" w:rsidRDefault="00317F55" w:rsidP="00317F55">
      <w:pPr>
        <w:spacing w:after="0" w:line="480" w:lineRule="auto"/>
        <w:jc w:val="center"/>
        <w:rPr>
          <w:ins w:id="1977" w:author="Client" w:date="2023-02-06T18:03:00Z"/>
          <w:rFonts w:ascii="Times New Roman" w:eastAsia="Times New Roman" w:hAnsi="Times New Roman"/>
          <w:b/>
          <w:bCs/>
          <w:color w:val="000000"/>
          <w:sz w:val="24"/>
          <w:szCs w:val="24"/>
        </w:rPr>
      </w:pPr>
      <w:ins w:id="1978" w:author="Client" w:date="2023-02-06T18:03:00Z">
        <w:r>
          <w:rPr>
            <w:rFonts w:ascii="Times New Roman" w:eastAsia="Times New Roman" w:hAnsi="Times New Roman"/>
            <w:b/>
            <w:bCs/>
            <w:color w:val="000000"/>
            <w:sz w:val="24"/>
            <w:szCs w:val="24"/>
          </w:rPr>
          <w:t>Appendix A</w:t>
        </w:r>
      </w:ins>
    </w:p>
    <w:p w14:paraId="30507A07" w14:textId="77777777" w:rsidR="00317F55" w:rsidRDefault="00317F55" w:rsidP="00317F55">
      <w:pPr>
        <w:spacing w:after="0" w:line="480" w:lineRule="auto"/>
        <w:jc w:val="center"/>
        <w:rPr>
          <w:ins w:id="1979" w:author="Client" w:date="2023-02-06T18:03:00Z"/>
          <w:rFonts w:ascii="Times New Roman" w:eastAsia="Times New Roman" w:hAnsi="Times New Roman"/>
          <w:b/>
          <w:bCs/>
          <w:color w:val="000000"/>
          <w:sz w:val="24"/>
          <w:szCs w:val="24"/>
        </w:rPr>
      </w:pPr>
      <w:ins w:id="1980" w:author="Client" w:date="2023-02-06T18:03:00Z">
        <w:r>
          <w:rPr>
            <w:rFonts w:ascii="Times New Roman" w:eastAsia="Times New Roman" w:hAnsi="Times New Roman"/>
            <w:b/>
            <w:bCs/>
            <w:color w:val="000000"/>
            <w:sz w:val="24"/>
            <w:szCs w:val="24"/>
          </w:rPr>
          <w:t>Questionnaire</w:t>
        </w:r>
      </w:ins>
    </w:p>
    <w:p w14:paraId="1A66346A" w14:textId="77777777" w:rsidR="00317F55" w:rsidRDefault="00317F55" w:rsidP="00317F55">
      <w:pPr>
        <w:spacing w:line="480" w:lineRule="auto"/>
        <w:ind w:firstLine="720"/>
        <w:jc w:val="both"/>
        <w:rPr>
          <w:ins w:id="1981" w:author="Client" w:date="2023-02-06T18:03:00Z"/>
          <w:rFonts w:ascii="Times New Roman" w:hAnsi="Times New Roman"/>
          <w:sz w:val="24"/>
          <w:szCs w:val="24"/>
        </w:rPr>
      </w:pPr>
      <w:ins w:id="1982" w:author="Client" w:date="2023-02-06T18:03:00Z">
        <w:r w:rsidRPr="00904F89">
          <w:rPr>
            <w:rFonts w:ascii="Times New Roman" w:hAnsi="Times New Roman"/>
            <w:b/>
            <w:sz w:val="24"/>
            <w:szCs w:val="24"/>
          </w:rPr>
          <w:t>Directions</w:t>
        </w:r>
        <w:r w:rsidRPr="00113DED">
          <w:rPr>
            <w:rFonts w:ascii="Times New Roman" w:hAnsi="Times New Roman"/>
            <w:sz w:val="24"/>
            <w:szCs w:val="24"/>
          </w:rPr>
          <w:t>: The following</w:t>
        </w:r>
        <w:r>
          <w:rPr>
            <w:rFonts w:ascii="Times New Roman" w:hAnsi="Times New Roman"/>
            <w:sz w:val="24"/>
            <w:szCs w:val="24"/>
          </w:rPr>
          <w:t xml:space="preserve"> </w:t>
        </w:r>
        <w:r w:rsidRPr="00113DED">
          <w:rPr>
            <w:rFonts w:ascii="Times New Roman" w:hAnsi="Times New Roman"/>
            <w:sz w:val="24"/>
            <w:szCs w:val="24"/>
          </w:rPr>
          <w:t>questions below are about product/service innovation, process innovation, technological innovation, and marketing innovation.</w:t>
        </w:r>
        <w:r>
          <w:rPr>
            <w:rFonts w:ascii="Times New Roman" w:hAnsi="Times New Roman"/>
            <w:sz w:val="24"/>
            <w:szCs w:val="24"/>
          </w:rPr>
          <w:t xml:space="preserve"> Put check (</w:t>
        </w:r>
        <w:r w:rsidRPr="00904F89">
          <w:rPr>
            <w:rFonts w:ascii="Agency FB" w:hAnsi="Agency FB"/>
            <w:b/>
            <w:sz w:val="24"/>
            <w:szCs w:val="24"/>
          </w:rPr>
          <w:t>√</w:t>
        </w:r>
        <w:r>
          <w:rPr>
            <w:rFonts w:ascii="Agency FB" w:hAnsi="Agency FB"/>
            <w:sz w:val="24"/>
            <w:szCs w:val="24"/>
          </w:rPr>
          <w:t xml:space="preserve">) </w:t>
        </w:r>
        <w:r>
          <w:rPr>
            <w:rFonts w:ascii="Times New Roman" w:hAnsi="Times New Roman"/>
            <w:sz w:val="24"/>
            <w:szCs w:val="24"/>
          </w:rPr>
          <w:t>in the box whether you strongly agree, agree, disagree, or strongly disagree on the given statement.</w:t>
        </w:r>
      </w:ins>
    </w:p>
    <w:p w14:paraId="5DF58020" w14:textId="77777777" w:rsidR="00317F55" w:rsidRDefault="00317F55" w:rsidP="00317F55">
      <w:pPr>
        <w:spacing w:line="480" w:lineRule="auto"/>
        <w:ind w:firstLine="720"/>
        <w:jc w:val="both"/>
        <w:rPr>
          <w:ins w:id="1983" w:author="Client" w:date="2023-02-06T18:03:00Z"/>
          <w:rFonts w:ascii="Times New Roman" w:hAnsi="Times New Roman"/>
          <w:sz w:val="24"/>
          <w:szCs w:val="24"/>
        </w:rPr>
      </w:pPr>
    </w:p>
    <w:tbl>
      <w:tblPr>
        <w:tblpPr w:leftFromText="180" w:rightFromText="180" w:vertAnchor="text" w:horzAnchor="margin" w:tblpY="197"/>
        <w:tblW w:w="8332" w:type="dxa"/>
        <w:tblCellMar>
          <w:left w:w="0" w:type="dxa"/>
          <w:right w:w="0" w:type="dxa"/>
        </w:tblCellMar>
        <w:tblLook w:val="04A0" w:firstRow="1" w:lastRow="0" w:firstColumn="1" w:lastColumn="0" w:noHBand="0" w:noVBand="1"/>
      </w:tblPr>
      <w:tblGrid>
        <w:gridCol w:w="2639"/>
        <w:gridCol w:w="1691"/>
        <w:gridCol w:w="890"/>
        <w:gridCol w:w="1277"/>
        <w:gridCol w:w="1835"/>
      </w:tblGrid>
      <w:tr w:rsidR="00317F55" w:rsidRPr="00D670E6" w14:paraId="687A3E85" w14:textId="77777777" w:rsidTr="00327527">
        <w:trPr>
          <w:trHeight w:val="136"/>
          <w:ins w:id="1984" w:author="Client" w:date="2023-02-06T18:03:00Z"/>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E413F9E" w14:textId="77777777" w:rsidR="00317F55" w:rsidRPr="00D670E6" w:rsidRDefault="00317F55" w:rsidP="00327527">
            <w:pPr>
              <w:spacing w:after="0" w:line="480" w:lineRule="auto"/>
              <w:rPr>
                <w:ins w:id="1985" w:author="Client" w:date="2023-02-06T18:03:00Z"/>
                <w:rFonts w:ascii="Times New Roman" w:eastAsia="Times New Roman" w:hAnsi="Times New Roman"/>
                <w:sz w:val="24"/>
                <w:szCs w:val="24"/>
              </w:rPr>
            </w:pPr>
            <w:ins w:id="1986" w:author="Client" w:date="2023-02-06T18:03:00Z">
              <w:r w:rsidRPr="00D670E6">
                <w:rPr>
                  <w:rFonts w:ascii="Times New Roman" w:eastAsia="Times New Roman" w:hAnsi="Times New Roman"/>
                  <w:sz w:val="24"/>
                  <w:szCs w:val="24"/>
                </w:rPr>
                <w:t>PART I.</w:t>
              </w:r>
            </w:ins>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8324AC5" w14:textId="77777777" w:rsidR="00317F55" w:rsidRPr="00D670E6" w:rsidRDefault="00317F55" w:rsidP="00327527">
            <w:pPr>
              <w:spacing w:after="0" w:line="480" w:lineRule="auto"/>
              <w:rPr>
                <w:ins w:id="1987"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5C6B2E26" w14:textId="77777777" w:rsidR="00317F55" w:rsidRPr="00D670E6" w:rsidRDefault="00317F55" w:rsidP="00327527">
            <w:pPr>
              <w:spacing w:after="0" w:line="480" w:lineRule="auto"/>
              <w:rPr>
                <w:ins w:id="1988"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6D645B1" w14:textId="77777777" w:rsidR="00317F55" w:rsidRPr="00D670E6" w:rsidRDefault="00317F55" w:rsidP="00327527">
            <w:pPr>
              <w:spacing w:after="0" w:line="480" w:lineRule="auto"/>
              <w:rPr>
                <w:ins w:id="1989"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53C61A1" w14:textId="77777777" w:rsidR="00317F55" w:rsidRPr="00D670E6" w:rsidRDefault="00317F55" w:rsidP="00327527">
            <w:pPr>
              <w:spacing w:after="0" w:line="480" w:lineRule="auto"/>
              <w:rPr>
                <w:ins w:id="1990" w:author="Client" w:date="2023-02-06T18:03:00Z"/>
                <w:rFonts w:ascii="Times New Roman" w:eastAsia="Times New Roman" w:hAnsi="Times New Roman"/>
                <w:sz w:val="20"/>
                <w:szCs w:val="20"/>
              </w:rPr>
            </w:pPr>
          </w:p>
        </w:tc>
      </w:tr>
      <w:tr w:rsidR="00317F55" w:rsidRPr="00D670E6" w14:paraId="5928E161" w14:textId="77777777" w:rsidTr="00327527">
        <w:trPr>
          <w:trHeight w:val="352"/>
          <w:ins w:id="1991"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4BD56C6" w14:textId="77777777" w:rsidR="00317F55" w:rsidRPr="00D670E6" w:rsidRDefault="00317F55" w:rsidP="00327527">
            <w:pPr>
              <w:spacing w:after="0" w:line="360" w:lineRule="auto"/>
              <w:rPr>
                <w:ins w:id="1992" w:author="Client" w:date="2023-02-06T18:03:00Z"/>
                <w:rFonts w:ascii="Times New Roman" w:eastAsia="Times New Roman" w:hAnsi="Times New Roman"/>
                <w:sz w:val="24"/>
                <w:szCs w:val="24"/>
              </w:rPr>
            </w:pPr>
            <w:ins w:id="1993" w:author="Client" w:date="2023-02-06T18:03:00Z">
              <w:r w:rsidRPr="00D670E6">
                <w:rPr>
                  <w:rFonts w:ascii="Times New Roman" w:eastAsia="Times New Roman" w:hAnsi="Times New Roman"/>
                  <w:sz w:val="24"/>
                  <w:szCs w:val="24"/>
                </w:rPr>
                <w:t>Product</w:t>
              </w:r>
              <w:r>
                <w:rPr>
                  <w:rFonts w:ascii="Times New Roman" w:eastAsia="Times New Roman" w:hAnsi="Times New Roman"/>
                  <w:sz w:val="24"/>
                  <w:szCs w:val="24"/>
                </w:rPr>
                <w:t>/service innovation</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B6B754" w14:textId="77777777" w:rsidR="00317F55" w:rsidRDefault="00317F55" w:rsidP="00327527">
            <w:pPr>
              <w:spacing w:after="0" w:line="360" w:lineRule="auto"/>
              <w:jc w:val="center"/>
              <w:rPr>
                <w:ins w:id="1994" w:author="Client" w:date="2023-02-06T18:03:00Z"/>
                <w:rFonts w:ascii="Times New Roman" w:eastAsia="Times New Roman" w:hAnsi="Times New Roman"/>
                <w:sz w:val="24"/>
                <w:szCs w:val="24"/>
              </w:rPr>
            </w:pPr>
            <w:ins w:id="1995" w:author="Client" w:date="2023-02-06T18:03:00Z">
              <w:r w:rsidRPr="00D670E6">
                <w:rPr>
                  <w:rFonts w:ascii="Times New Roman" w:eastAsia="Times New Roman" w:hAnsi="Times New Roman"/>
                  <w:sz w:val="24"/>
                  <w:szCs w:val="24"/>
                </w:rPr>
                <w:t>STRON</w:t>
              </w:r>
              <w:r>
                <w:rPr>
                  <w:rFonts w:ascii="Times New Roman" w:eastAsia="Times New Roman" w:hAnsi="Times New Roman"/>
                  <w:sz w:val="24"/>
                  <w:szCs w:val="24"/>
                </w:rPr>
                <w:t>G</w:t>
              </w:r>
              <w:r w:rsidRPr="00D670E6">
                <w:rPr>
                  <w:rFonts w:ascii="Times New Roman" w:eastAsia="Times New Roman" w:hAnsi="Times New Roman"/>
                  <w:sz w:val="24"/>
                  <w:szCs w:val="24"/>
                </w:rPr>
                <w:t>LY AGREE</w:t>
              </w:r>
            </w:ins>
          </w:p>
          <w:p w14:paraId="22A403B5" w14:textId="77777777" w:rsidR="00317F55" w:rsidRPr="00D670E6" w:rsidRDefault="00317F55" w:rsidP="00327527">
            <w:pPr>
              <w:spacing w:after="0" w:line="360" w:lineRule="auto"/>
              <w:jc w:val="center"/>
              <w:rPr>
                <w:ins w:id="1996" w:author="Client" w:date="2023-02-06T18:03:00Z"/>
                <w:rFonts w:ascii="Times New Roman" w:eastAsia="Times New Roman" w:hAnsi="Times New Roman"/>
                <w:sz w:val="24"/>
                <w:szCs w:val="24"/>
              </w:rPr>
            </w:pPr>
            <w:ins w:id="1997" w:author="Client" w:date="2023-02-06T18:03:00Z">
              <w:r>
                <w:rPr>
                  <w:rFonts w:eastAsia="Times New Roman"/>
                </w:rPr>
                <w:t>(4)</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2F09B4" w14:textId="77777777" w:rsidR="00317F55" w:rsidRDefault="00317F55" w:rsidP="00327527">
            <w:pPr>
              <w:spacing w:after="0" w:line="360" w:lineRule="auto"/>
              <w:jc w:val="center"/>
              <w:rPr>
                <w:ins w:id="1998" w:author="Client" w:date="2023-02-06T18:03:00Z"/>
                <w:rFonts w:ascii="Times New Roman" w:eastAsia="Times New Roman" w:hAnsi="Times New Roman"/>
                <w:sz w:val="24"/>
                <w:szCs w:val="24"/>
              </w:rPr>
            </w:pPr>
            <w:ins w:id="1999" w:author="Client" w:date="2023-02-06T18:03:00Z">
              <w:r w:rsidRPr="00D670E6">
                <w:rPr>
                  <w:rFonts w:ascii="Times New Roman" w:eastAsia="Times New Roman" w:hAnsi="Times New Roman"/>
                  <w:sz w:val="24"/>
                  <w:szCs w:val="24"/>
                </w:rPr>
                <w:t>AGREE</w:t>
              </w:r>
            </w:ins>
          </w:p>
          <w:p w14:paraId="6C93F4C9" w14:textId="77777777" w:rsidR="00317F55" w:rsidRPr="00D670E6" w:rsidRDefault="00317F55" w:rsidP="00327527">
            <w:pPr>
              <w:spacing w:after="0" w:line="360" w:lineRule="auto"/>
              <w:jc w:val="center"/>
              <w:rPr>
                <w:ins w:id="2000" w:author="Client" w:date="2023-02-06T18:03:00Z"/>
                <w:rFonts w:ascii="Times New Roman" w:eastAsia="Times New Roman" w:hAnsi="Times New Roman"/>
                <w:sz w:val="24"/>
                <w:szCs w:val="24"/>
              </w:rPr>
            </w:pPr>
            <w:ins w:id="2001" w:author="Client" w:date="2023-02-06T18:03:00Z">
              <w:r>
                <w:rPr>
                  <w:rFonts w:ascii="Times New Roman" w:eastAsia="Times New Roman" w:hAnsi="Times New Roman"/>
                  <w:sz w:val="24"/>
                  <w:szCs w:val="24"/>
                </w:rPr>
                <w:t>(3)</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22BE48" w14:textId="77777777" w:rsidR="00317F55" w:rsidRDefault="00317F55" w:rsidP="00327527">
            <w:pPr>
              <w:spacing w:after="0" w:line="360" w:lineRule="auto"/>
              <w:jc w:val="center"/>
              <w:rPr>
                <w:ins w:id="2002" w:author="Client" w:date="2023-02-06T18:03:00Z"/>
                <w:rFonts w:ascii="Times New Roman" w:eastAsia="Times New Roman" w:hAnsi="Times New Roman"/>
                <w:sz w:val="24"/>
                <w:szCs w:val="24"/>
              </w:rPr>
            </w:pPr>
            <w:ins w:id="2003" w:author="Client" w:date="2023-02-06T18:03:00Z">
              <w:r w:rsidRPr="00D670E6">
                <w:rPr>
                  <w:rFonts w:ascii="Times New Roman" w:eastAsia="Times New Roman" w:hAnsi="Times New Roman"/>
                  <w:sz w:val="24"/>
                  <w:szCs w:val="24"/>
                </w:rPr>
                <w:t>DISAGREE</w:t>
              </w:r>
            </w:ins>
          </w:p>
          <w:p w14:paraId="66EA7BFD" w14:textId="77777777" w:rsidR="00317F55" w:rsidRPr="00D670E6" w:rsidRDefault="00317F55" w:rsidP="00327527">
            <w:pPr>
              <w:spacing w:after="0" w:line="360" w:lineRule="auto"/>
              <w:jc w:val="center"/>
              <w:rPr>
                <w:ins w:id="2004" w:author="Client" w:date="2023-02-06T18:03:00Z"/>
                <w:rFonts w:ascii="Times New Roman" w:eastAsia="Times New Roman" w:hAnsi="Times New Roman"/>
                <w:sz w:val="24"/>
                <w:szCs w:val="24"/>
              </w:rPr>
            </w:pPr>
            <w:ins w:id="2005" w:author="Client" w:date="2023-02-06T18:03:00Z">
              <w:r>
                <w:rPr>
                  <w:rFonts w:ascii="Times New Roman" w:eastAsia="Times New Roman" w:hAnsi="Times New Roman"/>
                  <w:sz w:val="24"/>
                  <w:szCs w:val="24"/>
                </w:rPr>
                <w:t>(2)</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A37CB7" w14:textId="77777777" w:rsidR="00317F55" w:rsidRDefault="00317F55" w:rsidP="00327527">
            <w:pPr>
              <w:spacing w:after="0" w:line="360" w:lineRule="auto"/>
              <w:jc w:val="center"/>
              <w:rPr>
                <w:ins w:id="2006" w:author="Client" w:date="2023-02-06T18:03:00Z"/>
                <w:rFonts w:ascii="Times New Roman" w:eastAsia="Times New Roman" w:hAnsi="Times New Roman"/>
                <w:sz w:val="24"/>
                <w:szCs w:val="24"/>
              </w:rPr>
            </w:pPr>
            <w:ins w:id="2007" w:author="Client" w:date="2023-02-06T18:03:00Z">
              <w:r w:rsidRPr="00D670E6">
                <w:rPr>
                  <w:rFonts w:ascii="Times New Roman" w:eastAsia="Times New Roman" w:hAnsi="Times New Roman"/>
                  <w:sz w:val="24"/>
                  <w:szCs w:val="24"/>
                </w:rPr>
                <w:t>STRONGLY DISAGREE</w:t>
              </w:r>
            </w:ins>
          </w:p>
          <w:p w14:paraId="36F4673A" w14:textId="77777777" w:rsidR="00317F55" w:rsidRPr="00D670E6" w:rsidRDefault="00317F55" w:rsidP="00327527">
            <w:pPr>
              <w:spacing w:after="0" w:line="360" w:lineRule="auto"/>
              <w:jc w:val="center"/>
              <w:rPr>
                <w:ins w:id="2008" w:author="Client" w:date="2023-02-06T18:03:00Z"/>
                <w:rFonts w:ascii="Times New Roman" w:eastAsia="Times New Roman" w:hAnsi="Times New Roman"/>
                <w:sz w:val="24"/>
                <w:szCs w:val="24"/>
              </w:rPr>
            </w:pPr>
            <w:ins w:id="2009" w:author="Client" w:date="2023-02-06T18:03:00Z">
              <w:r>
                <w:rPr>
                  <w:rFonts w:ascii="Times New Roman" w:eastAsia="Times New Roman" w:hAnsi="Times New Roman"/>
                  <w:sz w:val="24"/>
                  <w:szCs w:val="24"/>
                </w:rPr>
                <w:t>(1)</w:t>
              </w:r>
            </w:ins>
          </w:p>
        </w:tc>
      </w:tr>
      <w:tr w:rsidR="00317F55" w:rsidRPr="00D670E6" w14:paraId="5A77B1AD" w14:textId="77777777" w:rsidTr="00327527">
        <w:trPr>
          <w:trHeight w:val="272"/>
          <w:ins w:id="2010"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05B20C1" w14:textId="77777777" w:rsidR="00317F55" w:rsidRPr="00D670E6" w:rsidRDefault="00317F55" w:rsidP="00327527">
            <w:pPr>
              <w:spacing w:after="0" w:line="240" w:lineRule="auto"/>
              <w:rPr>
                <w:ins w:id="2011" w:author="Client" w:date="2023-02-06T18:03:00Z"/>
                <w:rFonts w:ascii="Times New Roman" w:eastAsia="Times New Roman" w:hAnsi="Times New Roman"/>
                <w:sz w:val="24"/>
                <w:szCs w:val="24"/>
              </w:rPr>
            </w:pPr>
            <w:ins w:id="2012" w:author="Client" w:date="2023-02-06T18:03:00Z">
              <w:r w:rsidRPr="00D670E6">
                <w:rPr>
                  <w:rFonts w:ascii="Times New Roman" w:eastAsia="Times New Roman" w:hAnsi="Times New Roman"/>
                  <w:sz w:val="24"/>
                  <w:szCs w:val="24"/>
                </w:rPr>
                <w:t xml:space="preserve">1. </w:t>
              </w:r>
              <w:r>
                <w:rPr>
                  <w:rFonts w:ascii="Times New Roman" w:eastAsia="Times New Roman" w:hAnsi="Times New Roman"/>
                  <w:sz w:val="24"/>
                  <w:szCs w:val="24"/>
                </w:rPr>
                <w:t xml:space="preserve"> It increases my sales.</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044FC7" w14:textId="77777777" w:rsidR="00317F55" w:rsidRPr="00D670E6" w:rsidRDefault="00317F55" w:rsidP="00327527">
            <w:pPr>
              <w:spacing w:after="0" w:line="480" w:lineRule="auto"/>
              <w:rPr>
                <w:ins w:id="2013"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753998" w14:textId="77777777" w:rsidR="00317F55" w:rsidRPr="00D670E6" w:rsidRDefault="00317F55" w:rsidP="00327527">
            <w:pPr>
              <w:spacing w:after="0" w:line="480" w:lineRule="auto"/>
              <w:rPr>
                <w:ins w:id="2014"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2F4DD1" w14:textId="77777777" w:rsidR="00317F55" w:rsidRPr="00D670E6" w:rsidRDefault="00317F55" w:rsidP="00327527">
            <w:pPr>
              <w:spacing w:after="0" w:line="480" w:lineRule="auto"/>
              <w:rPr>
                <w:ins w:id="2015"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C91D59" w14:textId="77777777" w:rsidR="00317F55" w:rsidRPr="00D670E6" w:rsidRDefault="00317F55" w:rsidP="00327527">
            <w:pPr>
              <w:spacing w:after="0" w:line="480" w:lineRule="auto"/>
              <w:rPr>
                <w:ins w:id="2016" w:author="Client" w:date="2023-02-06T18:03:00Z"/>
                <w:rFonts w:ascii="Times New Roman" w:eastAsia="Times New Roman" w:hAnsi="Times New Roman"/>
                <w:sz w:val="20"/>
                <w:szCs w:val="20"/>
              </w:rPr>
            </w:pPr>
          </w:p>
        </w:tc>
      </w:tr>
      <w:tr w:rsidR="00317F55" w:rsidRPr="00D670E6" w14:paraId="77B8CE3E" w14:textId="77777777" w:rsidTr="00327527">
        <w:trPr>
          <w:trHeight w:val="298"/>
          <w:ins w:id="2017"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CE82B97" w14:textId="77777777" w:rsidR="00317F55" w:rsidRPr="00D670E6" w:rsidRDefault="00317F55" w:rsidP="00327527">
            <w:pPr>
              <w:spacing w:after="0" w:line="240" w:lineRule="auto"/>
              <w:rPr>
                <w:ins w:id="2018" w:author="Client" w:date="2023-02-06T18:03:00Z"/>
                <w:rFonts w:ascii="Times New Roman" w:eastAsia="Times New Roman" w:hAnsi="Times New Roman"/>
                <w:sz w:val="24"/>
                <w:szCs w:val="24"/>
              </w:rPr>
            </w:pPr>
            <w:ins w:id="2019" w:author="Client" w:date="2023-02-06T18:03:00Z">
              <w:r w:rsidRPr="00D670E6">
                <w:rPr>
                  <w:rFonts w:ascii="Times New Roman" w:eastAsia="Times New Roman" w:hAnsi="Times New Roman"/>
                  <w:sz w:val="24"/>
                  <w:szCs w:val="24"/>
                </w:rPr>
                <w:t>2.</w:t>
              </w:r>
              <w:r>
                <w:rPr>
                  <w:rFonts w:ascii="Times New Roman" w:eastAsia="Times New Roman" w:hAnsi="Times New Roman"/>
                  <w:sz w:val="24"/>
                  <w:szCs w:val="24"/>
                </w:rPr>
                <w:t xml:space="preserve"> It gains me more buyer/customers.</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DD0F5B" w14:textId="77777777" w:rsidR="00317F55" w:rsidRPr="00D670E6" w:rsidRDefault="00317F55" w:rsidP="00327527">
            <w:pPr>
              <w:spacing w:after="0" w:line="480" w:lineRule="auto"/>
              <w:rPr>
                <w:ins w:id="2020"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A2E530" w14:textId="77777777" w:rsidR="00317F55" w:rsidRPr="00D670E6" w:rsidRDefault="00317F55" w:rsidP="00327527">
            <w:pPr>
              <w:spacing w:after="0" w:line="480" w:lineRule="auto"/>
              <w:rPr>
                <w:ins w:id="2021"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3F0EB8" w14:textId="77777777" w:rsidR="00317F55" w:rsidRPr="00D670E6" w:rsidRDefault="00317F55" w:rsidP="00327527">
            <w:pPr>
              <w:spacing w:after="0" w:line="480" w:lineRule="auto"/>
              <w:rPr>
                <w:ins w:id="2022"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249018" w14:textId="77777777" w:rsidR="00317F55" w:rsidRPr="00D670E6" w:rsidRDefault="00317F55" w:rsidP="00327527">
            <w:pPr>
              <w:spacing w:after="0" w:line="480" w:lineRule="auto"/>
              <w:rPr>
                <w:ins w:id="2023" w:author="Client" w:date="2023-02-06T18:03:00Z"/>
                <w:rFonts w:ascii="Times New Roman" w:eastAsia="Times New Roman" w:hAnsi="Times New Roman"/>
                <w:sz w:val="20"/>
                <w:szCs w:val="20"/>
              </w:rPr>
            </w:pPr>
          </w:p>
        </w:tc>
      </w:tr>
      <w:tr w:rsidR="00317F55" w:rsidRPr="00D670E6" w14:paraId="1123FF0C" w14:textId="77777777" w:rsidTr="00327527">
        <w:trPr>
          <w:trHeight w:val="181"/>
          <w:ins w:id="2024"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CD2573" w14:textId="77777777" w:rsidR="00317F55" w:rsidRPr="00D670E6" w:rsidRDefault="00317F55" w:rsidP="00327527">
            <w:pPr>
              <w:spacing w:after="0" w:line="240" w:lineRule="auto"/>
              <w:rPr>
                <w:ins w:id="2025" w:author="Client" w:date="2023-02-06T18:03:00Z"/>
                <w:rFonts w:ascii="Times New Roman" w:eastAsia="Times New Roman" w:hAnsi="Times New Roman"/>
                <w:sz w:val="24"/>
                <w:szCs w:val="24"/>
              </w:rPr>
            </w:pPr>
            <w:ins w:id="2026" w:author="Client" w:date="2023-02-06T18:03:00Z">
              <w:r w:rsidRPr="00D670E6">
                <w:rPr>
                  <w:rFonts w:ascii="Times New Roman" w:eastAsia="Times New Roman" w:hAnsi="Times New Roman"/>
                  <w:sz w:val="24"/>
                  <w:szCs w:val="24"/>
                </w:rPr>
                <w:t xml:space="preserve">3. </w:t>
              </w:r>
              <w:r>
                <w:rPr>
                  <w:rFonts w:ascii="Times New Roman" w:eastAsia="Times New Roman" w:hAnsi="Times New Roman"/>
                  <w:sz w:val="24"/>
                  <w:szCs w:val="24"/>
                </w:rPr>
                <w:t>It widens my target market.</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22693E" w14:textId="77777777" w:rsidR="00317F55" w:rsidRPr="00D670E6" w:rsidRDefault="00317F55" w:rsidP="00327527">
            <w:pPr>
              <w:spacing w:after="0" w:line="480" w:lineRule="auto"/>
              <w:rPr>
                <w:ins w:id="2027"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2C5FC5" w14:textId="77777777" w:rsidR="00317F55" w:rsidRPr="00D670E6" w:rsidRDefault="00317F55" w:rsidP="00327527">
            <w:pPr>
              <w:spacing w:after="0" w:line="480" w:lineRule="auto"/>
              <w:rPr>
                <w:ins w:id="2028"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62BFCB" w14:textId="77777777" w:rsidR="00317F55" w:rsidRPr="00D670E6" w:rsidRDefault="00317F55" w:rsidP="00327527">
            <w:pPr>
              <w:spacing w:after="0" w:line="480" w:lineRule="auto"/>
              <w:rPr>
                <w:ins w:id="2029"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647D34" w14:textId="77777777" w:rsidR="00317F55" w:rsidRPr="00D670E6" w:rsidRDefault="00317F55" w:rsidP="00327527">
            <w:pPr>
              <w:spacing w:after="0" w:line="480" w:lineRule="auto"/>
              <w:rPr>
                <w:ins w:id="2030" w:author="Client" w:date="2023-02-06T18:03:00Z"/>
                <w:rFonts w:ascii="Times New Roman" w:eastAsia="Times New Roman" w:hAnsi="Times New Roman"/>
                <w:sz w:val="20"/>
                <w:szCs w:val="20"/>
              </w:rPr>
            </w:pPr>
          </w:p>
        </w:tc>
      </w:tr>
      <w:tr w:rsidR="00317F55" w:rsidRPr="00D670E6" w14:paraId="0DC4313D" w14:textId="77777777" w:rsidTr="00327527">
        <w:trPr>
          <w:trHeight w:val="216"/>
          <w:ins w:id="2031"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FC29F4" w14:textId="77777777" w:rsidR="00317F55" w:rsidRPr="00D670E6" w:rsidRDefault="00317F55" w:rsidP="00327527">
            <w:pPr>
              <w:spacing w:after="240" w:line="240" w:lineRule="auto"/>
              <w:rPr>
                <w:ins w:id="2032" w:author="Client" w:date="2023-02-06T18:03:00Z"/>
                <w:rFonts w:ascii="Times New Roman" w:eastAsia="Times New Roman" w:hAnsi="Times New Roman"/>
                <w:sz w:val="24"/>
                <w:szCs w:val="24"/>
              </w:rPr>
            </w:pPr>
            <w:ins w:id="2033" w:author="Client" w:date="2023-02-06T18:03:00Z">
              <w:r>
                <w:rPr>
                  <w:rFonts w:ascii="Times New Roman" w:eastAsia="Times New Roman" w:hAnsi="Times New Roman"/>
                  <w:sz w:val="24"/>
                  <w:szCs w:val="24"/>
                </w:rPr>
                <w:t>4.  It makes my business grow.</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E25120" w14:textId="77777777" w:rsidR="00317F55" w:rsidRPr="00D670E6" w:rsidRDefault="00317F55" w:rsidP="00327527">
            <w:pPr>
              <w:spacing w:after="240" w:line="480" w:lineRule="auto"/>
              <w:rPr>
                <w:ins w:id="2034"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4F3082" w14:textId="77777777" w:rsidR="00317F55" w:rsidRPr="00D670E6" w:rsidRDefault="00317F55" w:rsidP="00327527">
            <w:pPr>
              <w:spacing w:after="0" w:line="480" w:lineRule="auto"/>
              <w:rPr>
                <w:ins w:id="2035"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04DD0B" w14:textId="77777777" w:rsidR="00317F55" w:rsidRPr="00D670E6" w:rsidRDefault="00317F55" w:rsidP="00327527">
            <w:pPr>
              <w:spacing w:after="0" w:line="480" w:lineRule="auto"/>
              <w:rPr>
                <w:ins w:id="2036"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A0C577" w14:textId="77777777" w:rsidR="00317F55" w:rsidRPr="00D670E6" w:rsidRDefault="00317F55" w:rsidP="00327527">
            <w:pPr>
              <w:spacing w:after="0" w:line="480" w:lineRule="auto"/>
              <w:rPr>
                <w:ins w:id="2037" w:author="Client" w:date="2023-02-06T18:03:00Z"/>
                <w:rFonts w:ascii="Times New Roman" w:eastAsia="Times New Roman" w:hAnsi="Times New Roman"/>
                <w:sz w:val="20"/>
                <w:szCs w:val="20"/>
              </w:rPr>
            </w:pPr>
          </w:p>
        </w:tc>
      </w:tr>
      <w:tr w:rsidR="00317F55" w:rsidRPr="00D670E6" w14:paraId="67594B6B" w14:textId="77777777" w:rsidTr="00327527">
        <w:trPr>
          <w:trHeight w:val="156"/>
          <w:ins w:id="2038"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AA19DD1" w14:textId="77777777" w:rsidR="00317F55" w:rsidRPr="00D670E6" w:rsidRDefault="00317F55" w:rsidP="00327527">
            <w:pPr>
              <w:spacing w:after="0" w:line="240" w:lineRule="auto"/>
              <w:rPr>
                <w:ins w:id="2039" w:author="Client" w:date="2023-02-06T18:03:00Z"/>
                <w:rFonts w:ascii="Times New Roman" w:eastAsia="Times New Roman" w:hAnsi="Times New Roman"/>
                <w:sz w:val="24"/>
                <w:szCs w:val="24"/>
              </w:rPr>
            </w:pPr>
            <w:ins w:id="2040" w:author="Client" w:date="2023-02-06T18:03:00Z">
              <w:r w:rsidRPr="00D670E6">
                <w:rPr>
                  <w:rFonts w:ascii="Times New Roman" w:eastAsia="Times New Roman" w:hAnsi="Times New Roman"/>
                  <w:sz w:val="24"/>
                  <w:szCs w:val="24"/>
                </w:rPr>
                <w:t xml:space="preserve">5. </w:t>
              </w:r>
              <w:r>
                <w:rPr>
                  <w:rFonts w:ascii="Times New Roman" w:eastAsia="Times New Roman" w:hAnsi="Times New Roman"/>
                  <w:sz w:val="24"/>
                  <w:szCs w:val="24"/>
                </w:rPr>
                <w:t>It gives good reputation to my business.</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303EA7" w14:textId="77777777" w:rsidR="00317F55" w:rsidRPr="00D670E6" w:rsidRDefault="00317F55" w:rsidP="00327527">
            <w:pPr>
              <w:spacing w:after="0" w:line="480" w:lineRule="auto"/>
              <w:rPr>
                <w:ins w:id="2041"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E083CF" w14:textId="77777777" w:rsidR="00317F55" w:rsidRPr="00D670E6" w:rsidRDefault="00317F55" w:rsidP="00327527">
            <w:pPr>
              <w:spacing w:after="0" w:line="480" w:lineRule="auto"/>
              <w:rPr>
                <w:ins w:id="2042"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2D4854" w14:textId="77777777" w:rsidR="00317F55" w:rsidRPr="00D670E6" w:rsidRDefault="00317F55" w:rsidP="00327527">
            <w:pPr>
              <w:spacing w:after="0" w:line="480" w:lineRule="auto"/>
              <w:rPr>
                <w:ins w:id="2043"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3CBE31" w14:textId="77777777" w:rsidR="00317F55" w:rsidRPr="00D670E6" w:rsidRDefault="00317F55" w:rsidP="00327527">
            <w:pPr>
              <w:spacing w:after="0" w:line="480" w:lineRule="auto"/>
              <w:rPr>
                <w:ins w:id="2044" w:author="Client" w:date="2023-02-06T18:03:00Z"/>
                <w:rFonts w:ascii="Times New Roman" w:eastAsia="Times New Roman" w:hAnsi="Times New Roman"/>
                <w:sz w:val="20"/>
                <w:szCs w:val="20"/>
              </w:rPr>
            </w:pPr>
          </w:p>
        </w:tc>
      </w:tr>
    </w:tbl>
    <w:p w14:paraId="67AF3E1B" w14:textId="77777777" w:rsidR="00317F55" w:rsidRDefault="00317F55" w:rsidP="00317F55">
      <w:pPr>
        <w:spacing w:line="480" w:lineRule="auto"/>
        <w:jc w:val="both"/>
        <w:rPr>
          <w:ins w:id="2045" w:author="Client" w:date="2023-02-06T18:03:00Z"/>
          <w:rFonts w:ascii="Times New Roman" w:hAnsi="Times New Roman"/>
          <w:sz w:val="24"/>
          <w:szCs w:val="24"/>
        </w:rPr>
      </w:pPr>
    </w:p>
    <w:p w14:paraId="48EE83C6" w14:textId="20F184C5" w:rsidR="00317F55" w:rsidRDefault="00317F55" w:rsidP="00317F55">
      <w:pPr>
        <w:spacing w:after="0" w:line="480" w:lineRule="auto"/>
        <w:jc w:val="center"/>
        <w:rPr>
          <w:ins w:id="2046" w:author="Client" w:date="2023-02-06T18:14:00Z"/>
          <w:rFonts w:ascii="Times New Roman" w:eastAsia="Times New Roman" w:hAnsi="Times New Roman"/>
          <w:b/>
          <w:bCs/>
          <w:color w:val="000000"/>
          <w:sz w:val="24"/>
          <w:szCs w:val="24"/>
        </w:rPr>
      </w:pPr>
    </w:p>
    <w:p w14:paraId="6C7F4FA8" w14:textId="77777777" w:rsidR="00317F55" w:rsidRDefault="00317F55" w:rsidP="00317F55">
      <w:pPr>
        <w:spacing w:after="0" w:line="480" w:lineRule="auto"/>
        <w:jc w:val="center"/>
        <w:rPr>
          <w:ins w:id="2047" w:author="Client" w:date="2023-02-06T18:03:00Z"/>
          <w:rFonts w:ascii="Times New Roman" w:eastAsia="Times New Roman" w:hAnsi="Times New Roman"/>
          <w:b/>
          <w:bCs/>
          <w:color w:val="000000"/>
          <w:sz w:val="24"/>
          <w:szCs w:val="24"/>
        </w:rPr>
      </w:pPr>
    </w:p>
    <w:tbl>
      <w:tblPr>
        <w:tblpPr w:leftFromText="180" w:rightFromText="180" w:vertAnchor="text" w:horzAnchor="margin" w:tblpY="452"/>
        <w:tblW w:w="8210" w:type="dxa"/>
        <w:tblCellMar>
          <w:left w:w="0" w:type="dxa"/>
          <w:right w:w="0" w:type="dxa"/>
        </w:tblCellMar>
        <w:tblLook w:val="04A0" w:firstRow="1" w:lastRow="0" w:firstColumn="1" w:lastColumn="0" w:noHBand="0" w:noVBand="1"/>
      </w:tblPr>
      <w:tblGrid>
        <w:gridCol w:w="2669"/>
        <w:gridCol w:w="1629"/>
        <w:gridCol w:w="890"/>
        <w:gridCol w:w="1277"/>
        <w:gridCol w:w="1745"/>
      </w:tblGrid>
      <w:tr w:rsidR="00317F55" w:rsidRPr="00D670E6" w14:paraId="6FFF6676" w14:textId="77777777" w:rsidTr="00327527">
        <w:trPr>
          <w:trHeight w:val="69"/>
          <w:ins w:id="2048" w:author="Client" w:date="2023-02-06T18:03:00Z"/>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1422756" w14:textId="77777777" w:rsidR="00317F55" w:rsidRPr="00D670E6" w:rsidRDefault="00317F55" w:rsidP="00327527">
            <w:pPr>
              <w:spacing w:after="0" w:line="480" w:lineRule="auto"/>
              <w:rPr>
                <w:ins w:id="2049" w:author="Client" w:date="2023-02-06T18:03:00Z"/>
                <w:rFonts w:ascii="Times New Roman" w:eastAsia="Times New Roman" w:hAnsi="Times New Roman"/>
                <w:sz w:val="24"/>
                <w:szCs w:val="24"/>
              </w:rPr>
            </w:pPr>
            <w:ins w:id="2050" w:author="Client" w:date="2023-02-06T18:03:00Z">
              <w:r w:rsidRPr="00D670E6">
                <w:rPr>
                  <w:rFonts w:ascii="Times New Roman" w:eastAsia="Times New Roman" w:hAnsi="Times New Roman"/>
                  <w:sz w:val="24"/>
                  <w:szCs w:val="24"/>
                </w:rPr>
                <w:t>PART II</w:t>
              </w:r>
            </w:ins>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61EBD100" w14:textId="77777777" w:rsidR="00317F55" w:rsidRPr="00D670E6" w:rsidRDefault="00317F55" w:rsidP="00327527">
            <w:pPr>
              <w:spacing w:after="0" w:line="480" w:lineRule="auto"/>
              <w:rPr>
                <w:ins w:id="2051"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EBDE723" w14:textId="77777777" w:rsidR="00317F55" w:rsidRPr="00D670E6" w:rsidRDefault="00317F55" w:rsidP="00327527">
            <w:pPr>
              <w:spacing w:after="0" w:line="480" w:lineRule="auto"/>
              <w:rPr>
                <w:ins w:id="2052"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658EB80" w14:textId="77777777" w:rsidR="00317F55" w:rsidRPr="00D670E6" w:rsidRDefault="00317F55" w:rsidP="00327527">
            <w:pPr>
              <w:spacing w:after="0" w:line="480" w:lineRule="auto"/>
              <w:rPr>
                <w:ins w:id="2053"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5C4F79C5" w14:textId="77777777" w:rsidR="00317F55" w:rsidRPr="00D670E6" w:rsidRDefault="00317F55" w:rsidP="00327527">
            <w:pPr>
              <w:spacing w:after="0" w:line="480" w:lineRule="auto"/>
              <w:rPr>
                <w:ins w:id="2054" w:author="Client" w:date="2023-02-06T18:03:00Z"/>
                <w:rFonts w:ascii="Times New Roman" w:eastAsia="Times New Roman" w:hAnsi="Times New Roman"/>
                <w:sz w:val="20"/>
                <w:szCs w:val="20"/>
              </w:rPr>
            </w:pPr>
          </w:p>
        </w:tc>
      </w:tr>
      <w:tr w:rsidR="00317F55" w:rsidRPr="00D670E6" w14:paraId="3E27CFFD" w14:textId="77777777" w:rsidTr="00327527">
        <w:trPr>
          <w:trHeight w:val="154"/>
          <w:ins w:id="2055"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40AAC49" w14:textId="77777777" w:rsidR="00317F55" w:rsidRPr="00D670E6" w:rsidRDefault="00317F55" w:rsidP="00327527">
            <w:pPr>
              <w:spacing w:after="0" w:line="240" w:lineRule="auto"/>
              <w:rPr>
                <w:ins w:id="2056" w:author="Client" w:date="2023-02-06T18:03:00Z"/>
                <w:rFonts w:ascii="Times New Roman" w:eastAsia="Times New Roman" w:hAnsi="Times New Roman"/>
                <w:sz w:val="24"/>
                <w:szCs w:val="24"/>
              </w:rPr>
            </w:pPr>
            <w:ins w:id="2057" w:author="Client" w:date="2023-02-06T18:03:00Z">
              <w:r>
                <w:rPr>
                  <w:rFonts w:ascii="Times New Roman" w:eastAsia="Times New Roman" w:hAnsi="Times New Roman"/>
                  <w:sz w:val="24"/>
                  <w:szCs w:val="24"/>
                </w:rPr>
                <w:t>Process innovation</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804A42" w14:textId="77777777" w:rsidR="00317F55" w:rsidRDefault="00317F55" w:rsidP="00327527">
            <w:pPr>
              <w:spacing w:after="0" w:line="240" w:lineRule="auto"/>
              <w:jc w:val="center"/>
              <w:rPr>
                <w:ins w:id="2058" w:author="Client" w:date="2023-02-06T18:03:00Z"/>
                <w:rFonts w:ascii="Times New Roman" w:eastAsia="Times New Roman" w:hAnsi="Times New Roman"/>
                <w:sz w:val="24"/>
                <w:szCs w:val="24"/>
              </w:rPr>
            </w:pPr>
            <w:ins w:id="2059" w:author="Client" w:date="2023-02-06T18:03:00Z">
              <w:r w:rsidRPr="00D670E6">
                <w:rPr>
                  <w:rFonts w:ascii="Times New Roman" w:eastAsia="Times New Roman" w:hAnsi="Times New Roman"/>
                  <w:sz w:val="24"/>
                  <w:szCs w:val="24"/>
                </w:rPr>
                <w:t>STRON</w:t>
              </w:r>
              <w:r>
                <w:rPr>
                  <w:rFonts w:ascii="Times New Roman" w:eastAsia="Times New Roman" w:hAnsi="Times New Roman"/>
                  <w:sz w:val="24"/>
                  <w:szCs w:val="24"/>
                </w:rPr>
                <w:t>G</w:t>
              </w:r>
              <w:r w:rsidRPr="00D670E6">
                <w:rPr>
                  <w:rFonts w:ascii="Times New Roman" w:eastAsia="Times New Roman" w:hAnsi="Times New Roman"/>
                  <w:sz w:val="24"/>
                  <w:szCs w:val="24"/>
                </w:rPr>
                <w:t>LY AGREE</w:t>
              </w:r>
            </w:ins>
          </w:p>
          <w:p w14:paraId="0CAD825F" w14:textId="77777777" w:rsidR="00317F55" w:rsidRPr="00D670E6" w:rsidRDefault="00317F55" w:rsidP="00327527">
            <w:pPr>
              <w:spacing w:after="0" w:line="240" w:lineRule="auto"/>
              <w:jc w:val="center"/>
              <w:rPr>
                <w:ins w:id="2060" w:author="Client" w:date="2023-02-06T18:03:00Z"/>
                <w:rFonts w:ascii="Times New Roman" w:eastAsia="Times New Roman" w:hAnsi="Times New Roman"/>
                <w:sz w:val="24"/>
                <w:szCs w:val="24"/>
              </w:rPr>
            </w:pPr>
            <w:ins w:id="2061" w:author="Client" w:date="2023-02-06T18:03:00Z">
              <w:r>
                <w:rPr>
                  <w:rFonts w:eastAsia="Times New Roman"/>
                </w:rPr>
                <w:t>(4)</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6F396B" w14:textId="77777777" w:rsidR="00317F55" w:rsidRDefault="00317F55" w:rsidP="00327527">
            <w:pPr>
              <w:spacing w:after="0" w:line="240" w:lineRule="auto"/>
              <w:jc w:val="center"/>
              <w:rPr>
                <w:ins w:id="2062" w:author="Client" w:date="2023-02-06T18:03:00Z"/>
                <w:rFonts w:ascii="Times New Roman" w:eastAsia="Times New Roman" w:hAnsi="Times New Roman"/>
                <w:sz w:val="24"/>
                <w:szCs w:val="24"/>
              </w:rPr>
            </w:pPr>
            <w:ins w:id="2063" w:author="Client" w:date="2023-02-06T18:03:00Z">
              <w:r w:rsidRPr="00D670E6">
                <w:rPr>
                  <w:rFonts w:ascii="Times New Roman" w:eastAsia="Times New Roman" w:hAnsi="Times New Roman"/>
                  <w:sz w:val="24"/>
                  <w:szCs w:val="24"/>
                </w:rPr>
                <w:t>AGREE</w:t>
              </w:r>
            </w:ins>
          </w:p>
          <w:p w14:paraId="00FAC5F2" w14:textId="77777777" w:rsidR="00317F55" w:rsidRPr="00D670E6" w:rsidRDefault="00317F55" w:rsidP="00327527">
            <w:pPr>
              <w:spacing w:after="0" w:line="240" w:lineRule="auto"/>
              <w:jc w:val="center"/>
              <w:rPr>
                <w:ins w:id="2064" w:author="Client" w:date="2023-02-06T18:03:00Z"/>
                <w:rFonts w:ascii="Times New Roman" w:eastAsia="Times New Roman" w:hAnsi="Times New Roman"/>
                <w:sz w:val="24"/>
                <w:szCs w:val="24"/>
              </w:rPr>
            </w:pPr>
            <w:ins w:id="2065" w:author="Client" w:date="2023-02-06T18:03:00Z">
              <w:r>
                <w:rPr>
                  <w:rFonts w:ascii="Times New Roman" w:eastAsia="Times New Roman" w:hAnsi="Times New Roman"/>
                  <w:sz w:val="24"/>
                  <w:szCs w:val="24"/>
                </w:rPr>
                <w:t>(3)</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8882FF" w14:textId="77777777" w:rsidR="00317F55" w:rsidRDefault="00317F55" w:rsidP="00327527">
            <w:pPr>
              <w:spacing w:after="0" w:line="240" w:lineRule="auto"/>
              <w:jc w:val="center"/>
              <w:rPr>
                <w:ins w:id="2066" w:author="Client" w:date="2023-02-06T18:03:00Z"/>
                <w:rFonts w:ascii="Times New Roman" w:eastAsia="Times New Roman" w:hAnsi="Times New Roman"/>
                <w:sz w:val="24"/>
                <w:szCs w:val="24"/>
              </w:rPr>
            </w:pPr>
            <w:ins w:id="2067" w:author="Client" w:date="2023-02-06T18:03:00Z">
              <w:r w:rsidRPr="00D670E6">
                <w:rPr>
                  <w:rFonts w:ascii="Times New Roman" w:eastAsia="Times New Roman" w:hAnsi="Times New Roman"/>
                  <w:sz w:val="24"/>
                  <w:szCs w:val="24"/>
                </w:rPr>
                <w:t>DISAGREE</w:t>
              </w:r>
            </w:ins>
          </w:p>
          <w:p w14:paraId="23163F51" w14:textId="77777777" w:rsidR="00317F55" w:rsidRPr="00D670E6" w:rsidRDefault="00317F55" w:rsidP="00327527">
            <w:pPr>
              <w:spacing w:after="0" w:line="240" w:lineRule="auto"/>
              <w:jc w:val="center"/>
              <w:rPr>
                <w:ins w:id="2068" w:author="Client" w:date="2023-02-06T18:03:00Z"/>
                <w:rFonts w:ascii="Times New Roman" w:eastAsia="Times New Roman" w:hAnsi="Times New Roman"/>
                <w:sz w:val="24"/>
                <w:szCs w:val="24"/>
              </w:rPr>
            </w:pPr>
            <w:ins w:id="2069" w:author="Client" w:date="2023-02-06T18:03:00Z">
              <w:r>
                <w:rPr>
                  <w:rFonts w:ascii="Times New Roman" w:eastAsia="Times New Roman" w:hAnsi="Times New Roman"/>
                  <w:sz w:val="24"/>
                  <w:szCs w:val="24"/>
                </w:rPr>
                <w:t>(2)</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87BAC4" w14:textId="77777777" w:rsidR="00317F55" w:rsidRDefault="00317F55" w:rsidP="00327527">
            <w:pPr>
              <w:spacing w:after="0" w:line="240" w:lineRule="auto"/>
              <w:jc w:val="center"/>
              <w:rPr>
                <w:ins w:id="2070" w:author="Client" w:date="2023-02-06T18:03:00Z"/>
                <w:rFonts w:ascii="Times New Roman" w:eastAsia="Times New Roman" w:hAnsi="Times New Roman"/>
                <w:sz w:val="24"/>
                <w:szCs w:val="24"/>
              </w:rPr>
            </w:pPr>
            <w:ins w:id="2071" w:author="Client" w:date="2023-02-06T18:03:00Z">
              <w:r w:rsidRPr="00D670E6">
                <w:rPr>
                  <w:rFonts w:ascii="Times New Roman" w:eastAsia="Times New Roman" w:hAnsi="Times New Roman"/>
                  <w:sz w:val="24"/>
                  <w:szCs w:val="24"/>
                </w:rPr>
                <w:t>STRONGLY DISAGREE</w:t>
              </w:r>
            </w:ins>
          </w:p>
          <w:p w14:paraId="1D14B31B" w14:textId="77777777" w:rsidR="00317F55" w:rsidRPr="00D670E6" w:rsidRDefault="00317F55" w:rsidP="00327527">
            <w:pPr>
              <w:spacing w:after="0" w:line="240" w:lineRule="auto"/>
              <w:jc w:val="center"/>
              <w:rPr>
                <w:ins w:id="2072" w:author="Client" w:date="2023-02-06T18:03:00Z"/>
                <w:rFonts w:ascii="Times New Roman" w:eastAsia="Times New Roman" w:hAnsi="Times New Roman"/>
                <w:sz w:val="24"/>
                <w:szCs w:val="24"/>
              </w:rPr>
            </w:pPr>
            <w:ins w:id="2073" w:author="Client" w:date="2023-02-06T18:03:00Z">
              <w:r>
                <w:rPr>
                  <w:rFonts w:ascii="Times New Roman" w:eastAsia="Times New Roman" w:hAnsi="Times New Roman"/>
                  <w:sz w:val="24"/>
                  <w:szCs w:val="24"/>
                </w:rPr>
                <w:t>(1)</w:t>
              </w:r>
            </w:ins>
          </w:p>
        </w:tc>
      </w:tr>
      <w:tr w:rsidR="00317F55" w:rsidRPr="00D670E6" w14:paraId="7E6C7DB0" w14:textId="77777777" w:rsidTr="00327527">
        <w:trPr>
          <w:trHeight w:val="172"/>
          <w:ins w:id="2074"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862EF72" w14:textId="77777777" w:rsidR="00317F55" w:rsidRPr="00D670E6" w:rsidRDefault="00317F55" w:rsidP="00327527">
            <w:pPr>
              <w:spacing w:after="0" w:line="240" w:lineRule="auto"/>
              <w:rPr>
                <w:ins w:id="2075" w:author="Client" w:date="2023-02-06T18:03:00Z"/>
                <w:rFonts w:ascii="Times New Roman" w:eastAsia="Times New Roman" w:hAnsi="Times New Roman"/>
                <w:sz w:val="24"/>
                <w:szCs w:val="24"/>
              </w:rPr>
            </w:pPr>
            <w:ins w:id="2076" w:author="Client" w:date="2023-02-06T18:03:00Z">
              <w:r w:rsidRPr="00D670E6">
                <w:rPr>
                  <w:rFonts w:ascii="Times New Roman" w:eastAsia="Times New Roman" w:hAnsi="Times New Roman"/>
                  <w:sz w:val="24"/>
                  <w:szCs w:val="24"/>
                </w:rPr>
                <w:t xml:space="preserve">1. </w:t>
              </w:r>
              <w:r>
                <w:rPr>
                  <w:rFonts w:ascii="Times New Roman" w:eastAsia="Times New Roman" w:hAnsi="Times New Roman"/>
                  <w:sz w:val="24"/>
                  <w:szCs w:val="24"/>
                </w:rPr>
                <w:t xml:space="preserve"> It allows me to gain more outcomes.</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88B1FF" w14:textId="77777777" w:rsidR="00317F55" w:rsidRPr="00D670E6" w:rsidRDefault="00317F55" w:rsidP="00327527">
            <w:pPr>
              <w:spacing w:after="0" w:line="480" w:lineRule="auto"/>
              <w:rPr>
                <w:ins w:id="2077"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214559" w14:textId="77777777" w:rsidR="00317F55" w:rsidRPr="00D670E6" w:rsidRDefault="00317F55" w:rsidP="00327527">
            <w:pPr>
              <w:spacing w:after="0" w:line="480" w:lineRule="auto"/>
              <w:rPr>
                <w:ins w:id="2078"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6E4CA3" w14:textId="77777777" w:rsidR="00317F55" w:rsidRPr="00D670E6" w:rsidRDefault="00317F55" w:rsidP="00327527">
            <w:pPr>
              <w:spacing w:after="0" w:line="480" w:lineRule="auto"/>
              <w:rPr>
                <w:ins w:id="2079"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7ED2DE" w14:textId="77777777" w:rsidR="00317F55" w:rsidRPr="00D670E6" w:rsidRDefault="00317F55" w:rsidP="00327527">
            <w:pPr>
              <w:spacing w:after="0" w:line="480" w:lineRule="auto"/>
              <w:rPr>
                <w:ins w:id="2080" w:author="Client" w:date="2023-02-06T18:03:00Z"/>
                <w:rFonts w:ascii="Times New Roman" w:eastAsia="Times New Roman" w:hAnsi="Times New Roman"/>
                <w:sz w:val="20"/>
                <w:szCs w:val="20"/>
              </w:rPr>
            </w:pPr>
          </w:p>
        </w:tc>
      </w:tr>
      <w:tr w:rsidR="00317F55" w:rsidRPr="00D670E6" w14:paraId="14D10F89" w14:textId="77777777" w:rsidTr="00327527">
        <w:trPr>
          <w:trHeight w:val="179"/>
          <w:ins w:id="2081"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31ED07C" w14:textId="77777777" w:rsidR="00317F55" w:rsidRPr="00D670E6" w:rsidRDefault="00317F55" w:rsidP="00327527">
            <w:pPr>
              <w:spacing w:after="0" w:line="240" w:lineRule="auto"/>
              <w:rPr>
                <w:ins w:id="2082" w:author="Client" w:date="2023-02-06T18:03:00Z"/>
                <w:rFonts w:ascii="Times New Roman" w:eastAsia="Times New Roman" w:hAnsi="Times New Roman"/>
                <w:sz w:val="24"/>
                <w:szCs w:val="24"/>
              </w:rPr>
            </w:pPr>
            <w:ins w:id="2083" w:author="Client" w:date="2023-02-06T18:03:00Z">
              <w:r w:rsidRPr="00D670E6">
                <w:rPr>
                  <w:rFonts w:ascii="Times New Roman" w:eastAsia="Times New Roman" w:hAnsi="Times New Roman"/>
                  <w:sz w:val="24"/>
                  <w:szCs w:val="24"/>
                </w:rPr>
                <w:t xml:space="preserve">2. </w:t>
              </w:r>
              <w:r>
                <w:rPr>
                  <w:rFonts w:ascii="Times New Roman" w:eastAsia="Times New Roman" w:hAnsi="Times New Roman"/>
                  <w:sz w:val="24"/>
                  <w:szCs w:val="24"/>
                </w:rPr>
                <w:t>It develops my business efficiency.</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30EF26" w14:textId="77777777" w:rsidR="00317F55" w:rsidRPr="00D670E6" w:rsidRDefault="00317F55" w:rsidP="00327527">
            <w:pPr>
              <w:spacing w:after="0" w:line="480" w:lineRule="auto"/>
              <w:rPr>
                <w:ins w:id="2084"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53774C" w14:textId="77777777" w:rsidR="00317F55" w:rsidRPr="00D670E6" w:rsidRDefault="00317F55" w:rsidP="00327527">
            <w:pPr>
              <w:spacing w:after="0" w:line="480" w:lineRule="auto"/>
              <w:rPr>
                <w:ins w:id="2085"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146711" w14:textId="77777777" w:rsidR="00317F55" w:rsidRPr="00D670E6" w:rsidRDefault="00317F55" w:rsidP="00327527">
            <w:pPr>
              <w:spacing w:after="0" w:line="480" w:lineRule="auto"/>
              <w:rPr>
                <w:ins w:id="2086"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C2C374" w14:textId="77777777" w:rsidR="00317F55" w:rsidRPr="00D670E6" w:rsidRDefault="00317F55" w:rsidP="00327527">
            <w:pPr>
              <w:spacing w:after="0" w:line="480" w:lineRule="auto"/>
              <w:rPr>
                <w:ins w:id="2087" w:author="Client" w:date="2023-02-06T18:03:00Z"/>
                <w:rFonts w:ascii="Times New Roman" w:eastAsia="Times New Roman" w:hAnsi="Times New Roman"/>
                <w:sz w:val="20"/>
                <w:szCs w:val="20"/>
              </w:rPr>
            </w:pPr>
          </w:p>
        </w:tc>
      </w:tr>
      <w:tr w:rsidR="00317F55" w:rsidRPr="00D670E6" w14:paraId="56564BA7" w14:textId="77777777" w:rsidTr="00327527">
        <w:trPr>
          <w:trHeight w:val="179"/>
          <w:ins w:id="2088"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34DBECE" w14:textId="77777777" w:rsidR="00317F55" w:rsidRPr="00D670E6" w:rsidRDefault="00317F55" w:rsidP="00327527">
            <w:pPr>
              <w:spacing w:after="0" w:line="240" w:lineRule="auto"/>
              <w:rPr>
                <w:ins w:id="2089" w:author="Client" w:date="2023-02-06T18:03:00Z"/>
                <w:rFonts w:ascii="Times New Roman" w:eastAsia="Times New Roman" w:hAnsi="Times New Roman"/>
                <w:sz w:val="24"/>
                <w:szCs w:val="24"/>
              </w:rPr>
            </w:pPr>
            <w:ins w:id="2090" w:author="Client" w:date="2023-02-06T18:03:00Z">
              <w:r w:rsidRPr="00D670E6">
                <w:rPr>
                  <w:rFonts w:ascii="Times New Roman" w:eastAsia="Times New Roman" w:hAnsi="Times New Roman"/>
                  <w:sz w:val="24"/>
                  <w:szCs w:val="24"/>
                </w:rPr>
                <w:t xml:space="preserve">3. </w:t>
              </w:r>
              <w:r>
                <w:rPr>
                  <w:rFonts w:ascii="Times New Roman" w:eastAsia="Times New Roman" w:hAnsi="Times New Roman"/>
                  <w:sz w:val="24"/>
                  <w:szCs w:val="24"/>
                </w:rPr>
                <w:t>It develops my business effectiveness.</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9DBBFA" w14:textId="77777777" w:rsidR="00317F55" w:rsidRPr="00D670E6" w:rsidRDefault="00317F55" w:rsidP="00327527">
            <w:pPr>
              <w:spacing w:after="0" w:line="480" w:lineRule="auto"/>
              <w:rPr>
                <w:ins w:id="2091"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41492C" w14:textId="77777777" w:rsidR="00317F55" w:rsidRPr="00D670E6" w:rsidRDefault="00317F55" w:rsidP="00327527">
            <w:pPr>
              <w:spacing w:after="0" w:line="480" w:lineRule="auto"/>
              <w:rPr>
                <w:ins w:id="2092"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A117A4" w14:textId="77777777" w:rsidR="00317F55" w:rsidRPr="00D670E6" w:rsidRDefault="00317F55" w:rsidP="00327527">
            <w:pPr>
              <w:spacing w:after="0" w:line="480" w:lineRule="auto"/>
              <w:rPr>
                <w:ins w:id="2093"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14D5AE" w14:textId="77777777" w:rsidR="00317F55" w:rsidRPr="00D670E6" w:rsidRDefault="00317F55" w:rsidP="00327527">
            <w:pPr>
              <w:spacing w:after="0" w:line="480" w:lineRule="auto"/>
              <w:rPr>
                <w:ins w:id="2094" w:author="Client" w:date="2023-02-06T18:03:00Z"/>
                <w:rFonts w:ascii="Times New Roman" w:eastAsia="Times New Roman" w:hAnsi="Times New Roman"/>
                <w:sz w:val="20"/>
                <w:szCs w:val="20"/>
              </w:rPr>
            </w:pPr>
          </w:p>
        </w:tc>
      </w:tr>
      <w:tr w:rsidR="00317F55" w:rsidRPr="00D670E6" w14:paraId="3FD71272" w14:textId="77777777" w:rsidTr="00327527">
        <w:trPr>
          <w:trHeight w:val="132"/>
          <w:ins w:id="2095"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A11E88" w14:textId="77777777" w:rsidR="00317F55" w:rsidRPr="00D670E6" w:rsidRDefault="00317F55" w:rsidP="00327527">
            <w:pPr>
              <w:spacing w:after="0" w:line="240" w:lineRule="auto"/>
              <w:rPr>
                <w:ins w:id="2096" w:author="Client" w:date="2023-02-06T18:03:00Z"/>
                <w:rFonts w:ascii="Times New Roman" w:eastAsia="Times New Roman" w:hAnsi="Times New Roman"/>
                <w:sz w:val="24"/>
                <w:szCs w:val="24"/>
              </w:rPr>
            </w:pPr>
            <w:ins w:id="2097" w:author="Client" w:date="2023-02-06T18:03:00Z">
              <w:r w:rsidRPr="00D670E6">
                <w:rPr>
                  <w:rFonts w:ascii="Times New Roman" w:eastAsia="Times New Roman" w:hAnsi="Times New Roman"/>
                  <w:sz w:val="24"/>
                  <w:szCs w:val="24"/>
                </w:rPr>
                <w:t>4</w:t>
              </w:r>
              <w:r>
                <w:rPr>
                  <w:rFonts w:ascii="Times New Roman" w:eastAsia="Times New Roman" w:hAnsi="Times New Roman"/>
                  <w:sz w:val="24"/>
                  <w:szCs w:val="24"/>
                </w:rPr>
                <w:t xml:space="preserve">. It </w:t>
              </w:r>
              <w:proofErr w:type="spellStart"/>
              <w:r>
                <w:rPr>
                  <w:rFonts w:ascii="Times New Roman" w:eastAsia="Times New Roman" w:hAnsi="Times New Roman"/>
                  <w:sz w:val="24"/>
                  <w:szCs w:val="24"/>
                </w:rPr>
                <w:t>reducts</w:t>
              </w:r>
              <w:proofErr w:type="spellEnd"/>
              <w:r>
                <w:rPr>
                  <w:rFonts w:ascii="Times New Roman" w:eastAsia="Times New Roman" w:hAnsi="Times New Roman"/>
                  <w:sz w:val="24"/>
                  <w:szCs w:val="24"/>
                </w:rPr>
                <w:t xml:space="preserve"> my overall cost for my product/service.</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1D3195" w14:textId="77777777" w:rsidR="00317F55" w:rsidRPr="00D670E6" w:rsidRDefault="00317F55" w:rsidP="00327527">
            <w:pPr>
              <w:spacing w:after="0" w:line="480" w:lineRule="auto"/>
              <w:rPr>
                <w:ins w:id="2098"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03E35D" w14:textId="77777777" w:rsidR="00317F55" w:rsidRPr="00D670E6" w:rsidRDefault="00317F55" w:rsidP="00327527">
            <w:pPr>
              <w:spacing w:after="0" w:line="480" w:lineRule="auto"/>
              <w:rPr>
                <w:ins w:id="2099"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365682" w14:textId="77777777" w:rsidR="00317F55" w:rsidRPr="00D670E6" w:rsidRDefault="00317F55" w:rsidP="00327527">
            <w:pPr>
              <w:spacing w:after="0" w:line="480" w:lineRule="auto"/>
              <w:rPr>
                <w:ins w:id="2100"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A1661B" w14:textId="77777777" w:rsidR="00317F55" w:rsidRPr="00D670E6" w:rsidRDefault="00317F55" w:rsidP="00327527">
            <w:pPr>
              <w:spacing w:after="0" w:line="480" w:lineRule="auto"/>
              <w:rPr>
                <w:ins w:id="2101" w:author="Client" w:date="2023-02-06T18:03:00Z"/>
                <w:rFonts w:ascii="Times New Roman" w:eastAsia="Times New Roman" w:hAnsi="Times New Roman"/>
                <w:sz w:val="20"/>
                <w:szCs w:val="20"/>
              </w:rPr>
            </w:pPr>
          </w:p>
        </w:tc>
      </w:tr>
      <w:tr w:rsidR="00317F55" w:rsidRPr="00D670E6" w14:paraId="205EB220" w14:textId="77777777" w:rsidTr="00327527">
        <w:trPr>
          <w:trHeight w:val="35"/>
          <w:ins w:id="2102"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8EB7AE7" w14:textId="77777777" w:rsidR="00317F55" w:rsidRPr="00D670E6" w:rsidRDefault="00317F55" w:rsidP="00327527">
            <w:pPr>
              <w:spacing w:after="0" w:line="240" w:lineRule="auto"/>
              <w:rPr>
                <w:ins w:id="2103" w:author="Client" w:date="2023-02-06T18:03:00Z"/>
                <w:rFonts w:ascii="Times New Roman" w:eastAsia="Times New Roman" w:hAnsi="Times New Roman"/>
                <w:sz w:val="24"/>
                <w:szCs w:val="24"/>
              </w:rPr>
            </w:pPr>
            <w:ins w:id="2104" w:author="Client" w:date="2023-02-06T18:03:00Z">
              <w:r w:rsidRPr="00D670E6">
                <w:rPr>
                  <w:rFonts w:ascii="Times New Roman" w:eastAsia="Times New Roman" w:hAnsi="Times New Roman"/>
                  <w:sz w:val="24"/>
                  <w:szCs w:val="24"/>
                </w:rPr>
                <w:t xml:space="preserve">5. </w:t>
              </w:r>
              <w:r>
                <w:rPr>
                  <w:rFonts w:ascii="Times New Roman" w:eastAsia="Times New Roman" w:hAnsi="Times New Roman"/>
                  <w:sz w:val="24"/>
                  <w:szCs w:val="24"/>
                </w:rPr>
                <w:t xml:space="preserve"> It increases the competitiveness of my business.</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D6C171" w14:textId="77777777" w:rsidR="00317F55" w:rsidRPr="00D670E6" w:rsidRDefault="00317F55" w:rsidP="00327527">
            <w:pPr>
              <w:spacing w:after="0" w:line="480" w:lineRule="auto"/>
              <w:rPr>
                <w:ins w:id="2105"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C7D782" w14:textId="77777777" w:rsidR="00317F55" w:rsidRPr="00D670E6" w:rsidRDefault="00317F55" w:rsidP="00327527">
            <w:pPr>
              <w:spacing w:after="0" w:line="480" w:lineRule="auto"/>
              <w:rPr>
                <w:ins w:id="2106"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A34655" w14:textId="77777777" w:rsidR="00317F55" w:rsidRPr="00D670E6" w:rsidRDefault="00317F55" w:rsidP="00327527">
            <w:pPr>
              <w:spacing w:after="0" w:line="480" w:lineRule="auto"/>
              <w:rPr>
                <w:ins w:id="2107"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CDF5E2" w14:textId="77777777" w:rsidR="00317F55" w:rsidRPr="00D670E6" w:rsidRDefault="00317F55" w:rsidP="00327527">
            <w:pPr>
              <w:spacing w:after="0" w:line="480" w:lineRule="auto"/>
              <w:rPr>
                <w:ins w:id="2108" w:author="Client" w:date="2023-02-06T18:03:00Z"/>
                <w:rFonts w:ascii="Times New Roman" w:eastAsia="Times New Roman" w:hAnsi="Times New Roman"/>
                <w:sz w:val="20"/>
                <w:szCs w:val="20"/>
              </w:rPr>
            </w:pPr>
          </w:p>
        </w:tc>
      </w:tr>
    </w:tbl>
    <w:p w14:paraId="6BE432FD" w14:textId="77777777" w:rsidR="00317F55" w:rsidRPr="00904F89" w:rsidRDefault="00317F55" w:rsidP="00317F55">
      <w:pPr>
        <w:spacing w:after="0" w:line="480" w:lineRule="auto"/>
        <w:jc w:val="both"/>
        <w:rPr>
          <w:ins w:id="2109" w:author="Client" w:date="2023-02-06T18:03:00Z"/>
          <w:rFonts w:ascii="Times New Roman" w:eastAsia="Times New Roman" w:hAnsi="Times New Roman"/>
          <w:b/>
          <w:bCs/>
          <w:color w:val="000000"/>
          <w:sz w:val="24"/>
          <w:szCs w:val="24"/>
        </w:rPr>
      </w:pPr>
    </w:p>
    <w:p w14:paraId="2C850B0C" w14:textId="77777777" w:rsidR="00317F55" w:rsidRDefault="00317F55" w:rsidP="00317F55">
      <w:pPr>
        <w:spacing w:after="0" w:line="480" w:lineRule="auto"/>
        <w:jc w:val="both"/>
        <w:rPr>
          <w:ins w:id="2110" w:author="Client" w:date="2023-02-06T18:03:00Z"/>
          <w:rFonts w:ascii="Times New Roman" w:eastAsia="Times New Roman" w:hAnsi="Times New Roman"/>
          <w:b/>
          <w:bCs/>
          <w:color w:val="000000"/>
          <w:sz w:val="24"/>
          <w:szCs w:val="24"/>
        </w:rPr>
      </w:pPr>
    </w:p>
    <w:p w14:paraId="07059E02" w14:textId="77777777" w:rsidR="00317F55" w:rsidRDefault="00317F55" w:rsidP="00317F55">
      <w:pPr>
        <w:spacing w:after="0" w:line="480" w:lineRule="auto"/>
        <w:jc w:val="both"/>
        <w:rPr>
          <w:ins w:id="2111" w:author="Client" w:date="2023-02-06T18:03:00Z"/>
          <w:rFonts w:ascii="Times New Roman" w:eastAsia="Times New Roman" w:hAnsi="Times New Roman"/>
          <w:b/>
          <w:bCs/>
          <w:color w:val="000000"/>
          <w:sz w:val="24"/>
          <w:szCs w:val="24"/>
        </w:rPr>
      </w:pPr>
    </w:p>
    <w:tbl>
      <w:tblPr>
        <w:tblpPr w:leftFromText="180" w:rightFromText="180" w:vertAnchor="text" w:horzAnchor="margin" w:tblpY="129"/>
        <w:tblW w:w="8336" w:type="dxa"/>
        <w:tblCellMar>
          <w:left w:w="0" w:type="dxa"/>
          <w:right w:w="0" w:type="dxa"/>
        </w:tblCellMar>
        <w:tblLook w:val="04A0" w:firstRow="1" w:lastRow="0" w:firstColumn="1" w:lastColumn="0" w:noHBand="0" w:noVBand="1"/>
      </w:tblPr>
      <w:tblGrid>
        <w:gridCol w:w="2950"/>
        <w:gridCol w:w="1566"/>
        <w:gridCol w:w="890"/>
        <w:gridCol w:w="1277"/>
        <w:gridCol w:w="1653"/>
      </w:tblGrid>
      <w:tr w:rsidR="00317F55" w:rsidRPr="00D670E6" w14:paraId="449CDB9A" w14:textId="77777777" w:rsidTr="00327527">
        <w:trPr>
          <w:trHeight w:val="117"/>
          <w:ins w:id="2112" w:author="Client" w:date="2023-02-06T18:03:00Z"/>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D8B739C" w14:textId="77777777" w:rsidR="00317F55" w:rsidRPr="00D670E6" w:rsidRDefault="00317F55" w:rsidP="00327527">
            <w:pPr>
              <w:spacing w:after="0" w:line="480" w:lineRule="auto"/>
              <w:rPr>
                <w:ins w:id="2113" w:author="Client" w:date="2023-02-06T18:03:00Z"/>
                <w:rFonts w:ascii="Times New Roman" w:eastAsia="Times New Roman" w:hAnsi="Times New Roman"/>
                <w:sz w:val="24"/>
                <w:szCs w:val="24"/>
              </w:rPr>
            </w:pPr>
            <w:ins w:id="2114" w:author="Client" w:date="2023-02-06T18:03:00Z">
              <w:r w:rsidRPr="00D670E6">
                <w:rPr>
                  <w:rFonts w:ascii="Times New Roman" w:eastAsia="Times New Roman" w:hAnsi="Times New Roman"/>
                  <w:sz w:val="24"/>
                  <w:szCs w:val="24"/>
                </w:rPr>
                <w:t>PART II</w:t>
              </w:r>
              <w:r>
                <w:rPr>
                  <w:rFonts w:ascii="Times New Roman" w:eastAsia="Times New Roman" w:hAnsi="Times New Roman"/>
                  <w:sz w:val="24"/>
                  <w:szCs w:val="24"/>
                </w:rPr>
                <w:t>I</w:t>
              </w:r>
            </w:ins>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69DF3369" w14:textId="77777777" w:rsidR="00317F55" w:rsidRPr="00D670E6" w:rsidRDefault="00317F55" w:rsidP="00327527">
            <w:pPr>
              <w:spacing w:after="0" w:line="480" w:lineRule="auto"/>
              <w:rPr>
                <w:ins w:id="2115"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2C43A35" w14:textId="77777777" w:rsidR="00317F55" w:rsidRPr="00D670E6" w:rsidRDefault="00317F55" w:rsidP="00327527">
            <w:pPr>
              <w:spacing w:after="0" w:line="480" w:lineRule="auto"/>
              <w:rPr>
                <w:ins w:id="2116"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CF9CEC8" w14:textId="77777777" w:rsidR="00317F55" w:rsidRPr="00D670E6" w:rsidRDefault="00317F55" w:rsidP="00327527">
            <w:pPr>
              <w:spacing w:after="0" w:line="480" w:lineRule="auto"/>
              <w:rPr>
                <w:ins w:id="2117"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67EAC18" w14:textId="77777777" w:rsidR="00317F55" w:rsidRPr="00D670E6" w:rsidRDefault="00317F55" w:rsidP="00327527">
            <w:pPr>
              <w:spacing w:after="0" w:line="480" w:lineRule="auto"/>
              <w:rPr>
                <w:ins w:id="2118" w:author="Client" w:date="2023-02-06T18:03:00Z"/>
                <w:rFonts w:ascii="Times New Roman" w:eastAsia="Times New Roman" w:hAnsi="Times New Roman"/>
                <w:sz w:val="20"/>
                <w:szCs w:val="20"/>
              </w:rPr>
            </w:pPr>
          </w:p>
        </w:tc>
      </w:tr>
      <w:tr w:rsidR="00317F55" w:rsidRPr="00D670E6" w14:paraId="179BE9F0" w14:textId="77777777" w:rsidTr="00327527">
        <w:trPr>
          <w:trHeight w:val="260"/>
          <w:ins w:id="2119"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0A17657" w14:textId="77777777" w:rsidR="00317F55" w:rsidRPr="00D670E6" w:rsidRDefault="00317F55" w:rsidP="00327527">
            <w:pPr>
              <w:spacing w:after="0" w:line="240" w:lineRule="auto"/>
              <w:rPr>
                <w:ins w:id="2120" w:author="Client" w:date="2023-02-06T18:03:00Z"/>
                <w:rFonts w:ascii="Times New Roman" w:eastAsia="Times New Roman" w:hAnsi="Times New Roman"/>
                <w:sz w:val="24"/>
                <w:szCs w:val="24"/>
              </w:rPr>
            </w:pPr>
            <w:ins w:id="2121" w:author="Client" w:date="2023-02-06T18:03:00Z">
              <w:r>
                <w:rPr>
                  <w:rFonts w:ascii="Times New Roman" w:eastAsia="Times New Roman" w:hAnsi="Times New Roman"/>
                  <w:sz w:val="24"/>
                  <w:szCs w:val="24"/>
                </w:rPr>
                <w:t>Technological innovation</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5C7D0" w14:textId="77777777" w:rsidR="00317F55" w:rsidRDefault="00317F55" w:rsidP="00327527">
            <w:pPr>
              <w:spacing w:after="0" w:line="240" w:lineRule="auto"/>
              <w:jc w:val="center"/>
              <w:rPr>
                <w:ins w:id="2122" w:author="Client" w:date="2023-02-06T18:03:00Z"/>
                <w:rFonts w:ascii="Times New Roman" w:eastAsia="Times New Roman" w:hAnsi="Times New Roman"/>
                <w:sz w:val="24"/>
                <w:szCs w:val="24"/>
              </w:rPr>
            </w:pPr>
            <w:ins w:id="2123" w:author="Client" w:date="2023-02-06T18:03:00Z">
              <w:r w:rsidRPr="00D670E6">
                <w:rPr>
                  <w:rFonts w:ascii="Times New Roman" w:eastAsia="Times New Roman" w:hAnsi="Times New Roman"/>
                  <w:sz w:val="24"/>
                  <w:szCs w:val="24"/>
                </w:rPr>
                <w:t>STRON</w:t>
              </w:r>
              <w:r>
                <w:rPr>
                  <w:rFonts w:ascii="Times New Roman" w:eastAsia="Times New Roman" w:hAnsi="Times New Roman"/>
                  <w:sz w:val="24"/>
                  <w:szCs w:val="24"/>
                </w:rPr>
                <w:t>G</w:t>
              </w:r>
              <w:r w:rsidRPr="00D670E6">
                <w:rPr>
                  <w:rFonts w:ascii="Times New Roman" w:eastAsia="Times New Roman" w:hAnsi="Times New Roman"/>
                  <w:sz w:val="24"/>
                  <w:szCs w:val="24"/>
                </w:rPr>
                <w:t>LY AGREE</w:t>
              </w:r>
            </w:ins>
          </w:p>
          <w:p w14:paraId="590F5918" w14:textId="77777777" w:rsidR="00317F55" w:rsidRPr="00D670E6" w:rsidRDefault="00317F55" w:rsidP="00327527">
            <w:pPr>
              <w:spacing w:after="0" w:line="240" w:lineRule="auto"/>
              <w:jc w:val="center"/>
              <w:rPr>
                <w:ins w:id="2124" w:author="Client" w:date="2023-02-06T18:03:00Z"/>
                <w:rFonts w:ascii="Times New Roman" w:eastAsia="Times New Roman" w:hAnsi="Times New Roman"/>
                <w:sz w:val="24"/>
                <w:szCs w:val="24"/>
              </w:rPr>
            </w:pPr>
            <w:ins w:id="2125" w:author="Client" w:date="2023-02-06T18:03:00Z">
              <w:r>
                <w:rPr>
                  <w:rFonts w:eastAsia="Times New Roman"/>
                </w:rPr>
                <w:t>(4)</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D9C217" w14:textId="77777777" w:rsidR="00317F55" w:rsidRDefault="00317F55" w:rsidP="00327527">
            <w:pPr>
              <w:spacing w:after="0" w:line="240" w:lineRule="auto"/>
              <w:jc w:val="center"/>
              <w:rPr>
                <w:ins w:id="2126" w:author="Client" w:date="2023-02-06T18:03:00Z"/>
                <w:rFonts w:ascii="Times New Roman" w:eastAsia="Times New Roman" w:hAnsi="Times New Roman"/>
                <w:sz w:val="24"/>
                <w:szCs w:val="24"/>
              </w:rPr>
            </w:pPr>
            <w:ins w:id="2127" w:author="Client" w:date="2023-02-06T18:03:00Z">
              <w:r w:rsidRPr="00D670E6">
                <w:rPr>
                  <w:rFonts w:ascii="Times New Roman" w:eastAsia="Times New Roman" w:hAnsi="Times New Roman"/>
                  <w:sz w:val="24"/>
                  <w:szCs w:val="24"/>
                </w:rPr>
                <w:t>AGREE</w:t>
              </w:r>
            </w:ins>
          </w:p>
          <w:p w14:paraId="08F7B411" w14:textId="77777777" w:rsidR="00317F55" w:rsidRPr="00D670E6" w:rsidRDefault="00317F55" w:rsidP="00327527">
            <w:pPr>
              <w:spacing w:after="0" w:line="240" w:lineRule="auto"/>
              <w:jc w:val="center"/>
              <w:rPr>
                <w:ins w:id="2128" w:author="Client" w:date="2023-02-06T18:03:00Z"/>
                <w:rFonts w:ascii="Times New Roman" w:eastAsia="Times New Roman" w:hAnsi="Times New Roman"/>
                <w:sz w:val="24"/>
                <w:szCs w:val="24"/>
              </w:rPr>
            </w:pPr>
            <w:ins w:id="2129" w:author="Client" w:date="2023-02-06T18:03:00Z">
              <w:r>
                <w:rPr>
                  <w:rFonts w:ascii="Times New Roman" w:eastAsia="Times New Roman" w:hAnsi="Times New Roman"/>
                  <w:sz w:val="24"/>
                  <w:szCs w:val="24"/>
                </w:rPr>
                <w:t>(3)</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C39D23" w14:textId="77777777" w:rsidR="00317F55" w:rsidRDefault="00317F55" w:rsidP="00327527">
            <w:pPr>
              <w:spacing w:after="0" w:line="240" w:lineRule="auto"/>
              <w:jc w:val="center"/>
              <w:rPr>
                <w:ins w:id="2130" w:author="Client" w:date="2023-02-06T18:03:00Z"/>
                <w:rFonts w:ascii="Times New Roman" w:eastAsia="Times New Roman" w:hAnsi="Times New Roman"/>
                <w:sz w:val="24"/>
                <w:szCs w:val="24"/>
              </w:rPr>
            </w:pPr>
            <w:ins w:id="2131" w:author="Client" w:date="2023-02-06T18:03:00Z">
              <w:r w:rsidRPr="00D670E6">
                <w:rPr>
                  <w:rFonts w:ascii="Times New Roman" w:eastAsia="Times New Roman" w:hAnsi="Times New Roman"/>
                  <w:sz w:val="24"/>
                  <w:szCs w:val="24"/>
                </w:rPr>
                <w:t>DISAGREE</w:t>
              </w:r>
            </w:ins>
          </w:p>
          <w:p w14:paraId="686FFA97" w14:textId="77777777" w:rsidR="00317F55" w:rsidRPr="00D670E6" w:rsidRDefault="00317F55" w:rsidP="00327527">
            <w:pPr>
              <w:spacing w:after="0" w:line="240" w:lineRule="auto"/>
              <w:jc w:val="center"/>
              <w:rPr>
                <w:ins w:id="2132" w:author="Client" w:date="2023-02-06T18:03:00Z"/>
                <w:rFonts w:ascii="Times New Roman" w:eastAsia="Times New Roman" w:hAnsi="Times New Roman"/>
                <w:sz w:val="24"/>
                <w:szCs w:val="24"/>
              </w:rPr>
            </w:pPr>
            <w:ins w:id="2133" w:author="Client" w:date="2023-02-06T18:03:00Z">
              <w:r>
                <w:rPr>
                  <w:rFonts w:ascii="Times New Roman" w:eastAsia="Times New Roman" w:hAnsi="Times New Roman"/>
                  <w:sz w:val="24"/>
                  <w:szCs w:val="24"/>
                </w:rPr>
                <w:t>(2)</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ED5982" w14:textId="77777777" w:rsidR="00317F55" w:rsidRDefault="00317F55" w:rsidP="00327527">
            <w:pPr>
              <w:spacing w:after="0" w:line="240" w:lineRule="auto"/>
              <w:jc w:val="center"/>
              <w:rPr>
                <w:ins w:id="2134" w:author="Client" w:date="2023-02-06T18:03:00Z"/>
                <w:rFonts w:ascii="Times New Roman" w:eastAsia="Times New Roman" w:hAnsi="Times New Roman"/>
                <w:sz w:val="24"/>
                <w:szCs w:val="24"/>
              </w:rPr>
            </w:pPr>
            <w:ins w:id="2135" w:author="Client" w:date="2023-02-06T18:03:00Z">
              <w:r w:rsidRPr="00D670E6">
                <w:rPr>
                  <w:rFonts w:ascii="Times New Roman" w:eastAsia="Times New Roman" w:hAnsi="Times New Roman"/>
                  <w:sz w:val="24"/>
                  <w:szCs w:val="24"/>
                </w:rPr>
                <w:t>STRONGLY DISAGREE</w:t>
              </w:r>
            </w:ins>
          </w:p>
          <w:p w14:paraId="6E8FA438" w14:textId="77777777" w:rsidR="00317F55" w:rsidRPr="00D670E6" w:rsidRDefault="00317F55" w:rsidP="00327527">
            <w:pPr>
              <w:spacing w:after="0" w:line="240" w:lineRule="auto"/>
              <w:jc w:val="center"/>
              <w:rPr>
                <w:ins w:id="2136" w:author="Client" w:date="2023-02-06T18:03:00Z"/>
                <w:rFonts w:ascii="Times New Roman" w:eastAsia="Times New Roman" w:hAnsi="Times New Roman"/>
                <w:sz w:val="24"/>
                <w:szCs w:val="24"/>
              </w:rPr>
            </w:pPr>
            <w:ins w:id="2137" w:author="Client" w:date="2023-02-06T18:03:00Z">
              <w:r>
                <w:rPr>
                  <w:rFonts w:ascii="Times New Roman" w:eastAsia="Times New Roman" w:hAnsi="Times New Roman"/>
                  <w:sz w:val="24"/>
                  <w:szCs w:val="24"/>
                </w:rPr>
                <w:t>(1)</w:t>
              </w:r>
            </w:ins>
          </w:p>
        </w:tc>
      </w:tr>
      <w:tr w:rsidR="00317F55" w:rsidRPr="00D670E6" w14:paraId="23EDAFCD" w14:textId="77777777" w:rsidTr="00327527">
        <w:trPr>
          <w:trHeight w:val="291"/>
          <w:ins w:id="2138"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36A5DC0" w14:textId="77777777" w:rsidR="00317F55" w:rsidRPr="00D670E6" w:rsidRDefault="00317F55" w:rsidP="00327527">
            <w:pPr>
              <w:spacing w:after="0" w:line="240" w:lineRule="auto"/>
              <w:rPr>
                <w:ins w:id="2139" w:author="Client" w:date="2023-02-06T18:03:00Z"/>
                <w:rFonts w:ascii="Times New Roman" w:eastAsia="Times New Roman" w:hAnsi="Times New Roman"/>
                <w:sz w:val="24"/>
                <w:szCs w:val="24"/>
              </w:rPr>
            </w:pPr>
            <w:ins w:id="2140" w:author="Client" w:date="2023-02-06T18:03:00Z">
              <w:r>
                <w:rPr>
                  <w:rFonts w:ascii="Times New Roman" w:hAnsi="Times New Roman"/>
                  <w:sz w:val="24"/>
                </w:rPr>
                <w:t xml:space="preserve">1. </w:t>
              </w:r>
              <w:r w:rsidRPr="00DD7C76">
                <w:rPr>
                  <w:rFonts w:ascii="Times New Roman" w:hAnsi="Times New Roman"/>
                  <w:sz w:val="24"/>
                </w:rPr>
                <w:t xml:space="preserve">It </w:t>
              </w:r>
              <w:r>
                <w:rPr>
                  <w:rFonts w:ascii="Times New Roman" w:hAnsi="Times New Roman"/>
                  <w:sz w:val="24"/>
                </w:rPr>
                <w:t>makes easier transaction for my business.</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9B661E" w14:textId="77777777" w:rsidR="00317F55" w:rsidRPr="00D670E6" w:rsidRDefault="00317F55" w:rsidP="00327527">
            <w:pPr>
              <w:spacing w:after="0" w:line="240" w:lineRule="auto"/>
              <w:rPr>
                <w:ins w:id="2141"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A95ECC" w14:textId="77777777" w:rsidR="00317F55" w:rsidRPr="00D670E6" w:rsidRDefault="00317F55" w:rsidP="00327527">
            <w:pPr>
              <w:spacing w:after="0" w:line="240" w:lineRule="auto"/>
              <w:rPr>
                <w:ins w:id="2142"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A6800B" w14:textId="77777777" w:rsidR="00317F55" w:rsidRPr="00D670E6" w:rsidRDefault="00317F55" w:rsidP="00327527">
            <w:pPr>
              <w:spacing w:after="0" w:line="240" w:lineRule="auto"/>
              <w:rPr>
                <w:ins w:id="2143"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8AE7DC" w14:textId="77777777" w:rsidR="00317F55" w:rsidRPr="00D670E6" w:rsidRDefault="00317F55" w:rsidP="00327527">
            <w:pPr>
              <w:spacing w:after="0" w:line="240" w:lineRule="auto"/>
              <w:rPr>
                <w:ins w:id="2144" w:author="Client" w:date="2023-02-06T18:03:00Z"/>
                <w:rFonts w:ascii="Times New Roman" w:eastAsia="Times New Roman" w:hAnsi="Times New Roman"/>
                <w:sz w:val="20"/>
                <w:szCs w:val="20"/>
              </w:rPr>
            </w:pPr>
          </w:p>
        </w:tc>
      </w:tr>
      <w:tr w:rsidR="00317F55" w:rsidRPr="00D670E6" w14:paraId="1FB20C92" w14:textId="77777777" w:rsidTr="00327527">
        <w:trPr>
          <w:trHeight w:val="303"/>
          <w:ins w:id="2145"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07E0CE2" w14:textId="77777777" w:rsidR="00317F55" w:rsidRPr="00D670E6" w:rsidRDefault="00317F55" w:rsidP="00327527">
            <w:pPr>
              <w:spacing w:after="0" w:line="240" w:lineRule="auto"/>
              <w:rPr>
                <w:ins w:id="2146" w:author="Client" w:date="2023-02-06T18:03:00Z"/>
                <w:rFonts w:ascii="Times New Roman" w:eastAsia="Times New Roman" w:hAnsi="Times New Roman"/>
                <w:sz w:val="24"/>
                <w:szCs w:val="24"/>
              </w:rPr>
            </w:pPr>
            <w:ins w:id="2147" w:author="Client" w:date="2023-02-06T18:03:00Z">
              <w:r w:rsidRPr="00DD7C76">
                <w:rPr>
                  <w:rFonts w:ascii="Times New Roman" w:hAnsi="Times New Roman"/>
                  <w:sz w:val="24"/>
                  <w:szCs w:val="24"/>
                </w:rPr>
                <w:t>2.</w:t>
              </w:r>
              <w:r>
                <w:rPr>
                  <w:rFonts w:ascii="Times New Roman" w:hAnsi="Times New Roman"/>
                  <w:sz w:val="24"/>
                  <w:szCs w:val="24"/>
                </w:rPr>
                <w:t xml:space="preserve"> </w:t>
              </w:r>
              <w:r w:rsidRPr="00DD7C76">
                <w:rPr>
                  <w:rFonts w:ascii="Times New Roman" w:hAnsi="Times New Roman"/>
                  <w:sz w:val="24"/>
                  <w:szCs w:val="24"/>
                </w:rPr>
                <w:t>It</w:t>
              </w:r>
              <w:r>
                <w:rPr>
                  <w:rFonts w:ascii="Times New Roman" w:hAnsi="Times New Roman"/>
                  <w:sz w:val="24"/>
                  <w:szCs w:val="24"/>
                </w:rPr>
                <w:t xml:space="preserve"> makes communication with my customers/buyers faster and easier.</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C129E5" w14:textId="77777777" w:rsidR="00317F55" w:rsidRPr="00D670E6" w:rsidRDefault="00317F55" w:rsidP="00327527">
            <w:pPr>
              <w:spacing w:after="0" w:line="240" w:lineRule="auto"/>
              <w:rPr>
                <w:ins w:id="2148"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711055" w14:textId="77777777" w:rsidR="00317F55" w:rsidRPr="00D670E6" w:rsidRDefault="00317F55" w:rsidP="00327527">
            <w:pPr>
              <w:spacing w:after="0" w:line="240" w:lineRule="auto"/>
              <w:rPr>
                <w:ins w:id="2149"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8C540F" w14:textId="77777777" w:rsidR="00317F55" w:rsidRPr="00D670E6" w:rsidRDefault="00317F55" w:rsidP="00327527">
            <w:pPr>
              <w:spacing w:after="0" w:line="240" w:lineRule="auto"/>
              <w:rPr>
                <w:ins w:id="2150"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81B2B8" w14:textId="77777777" w:rsidR="00317F55" w:rsidRPr="00D670E6" w:rsidRDefault="00317F55" w:rsidP="00327527">
            <w:pPr>
              <w:spacing w:after="0" w:line="240" w:lineRule="auto"/>
              <w:rPr>
                <w:ins w:id="2151" w:author="Client" w:date="2023-02-06T18:03:00Z"/>
                <w:rFonts w:ascii="Times New Roman" w:eastAsia="Times New Roman" w:hAnsi="Times New Roman"/>
                <w:sz w:val="20"/>
                <w:szCs w:val="20"/>
              </w:rPr>
            </w:pPr>
          </w:p>
        </w:tc>
      </w:tr>
      <w:tr w:rsidR="00317F55" w:rsidRPr="00D670E6" w14:paraId="4B9F1A7C" w14:textId="77777777" w:rsidTr="00327527">
        <w:trPr>
          <w:trHeight w:val="303"/>
          <w:ins w:id="2152"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C98FAB5" w14:textId="77777777" w:rsidR="00317F55" w:rsidRPr="00D670E6" w:rsidRDefault="00317F55" w:rsidP="00327527">
            <w:pPr>
              <w:spacing w:after="0" w:line="240" w:lineRule="auto"/>
              <w:rPr>
                <w:ins w:id="2153" w:author="Client" w:date="2023-02-06T18:03:00Z"/>
                <w:rFonts w:ascii="Times New Roman" w:eastAsia="Times New Roman" w:hAnsi="Times New Roman"/>
                <w:sz w:val="24"/>
                <w:szCs w:val="24"/>
              </w:rPr>
            </w:pPr>
            <w:ins w:id="2154" w:author="Client" w:date="2023-02-06T18:03:00Z">
              <w:r>
                <w:rPr>
                  <w:rFonts w:ascii="Times New Roman" w:hAnsi="Times New Roman"/>
                  <w:sz w:val="24"/>
                  <w:szCs w:val="24"/>
                </w:rPr>
                <w:t>3. It makes my easier to access.</w:t>
              </w:r>
              <w:r>
                <w:rPr>
                  <w:rFonts w:ascii="Times New Roman" w:hAnsi="Times New Roman"/>
                  <w:sz w:val="24"/>
                  <w:szCs w:val="24"/>
                </w:rPr>
                <w:tab/>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D6B809" w14:textId="77777777" w:rsidR="00317F55" w:rsidRPr="00D670E6" w:rsidRDefault="00317F55" w:rsidP="00327527">
            <w:pPr>
              <w:spacing w:after="0" w:line="240" w:lineRule="auto"/>
              <w:rPr>
                <w:ins w:id="2155"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5F19A5" w14:textId="77777777" w:rsidR="00317F55" w:rsidRPr="00D670E6" w:rsidRDefault="00317F55" w:rsidP="00327527">
            <w:pPr>
              <w:spacing w:after="0" w:line="240" w:lineRule="auto"/>
              <w:rPr>
                <w:ins w:id="2156"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67A9C1" w14:textId="77777777" w:rsidR="00317F55" w:rsidRPr="00D670E6" w:rsidRDefault="00317F55" w:rsidP="00327527">
            <w:pPr>
              <w:spacing w:after="0" w:line="240" w:lineRule="auto"/>
              <w:rPr>
                <w:ins w:id="2157"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E830A6" w14:textId="77777777" w:rsidR="00317F55" w:rsidRPr="00D670E6" w:rsidRDefault="00317F55" w:rsidP="00327527">
            <w:pPr>
              <w:spacing w:after="0" w:line="240" w:lineRule="auto"/>
              <w:rPr>
                <w:ins w:id="2158" w:author="Client" w:date="2023-02-06T18:03:00Z"/>
                <w:rFonts w:ascii="Times New Roman" w:eastAsia="Times New Roman" w:hAnsi="Times New Roman"/>
                <w:sz w:val="20"/>
                <w:szCs w:val="20"/>
              </w:rPr>
            </w:pPr>
          </w:p>
        </w:tc>
      </w:tr>
      <w:tr w:rsidR="00317F55" w:rsidRPr="00D670E6" w14:paraId="45EA1552" w14:textId="77777777" w:rsidTr="00327527">
        <w:trPr>
          <w:trHeight w:val="223"/>
          <w:ins w:id="2159"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1C7DA25" w14:textId="77777777" w:rsidR="00317F55" w:rsidRPr="00D670E6" w:rsidRDefault="00317F55" w:rsidP="00327527">
            <w:pPr>
              <w:spacing w:after="0" w:line="240" w:lineRule="auto"/>
              <w:rPr>
                <w:ins w:id="2160" w:author="Client" w:date="2023-02-06T18:03:00Z"/>
                <w:rFonts w:ascii="Times New Roman" w:eastAsia="Times New Roman" w:hAnsi="Times New Roman"/>
                <w:sz w:val="24"/>
                <w:szCs w:val="24"/>
              </w:rPr>
            </w:pPr>
            <w:ins w:id="2161" w:author="Client" w:date="2023-02-06T18:03:00Z">
              <w:r>
                <w:rPr>
                  <w:rFonts w:ascii="Times New Roman" w:hAnsi="Times New Roman"/>
                  <w:sz w:val="24"/>
                  <w:szCs w:val="24"/>
                </w:rPr>
                <w:t>4. It can improve my business value and  recognition.</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0881C6" w14:textId="77777777" w:rsidR="00317F55" w:rsidRPr="00D670E6" w:rsidRDefault="00317F55" w:rsidP="00327527">
            <w:pPr>
              <w:spacing w:after="0" w:line="240" w:lineRule="auto"/>
              <w:rPr>
                <w:ins w:id="2162"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677BF1" w14:textId="77777777" w:rsidR="00317F55" w:rsidRPr="00D670E6" w:rsidRDefault="00317F55" w:rsidP="00327527">
            <w:pPr>
              <w:spacing w:after="0" w:line="240" w:lineRule="auto"/>
              <w:rPr>
                <w:ins w:id="2163"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0AC5C9" w14:textId="77777777" w:rsidR="00317F55" w:rsidRPr="00D670E6" w:rsidRDefault="00317F55" w:rsidP="00327527">
            <w:pPr>
              <w:spacing w:after="0" w:line="240" w:lineRule="auto"/>
              <w:rPr>
                <w:ins w:id="2164"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5285F7" w14:textId="77777777" w:rsidR="00317F55" w:rsidRPr="00D670E6" w:rsidRDefault="00317F55" w:rsidP="00327527">
            <w:pPr>
              <w:spacing w:after="0" w:line="240" w:lineRule="auto"/>
              <w:rPr>
                <w:ins w:id="2165" w:author="Client" w:date="2023-02-06T18:03:00Z"/>
                <w:rFonts w:ascii="Times New Roman" w:eastAsia="Times New Roman" w:hAnsi="Times New Roman"/>
                <w:sz w:val="20"/>
                <w:szCs w:val="20"/>
              </w:rPr>
            </w:pPr>
          </w:p>
        </w:tc>
      </w:tr>
      <w:tr w:rsidR="00317F55" w:rsidRPr="00D670E6" w14:paraId="49114087" w14:textId="77777777" w:rsidTr="00327527">
        <w:trPr>
          <w:trHeight w:val="260"/>
          <w:ins w:id="2166"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0B44B" w14:textId="77777777" w:rsidR="00317F55" w:rsidRPr="00D670E6" w:rsidRDefault="00317F55" w:rsidP="00327527">
            <w:pPr>
              <w:spacing w:after="0" w:line="240" w:lineRule="auto"/>
              <w:rPr>
                <w:ins w:id="2167" w:author="Client" w:date="2023-02-06T18:03:00Z"/>
                <w:rFonts w:ascii="Times New Roman" w:eastAsia="Times New Roman" w:hAnsi="Times New Roman"/>
                <w:sz w:val="24"/>
                <w:szCs w:val="24"/>
              </w:rPr>
            </w:pPr>
            <w:ins w:id="2168" w:author="Client" w:date="2023-02-06T18:03:00Z">
              <w:r>
                <w:rPr>
                  <w:rFonts w:ascii="Times New Roman" w:hAnsi="Times New Roman"/>
                  <w:sz w:val="24"/>
                  <w:szCs w:val="24"/>
                </w:rPr>
                <w:t>5. It can save me time in running my business.</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51825B" w14:textId="77777777" w:rsidR="00317F55" w:rsidRPr="00D670E6" w:rsidRDefault="00317F55" w:rsidP="00327527">
            <w:pPr>
              <w:spacing w:after="0" w:line="240" w:lineRule="auto"/>
              <w:rPr>
                <w:ins w:id="2169"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02A01F" w14:textId="77777777" w:rsidR="00317F55" w:rsidRPr="00D670E6" w:rsidRDefault="00317F55" w:rsidP="00327527">
            <w:pPr>
              <w:spacing w:after="0" w:line="240" w:lineRule="auto"/>
              <w:rPr>
                <w:ins w:id="2170"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C58E8A" w14:textId="77777777" w:rsidR="00317F55" w:rsidRPr="00D670E6" w:rsidRDefault="00317F55" w:rsidP="00327527">
            <w:pPr>
              <w:spacing w:after="0" w:line="240" w:lineRule="auto"/>
              <w:rPr>
                <w:ins w:id="2171"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FA36B2" w14:textId="77777777" w:rsidR="00317F55" w:rsidRPr="00D670E6" w:rsidRDefault="00317F55" w:rsidP="00327527">
            <w:pPr>
              <w:spacing w:after="0" w:line="240" w:lineRule="auto"/>
              <w:rPr>
                <w:ins w:id="2172" w:author="Client" w:date="2023-02-06T18:03:00Z"/>
                <w:rFonts w:ascii="Times New Roman" w:eastAsia="Times New Roman" w:hAnsi="Times New Roman"/>
                <w:sz w:val="20"/>
                <w:szCs w:val="20"/>
              </w:rPr>
            </w:pPr>
          </w:p>
        </w:tc>
      </w:tr>
    </w:tbl>
    <w:p w14:paraId="35E54A3E" w14:textId="77777777" w:rsidR="00317F55" w:rsidRDefault="00317F55" w:rsidP="00317F55">
      <w:pPr>
        <w:spacing w:after="0" w:line="480" w:lineRule="auto"/>
        <w:jc w:val="both"/>
        <w:rPr>
          <w:ins w:id="2173" w:author="Client" w:date="2023-02-06T18:03:00Z"/>
          <w:rFonts w:ascii="Times New Roman" w:eastAsia="Times New Roman" w:hAnsi="Times New Roman"/>
          <w:b/>
          <w:bCs/>
          <w:color w:val="000000"/>
          <w:sz w:val="24"/>
          <w:szCs w:val="24"/>
        </w:rPr>
      </w:pPr>
    </w:p>
    <w:p w14:paraId="385E0623" w14:textId="77777777" w:rsidR="00317F55" w:rsidRDefault="00317F55" w:rsidP="00317F55">
      <w:pPr>
        <w:spacing w:after="0" w:line="480" w:lineRule="auto"/>
        <w:jc w:val="both"/>
        <w:rPr>
          <w:ins w:id="2174" w:author="Client" w:date="2023-02-06T18:03:00Z"/>
          <w:rFonts w:ascii="Times New Roman" w:eastAsia="Times New Roman" w:hAnsi="Times New Roman"/>
          <w:b/>
          <w:bCs/>
          <w:color w:val="000000"/>
          <w:sz w:val="24"/>
          <w:szCs w:val="24"/>
        </w:rPr>
      </w:pPr>
    </w:p>
    <w:tbl>
      <w:tblPr>
        <w:tblpPr w:leftFromText="180" w:rightFromText="180" w:vertAnchor="text" w:horzAnchor="margin" w:tblpY="1282"/>
        <w:tblW w:w="8276" w:type="dxa"/>
        <w:tblCellMar>
          <w:left w:w="0" w:type="dxa"/>
          <w:right w:w="0" w:type="dxa"/>
        </w:tblCellMar>
        <w:tblLook w:val="04A0" w:firstRow="1" w:lastRow="0" w:firstColumn="1" w:lastColumn="0" w:noHBand="0" w:noVBand="1"/>
      </w:tblPr>
      <w:tblGrid>
        <w:gridCol w:w="2922"/>
        <w:gridCol w:w="1553"/>
        <w:gridCol w:w="890"/>
        <w:gridCol w:w="1277"/>
        <w:gridCol w:w="1634"/>
      </w:tblGrid>
      <w:tr w:rsidR="00317F55" w:rsidRPr="00D670E6" w14:paraId="0B3FF6DE" w14:textId="77777777" w:rsidTr="00327527">
        <w:trPr>
          <w:trHeight w:val="112"/>
          <w:ins w:id="2175" w:author="Client" w:date="2023-02-06T18:03:00Z"/>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A1E4FD9" w14:textId="77777777" w:rsidR="00317F55" w:rsidRPr="00D670E6" w:rsidRDefault="00317F55" w:rsidP="00327527">
            <w:pPr>
              <w:spacing w:after="0" w:line="480" w:lineRule="auto"/>
              <w:rPr>
                <w:ins w:id="2176" w:author="Client" w:date="2023-02-06T18:03:00Z"/>
                <w:rFonts w:ascii="Times New Roman" w:eastAsia="Times New Roman" w:hAnsi="Times New Roman"/>
                <w:sz w:val="24"/>
                <w:szCs w:val="24"/>
              </w:rPr>
            </w:pPr>
            <w:ins w:id="2177" w:author="Client" w:date="2023-02-06T18:03:00Z">
              <w:r w:rsidRPr="00D670E6">
                <w:rPr>
                  <w:rFonts w:ascii="Times New Roman" w:eastAsia="Times New Roman" w:hAnsi="Times New Roman"/>
                  <w:sz w:val="24"/>
                  <w:szCs w:val="24"/>
                </w:rPr>
                <w:t>PART I</w:t>
              </w:r>
              <w:r>
                <w:rPr>
                  <w:rFonts w:ascii="Times New Roman" w:eastAsia="Times New Roman" w:hAnsi="Times New Roman"/>
                  <w:sz w:val="24"/>
                  <w:szCs w:val="24"/>
                </w:rPr>
                <w:t>V</w:t>
              </w:r>
            </w:ins>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7E9F739" w14:textId="77777777" w:rsidR="00317F55" w:rsidRPr="00D670E6" w:rsidRDefault="00317F55" w:rsidP="00327527">
            <w:pPr>
              <w:spacing w:after="0" w:line="480" w:lineRule="auto"/>
              <w:rPr>
                <w:ins w:id="2178"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5BE12CE" w14:textId="77777777" w:rsidR="00317F55" w:rsidRPr="00D670E6" w:rsidRDefault="00317F55" w:rsidP="00327527">
            <w:pPr>
              <w:spacing w:after="0" w:line="480" w:lineRule="auto"/>
              <w:rPr>
                <w:ins w:id="2179"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7E46585" w14:textId="77777777" w:rsidR="00317F55" w:rsidRPr="00D670E6" w:rsidRDefault="00317F55" w:rsidP="00327527">
            <w:pPr>
              <w:spacing w:after="0" w:line="480" w:lineRule="auto"/>
              <w:rPr>
                <w:ins w:id="2180"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0175C62" w14:textId="77777777" w:rsidR="00317F55" w:rsidRPr="00D670E6" w:rsidRDefault="00317F55" w:rsidP="00327527">
            <w:pPr>
              <w:spacing w:after="0" w:line="480" w:lineRule="auto"/>
              <w:rPr>
                <w:ins w:id="2181" w:author="Client" w:date="2023-02-06T18:03:00Z"/>
                <w:rFonts w:ascii="Times New Roman" w:eastAsia="Times New Roman" w:hAnsi="Times New Roman"/>
                <w:sz w:val="20"/>
                <w:szCs w:val="20"/>
              </w:rPr>
            </w:pPr>
          </w:p>
        </w:tc>
      </w:tr>
      <w:tr w:rsidR="00317F55" w:rsidRPr="00D670E6" w14:paraId="09073E32" w14:textId="77777777" w:rsidTr="00327527">
        <w:trPr>
          <w:trHeight w:val="249"/>
          <w:ins w:id="2182"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FEE5F44" w14:textId="77777777" w:rsidR="00317F55" w:rsidRPr="00D670E6" w:rsidRDefault="00317F55" w:rsidP="00327527">
            <w:pPr>
              <w:spacing w:after="0" w:line="240" w:lineRule="auto"/>
              <w:rPr>
                <w:ins w:id="2183" w:author="Client" w:date="2023-02-06T18:03:00Z"/>
                <w:rFonts w:ascii="Times New Roman" w:eastAsia="Times New Roman" w:hAnsi="Times New Roman"/>
                <w:sz w:val="24"/>
                <w:szCs w:val="24"/>
              </w:rPr>
            </w:pPr>
            <w:ins w:id="2184" w:author="Client" w:date="2023-02-06T18:03:00Z">
              <w:r>
                <w:rPr>
                  <w:rFonts w:ascii="Times New Roman" w:eastAsia="Times New Roman" w:hAnsi="Times New Roman"/>
                  <w:sz w:val="24"/>
                  <w:szCs w:val="24"/>
                </w:rPr>
                <w:t>Marketing Innovation</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C98B84" w14:textId="77777777" w:rsidR="00317F55" w:rsidRDefault="00317F55" w:rsidP="00327527">
            <w:pPr>
              <w:spacing w:after="0" w:line="240" w:lineRule="auto"/>
              <w:jc w:val="center"/>
              <w:rPr>
                <w:ins w:id="2185" w:author="Client" w:date="2023-02-06T18:03:00Z"/>
                <w:rFonts w:ascii="Times New Roman" w:eastAsia="Times New Roman" w:hAnsi="Times New Roman"/>
                <w:sz w:val="24"/>
                <w:szCs w:val="24"/>
              </w:rPr>
            </w:pPr>
            <w:ins w:id="2186" w:author="Client" w:date="2023-02-06T18:03:00Z">
              <w:r w:rsidRPr="00D670E6">
                <w:rPr>
                  <w:rFonts w:ascii="Times New Roman" w:eastAsia="Times New Roman" w:hAnsi="Times New Roman"/>
                  <w:sz w:val="24"/>
                  <w:szCs w:val="24"/>
                </w:rPr>
                <w:t>STRON</w:t>
              </w:r>
              <w:r>
                <w:rPr>
                  <w:rFonts w:ascii="Times New Roman" w:eastAsia="Times New Roman" w:hAnsi="Times New Roman"/>
                  <w:sz w:val="24"/>
                  <w:szCs w:val="24"/>
                </w:rPr>
                <w:t>G</w:t>
              </w:r>
              <w:r w:rsidRPr="00D670E6">
                <w:rPr>
                  <w:rFonts w:ascii="Times New Roman" w:eastAsia="Times New Roman" w:hAnsi="Times New Roman"/>
                  <w:sz w:val="24"/>
                  <w:szCs w:val="24"/>
                </w:rPr>
                <w:t>LY AGREE</w:t>
              </w:r>
            </w:ins>
          </w:p>
          <w:p w14:paraId="5CFA42A9" w14:textId="77777777" w:rsidR="00317F55" w:rsidRPr="00D670E6" w:rsidRDefault="00317F55" w:rsidP="00327527">
            <w:pPr>
              <w:spacing w:after="0" w:line="240" w:lineRule="auto"/>
              <w:jc w:val="center"/>
              <w:rPr>
                <w:ins w:id="2187" w:author="Client" w:date="2023-02-06T18:03:00Z"/>
                <w:rFonts w:ascii="Times New Roman" w:eastAsia="Times New Roman" w:hAnsi="Times New Roman"/>
                <w:sz w:val="24"/>
                <w:szCs w:val="24"/>
              </w:rPr>
            </w:pPr>
            <w:ins w:id="2188" w:author="Client" w:date="2023-02-06T18:03:00Z">
              <w:r>
                <w:rPr>
                  <w:rFonts w:eastAsia="Times New Roman"/>
                </w:rPr>
                <w:t>(4)</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DC22F7" w14:textId="77777777" w:rsidR="00317F55" w:rsidRDefault="00317F55" w:rsidP="00327527">
            <w:pPr>
              <w:spacing w:after="0" w:line="240" w:lineRule="auto"/>
              <w:jc w:val="center"/>
              <w:rPr>
                <w:ins w:id="2189" w:author="Client" w:date="2023-02-06T18:03:00Z"/>
                <w:rFonts w:ascii="Times New Roman" w:eastAsia="Times New Roman" w:hAnsi="Times New Roman"/>
                <w:sz w:val="24"/>
                <w:szCs w:val="24"/>
              </w:rPr>
            </w:pPr>
            <w:ins w:id="2190" w:author="Client" w:date="2023-02-06T18:03:00Z">
              <w:r w:rsidRPr="00D670E6">
                <w:rPr>
                  <w:rFonts w:ascii="Times New Roman" w:eastAsia="Times New Roman" w:hAnsi="Times New Roman"/>
                  <w:sz w:val="24"/>
                  <w:szCs w:val="24"/>
                </w:rPr>
                <w:t>AGREE</w:t>
              </w:r>
            </w:ins>
          </w:p>
          <w:p w14:paraId="233621D8" w14:textId="77777777" w:rsidR="00317F55" w:rsidRPr="00D670E6" w:rsidRDefault="00317F55" w:rsidP="00327527">
            <w:pPr>
              <w:spacing w:after="0" w:line="240" w:lineRule="auto"/>
              <w:jc w:val="center"/>
              <w:rPr>
                <w:ins w:id="2191" w:author="Client" w:date="2023-02-06T18:03:00Z"/>
                <w:rFonts w:ascii="Times New Roman" w:eastAsia="Times New Roman" w:hAnsi="Times New Roman"/>
                <w:sz w:val="24"/>
                <w:szCs w:val="24"/>
              </w:rPr>
            </w:pPr>
            <w:ins w:id="2192" w:author="Client" w:date="2023-02-06T18:03:00Z">
              <w:r>
                <w:rPr>
                  <w:rFonts w:ascii="Times New Roman" w:eastAsia="Times New Roman" w:hAnsi="Times New Roman"/>
                  <w:sz w:val="24"/>
                  <w:szCs w:val="24"/>
                </w:rPr>
                <w:t>(3)</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BD1336" w14:textId="77777777" w:rsidR="00317F55" w:rsidRDefault="00317F55" w:rsidP="00327527">
            <w:pPr>
              <w:spacing w:after="0" w:line="240" w:lineRule="auto"/>
              <w:jc w:val="center"/>
              <w:rPr>
                <w:ins w:id="2193" w:author="Client" w:date="2023-02-06T18:03:00Z"/>
                <w:rFonts w:ascii="Times New Roman" w:eastAsia="Times New Roman" w:hAnsi="Times New Roman"/>
                <w:sz w:val="24"/>
                <w:szCs w:val="24"/>
              </w:rPr>
            </w:pPr>
            <w:ins w:id="2194" w:author="Client" w:date="2023-02-06T18:03:00Z">
              <w:r w:rsidRPr="00D670E6">
                <w:rPr>
                  <w:rFonts w:ascii="Times New Roman" w:eastAsia="Times New Roman" w:hAnsi="Times New Roman"/>
                  <w:sz w:val="24"/>
                  <w:szCs w:val="24"/>
                </w:rPr>
                <w:t>DISAGREE</w:t>
              </w:r>
            </w:ins>
          </w:p>
          <w:p w14:paraId="66970436" w14:textId="77777777" w:rsidR="00317F55" w:rsidRPr="00D670E6" w:rsidRDefault="00317F55" w:rsidP="00327527">
            <w:pPr>
              <w:spacing w:after="0" w:line="240" w:lineRule="auto"/>
              <w:jc w:val="center"/>
              <w:rPr>
                <w:ins w:id="2195" w:author="Client" w:date="2023-02-06T18:03:00Z"/>
                <w:rFonts w:ascii="Times New Roman" w:eastAsia="Times New Roman" w:hAnsi="Times New Roman"/>
                <w:sz w:val="24"/>
                <w:szCs w:val="24"/>
              </w:rPr>
            </w:pPr>
            <w:ins w:id="2196" w:author="Client" w:date="2023-02-06T18:03:00Z">
              <w:r>
                <w:rPr>
                  <w:rFonts w:ascii="Times New Roman" w:eastAsia="Times New Roman" w:hAnsi="Times New Roman"/>
                  <w:sz w:val="24"/>
                  <w:szCs w:val="24"/>
                </w:rPr>
                <w:t>(2)</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8986B9" w14:textId="77777777" w:rsidR="00317F55" w:rsidRDefault="00317F55" w:rsidP="00327527">
            <w:pPr>
              <w:spacing w:after="0" w:line="240" w:lineRule="auto"/>
              <w:jc w:val="center"/>
              <w:rPr>
                <w:ins w:id="2197" w:author="Client" w:date="2023-02-06T18:03:00Z"/>
                <w:rFonts w:ascii="Times New Roman" w:eastAsia="Times New Roman" w:hAnsi="Times New Roman"/>
                <w:sz w:val="24"/>
                <w:szCs w:val="24"/>
              </w:rPr>
            </w:pPr>
            <w:ins w:id="2198" w:author="Client" w:date="2023-02-06T18:03:00Z">
              <w:r w:rsidRPr="00D670E6">
                <w:rPr>
                  <w:rFonts w:ascii="Times New Roman" w:eastAsia="Times New Roman" w:hAnsi="Times New Roman"/>
                  <w:sz w:val="24"/>
                  <w:szCs w:val="24"/>
                </w:rPr>
                <w:t>STRONGLY DISAGREE</w:t>
              </w:r>
            </w:ins>
          </w:p>
          <w:p w14:paraId="190251C2" w14:textId="77777777" w:rsidR="00317F55" w:rsidRPr="00D670E6" w:rsidRDefault="00317F55" w:rsidP="00327527">
            <w:pPr>
              <w:spacing w:after="0" w:line="240" w:lineRule="auto"/>
              <w:jc w:val="center"/>
              <w:rPr>
                <w:ins w:id="2199" w:author="Client" w:date="2023-02-06T18:03:00Z"/>
                <w:rFonts w:ascii="Times New Roman" w:eastAsia="Times New Roman" w:hAnsi="Times New Roman"/>
                <w:sz w:val="24"/>
                <w:szCs w:val="24"/>
              </w:rPr>
            </w:pPr>
            <w:ins w:id="2200" w:author="Client" w:date="2023-02-06T18:03:00Z">
              <w:r>
                <w:rPr>
                  <w:rFonts w:ascii="Times New Roman" w:eastAsia="Times New Roman" w:hAnsi="Times New Roman"/>
                  <w:sz w:val="24"/>
                  <w:szCs w:val="24"/>
                </w:rPr>
                <w:t>(1)</w:t>
              </w:r>
            </w:ins>
          </w:p>
        </w:tc>
      </w:tr>
      <w:tr w:rsidR="00317F55" w:rsidRPr="00D670E6" w14:paraId="7126350E" w14:textId="77777777" w:rsidTr="00327527">
        <w:trPr>
          <w:trHeight w:val="279"/>
          <w:ins w:id="2201"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5E9B8E9" w14:textId="77777777" w:rsidR="00317F55" w:rsidRPr="00D670E6" w:rsidRDefault="00317F55" w:rsidP="00327527">
            <w:pPr>
              <w:spacing w:after="0" w:line="240" w:lineRule="auto"/>
              <w:rPr>
                <w:ins w:id="2202" w:author="Client" w:date="2023-02-06T18:03:00Z"/>
                <w:rFonts w:ascii="Times New Roman" w:eastAsia="Times New Roman" w:hAnsi="Times New Roman"/>
                <w:sz w:val="24"/>
                <w:szCs w:val="24"/>
              </w:rPr>
            </w:pPr>
            <w:ins w:id="2203" w:author="Client" w:date="2023-02-06T18:03:00Z">
              <w:r>
                <w:rPr>
                  <w:rFonts w:ascii="Times New Roman" w:hAnsi="Times New Roman"/>
                  <w:sz w:val="24"/>
                </w:rPr>
                <w:t xml:space="preserve">1. </w:t>
              </w:r>
              <w:r w:rsidRPr="00DD7C76">
                <w:rPr>
                  <w:rFonts w:ascii="Times New Roman" w:hAnsi="Times New Roman"/>
                  <w:sz w:val="24"/>
                </w:rPr>
                <w:t xml:space="preserve">It </w:t>
              </w:r>
              <w:r>
                <w:rPr>
                  <w:rFonts w:ascii="Times New Roman" w:hAnsi="Times New Roman"/>
                  <w:sz w:val="24"/>
                </w:rPr>
                <w:t>makes me identify proper marketing channels for my buyer/customers.</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67BE0E" w14:textId="77777777" w:rsidR="00317F55" w:rsidRPr="00D670E6" w:rsidRDefault="00317F55" w:rsidP="00327527">
            <w:pPr>
              <w:spacing w:after="0" w:line="480" w:lineRule="auto"/>
              <w:rPr>
                <w:ins w:id="2204"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F2D8DC" w14:textId="77777777" w:rsidR="00317F55" w:rsidRPr="00D670E6" w:rsidRDefault="00317F55" w:rsidP="00327527">
            <w:pPr>
              <w:spacing w:after="0" w:line="480" w:lineRule="auto"/>
              <w:rPr>
                <w:ins w:id="2205"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76251E" w14:textId="77777777" w:rsidR="00317F55" w:rsidRPr="00D670E6" w:rsidRDefault="00317F55" w:rsidP="00327527">
            <w:pPr>
              <w:spacing w:after="0" w:line="480" w:lineRule="auto"/>
              <w:rPr>
                <w:ins w:id="2206"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7AEEC0" w14:textId="77777777" w:rsidR="00317F55" w:rsidRPr="00D670E6" w:rsidRDefault="00317F55" w:rsidP="00327527">
            <w:pPr>
              <w:spacing w:after="0" w:line="480" w:lineRule="auto"/>
              <w:rPr>
                <w:ins w:id="2207" w:author="Client" w:date="2023-02-06T18:03:00Z"/>
                <w:rFonts w:ascii="Times New Roman" w:eastAsia="Times New Roman" w:hAnsi="Times New Roman"/>
                <w:sz w:val="20"/>
                <w:szCs w:val="20"/>
              </w:rPr>
            </w:pPr>
          </w:p>
        </w:tc>
      </w:tr>
      <w:tr w:rsidR="00317F55" w:rsidRPr="00D670E6" w14:paraId="729B2F23" w14:textId="77777777" w:rsidTr="00327527">
        <w:trPr>
          <w:trHeight w:val="291"/>
          <w:ins w:id="2208"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1CE5D49" w14:textId="77777777" w:rsidR="00317F55" w:rsidRPr="00D670E6" w:rsidRDefault="00317F55" w:rsidP="00327527">
            <w:pPr>
              <w:spacing w:after="0" w:line="240" w:lineRule="auto"/>
              <w:rPr>
                <w:ins w:id="2209" w:author="Client" w:date="2023-02-06T18:03:00Z"/>
                <w:rFonts w:ascii="Times New Roman" w:eastAsia="Times New Roman" w:hAnsi="Times New Roman"/>
                <w:sz w:val="24"/>
                <w:szCs w:val="24"/>
              </w:rPr>
            </w:pPr>
            <w:ins w:id="2210" w:author="Client" w:date="2023-02-06T18:03:00Z">
              <w:r w:rsidRPr="00DD7C76">
                <w:rPr>
                  <w:rFonts w:ascii="Times New Roman" w:hAnsi="Times New Roman"/>
                  <w:sz w:val="24"/>
                  <w:szCs w:val="24"/>
                </w:rPr>
                <w:t>2.</w:t>
              </w:r>
              <w:r>
                <w:rPr>
                  <w:rFonts w:ascii="Times New Roman" w:hAnsi="Times New Roman"/>
                  <w:sz w:val="24"/>
                  <w:szCs w:val="24"/>
                </w:rPr>
                <w:t xml:space="preserve"> </w:t>
              </w:r>
              <w:r w:rsidRPr="00DD7C76">
                <w:rPr>
                  <w:rFonts w:ascii="Times New Roman" w:hAnsi="Times New Roman"/>
                  <w:sz w:val="24"/>
                  <w:szCs w:val="24"/>
                </w:rPr>
                <w:t>It</w:t>
              </w:r>
              <w:r>
                <w:rPr>
                  <w:rFonts w:ascii="Times New Roman" w:hAnsi="Times New Roman"/>
                  <w:sz w:val="24"/>
                  <w:szCs w:val="24"/>
                </w:rPr>
                <w:t xml:space="preserve"> can build better positioning to attract more customers for my business.</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DD9575" w14:textId="77777777" w:rsidR="00317F55" w:rsidRPr="00D670E6" w:rsidRDefault="00317F55" w:rsidP="00327527">
            <w:pPr>
              <w:spacing w:after="0" w:line="480" w:lineRule="auto"/>
              <w:rPr>
                <w:ins w:id="2211"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BB7E7A" w14:textId="77777777" w:rsidR="00317F55" w:rsidRPr="00D670E6" w:rsidRDefault="00317F55" w:rsidP="00327527">
            <w:pPr>
              <w:spacing w:after="0" w:line="480" w:lineRule="auto"/>
              <w:rPr>
                <w:ins w:id="2212"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EFC10C" w14:textId="77777777" w:rsidR="00317F55" w:rsidRPr="00D670E6" w:rsidRDefault="00317F55" w:rsidP="00327527">
            <w:pPr>
              <w:spacing w:after="0" w:line="480" w:lineRule="auto"/>
              <w:rPr>
                <w:ins w:id="2213"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CDC212" w14:textId="77777777" w:rsidR="00317F55" w:rsidRPr="00D670E6" w:rsidRDefault="00317F55" w:rsidP="00327527">
            <w:pPr>
              <w:spacing w:after="0" w:line="480" w:lineRule="auto"/>
              <w:rPr>
                <w:ins w:id="2214" w:author="Client" w:date="2023-02-06T18:03:00Z"/>
                <w:rFonts w:ascii="Times New Roman" w:eastAsia="Times New Roman" w:hAnsi="Times New Roman"/>
                <w:sz w:val="20"/>
                <w:szCs w:val="20"/>
              </w:rPr>
            </w:pPr>
          </w:p>
        </w:tc>
      </w:tr>
      <w:tr w:rsidR="00317F55" w:rsidRPr="00D670E6" w14:paraId="49ACC5E4" w14:textId="77777777" w:rsidTr="00327527">
        <w:trPr>
          <w:trHeight w:val="291"/>
          <w:ins w:id="2215"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66C42A2" w14:textId="77777777" w:rsidR="00317F55" w:rsidRPr="00D670E6" w:rsidRDefault="00317F55" w:rsidP="00327527">
            <w:pPr>
              <w:spacing w:after="0" w:line="240" w:lineRule="auto"/>
              <w:rPr>
                <w:ins w:id="2216" w:author="Client" w:date="2023-02-06T18:03:00Z"/>
                <w:rFonts w:ascii="Times New Roman" w:eastAsia="Times New Roman" w:hAnsi="Times New Roman"/>
                <w:sz w:val="24"/>
                <w:szCs w:val="24"/>
              </w:rPr>
            </w:pPr>
            <w:ins w:id="2217" w:author="Client" w:date="2023-02-06T18:03:00Z">
              <w:r>
                <w:rPr>
                  <w:rFonts w:ascii="Times New Roman" w:hAnsi="Times New Roman"/>
                  <w:sz w:val="24"/>
                  <w:szCs w:val="24"/>
                </w:rPr>
                <w:t>3. It can enable me to find the right approach for my target market.</w:t>
              </w:r>
              <w:r>
                <w:rPr>
                  <w:rFonts w:ascii="Times New Roman" w:hAnsi="Times New Roman"/>
                  <w:sz w:val="24"/>
                  <w:szCs w:val="24"/>
                </w:rPr>
                <w:tab/>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451080" w14:textId="77777777" w:rsidR="00317F55" w:rsidRPr="00D670E6" w:rsidRDefault="00317F55" w:rsidP="00327527">
            <w:pPr>
              <w:spacing w:after="0" w:line="480" w:lineRule="auto"/>
              <w:rPr>
                <w:ins w:id="2218"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96DB8F" w14:textId="77777777" w:rsidR="00317F55" w:rsidRPr="00D670E6" w:rsidRDefault="00317F55" w:rsidP="00327527">
            <w:pPr>
              <w:spacing w:after="0" w:line="480" w:lineRule="auto"/>
              <w:rPr>
                <w:ins w:id="2219"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71EDB8" w14:textId="77777777" w:rsidR="00317F55" w:rsidRPr="00D670E6" w:rsidRDefault="00317F55" w:rsidP="00327527">
            <w:pPr>
              <w:spacing w:after="0" w:line="480" w:lineRule="auto"/>
              <w:rPr>
                <w:ins w:id="2220"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B96D8F" w14:textId="77777777" w:rsidR="00317F55" w:rsidRPr="00D670E6" w:rsidRDefault="00317F55" w:rsidP="00327527">
            <w:pPr>
              <w:spacing w:after="0" w:line="480" w:lineRule="auto"/>
              <w:rPr>
                <w:ins w:id="2221" w:author="Client" w:date="2023-02-06T18:03:00Z"/>
                <w:rFonts w:ascii="Times New Roman" w:eastAsia="Times New Roman" w:hAnsi="Times New Roman"/>
                <w:sz w:val="20"/>
                <w:szCs w:val="20"/>
              </w:rPr>
            </w:pPr>
          </w:p>
        </w:tc>
      </w:tr>
      <w:tr w:rsidR="00317F55" w:rsidRPr="00D670E6" w14:paraId="7B31A498" w14:textId="77777777" w:rsidTr="00327527">
        <w:trPr>
          <w:trHeight w:val="213"/>
          <w:ins w:id="2222"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430857D" w14:textId="77777777" w:rsidR="00317F55" w:rsidRPr="00D670E6" w:rsidRDefault="00317F55" w:rsidP="00327527">
            <w:pPr>
              <w:spacing w:after="0" w:line="240" w:lineRule="auto"/>
              <w:rPr>
                <w:ins w:id="2223" w:author="Client" w:date="2023-02-06T18:03:00Z"/>
                <w:rFonts w:ascii="Times New Roman" w:eastAsia="Times New Roman" w:hAnsi="Times New Roman"/>
                <w:sz w:val="24"/>
                <w:szCs w:val="24"/>
              </w:rPr>
            </w:pPr>
            <w:ins w:id="2224" w:author="Client" w:date="2023-02-06T18:03:00Z">
              <w:r>
                <w:rPr>
                  <w:rFonts w:ascii="Times New Roman" w:hAnsi="Times New Roman"/>
                  <w:sz w:val="24"/>
                  <w:szCs w:val="24"/>
                </w:rPr>
                <w:t>4. It can reveal the needs of my target market.</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7DAEBA" w14:textId="77777777" w:rsidR="00317F55" w:rsidRPr="00D670E6" w:rsidRDefault="00317F55" w:rsidP="00327527">
            <w:pPr>
              <w:spacing w:after="0" w:line="480" w:lineRule="auto"/>
              <w:rPr>
                <w:ins w:id="2225"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A4F6C0" w14:textId="77777777" w:rsidR="00317F55" w:rsidRPr="00D670E6" w:rsidRDefault="00317F55" w:rsidP="00327527">
            <w:pPr>
              <w:spacing w:after="0" w:line="480" w:lineRule="auto"/>
              <w:rPr>
                <w:ins w:id="2226"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9B1424" w14:textId="77777777" w:rsidR="00317F55" w:rsidRPr="00D670E6" w:rsidRDefault="00317F55" w:rsidP="00327527">
            <w:pPr>
              <w:spacing w:after="0" w:line="480" w:lineRule="auto"/>
              <w:rPr>
                <w:ins w:id="2227"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60949A" w14:textId="77777777" w:rsidR="00317F55" w:rsidRPr="00D670E6" w:rsidRDefault="00317F55" w:rsidP="00327527">
            <w:pPr>
              <w:spacing w:after="0" w:line="480" w:lineRule="auto"/>
              <w:rPr>
                <w:ins w:id="2228" w:author="Client" w:date="2023-02-06T18:03:00Z"/>
                <w:rFonts w:ascii="Times New Roman" w:eastAsia="Times New Roman" w:hAnsi="Times New Roman"/>
                <w:sz w:val="20"/>
                <w:szCs w:val="20"/>
              </w:rPr>
            </w:pPr>
          </w:p>
        </w:tc>
      </w:tr>
      <w:tr w:rsidR="00317F55" w:rsidRPr="00D670E6" w14:paraId="0E4314B8" w14:textId="77777777" w:rsidTr="00327527">
        <w:trPr>
          <w:trHeight w:val="249"/>
          <w:ins w:id="2229"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A845474" w14:textId="77777777" w:rsidR="00317F55" w:rsidRPr="00D670E6" w:rsidRDefault="00317F55" w:rsidP="00327527">
            <w:pPr>
              <w:spacing w:after="0" w:line="240" w:lineRule="auto"/>
              <w:rPr>
                <w:ins w:id="2230" w:author="Client" w:date="2023-02-06T18:03:00Z"/>
                <w:rFonts w:ascii="Times New Roman" w:eastAsia="Times New Roman" w:hAnsi="Times New Roman"/>
                <w:sz w:val="24"/>
                <w:szCs w:val="24"/>
              </w:rPr>
            </w:pPr>
            <w:ins w:id="2231" w:author="Client" w:date="2023-02-06T18:03:00Z">
              <w:r>
                <w:rPr>
                  <w:rFonts w:ascii="Times New Roman" w:hAnsi="Times New Roman"/>
                  <w:sz w:val="24"/>
                  <w:szCs w:val="24"/>
                </w:rPr>
                <w:t>5. It can help me discover the market potential of  my business.</w:t>
              </w:r>
            </w:ins>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A8BC16" w14:textId="77777777" w:rsidR="00317F55" w:rsidRPr="00D670E6" w:rsidRDefault="00317F55" w:rsidP="00327527">
            <w:pPr>
              <w:spacing w:after="0" w:line="480" w:lineRule="auto"/>
              <w:rPr>
                <w:ins w:id="2232" w:author="Client" w:date="2023-02-06T18:0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445895" w14:textId="77777777" w:rsidR="00317F55" w:rsidRPr="00D670E6" w:rsidRDefault="00317F55" w:rsidP="00327527">
            <w:pPr>
              <w:spacing w:after="0" w:line="480" w:lineRule="auto"/>
              <w:rPr>
                <w:ins w:id="2233"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0715A2" w14:textId="77777777" w:rsidR="00317F55" w:rsidRPr="00D670E6" w:rsidRDefault="00317F55" w:rsidP="00327527">
            <w:pPr>
              <w:spacing w:after="0" w:line="480" w:lineRule="auto"/>
              <w:rPr>
                <w:ins w:id="2234" w:author="Client" w:date="2023-02-06T18:0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D5D46D" w14:textId="77777777" w:rsidR="00317F55" w:rsidRPr="00D670E6" w:rsidRDefault="00317F55" w:rsidP="00327527">
            <w:pPr>
              <w:spacing w:after="0" w:line="480" w:lineRule="auto"/>
              <w:rPr>
                <w:ins w:id="2235" w:author="Client" w:date="2023-02-06T18:03:00Z"/>
                <w:rFonts w:ascii="Times New Roman" w:eastAsia="Times New Roman" w:hAnsi="Times New Roman"/>
                <w:sz w:val="20"/>
                <w:szCs w:val="20"/>
              </w:rPr>
            </w:pPr>
          </w:p>
        </w:tc>
      </w:tr>
    </w:tbl>
    <w:p w14:paraId="3E7E9662" w14:textId="77777777" w:rsidR="00317F55" w:rsidRDefault="00317F55" w:rsidP="00317F55">
      <w:pPr>
        <w:spacing w:after="0" w:line="480" w:lineRule="auto"/>
        <w:jc w:val="both"/>
        <w:rPr>
          <w:ins w:id="2236" w:author="Client" w:date="2023-02-06T18:03:00Z"/>
          <w:rFonts w:ascii="Times New Roman" w:eastAsia="Times New Roman" w:hAnsi="Times New Roman"/>
          <w:b/>
          <w:bCs/>
          <w:color w:val="000000"/>
          <w:sz w:val="24"/>
          <w:szCs w:val="24"/>
        </w:rPr>
      </w:pPr>
    </w:p>
    <w:p w14:paraId="195C08A4" w14:textId="77777777" w:rsidR="00317F55" w:rsidRDefault="00317F55" w:rsidP="00317F55">
      <w:pPr>
        <w:spacing w:after="0" w:line="480" w:lineRule="auto"/>
        <w:jc w:val="both"/>
        <w:rPr>
          <w:ins w:id="2237" w:author="Client" w:date="2023-02-06T18:03:00Z"/>
          <w:rFonts w:ascii="Times New Roman" w:eastAsia="Times New Roman" w:hAnsi="Times New Roman"/>
          <w:b/>
          <w:bCs/>
          <w:color w:val="000000"/>
          <w:sz w:val="24"/>
          <w:szCs w:val="24"/>
        </w:rPr>
      </w:pPr>
    </w:p>
    <w:p w14:paraId="7AC449A6" w14:textId="77777777" w:rsidR="00317F55" w:rsidRDefault="00317F55" w:rsidP="00317F55">
      <w:pPr>
        <w:spacing w:after="0" w:line="480" w:lineRule="auto"/>
        <w:jc w:val="both"/>
        <w:rPr>
          <w:ins w:id="2238" w:author="Client" w:date="2023-02-06T18:03:00Z"/>
          <w:rFonts w:ascii="Times New Roman" w:eastAsia="Times New Roman" w:hAnsi="Times New Roman"/>
          <w:b/>
          <w:bCs/>
          <w:color w:val="000000"/>
          <w:sz w:val="24"/>
          <w:szCs w:val="24"/>
        </w:rPr>
      </w:pPr>
    </w:p>
    <w:p w14:paraId="574A6FD9" w14:textId="77777777" w:rsidR="00317F55" w:rsidRDefault="00317F55" w:rsidP="00317F55">
      <w:pPr>
        <w:spacing w:after="0" w:line="480" w:lineRule="auto"/>
        <w:jc w:val="both"/>
        <w:rPr>
          <w:ins w:id="2239" w:author="Client" w:date="2023-02-06T18:03:00Z"/>
          <w:rFonts w:ascii="Times New Roman" w:eastAsia="Times New Roman" w:hAnsi="Times New Roman"/>
          <w:b/>
          <w:bCs/>
          <w:color w:val="000000"/>
          <w:sz w:val="24"/>
          <w:szCs w:val="24"/>
        </w:rPr>
      </w:pPr>
    </w:p>
    <w:p w14:paraId="5DB1AC20" w14:textId="77777777" w:rsidR="00317F55" w:rsidRDefault="00317F55" w:rsidP="00317F55">
      <w:pPr>
        <w:spacing w:after="0" w:line="480" w:lineRule="auto"/>
        <w:jc w:val="both"/>
        <w:rPr>
          <w:ins w:id="2240" w:author="Client" w:date="2023-02-06T18:03:00Z"/>
          <w:rFonts w:ascii="Times New Roman" w:eastAsia="Times New Roman" w:hAnsi="Times New Roman"/>
          <w:b/>
          <w:bCs/>
          <w:color w:val="000000"/>
          <w:sz w:val="24"/>
          <w:szCs w:val="24"/>
        </w:rPr>
      </w:pPr>
    </w:p>
    <w:p w14:paraId="04252EBB" w14:textId="77777777" w:rsidR="00317F55" w:rsidRDefault="00317F55" w:rsidP="00317F55">
      <w:pPr>
        <w:spacing w:after="0" w:line="480" w:lineRule="auto"/>
        <w:jc w:val="both"/>
        <w:rPr>
          <w:ins w:id="2241" w:author="Client" w:date="2023-02-06T18:03:00Z"/>
          <w:rFonts w:ascii="Times New Roman" w:eastAsia="Times New Roman" w:hAnsi="Times New Roman"/>
          <w:b/>
          <w:bCs/>
          <w:color w:val="000000"/>
          <w:sz w:val="24"/>
          <w:szCs w:val="24"/>
        </w:rPr>
      </w:pPr>
    </w:p>
    <w:p w14:paraId="217E6D04" w14:textId="77777777" w:rsidR="00317F55" w:rsidRDefault="00317F55" w:rsidP="00317F55">
      <w:pPr>
        <w:spacing w:after="0" w:line="480" w:lineRule="auto"/>
        <w:jc w:val="both"/>
        <w:rPr>
          <w:ins w:id="2242" w:author="Client" w:date="2023-02-06T18:03:00Z"/>
          <w:rFonts w:ascii="Times New Roman" w:eastAsia="Times New Roman" w:hAnsi="Times New Roman"/>
          <w:b/>
          <w:bCs/>
          <w:color w:val="000000"/>
          <w:sz w:val="24"/>
          <w:szCs w:val="24"/>
        </w:rPr>
      </w:pPr>
    </w:p>
    <w:p w14:paraId="0A28E4F5" w14:textId="77777777" w:rsidR="00317F55" w:rsidRDefault="00317F55" w:rsidP="00317F55">
      <w:pPr>
        <w:spacing w:after="0" w:line="480" w:lineRule="auto"/>
        <w:jc w:val="both"/>
        <w:rPr>
          <w:ins w:id="2243" w:author="Client" w:date="2023-02-06T18:03:00Z"/>
          <w:rFonts w:ascii="Times New Roman" w:eastAsia="Times New Roman" w:hAnsi="Times New Roman"/>
          <w:b/>
          <w:bCs/>
          <w:color w:val="000000"/>
          <w:sz w:val="24"/>
          <w:szCs w:val="24"/>
        </w:rPr>
      </w:pPr>
    </w:p>
    <w:p w14:paraId="5DE44ED0" w14:textId="77777777" w:rsidR="00317F55" w:rsidRDefault="00317F55" w:rsidP="00317F55">
      <w:pPr>
        <w:spacing w:after="0" w:line="480" w:lineRule="auto"/>
        <w:jc w:val="both"/>
        <w:rPr>
          <w:ins w:id="2244" w:author="Client" w:date="2023-02-06T18:03:00Z"/>
          <w:rFonts w:ascii="Times New Roman" w:eastAsia="Times New Roman" w:hAnsi="Times New Roman"/>
          <w:b/>
          <w:bCs/>
          <w:color w:val="000000"/>
          <w:sz w:val="24"/>
          <w:szCs w:val="24"/>
        </w:rPr>
      </w:pPr>
    </w:p>
    <w:p w14:paraId="1AB06A2A" w14:textId="77777777" w:rsidR="00317F55" w:rsidRDefault="00317F55" w:rsidP="00317F55">
      <w:pPr>
        <w:spacing w:after="0" w:line="480" w:lineRule="auto"/>
        <w:jc w:val="both"/>
        <w:rPr>
          <w:ins w:id="2245" w:author="Client" w:date="2023-02-06T18:03:00Z"/>
          <w:rFonts w:ascii="Times New Roman" w:eastAsia="Times New Roman" w:hAnsi="Times New Roman"/>
          <w:b/>
          <w:bCs/>
          <w:color w:val="000000"/>
          <w:sz w:val="24"/>
          <w:szCs w:val="24"/>
        </w:rPr>
      </w:pPr>
    </w:p>
    <w:p w14:paraId="7CE5969C" w14:textId="77777777" w:rsidR="00317F55" w:rsidRDefault="00317F55" w:rsidP="00317F55">
      <w:pPr>
        <w:spacing w:after="0" w:line="480" w:lineRule="auto"/>
        <w:jc w:val="both"/>
        <w:rPr>
          <w:ins w:id="2246" w:author="Client" w:date="2023-02-06T18:03:00Z"/>
          <w:rFonts w:ascii="Times New Roman" w:eastAsia="Times New Roman" w:hAnsi="Times New Roman"/>
          <w:b/>
          <w:bCs/>
          <w:color w:val="000000"/>
          <w:sz w:val="24"/>
          <w:szCs w:val="24"/>
        </w:rPr>
      </w:pPr>
    </w:p>
    <w:p w14:paraId="0ECFD835" w14:textId="77777777" w:rsidR="00317F55" w:rsidRDefault="00317F55" w:rsidP="00317F55">
      <w:pPr>
        <w:spacing w:after="0" w:line="480" w:lineRule="auto"/>
        <w:jc w:val="both"/>
        <w:rPr>
          <w:ins w:id="2247" w:author="Client" w:date="2023-02-06T18:03:00Z"/>
          <w:rFonts w:ascii="Times New Roman" w:eastAsia="Times New Roman" w:hAnsi="Times New Roman"/>
          <w:b/>
          <w:bCs/>
          <w:color w:val="000000"/>
          <w:sz w:val="24"/>
          <w:szCs w:val="24"/>
        </w:rPr>
      </w:pPr>
    </w:p>
    <w:p w14:paraId="56A634B5" w14:textId="77777777" w:rsidR="00317F55" w:rsidRDefault="00317F55" w:rsidP="00317F55">
      <w:pPr>
        <w:spacing w:after="0" w:line="480" w:lineRule="auto"/>
        <w:rPr>
          <w:ins w:id="2248" w:author="Client" w:date="2023-02-06T18:03:00Z"/>
          <w:rFonts w:ascii="Times New Roman" w:eastAsia="Times New Roman" w:hAnsi="Times New Roman"/>
          <w:b/>
          <w:bCs/>
          <w:color w:val="000000"/>
          <w:sz w:val="24"/>
          <w:szCs w:val="24"/>
        </w:rPr>
      </w:pPr>
      <w:ins w:id="2249" w:author="Client" w:date="2023-02-06T18:03:00Z">
        <w:r>
          <w:rPr>
            <w:rFonts w:ascii="Times New Roman" w:eastAsia="Times New Roman" w:hAnsi="Times New Roman"/>
            <w:b/>
            <w:bCs/>
            <w:color w:val="000000"/>
            <w:sz w:val="24"/>
            <w:szCs w:val="24"/>
          </w:rPr>
          <w:t>Appendix B</w:t>
        </w:r>
      </w:ins>
    </w:p>
    <w:p w14:paraId="4140DA39" w14:textId="77777777" w:rsidR="00317F55" w:rsidRDefault="00317F55" w:rsidP="00317F55">
      <w:pPr>
        <w:spacing w:after="0" w:line="480" w:lineRule="auto"/>
        <w:jc w:val="center"/>
        <w:rPr>
          <w:ins w:id="2250" w:author="Client" w:date="2023-02-06T18:03:00Z"/>
          <w:rFonts w:ascii="Times New Roman" w:eastAsia="Times New Roman" w:hAnsi="Times New Roman"/>
          <w:b/>
          <w:bCs/>
          <w:color w:val="000000"/>
          <w:sz w:val="24"/>
          <w:szCs w:val="24"/>
        </w:rPr>
      </w:pPr>
      <w:ins w:id="2251" w:author="Client" w:date="2023-02-06T18:03:00Z">
        <w:r>
          <w:rPr>
            <w:rFonts w:ascii="Times New Roman" w:eastAsia="Times New Roman" w:hAnsi="Times New Roman"/>
            <w:b/>
            <w:bCs/>
            <w:color w:val="000000"/>
            <w:sz w:val="24"/>
            <w:szCs w:val="24"/>
          </w:rPr>
          <w:t>Validation Letter</w:t>
        </w:r>
      </w:ins>
    </w:p>
    <w:p w14:paraId="700087B5" w14:textId="77777777" w:rsidR="00317F55" w:rsidRDefault="00317F55" w:rsidP="00317F55">
      <w:pPr>
        <w:tabs>
          <w:tab w:val="left" w:pos="1290"/>
        </w:tabs>
        <w:spacing w:line="480" w:lineRule="auto"/>
        <w:jc w:val="both"/>
        <w:rPr>
          <w:ins w:id="2252" w:author="Client" w:date="2023-02-06T18:03:00Z"/>
          <w:rStyle w:val="sw"/>
          <w:rFonts w:ascii="Times New Roman" w:eastAsiaTheme="minorEastAsia" w:hAnsi="Times New Roman"/>
          <w:b/>
          <w:bCs/>
          <w:sz w:val="24"/>
          <w:szCs w:val="24"/>
        </w:rPr>
      </w:pPr>
    </w:p>
    <w:p w14:paraId="5F632423" w14:textId="77777777" w:rsidR="00317F55" w:rsidRDefault="00317F55" w:rsidP="00317F55">
      <w:pPr>
        <w:tabs>
          <w:tab w:val="left" w:pos="1290"/>
        </w:tabs>
        <w:spacing w:line="480" w:lineRule="auto"/>
        <w:jc w:val="both"/>
        <w:rPr>
          <w:ins w:id="2253" w:author="Client" w:date="2023-02-06T18:03:00Z"/>
          <w:rStyle w:val="sw"/>
          <w:rFonts w:ascii="Times New Roman" w:eastAsiaTheme="minorEastAsia" w:hAnsi="Times New Roman"/>
          <w:b/>
          <w:bCs/>
          <w:sz w:val="24"/>
          <w:szCs w:val="24"/>
        </w:rPr>
      </w:pPr>
      <w:ins w:id="2254" w:author="Client" w:date="2023-02-06T18:03:00Z">
        <w:r>
          <w:rPr>
            <w:rStyle w:val="sw"/>
            <w:rFonts w:ascii="Times New Roman" w:eastAsiaTheme="minorEastAsia" w:hAnsi="Times New Roman"/>
            <w:b/>
            <w:bCs/>
            <w:sz w:val="24"/>
            <w:szCs w:val="24"/>
          </w:rPr>
          <w:t>Greetings of Peace!</w:t>
        </w:r>
      </w:ins>
    </w:p>
    <w:p w14:paraId="796E3671" w14:textId="77777777" w:rsidR="00317F55" w:rsidRDefault="00317F55" w:rsidP="00317F55">
      <w:pPr>
        <w:tabs>
          <w:tab w:val="left" w:pos="1290"/>
        </w:tabs>
        <w:spacing w:line="480" w:lineRule="auto"/>
        <w:jc w:val="both"/>
        <w:rPr>
          <w:ins w:id="2255" w:author="Client" w:date="2023-02-06T18:03:00Z"/>
          <w:rStyle w:val="sw"/>
          <w:rFonts w:ascii="Times New Roman" w:eastAsiaTheme="minorEastAsia" w:hAnsi="Times New Roman"/>
          <w:sz w:val="24"/>
          <w:szCs w:val="24"/>
        </w:rPr>
      </w:pPr>
      <w:ins w:id="2256" w:author="Client" w:date="2023-02-06T18:03:00Z">
        <w:r>
          <w:rPr>
            <w:rStyle w:val="sw"/>
            <w:rFonts w:ascii="Times New Roman" w:eastAsiaTheme="minorEastAsia" w:hAnsi="Times New Roman"/>
            <w:b/>
            <w:bCs/>
            <w:sz w:val="24"/>
            <w:szCs w:val="24"/>
          </w:rPr>
          <w:tab/>
        </w:r>
        <w:r>
          <w:rPr>
            <w:rStyle w:val="sw"/>
            <w:rFonts w:ascii="Times New Roman" w:eastAsiaTheme="minorEastAsia" w:hAnsi="Times New Roman"/>
            <w:sz w:val="24"/>
            <w:szCs w:val="24"/>
          </w:rPr>
          <w:t xml:space="preserve">The undersigned, are Accountancy Business </w:t>
        </w:r>
        <w:proofErr w:type="spellStart"/>
        <w:r>
          <w:rPr>
            <w:rStyle w:val="sw"/>
            <w:rFonts w:ascii="Times New Roman" w:eastAsiaTheme="minorEastAsia" w:hAnsi="Times New Roman"/>
            <w:sz w:val="24"/>
            <w:szCs w:val="24"/>
          </w:rPr>
          <w:t>Mangement</w:t>
        </w:r>
        <w:proofErr w:type="spellEnd"/>
        <w:r>
          <w:rPr>
            <w:rStyle w:val="sw"/>
            <w:rFonts w:ascii="Times New Roman" w:eastAsiaTheme="minorEastAsia" w:hAnsi="Times New Roman"/>
            <w:sz w:val="24"/>
            <w:szCs w:val="24"/>
          </w:rPr>
          <w:t xml:space="preserve"> (ABM) Students of section Ramos, are currently conducting a research for this semester entitled “The Importance of Business Innovation to Target Market”.</w:t>
        </w:r>
      </w:ins>
    </w:p>
    <w:p w14:paraId="142B8431" w14:textId="77777777" w:rsidR="00317F55" w:rsidRDefault="00317F55" w:rsidP="00317F55">
      <w:pPr>
        <w:tabs>
          <w:tab w:val="left" w:pos="1290"/>
        </w:tabs>
        <w:spacing w:line="480" w:lineRule="auto"/>
        <w:jc w:val="both"/>
        <w:rPr>
          <w:ins w:id="2257" w:author="Client" w:date="2023-02-06T18:03:00Z"/>
          <w:rStyle w:val="sw"/>
          <w:rFonts w:ascii="Times New Roman" w:eastAsiaTheme="minorEastAsia" w:hAnsi="Times New Roman"/>
          <w:sz w:val="24"/>
          <w:szCs w:val="24"/>
        </w:rPr>
      </w:pPr>
      <w:ins w:id="2258" w:author="Client" w:date="2023-02-06T18:03:00Z">
        <w:r>
          <w:rPr>
            <w:rStyle w:val="sw"/>
            <w:rFonts w:ascii="Times New Roman" w:eastAsiaTheme="minorEastAsia" w:hAnsi="Times New Roman"/>
            <w:sz w:val="24"/>
            <w:szCs w:val="24"/>
          </w:rPr>
          <w:tab/>
          <w:t>In correction with this, we may ask for your assistance with regard to validation of our questionnaire necessary for this study. Believing that you’re capable to provide such, the undersigned would like to ask your approval to be the evaluator done this 13</w:t>
        </w:r>
        <w:r w:rsidRPr="003E011B">
          <w:rPr>
            <w:rStyle w:val="sw"/>
            <w:rFonts w:ascii="Times New Roman" w:eastAsiaTheme="minorEastAsia" w:hAnsi="Times New Roman"/>
            <w:sz w:val="24"/>
            <w:szCs w:val="24"/>
            <w:vertAlign w:val="superscript"/>
          </w:rPr>
          <w:t>th</w:t>
        </w:r>
        <w:r>
          <w:rPr>
            <w:rStyle w:val="sw"/>
            <w:rFonts w:ascii="Times New Roman" w:eastAsiaTheme="minorEastAsia" w:hAnsi="Times New Roman"/>
            <w:sz w:val="24"/>
            <w:szCs w:val="24"/>
          </w:rPr>
          <w:t xml:space="preserve"> day of December 2022.</w:t>
        </w:r>
      </w:ins>
    </w:p>
    <w:p w14:paraId="647AF815" w14:textId="77777777" w:rsidR="00317F55" w:rsidRDefault="00317F55" w:rsidP="00317F55">
      <w:pPr>
        <w:tabs>
          <w:tab w:val="left" w:pos="1290"/>
        </w:tabs>
        <w:jc w:val="both"/>
        <w:rPr>
          <w:ins w:id="2259" w:author="Client" w:date="2023-02-06T18:03:00Z"/>
          <w:rStyle w:val="sw"/>
          <w:rFonts w:ascii="Times New Roman" w:eastAsiaTheme="minorEastAsia" w:hAnsi="Times New Roman"/>
          <w:b/>
          <w:bCs/>
          <w:sz w:val="24"/>
          <w:szCs w:val="24"/>
        </w:rPr>
      </w:pPr>
      <w:proofErr w:type="spellStart"/>
      <w:ins w:id="2260" w:author="Client" w:date="2023-02-06T18:03:00Z">
        <w:r>
          <w:rPr>
            <w:rStyle w:val="sw"/>
            <w:rFonts w:ascii="Times New Roman" w:eastAsiaTheme="minorEastAsia" w:hAnsi="Times New Roman"/>
            <w:b/>
            <w:bCs/>
            <w:sz w:val="24"/>
            <w:szCs w:val="24"/>
          </w:rPr>
          <w:t>Respectully</w:t>
        </w:r>
        <w:proofErr w:type="spellEnd"/>
        <w:r>
          <w:rPr>
            <w:rStyle w:val="sw"/>
            <w:rFonts w:ascii="Times New Roman" w:eastAsiaTheme="minorEastAsia" w:hAnsi="Times New Roman"/>
            <w:b/>
            <w:bCs/>
            <w:sz w:val="24"/>
            <w:szCs w:val="24"/>
          </w:rPr>
          <w:t xml:space="preserve"> yours,</w:t>
        </w:r>
      </w:ins>
    </w:p>
    <w:p w14:paraId="076FB11F" w14:textId="77777777" w:rsidR="00317F55" w:rsidRDefault="00317F55" w:rsidP="00317F55">
      <w:pPr>
        <w:tabs>
          <w:tab w:val="left" w:pos="1290"/>
        </w:tabs>
        <w:jc w:val="both"/>
        <w:rPr>
          <w:ins w:id="2261" w:author="Client" w:date="2023-02-06T18:03:00Z"/>
          <w:rStyle w:val="sw"/>
          <w:rFonts w:ascii="Times New Roman" w:eastAsiaTheme="minorEastAsia" w:hAnsi="Times New Roman"/>
          <w:sz w:val="24"/>
          <w:szCs w:val="24"/>
        </w:rPr>
      </w:pPr>
      <w:proofErr w:type="spellStart"/>
      <w:ins w:id="2262" w:author="Client" w:date="2023-02-06T18:03:00Z">
        <w:r>
          <w:rPr>
            <w:rStyle w:val="sw"/>
            <w:rFonts w:ascii="Times New Roman" w:eastAsiaTheme="minorEastAsia" w:hAnsi="Times New Roman"/>
            <w:sz w:val="24"/>
            <w:szCs w:val="24"/>
          </w:rPr>
          <w:t>Jamisola</w:t>
        </w:r>
        <w:proofErr w:type="spellEnd"/>
        <w:r>
          <w:rPr>
            <w:rStyle w:val="sw"/>
            <w:rFonts w:ascii="Times New Roman" w:eastAsiaTheme="minorEastAsia" w:hAnsi="Times New Roman"/>
            <w:sz w:val="24"/>
            <w:szCs w:val="24"/>
          </w:rPr>
          <w:t xml:space="preserve">, </w:t>
        </w:r>
        <w:proofErr w:type="spellStart"/>
        <w:r>
          <w:rPr>
            <w:rStyle w:val="sw"/>
            <w:rFonts w:ascii="Times New Roman" w:eastAsiaTheme="minorEastAsia" w:hAnsi="Times New Roman"/>
            <w:sz w:val="24"/>
            <w:szCs w:val="24"/>
          </w:rPr>
          <w:t>Jhon</w:t>
        </w:r>
        <w:proofErr w:type="spellEnd"/>
        <w:r>
          <w:rPr>
            <w:rStyle w:val="sw"/>
            <w:rFonts w:ascii="Times New Roman" w:eastAsiaTheme="minorEastAsia" w:hAnsi="Times New Roman"/>
            <w:sz w:val="24"/>
            <w:szCs w:val="24"/>
          </w:rPr>
          <w:t xml:space="preserve"> </w:t>
        </w:r>
        <w:proofErr w:type="spellStart"/>
        <w:r>
          <w:rPr>
            <w:rStyle w:val="sw"/>
            <w:rFonts w:ascii="Times New Roman" w:eastAsiaTheme="minorEastAsia" w:hAnsi="Times New Roman"/>
            <w:sz w:val="24"/>
            <w:szCs w:val="24"/>
          </w:rPr>
          <w:t>Henrex</w:t>
        </w:r>
        <w:proofErr w:type="spellEnd"/>
      </w:ins>
    </w:p>
    <w:p w14:paraId="62EA9C85" w14:textId="77777777" w:rsidR="00317F55" w:rsidRDefault="00317F55" w:rsidP="00317F55">
      <w:pPr>
        <w:tabs>
          <w:tab w:val="left" w:pos="1290"/>
        </w:tabs>
        <w:jc w:val="both"/>
        <w:rPr>
          <w:ins w:id="2263" w:author="Client" w:date="2023-02-06T18:03:00Z"/>
          <w:rStyle w:val="sw"/>
          <w:rFonts w:ascii="Times New Roman" w:eastAsiaTheme="minorEastAsia" w:hAnsi="Times New Roman"/>
          <w:sz w:val="24"/>
          <w:szCs w:val="24"/>
        </w:rPr>
      </w:pPr>
      <w:ins w:id="2264" w:author="Client" w:date="2023-02-06T18:03:00Z">
        <w:r>
          <w:rPr>
            <w:rStyle w:val="sw"/>
            <w:rFonts w:ascii="Times New Roman" w:eastAsiaTheme="minorEastAsia" w:hAnsi="Times New Roman"/>
            <w:sz w:val="24"/>
            <w:szCs w:val="24"/>
          </w:rPr>
          <w:t xml:space="preserve">Rios, </w:t>
        </w:r>
        <w:proofErr w:type="spellStart"/>
        <w:r>
          <w:rPr>
            <w:rStyle w:val="sw"/>
            <w:rFonts w:ascii="Times New Roman" w:eastAsiaTheme="minorEastAsia" w:hAnsi="Times New Roman"/>
            <w:sz w:val="24"/>
            <w:szCs w:val="24"/>
          </w:rPr>
          <w:t>Arbhie</w:t>
        </w:r>
        <w:proofErr w:type="spellEnd"/>
      </w:ins>
    </w:p>
    <w:p w14:paraId="5D83853D" w14:textId="77777777" w:rsidR="00317F55" w:rsidRDefault="00317F55" w:rsidP="00317F55">
      <w:pPr>
        <w:tabs>
          <w:tab w:val="left" w:pos="1290"/>
        </w:tabs>
        <w:jc w:val="both"/>
        <w:rPr>
          <w:ins w:id="2265" w:author="Client" w:date="2023-02-06T18:03:00Z"/>
          <w:rStyle w:val="sw"/>
          <w:rFonts w:ascii="Times New Roman" w:eastAsiaTheme="minorEastAsia" w:hAnsi="Times New Roman"/>
          <w:sz w:val="24"/>
          <w:szCs w:val="24"/>
        </w:rPr>
      </w:pPr>
      <w:ins w:id="2266" w:author="Client" w:date="2023-02-06T18:03:00Z">
        <w:r>
          <w:rPr>
            <w:rStyle w:val="sw"/>
            <w:rFonts w:ascii="Times New Roman" w:eastAsiaTheme="minorEastAsia" w:hAnsi="Times New Roman"/>
            <w:sz w:val="24"/>
            <w:szCs w:val="24"/>
          </w:rPr>
          <w:t>Romero, Bryan</w:t>
        </w:r>
      </w:ins>
    </w:p>
    <w:p w14:paraId="199B56B8" w14:textId="77777777" w:rsidR="00317F55" w:rsidRDefault="00317F55" w:rsidP="00317F55">
      <w:pPr>
        <w:tabs>
          <w:tab w:val="left" w:pos="1290"/>
        </w:tabs>
        <w:jc w:val="center"/>
        <w:rPr>
          <w:ins w:id="2267" w:author="Client" w:date="2023-02-06T18:03:00Z"/>
          <w:rStyle w:val="sw"/>
          <w:rFonts w:ascii="Times New Roman" w:eastAsiaTheme="minorEastAsia" w:hAnsi="Times New Roman"/>
          <w:b/>
          <w:bCs/>
          <w:sz w:val="24"/>
          <w:szCs w:val="24"/>
        </w:rPr>
      </w:pPr>
      <w:ins w:id="2268" w:author="Client" w:date="2023-02-06T18:03:00Z">
        <w:r>
          <w:rPr>
            <w:rStyle w:val="sw"/>
            <w:rFonts w:ascii="Times New Roman" w:eastAsiaTheme="minorEastAsia" w:hAnsi="Times New Roman"/>
            <w:b/>
            <w:bCs/>
            <w:sz w:val="24"/>
            <w:szCs w:val="24"/>
          </w:rPr>
          <w:t>Approved by:</w:t>
        </w:r>
      </w:ins>
    </w:p>
    <w:p w14:paraId="775A9759" w14:textId="77777777" w:rsidR="00317F55" w:rsidRDefault="00317F55" w:rsidP="00317F55">
      <w:pPr>
        <w:tabs>
          <w:tab w:val="left" w:pos="1290"/>
        </w:tabs>
        <w:rPr>
          <w:ins w:id="2269" w:author="Client" w:date="2023-02-06T18:03:00Z"/>
          <w:noProof/>
        </w:rPr>
      </w:pPr>
      <w:ins w:id="2270" w:author="Client" w:date="2023-02-06T18:03:00Z">
        <w:r>
          <w:rPr>
            <w:noProof/>
          </w:rPr>
          <mc:AlternateContent>
            <mc:Choice Requires="wps">
              <w:drawing>
                <wp:anchor distT="0" distB="0" distL="114300" distR="114300" simplePos="0" relativeHeight="251708416" behindDoc="0" locked="0" layoutInCell="1" allowOverlap="1" wp14:anchorId="1D5ABDE3" wp14:editId="3D337BFE">
                  <wp:simplePos x="0" y="0"/>
                  <wp:positionH relativeFrom="margin">
                    <wp:align>left</wp:align>
                  </wp:positionH>
                  <wp:positionV relativeFrom="paragraph">
                    <wp:posOffset>134141</wp:posOffset>
                  </wp:positionV>
                  <wp:extent cx="2026920" cy="7620"/>
                  <wp:effectExtent l="0" t="0" r="30480" b="3048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269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86237" id="Straight Connector 50" o:spid="_x0000_s1026" style="position:absolute;flip:y;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55pt" to="159.6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" strokecolor="#292934 [3200]">
                  <o:lock v:ext="edit" shapetype="f"/>
                  <w10:wrap anchorx="margin"/>
                </v:line>
              </w:pict>
            </mc:Fallback>
          </mc:AlternateContent>
        </w:r>
        <w:r>
          <w:rPr>
            <w:noProof/>
          </w:rPr>
          <mc:AlternateContent>
            <mc:Choice Requires="wps">
              <w:drawing>
                <wp:anchor distT="4294967295" distB="4294967295" distL="114300" distR="114300" simplePos="0" relativeHeight="251709440" behindDoc="0" locked="0" layoutInCell="1" allowOverlap="1" wp14:anchorId="7B288E2B" wp14:editId="5DE31216">
                  <wp:simplePos x="0" y="0"/>
                  <wp:positionH relativeFrom="column">
                    <wp:posOffset>3640347</wp:posOffset>
                  </wp:positionH>
                  <wp:positionV relativeFrom="paragraph">
                    <wp:posOffset>138345</wp:posOffset>
                  </wp:positionV>
                  <wp:extent cx="1518249" cy="8627"/>
                  <wp:effectExtent l="0" t="0" r="25400" b="2984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249"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C67084" id="Straight Connector 51"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6.65pt,10.9pt" to="406.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" strokecolor="#292934 [3200]">
                  <o:lock v:ext="edit" shapetype="f"/>
                </v:line>
              </w:pict>
            </mc:Fallback>
          </mc:AlternateContent>
        </w:r>
      </w:ins>
    </w:p>
    <w:p w14:paraId="696D2E9C" w14:textId="77777777" w:rsidR="00317F55" w:rsidRDefault="00317F55" w:rsidP="00317F55">
      <w:pPr>
        <w:spacing w:after="0" w:line="480" w:lineRule="auto"/>
        <w:jc w:val="center"/>
        <w:rPr>
          <w:ins w:id="2271" w:author="Client" w:date="2023-02-06T18:03:00Z"/>
          <w:rFonts w:ascii="Times New Roman" w:eastAsia="Times New Roman" w:hAnsi="Times New Roman"/>
          <w:b/>
          <w:bCs/>
          <w:color w:val="000000"/>
          <w:sz w:val="24"/>
          <w:szCs w:val="24"/>
        </w:rPr>
      </w:pPr>
      <w:ins w:id="2272" w:author="Client" w:date="2023-02-06T18:03:00Z">
        <w:r>
          <w:rPr>
            <w:rFonts w:ascii="Times New Roman" w:hAnsi="Times New Roman"/>
            <w:noProof/>
            <w:sz w:val="24"/>
            <w:szCs w:val="24"/>
          </w:rPr>
          <w:t>Jackielyn M. Cura                                                                    Mary Hope Aldiscimo        Gen. T. De Leon NHS                                                             Gen. T. De Leon NHS</w:t>
        </w:r>
      </w:ins>
    </w:p>
    <w:p w14:paraId="1CA20B7D" w14:textId="77777777" w:rsidR="00317F55" w:rsidRDefault="00317F55" w:rsidP="00317F55">
      <w:pPr>
        <w:spacing w:after="0" w:line="480" w:lineRule="auto"/>
        <w:jc w:val="center"/>
        <w:rPr>
          <w:ins w:id="2273" w:author="Client" w:date="2023-02-06T18:03:00Z"/>
          <w:rFonts w:ascii="Times New Roman" w:eastAsia="Times New Roman" w:hAnsi="Times New Roman"/>
          <w:b/>
          <w:bCs/>
          <w:color w:val="000000"/>
          <w:sz w:val="24"/>
          <w:szCs w:val="24"/>
        </w:rPr>
      </w:pPr>
    </w:p>
    <w:p w14:paraId="3379E4DB" w14:textId="77777777" w:rsidR="00317F55" w:rsidRDefault="00317F55" w:rsidP="00317F55">
      <w:pPr>
        <w:spacing w:after="0" w:line="480" w:lineRule="auto"/>
        <w:rPr>
          <w:ins w:id="2274" w:author="Client" w:date="2023-02-06T18:14:00Z"/>
          <w:rFonts w:ascii="Times New Roman" w:eastAsia="Times New Roman" w:hAnsi="Times New Roman"/>
          <w:b/>
          <w:bCs/>
          <w:color w:val="000000"/>
          <w:sz w:val="24"/>
          <w:szCs w:val="24"/>
        </w:rPr>
      </w:pPr>
    </w:p>
    <w:p w14:paraId="0F9F74B5" w14:textId="046F0E07" w:rsidR="00317F55" w:rsidRDefault="00317F55" w:rsidP="00317F55">
      <w:pPr>
        <w:spacing w:after="0" w:line="480" w:lineRule="auto"/>
        <w:rPr>
          <w:ins w:id="2275" w:author="Client" w:date="2023-02-06T18:03:00Z"/>
          <w:rFonts w:ascii="Times New Roman" w:eastAsia="Times New Roman" w:hAnsi="Times New Roman"/>
          <w:b/>
          <w:bCs/>
          <w:color w:val="000000"/>
          <w:sz w:val="24"/>
          <w:szCs w:val="24"/>
        </w:rPr>
      </w:pPr>
      <w:ins w:id="2276" w:author="Client" w:date="2023-02-06T18:03:00Z">
        <w:r>
          <w:rPr>
            <w:rFonts w:ascii="Times New Roman" w:eastAsia="Times New Roman" w:hAnsi="Times New Roman"/>
            <w:b/>
            <w:bCs/>
            <w:color w:val="000000"/>
            <w:sz w:val="24"/>
            <w:szCs w:val="24"/>
          </w:rPr>
          <w:t>Appendix C</w:t>
        </w:r>
      </w:ins>
    </w:p>
    <w:p w14:paraId="025161EB" w14:textId="77777777" w:rsidR="00317F55" w:rsidRDefault="00317F55" w:rsidP="00317F55">
      <w:pPr>
        <w:spacing w:after="0" w:line="480" w:lineRule="auto"/>
        <w:jc w:val="center"/>
        <w:rPr>
          <w:ins w:id="2277" w:author="Client" w:date="2023-02-06T18:11:00Z"/>
          <w:rFonts w:ascii="Times New Roman" w:eastAsia="Times New Roman" w:hAnsi="Times New Roman"/>
          <w:b/>
          <w:bCs/>
          <w:color w:val="000000"/>
          <w:sz w:val="24"/>
          <w:szCs w:val="24"/>
        </w:rPr>
      </w:pPr>
    </w:p>
    <w:p w14:paraId="734D035D" w14:textId="43BB44F6" w:rsidR="00317F55" w:rsidRDefault="00317F55" w:rsidP="00317F55">
      <w:pPr>
        <w:spacing w:after="0" w:line="480" w:lineRule="auto"/>
        <w:jc w:val="center"/>
        <w:rPr>
          <w:ins w:id="2278" w:author="Client" w:date="2023-02-06T18:03:00Z"/>
          <w:rFonts w:ascii="Times New Roman" w:eastAsia="Times New Roman" w:hAnsi="Times New Roman"/>
          <w:b/>
          <w:bCs/>
          <w:color w:val="000000"/>
          <w:sz w:val="24"/>
          <w:szCs w:val="24"/>
        </w:rPr>
      </w:pPr>
      <w:ins w:id="2279" w:author="Client" w:date="2023-02-06T18:03:00Z">
        <w:r>
          <w:rPr>
            <w:rFonts w:ascii="Times New Roman" w:eastAsia="Times New Roman" w:hAnsi="Times New Roman"/>
            <w:b/>
            <w:bCs/>
            <w:color w:val="000000"/>
            <w:sz w:val="24"/>
            <w:szCs w:val="24"/>
          </w:rPr>
          <w:t>Consent Letter</w:t>
        </w:r>
      </w:ins>
    </w:p>
    <w:p w14:paraId="6C870F27" w14:textId="77777777" w:rsidR="00317F55" w:rsidRDefault="00317F55" w:rsidP="00317F55">
      <w:pPr>
        <w:tabs>
          <w:tab w:val="left" w:pos="1290"/>
        </w:tabs>
        <w:spacing w:after="160" w:line="480" w:lineRule="auto"/>
        <w:jc w:val="center"/>
        <w:rPr>
          <w:ins w:id="2280" w:author="Client" w:date="2023-02-06T18:03:00Z"/>
          <w:rFonts w:ascii="Times New Roman" w:eastAsia="Times New Roman" w:hAnsi="Times New Roman"/>
          <w:b/>
          <w:bCs/>
          <w:sz w:val="24"/>
          <w:szCs w:val="24"/>
          <w:lang w:val="en-PH"/>
        </w:rPr>
      </w:pPr>
      <w:ins w:id="2281" w:author="Client" w:date="2023-02-06T18:03:00Z">
        <w:r w:rsidRPr="000B1D7A">
          <w:rPr>
            <w:rFonts w:ascii="Times New Roman" w:eastAsia="Times New Roman" w:hAnsi="Times New Roman"/>
            <w:b/>
            <w:bCs/>
            <w:sz w:val="24"/>
            <w:szCs w:val="24"/>
            <w:lang w:val="en-PH"/>
          </w:rPr>
          <w:t>Greetings!</w:t>
        </w:r>
      </w:ins>
    </w:p>
    <w:p w14:paraId="145D3B7D" w14:textId="77777777" w:rsidR="00317F55" w:rsidRPr="00904F89" w:rsidRDefault="00317F55" w:rsidP="00317F55">
      <w:pPr>
        <w:tabs>
          <w:tab w:val="left" w:pos="1290"/>
        </w:tabs>
        <w:spacing w:after="160" w:line="480" w:lineRule="auto"/>
        <w:jc w:val="both"/>
        <w:rPr>
          <w:ins w:id="2282" w:author="Client" w:date="2023-02-06T18:03:00Z"/>
          <w:rFonts w:ascii="Times New Roman" w:eastAsia="Times New Roman" w:hAnsi="Times New Roman"/>
          <w:b/>
          <w:bCs/>
          <w:sz w:val="24"/>
          <w:szCs w:val="24"/>
          <w:lang w:val="en-PH"/>
        </w:rPr>
      </w:pPr>
      <w:ins w:id="2283" w:author="Client" w:date="2023-02-06T18:03:00Z">
        <w:r w:rsidRPr="000B1D7A">
          <w:rPr>
            <w:rFonts w:ascii="Times New Roman" w:eastAsia="Times New Roman" w:hAnsi="Times New Roman"/>
            <w:sz w:val="24"/>
            <w:szCs w:val="24"/>
            <w:lang w:val="en-PH"/>
          </w:rPr>
          <w:t>The researcher would like to ask for permission to conduct a survey of teachers for pilot testing. This is in view of a study titled "The Importance of Business Innovation to Target Market." The purpose of the survey is to collec</w:t>
        </w:r>
        <w:r>
          <w:rPr>
            <w:rFonts w:ascii="Times New Roman" w:eastAsia="Times New Roman" w:hAnsi="Times New Roman"/>
            <w:sz w:val="24"/>
            <w:szCs w:val="24"/>
            <w:lang w:val="en-PH"/>
          </w:rPr>
          <w:t xml:space="preserve">t information that will help us </w:t>
        </w:r>
        <w:r w:rsidRPr="000B1D7A">
          <w:rPr>
            <w:rFonts w:ascii="Times New Roman" w:eastAsia="Times New Roman" w:hAnsi="Times New Roman"/>
            <w:sz w:val="24"/>
            <w:szCs w:val="24"/>
            <w:lang w:val="en-PH"/>
          </w:rPr>
          <w:t>answer the questions raised in the survey.</w:t>
        </w:r>
      </w:ins>
    </w:p>
    <w:p w14:paraId="57BFE8AD" w14:textId="77777777" w:rsidR="00317F55" w:rsidRPr="000B1D7A" w:rsidRDefault="00317F55" w:rsidP="00317F55">
      <w:pPr>
        <w:tabs>
          <w:tab w:val="left" w:pos="1290"/>
        </w:tabs>
        <w:spacing w:after="160" w:line="480" w:lineRule="auto"/>
        <w:jc w:val="both"/>
        <w:rPr>
          <w:ins w:id="2284" w:author="Client" w:date="2023-02-06T18:03:00Z"/>
          <w:rFonts w:ascii="Times New Roman" w:eastAsia="Times New Roman" w:hAnsi="Times New Roman"/>
          <w:sz w:val="24"/>
          <w:szCs w:val="24"/>
          <w:lang w:val="en-PH"/>
        </w:rPr>
      </w:pPr>
      <w:ins w:id="2285" w:author="Client" w:date="2023-02-06T18:03:00Z">
        <w:r w:rsidRPr="000B1D7A">
          <w:rPr>
            <w:rFonts w:ascii="Times New Roman" w:eastAsia="Times New Roman" w:hAnsi="Times New Roman"/>
            <w:sz w:val="24"/>
            <w:szCs w:val="24"/>
            <w:lang w:val="en-PH"/>
          </w:rPr>
          <w:t>All researchers would be grateful if you could approve our request. Thank you in advance for your consideration and support for this research.</w:t>
        </w:r>
      </w:ins>
    </w:p>
    <w:p w14:paraId="784E0C83" w14:textId="77777777" w:rsidR="00317F55" w:rsidRPr="000B1D7A" w:rsidRDefault="00317F55" w:rsidP="00317F55">
      <w:pPr>
        <w:tabs>
          <w:tab w:val="left" w:pos="1290"/>
        </w:tabs>
        <w:spacing w:after="160" w:line="480" w:lineRule="auto"/>
        <w:jc w:val="both"/>
        <w:rPr>
          <w:ins w:id="2286" w:author="Client" w:date="2023-02-06T18:03:00Z"/>
          <w:rFonts w:ascii="Times New Roman" w:eastAsia="Times New Roman" w:hAnsi="Times New Roman"/>
          <w:b/>
          <w:bCs/>
          <w:sz w:val="24"/>
          <w:szCs w:val="24"/>
          <w:lang w:val="en-PH"/>
        </w:rPr>
      </w:pPr>
      <w:ins w:id="2287" w:author="Client" w:date="2023-02-06T18:03:00Z">
        <w:r w:rsidRPr="000B1D7A">
          <w:rPr>
            <w:rFonts w:ascii="Times New Roman" w:eastAsia="Times New Roman" w:hAnsi="Times New Roman"/>
            <w:b/>
            <w:bCs/>
            <w:sz w:val="24"/>
            <w:szCs w:val="24"/>
            <w:lang w:val="en-PH"/>
          </w:rPr>
          <w:t>Sincerely yours,</w:t>
        </w:r>
      </w:ins>
    </w:p>
    <w:p w14:paraId="6542EB5C" w14:textId="77777777" w:rsidR="00317F55" w:rsidRPr="000B1D7A" w:rsidRDefault="00317F55" w:rsidP="00317F55">
      <w:pPr>
        <w:tabs>
          <w:tab w:val="left" w:pos="1290"/>
        </w:tabs>
        <w:spacing w:after="160" w:line="480" w:lineRule="auto"/>
        <w:jc w:val="both"/>
        <w:rPr>
          <w:ins w:id="2288" w:author="Client" w:date="2023-02-06T18:03:00Z"/>
          <w:rFonts w:ascii="Times New Roman" w:eastAsia="Times New Roman" w:hAnsi="Times New Roman"/>
          <w:sz w:val="24"/>
          <w:szCs w:val="24"/>
          <w:lang w:val="en-PH"/>
        </w:rPr>
      </w:pPr>
      <w:ins w:id="2289" w:author="Client" w:date="2023-02-06T18:03:00Z">
        <w:r w:rsidRPr="000B1D7A">
          <w:rPr>
            <w:rFonts w:ascii="Times New Roman" w:eastAsia="Times New Roman" w:hAnsi="Times New Roman"/>
            <w:sz w:val="24"/>
            <w:szCs w:val="24"/>
            <w:lang w:val="en-PH"/>
          </w:rPr>
          <w:t>The Researchers:</w:t>
        </w:r>
      </w:ins>
    </w:p>
    <w:p w14:paraId="534C064E" w14:textId="77777777" w:rsidR="00317F55" w:rsidRPr="000B1D7A" w:rsidRDefault="00317F55" w:rsidP="00317F55">
      <w:pPr>
        <w:tabs>
          <w:tab w:val="left" w:pos="1290"/>
        </w:tabs>
        <w:spacing w:after="160" w:line="480" w:lineRule="auto"/>
        <w:jc w:val="both"/>
        <w:rPr>
          <w:ins w:id="2290" w:author="Client" w:date="2023-02-06T18:03:00Z"/>
          <w:rFonts w:ascii="Times New Roman" w:eastAsia="Times New Roman" w:hAnsi="Times New Roman"/>
          <w:sz w:val="24"/>
          <w:szCs w:val="24"/>
          <w:lang w:val="en-PH"/>
        </w:rPr>
      </w:pPr>
      <w:proofErr w:type="spellStart"/>
      <w:ins w:id="2291" w:author="Client" w:date="2023-02-06T18:03:00Z">
        <w:r w:rsidRPr="000B1D7A">
          <w:rPr>
            <w:rFonts w:ascii="Times New Roman" w:eastAsia="Times New Roman" w:hAnsi="Times New Roman"/>
            <w:sz w:val="24"/>
            <w:szCs w:val="24"/>
            <w:lang w:val="en-PH"/>
          </w:rPr>
          <w:t>Jamisola</w:t>
        </w:r>
        <w:proofErr w:type="spellEnd"/>
        <w:r w:rsidRPr="000B1D7A">
          <w:rPr>
            <w:rFonts w:ascii="Times New Roman" w:eastAsia="Times New Roman" w:hAnsi="Times New Roman"/>
            <w:sz w:val="24"/>
            <w:szCs w:val="24"/>
            <w:lang w:val="en-PH"/>
          </w:rPr>
          <w:t xml:space="preserve">, </w:t>
        </w:r>
        <w:proofErr w:type="spellStart"/>
        <w:r w:rsidRPr="000B1D7A">
          <w:rPr>
            <w:rFonts w:ascii="Times New Roman" w:eastAsia="Times New Roman" w:hAnsi="Times New Roman"/>
            <w:sz w:val="24"/>
            <w:szCs w:val="24"/>
            <w:lang w:val="en-PH"/>
          </w:rPr>
          <w:t>Jhon</w:t>
        </w:r>
        <w:proofErr w:type="spellEnd"/>
        <w:r w:rsidRPr="000B1D7A">
          <w:rPr>
            <w:rFonts w:ascii="Times New Roman" w:eastAsia="Times New Roman" w:hAnsi="Times New Roman"/>
            <w:sz w:val="24"/>
            <w:szCs w:val="24"/>
            <w:lang w:val="en-PH"/>
          </w:rPr>
          <w:t xml:space="preserve"> </w:t>
        </w:r>
        <w:proofErr w:type="spellStart"/>
        <w:r w:rsidRPr="000B1D7A">
          <w:rPr>
            <w:rFonts w:ascii="Times New Roman" w:eastAsia="Times New Roman" w:hAnsi="Times New Roman"/>
            <w:sz w:val="24"/>
            <w:szCs w:val="24"/>
            <w:lang w:val="en-PH"/>
          </w:rPr>
          <w:t>Henrex</w:t>
        </w:r>
        <w:proofErr w:type="spellEnd"/>
        <w:r w:rsidRPr="000B1D7A">
          <w:rPr>
            <w:rFonts w:ascii="Times New Roman" w:eastAsia="Times New Roman" w:hAnsi="Times New Roman"/>
            <w:sz w:val="24"/>
            <w:szCs w:val="24"/>
            <w:lang w:val="en-PH"/>
          </w:rPr>
          <w:t xml:space="preserve"> G.</w:t>
        </w:r>
      </w:ins>
    </w:p>
    <w:p w14:paraId="269ACF08" w14:textId="77777777" w:rsidR="00317F55" w:rsidRPr="000B1D7A" w:rsidRDefault="00317F55" w:rsidP="00317F55">
      <w:pPr>
        <w:tabs>
          <w:tab w:val="left" w:pos="1290"/>
        </w:tabs>
        <w:spacing w:after="160" w:line="480" w:lineRule="auto"/>
        <w:jc w:val="both"/>
        <w:rPr>
          <w:ins w:id="2292" w:author="Client" w:date="2023-02-06T18:03:00Z"/>
          <w:rFonts w:ascii="Times New Roman" w:eastAsia="Times New Roman" w:hAnsi="Times New Roman"/>
          <w:sz w:val="24"/>
          <w:szCs w:val="24"/>
          <w:lang w:val="en-PH"/>
        </w:rPr>
      </w:pPr>
      <w:ins w:id="2293" w:author="Client" w:date="2023-02-06T18:03:00Z">
        <w:r w:rsidRPr="000B1D7A">
          <w:rPr>
            <w:rFonts w:ascii="Times New Roman" w:eastAsia="Times New Roman" w:hAnsi="Times New Roman"/>
            <w:sz w:val="24"/>
            <w:szCs w:val="24"/>
            <w:lang w:val="en-PH"/>
          </w:rPr>
          <w:t xml:space="preserve">Rios, </w:t>
        </w:r>
        <w:proofErr w:type="spellStart"/>
        <w:r w:rsidRPr="000B1D7A">
          <w:rPr>
            <w:rFonts w:ascii="Times New Roman" w:eastAsia="Times New Roman" w:hAnsi="Times New Roman"/>
            <w:sz w:val="24"/>
            <w:szCs w:val="24"/>
            <w:lang w:val="en-PH"/>
          </w:rPr>
          <w:t>Arbhie</w:t>
        </w:r>
        <w:proofErr w:type="spellEnd"/>
      </w:ins>
    </w:p>
    <w:p w14:paraId="1C052094" w14:textId="77777777" w:rsidR="00317F55" w:rsidRPr="000B1D7A" w:rsidRDefault="00317F55" w:rsidP="00317F55">
      <w:pPr>
        <w:tabs>
          <w:tab w:val="left" w:pos="1290"/>
        </w:tabs>
        <w:spacing w:after="160" w:line="480" w:lineRule="auto"/>
        <w:jc w:val="both"/>
        <w:rPr>
          <w:ins w:id="2294" w:author="Client" w:date="2023-02-06T18:03:00Z"/>
          <w:rFonts w:ascii="Times New Roman" w:eastAsia="Times New Roman" w:hAnsi="Times New Roman"/>
          <w:sz w:val="24"/>
          <w:szCs w:val="24"/>
          <w:lang w:val="en-PH"/>
        </w:rPr>
      </w:pPr>
      <w:ins w:id="2295" w:author="Client" w:date="2023-02-06T18:03:00Z">
        <w:r w:rsidRPr="000B1D7A">
          <w:rPr>
            <w:rFonts w:ascii="Times New Roman" w:eastAsia="Times New Roman" w:hAnsi="Times New Roman"/>
            <w:sz w:val="24"/>
            <w:szCs w:val="24"/>
            <w:lang w:val="en-PH"/>
          </w:rPr>
          <w:t xml:space="preserve">Romero, Bryan S. </w:t>
        </w:r>
      </w:ins>
    </w:p>
    <w:p w14:paraId="0BBF89DD" w14:textId="77777777" w:rsidR="00317F55" w:rsidRPr="000B1D7A" w:rsidRDefault="00317F55" w:rsidP="00317F55">
      <w:pPr>
        <w:tabs>
          <w:tab w:val="left" w:pos="1290"/>
        </w:tabs>
        <w:spacing w:after="160" w:line="480" w:lineRule="auto"/>
        <w:jc w:val="center"/>
        <w:rPr>
          <w:ins w:id="2296" w:author="Client" w:date="2023-02-06T18:03:00Z"/>
          <w:b/>
          <w:bCs/>
          <w:lang w:val="en-PH"/>
        </w:rPr>
      </w:pPr>
      <w:ins w:id="2297" w:author="Client" w:date="2023-02-06T18:03:00Z">
        <w:r>
          <w:rPr>
            <w:noProof/>
          </w:rPr>
          <mc:AlternateContent>
            <mc:Choice Requires="wps">
              <w:drawing>
                <wp:anchor distT="0" distB="0" distL="114300" distR="114300" simplePos="0" relativeHeight="251712512" behindDoc="0" locked="0" layoutInCell="1" allowOverlap="1" wp14:anchorId="6B39C99B" wp14:editId="22F82391">
                  <wp:simplePos x="0" y="0"/>
                  <wp:positionH relativeFrom="column">
                    <wp:posOffset>9525</wp:posOffset>
                  </wp:positionH>
                  <wp:positionV relativeFrom="paragraph">
                    <wp:posOffset>167640</wp:posOffset>
                  </wp:positionV>
                  <wp:extent cx="1485900" cy="0"/>
                  <wp:effectExtent l="0" t="0" r="0" b="0"/>
                  <wp:wrapNone/>
                  <wp:docPr id="5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859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73F292E" id="Straight Connector 6"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3.2pt" to="117.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" strokecolor="windowText" strokeweight=".5pt">
                  <v:stroke joinstyle="miter"/>
                  <o:lock v:ext="edit" shapetype="f"/>
                </v:line>
              </w:pict>
            </mc:Fallback>
          </mc:AlternateContent>
        </w:r>
        <w:r>
          <w:rPr>
            <w:noProof/>
          </w:rPr>
          <mc:AlternateContent>
            <mc:Choice Requires="wps">
              <w:drawing>
                <wp:anchor distT="4294967294" distB="4294967294" distL="114300" distR="114300" simplePos="0" relativeHeight="251713536" behindDoc="0" locked="0" layoutInCell="1" allowOverlap="1" wp14:anchorId="247926A7" wp14:editId="56CC9841">
                  <wp:simplePos x="0" y="0"/>
                  <wp:positionH relativeFrom="column">
                    <wp:posOffset>3505200</wp:posOffset>
                  </wp:positionH>
                  <wp:positionV relativeFrom="paragraph">
                    <wp:posOffset>182879</wp:posOffset>
                  </wp:positionV>
                  <wp:extent cx="1724025" cy="0"/>
                  <wp:effectExtent l="0" t="0" r="9525" b="0"/>
                  <wp:wrapNone/>
                  <wp:docPr id="5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40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323A73F" id="Straight Connector 7" o:spid="_x0000_s1026" style="position:absolute;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6pt,14.4pt" to="411.7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" strokecolor="windowText" strokeweight=".5pt">
                  <v:stroke joinstyle="miter"/>
                  <o:lock v:ext="edit" shapetype="f"/>
                </v:line>
              </w:pict>
            </mc:Fallback>
          </mc:AlternateContent>
        </w:r>
        <w:r w:rsidRPr="000B1D7A">
          <w:rPr>
            <w:rFonts w:ascii="Times New Roman" w:eastAsia="Times New Roman" w:hAnsi="Times New Roman"/>
            <w:sz w:val="24"/>
            <w:szCs w:val="24"/>
            <w:lang w:val="en-PH"/>
          </w:rPr>
          <w:t>Approved by:</w:t>
        </w:r>
      </w:ins>
    </w:p>
    <w:p w14:paraId="4E188A53" w14:textId="77777777" w:rsidR="00317F55" w:rsidRPr="000B1D7A" w:rsidRDefault="00317F55" w:rsidP="00317F55">
      <w:pPr>
        <w:tabs>
          <w:tab w:val="left" w:pos="1290"/>
        </w:tabs>
        <w:spacing w:after="160" w:line="480" w:lineRule="auto"/>
        <w:rPr>
          <w:ins w:id="2298" w:author="Client" w:date="2023-02-06T18:03:00Z"/>
          <w:rFonts w:ascii="Times New Roman" w:hAnsi="Times New Roman"/>
          <w:noProof/>
          <w:sz w:val="24"/>
          <w:szCs w:val="24"/>
          <w:lang w:val="en-PH"/>
        </w:rPr>
      </w:pPr>
      <w:ins w:id="2299" w:author="Client" w:date="2023-02-06T18:03:00Z">
        <w:r>
          <w:rPr>
            <w:rFonts w:ascii="Times New Roman" w:hAnsi="Times New Roman"/>
            <w:noProof/>
            <w:sz w:val="24"/>
            <w:szCs w:val="24"/>
            <w:lang w:val="en-PH"/>
          </w:rPr>
          <w:t xml:space="preserve">  </w:t>
        </w:r>
        <w:r w:rsidRPr="000B1D7A">
          <w:rPr>
            <w:rFonts w:ascii="Times New Roman" w:hAnsi="Times New Roman"/>
            <w:noProof/>
            <w:sz w:val="24"/>
            <w:szCs w:val="24"/>
            <w:lang w:val="en-PH"/>
          </w:rPr>
          <w:t xml:space="preserve">Dr. Jaime Boy Alegre                                           </w:t>
        </w:r>
        <w:r>
          <w:rPr>
            <w:rFonts w:ascii="Times New Roman" w:hAnsi="Times New Roman"/>
            <w:noProof/>
            <w:sz w:val="24"/>
            <w:szCs w:val="24"/>
            <w:lang w:val="en-PH"/>
          </w:rPr>
          <w:t xml:space="preserve"> </w:t>
        </w:r>
        <w:r w:rsidRPr="000B1D7A">
          <w:rPr>
            <w:rFonts w:ascii="Times New Roman" w:hAnsi="Times New Roman"/>
            <w:noProof/>
            <w:sz w:val="24"/>
            <w:szCs w:val="24"/>
            <w:lang w:val="en-PH"/>
          </w:rPr>
          <w:t xml:space="preserve">   </w:t>
        </w:r>
        <w:r>
          <w:rPr>
            <w:rFonts w:ascii="Times New Roman" w:hAnsi="Times New Roman"/>
            <w:noProof/>
            <w:sz w:val="24"/>
            <w:szCs w:val="24"/>
            <w:lang w:val="en-PH"/>
          </w:rPr>
          <w:t xml:space="preserve">         </w:t>
        </w:r>
        <w:r w:rsidRPr="000B1D7A">
          <w:rPr>
            <w:rFonts w:ascii="Times New Roman" w:hAnsi="Times New Roman"/>
            <w:noProof/>
            <w:sz w:val="24"/>
            <w:szCs w:val="24"/>
            <w:lang w:val="en-PH"/>
          </w:rPr>
          <w:t>Dr. Ramona A. Villanueva</w:t>
        </w:r>
      </w:ins>
    </w:p>
    <w:p w14:paraId="1E7F5DFB" w14:textId="77777777" w:rsidR="00317F55" w:rsidRPr="00113DED" w:rsidRDefault="00317F55" w:rsidP="00317F55">
      <w:pPr>
        <w:tabs>
          <w:tab w:val="left" w:pos="923"/>
        </w:tabs>
        <w:spacing w:line="480" w:lineRule="auto"/>
        <w:jc w:val="both"/>
        <w:rPr>
          <w:ins w:id="2300" w:author="Client" w:date="2023-02-06T18:03:00Z"/>
          <w:rFonts w:ascii="Times New Roman" w:hAnsi="Times New Roman"/>
          <w:sz w:val="24"/>
          <w:szCs w:val="24"/>
        </w:rPr>
      </w:pPr>
      <w:ins w:id="2301" w:author="Client" w:date="2023-02-06T18:03:00Z">
        <w:r w:rsidRPr="000B1D7A">
          <w:rPr>
            <w:rFonts w:ascii="Times New Roman" w:hAnsi="Times New Roman"/>
            <w:noProof/>
            <w:sz w:val="24"/>
            <w:szCs w:val="24"/>
            <w:lang w:val="en-PH"/>
          </w:rPr>
          <w:t xml:space="preserve">   </w:t>
        </w:r>
        <w:r w:rsidRPr="000B1D7A">
          <w:rPr>
            <w:rFonts w:ascii="Times New Roman" w:hAnsi="Times New Roman"/>
            <w:b/>
            <w:bCs/>
            <w:noProof/>
            <w:sz w:val="24"/>
            <w:szCs w:val="24"/>
            <w:lang w:val="en-PH"/>
          </w:rPr>
          <w:t xml:space="preserve">Research Adviser                                                          </w:t>
        </w:r>
        <w:r>
          <w:rPr>
            <w:rFonts w:ascii="Times New Roman" w:hAnsi="Times New Roman"/>
            <w:b/>
            <w:bCs/>
            <w:noProof/>
            <w:sz w:val="24"/>
            <w:szCs w:val="24"/>
            <w:lang w:val="en-PH"/>
          </w:rPr>
          <w:t xml:space="preserve">        </w:t>
        </w:r>
        <w:r w:rsidRPr="000B1D7A">
          <w:rPr>
            <w:rFonts w:ascii="Times New Roman" w:hAnsi="Times New Roman"/>
            <w:b/>
            <w:bCs/>
            <w:noProof/>
            <w:sz w:val="24"/>
            <w:szCs w:val="24"/>
            <w:lang w:val="en-PH"/>
          </w:rPr>
          <w:t>SHS Focal Person</w:t>
        </w:r>
        <w:r>
          <w:rPr>
            <w:rFonts w:ascii="Times New Roman" w:hAnsi="Times New Roman"/>
            <w:noProof/>
            <w:sz w:val="24"/>
            <w:szCs w:val="24"/>
          </w:rPr>
          <mc:AlternateContent>
            <mc:Choice Requires="wps">
              <w:drawing>
                <wp:anchor distT="4294967293" distB="4294967293" distL="114300" distR="114300" simplePos="0" relativeHeight="251710464" behindDoc="0" locked="0" layoutInCell="1" allowOverlap="1" wp14:anchorId="01F9C950" wp14:editId="66ACB16A">
                  <wp:simplePos x="0" y="0"/>
                  <wp:positionH relativeFrom="column">
                    <wp:posOffset>5717540</wp:posOffset>
                  </wp:positionH>
                  <wp:positionV relativeFrom="paragraph">
                    <wp:posOffset>9575164</wp:posOffset>
                  </wp:positionV>
                  <wp:extent cx="1133475" cy="0"/>
                  <wp:effectExtent l="0" t="0" r="9525" b="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33475" cy="0"/>
                          </a:xfrm>
                          <a:prstGeom prst="line">
                            <a:avLst/>
                          </a:prstGeom>
                          <a:noFill/>
                          <a:ln w="25400">
                            <a:solidFill>
                              <a:srgbClr val="C00000"/>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038F2480" id="Straight Connector 55" o:spid="_x0000_s1026" style="position:absolute;z-index:2517104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450.2pt,753.95pt" to="539.4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" strokecolor="#c00000" strokeweight="2pt">
                  <o:lock v:ext="edit" shapetype="f"/>
                </v:line>
              </w:pict>
            </mc:Fallback>
          </mc:AlternateContent>
        </w:r>
        <w:r>
          <w:rPr>
            <w:rFonts w:ascii="Times New Roman" w:hAnsi="Times New Roman"/>
            <w:noProof/>
            <w:sz w:val="24"/>
            <w:szCs w:val="24"/>
          </w:rPr>
          <mc:AlternateContent>
            <mc:Choice Requires="wps">
              <w:drawing>
                <wp:anchor distT="4294967293" distB="4294967293" distL="114300" distR="114300" simplePos="0" relativeHeight="251711488" behindDoc="0" locked="0" layoutInCell="1" allowOverlap="1" wp14:anchorId="0A1F27EC" wp14:editId="684B4F3D">
                  <wp:simplePos x="0" y="0"/>
                  <wp:positionH relativeFrom="column">
                    <wp:posOffset>5717540</wp:posOffset>
                  </wp:positionH>
                  <wp:positionV relativeFrom="paragraph">
                    <wp:posOffset>8525509</wp:posOffset>
                  </wp:positionV>
                  <wp:extent cx="1082040" cy="0"/>
                  <wp:effectExtent l="0" t="0" r="3810" b="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82040" cy="0"/>
                          </a:xfrm>
                          <a:prstGeom prst="line">
                            <a:avLst/>
                          </a:prstGeom>
                          <a:noFill/>
                          <a:ln w="25400">
                            <a:solidFill>
                              <a:srgbClr val="C00000"/>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64E4EEF1" id="Straight Connector 57" o:spid="_x0000_s1026" style="position:absolute;z-index:2517114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450.2pt,671.3pt" to="535.4pt,6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" strokecolor="#c00000" strokeweight="2pt">
                  <o:lock v:ext="edit" shapetype="f"/>
                </v:line>
              </w:pict>
            </mc:Fallback>
          </mc:AlternateContent>
        </w:r>
      </w:ins>
    </w:p>
    <w:p w14:paraId="4C6E7A50" w14:textId="50AEABE2" w:rsidR="00C100EA" w:rsidRPr="00113DED" w:rsidDel="00317F55" w:rsidRDefault="00C100EA" w:rsidP="00C100EA">
      <w:pPr>
        <w:spacing w:line="480" w:lineRule="auto"/>
        <w:jc w:val="center"/>
        <w:rPr>
          <w:del w:id="2302" w:author="Client" w:date="2023-02-06T18:03:00Z"/>
          <w:rFonts w:ascii="Times New Roman" w:eastAsia="Times New Roman" w:hAnsi="Times New Roman"/>
          <w:b/>
          <w:bCs/>
          <w:color w:val="292934" w:themeColor="text1"/>
          <w:sz w:val="24"/>
          <w:szCs w:val="24"/>
        </w:rPr>
      </w:pPr>
      <w:del w:id="2303" w:author="Client" w:date="2023-02-06T18:03:00Z">
        <w:r w:rsidRPr="00113DED" w:rsidDel="00317F55">
          <w:rPr>
            <w:rFonts w:ascii="Times New Roman" w:eastAsia="Times New Roman" w:hAnsi="Times New Roman"/>
            <w:b/>
            <w:bCs/>
            <w:color w:val="292934" w:themeColor="text1"/>
            <w:sz w:val="24"/>
            <w:szCs w:val="24"/>
          </w:rPr>
          <w:delText>“The Importance of Business Innovation to Target Market”</w:delText>
        </w:r>
      </w:del>
    </w:p>
    <w:p w14:paraId="45573365" w14:textId="5804E70D" w:rsidR="00C100EA" w:rsidRPr="00113DED" w:rsidDel="00317F55" w:rsidRDefault="00C100EA" w:rsidP="00C100EA">
      <w:pPr>
        <w:spacing w:line="480" w:lineRule="auto"/>
        <w:jc w:val="center"/>
        <w:rPr>
          <w:del w:id="2304" w:author="Client" w:date="2023-02-06T18:03:00Z"/>
          <w:rFonts w:ascii="Times New Roman" w:eastAsia="Times New Roman" w:hAnsi="Times New Roman"/>
          <w:b/>
          <w:bCs/>
          <w:color w:val="292934" w:themeColor="text1"/>
          <w:sz w:val="24"/>
          <w:szCs w:val="24"/>
        </w:rPr>
      </w:pPr>
    </w:p>
    <w:p w14:paraId="3D5B7C7D" w14:textId="34432B97" w:rsidR="00C100EA" w:rsidRPr="00113DED" w:rsidDel="00317F55" w:rsidRDefault="00C100EA" w:rsidP="00C100EA">
      <w:pPr>
        <w:spacing w:line="480" w:lineRule="auto"/>
        <w:jc w:val="center"/>
        <w:rPr>
          <w:del w:id="2305" w:author="Client" w:date="2023-02-06T18:03:00Z"/>
          <w:rFonts w:ascii="Times New Roman" w:eastAsia="Times New Roman" w:hAnsi="Times New Roman"/>
          <w:color w:val="292934" w:themeColor="text1"/>
          <w:sz w:val="24"/>
          <w:szCs w:val="24"/>
        </w:rPr>
      </w:pPr>
      <w:del w:id="2306" w:author="Client" w:date="2023-02-06T18:03:00Z">
        <w:r w:rsidRPr="00113DED" w:rsidDel="00317F55">
          <w:rPr>
            <w:rFonts w:ascii="Times New Roman" w:eastAsia="Times New Roman" w:hAnsi="Times New Roman"/>
            <w:color w:val="292934" w:themeColor="text1"/>
            <w:sz w:val="24"/>
            <w:szCs w:val="24"/>
          </w:rPr>
          <w:delText>A Quantitative Research in Practical</w:delText>
        </w:r>
      </w:del>
    </w:p>
    <w:p w14:paraId="79C3963B" w14:textId="6E77A0C9" w:rsidR="00C100EA" w:rsidRPr="00113DED" w:rsidDel="00317F55" w:rsidRDefault="00C100EA" w:rsidP="00C100EA">
      <w:pPr>
        <w:spacing w:line="480" w:lineRule="auto"/>
        <w:jc w:val="center"/>
        <w:rPr>
          <w:del w:id="2307" w:author="Client" w:date="2023-02-06T18:03:00Z"/>
          <w:rFonts w:ascii="Times New Roman" w:eastAsia="Times New Roman" w:hAnsi="Times New Roman"/>
          <w:color w:val="292934" w:themeColor="text1"/>
          <w:sz w:val="24"/>
          <w:szCs w:val="24"/>
        </w:rPr>
      </w:pPr>
      <w:del w:id="2308" w:author="Client" w:date="2023-02-06T18:03:00Z">
        <w:r w:rsidRPr="00113DED" w:rsidDel="00317F55">
          <w:rPr>
            <w:rFonts w:ascii="Times New Roman" w:eastAsia="Times New Roman" w:hAnsi="Times New Roman"/>
            <w:color w:val="292934" w:themeColor="text1"/>
            <w:sz w:val="24"/>
            <w:szCs w:val="24"/>
          </w:rPr>
          <w:delText>Research 2 Presented By:</w:delText>
        </w:r>
      </w:del>
    </w:p>
    <w:p w14:paraId="5F6758EE" w14:textId="7E601F00" w:rsidR="00C100EA" w:rsidRPr="00113DED" w:rsidDel="00317F55" w:rsidRDefault="00C100EA" w:rsidP="00C100EA">
      <w:pPr>
        <w:spacing w:line="480" w:lineRule="auto"/>
        <w:jc w:val="center"/>
        <w:rPr>
          <w:del w:id="2309" w:author="Client" w:date="2023-02-06T18:03:00Z"/>
          <w:rFonts w:ascii="Times New Roman" w:eastAsia="Times New Roman" w:hAnsi="Times New Roman"/>
          <w:bCs/>
          <w:color w:val="292934" w:themeColor="text1"/>
          <w:sz w:val="24"/>
          <w:szCs w:val="24"/>
        </w:rPr>
      </w:pPr>
    </w:p>
    <w:p w14:paraId="0FEA33EB" w14:textId="2C574897" w:rsidR="00C100EA" w:rsidRPr="00113DED" w:rsidDel="00317F55" w:rsidRDefault="00C100EA" w:rsidP="00C100EA">
      <w:pPr>
        <w:spacing w:line="480" w:lineRule="auto"/>
        <w:jc w:val="center"/>
        <w:rPr>
          <w:del w:id="2310" w:author="Client" w:date="2023-02-06T18:03:00Z"/>
          <w:rFonts w:ascii="Times New Roman" w:eastAsia="Times New Roman" w:hAnsi="Times New Roman"/>
          <w:bCs/>
          <w:color w:val="292934" w:themeColor="text1"/>
          <w:sz w:val="24"/>
          <w:szCs w:val="24"/>
        </w:rPr>
      </w:pPr>
      <w:del w:id="2311" w:author="Client" w:date="2023-02-06T18:03:00Z">
        <w:r w:rsidRPr="00113DED" w:rsidDel="00317F55">
          <w:rPr>
            <w:rFonts w:ascii="Times New Roman" w:eastAsia="Times New Roman" w:hAnsi="Times New Roman"/>
            <w:bCs/>
            <w:color w:val="292934" w:themeColor="text1"/>
            <w:sz w:val="24"/>
            <w:szCs w:val="24"/>
          </w:rPr>
          <w:delText>Jamisola, Jhon Henrex G.</w:delText>
        </w:r>
      </w:del>
    </w:p>
    <w:p w14:paraId="26D67299" w14:textId="0D60DCAD" w:rsidR="00C100EA" w:rsidRPr="00113DED" w:rsidDel="00317F55" w:rsidRDefault="00C100EA" w:rsidP="00C100EA">
      <w:pPr>
        <w:spacing w:line="480" w:lineRule="auto"/>
        <w:jc w:val="center"/>
        <w:rPr>
          <w:del w:id="2312" w:author="Client" w:date="2023-02-06T18:03:00Z"/>
          <w:rFonts w:ascii="Times New Roman" w:eastAsia="Times New Roman" w:hAnsi="Times New Roman"/>
          <w:bCs/>
          <w:color w:val="292934" w:themeColor="text1"/>
          <w:sz w:val="24"/>
          <w:szCs w:val="24"/>
        </w:rPr>
      </w:pPr>
      <w:del w:id="2313" w:author="Client" w:date="2023-02-06T18:03:00Z">
        <w:r w:rsidRPr="00113DED" w:rsidDel="00317F55">
          <w:rPr>
            <w:rFonts w:ascii="Times New Roman" w:eastAsia="Times New Roman" w:hAnsi="Times New Roman"/>
            <w:bCs/>
            <w:color w:val="292934" w:themeColor="text1"/>
            <w:sz w:val="24"/>
            <w:szCs w:val="24"/>
          </w:rPr>
          <w:delText>Rios,</w:delText>
        </w:r>
      </w:del>
      <w:ins w:id="2314" w:author="HI!" w:date="2023-01-30T12:53:00Z">
        <w:del w:id="2315" w:author="Client" w:date="2023-02-06T18:03:00Z">
          <w:r w:rsidR="00EC60D1" w:rsidDel="00317F55">
            <w:rPr>
              <w:rFonts w:ascii="Times New Roman" w:eastAsia="Times New Roman" w:hAnsi="Times New Roman"/>
              <w:bCs/>
              <w:color w:val="292934" w:themeColor="text1"/>
              <w:sz w:val="24"/>
              <w:szCs w:val="24"/>
            </w:rPr>
            <w:delText xml:space="preserve"> </w:delText>
          </w:r>
        </w:del>
      </w:ins>
      <w:del w:id="2316" w:author="Client" w:date="2023-02-06T18:03:00Z">
        <w:r w:rsidRPr="00113DED" w:rsidDel="00317F55">
          <w:rPr>
            <w:rFonts w:ascii="Times New Roman" w:eastAsia="Times New Roman" w:hAnsi="Times New Roman"/>
            <w:bCs/>
            <w:color w:val="292934" w:themeColor="text1"/>
            <w:sz w:val="24"/>
            <w:szCs w:val="24"/>
          </w:rPr>
          <w:delText>Arbhie</w:delText>
        </w:r>
      </w:del>
    </w:p>
    <w:p w14:paraId="0BF72237" w14:textId="50F98C1F" w:rsidR="00C100EA" w:rsidRPr="00113DED" w:rsidDel="00317F55" w:rsidRDefault="00C100EA" w:rsidP="00C100EA">
      <w:pPr>
        <w:spacing w:line="480" w:lineRule="auto"/>
        <w:jc w:val="center"/>
        <w:rPr>
          <w:del w:id="2317" w:author="Client" w:date="2023-02-06T18:03:00Z"/>
          <w:rFonts w:ascii="Times New Roman" w:eastAsia="Times New Roman" w:hAnsi="Times New Roman"/>
          <w:bCs/>
          <w:color w:val="292934" w:themeColor="text1"/>
          <w:sz w:val="24"/>
          <w:szCs w:val="24"/>
        </w:rPr>
      </w:pPr>
      <w:del w:id="2318" w:author="Client" w:date="2023-02-06T18:03:00Z">
        <w:r w:rsidRPr="00113DED" w:rsidDel="00317F55">
          <w:rPr>
            <w:rFonts w:ascii="Times New Roman" w:eastAsia="Times New Roman" w:hAnsi="Times New Roman"/>
            <w:bCs/>
            <w:color w:val="292934" w:themeColor="text1"/>
            <w:sz w:val="24"/>
            <w:szCs w:val="24"/>
          </w:rPr>
          <w:delText>Romero,</w:delText>
        </w:r>
      </w:del>
      <w:ins w:id="2319" w:author="HI!" w:date="2023-01-30T12:53:00Z">
        <w:del w:id="2320" w:author="Client" w:date="2023-02-06T18:03:00Z">
          <w:r w:rsidR="00EC60D1" w:rsidDel="00317F55">
            <w:rPr>
              <w:rFonts w:ascii="Times New Roman" w:eastAsia="Times New Roman" w:hAnsi="Times New Roman"/>
              <w:bCs/>
              <w:color w:val="292934" w:themeColor="text1"/>
              <w:sz w:val="24"/>
              <w:szCs w:val="24"/>
            </w:rPr>
            <w:delText xml:space="preserve"> </w:delText>
          </w:r>
        </w:del>
      </w:ins>
      <w:del w:id="2321" w:author="Client" w:date="2023-02-06T18:03:00Z">
        <w:r w:rsidRPr="00113DED" w:rsidDel="00317F55">
          <w:rPr>
            <w:rFonts w:ascii="Times New Roman" w:eastAsia="Times New Roman" w:hAnsi="Times New Roman"/>
            <w:bCs/>
            <w:color w:val="292934" w:themeColor="text1"/>
            <w:sz w:val="24"/>
            <w:szCs w:val="24"/>
          </w:rPr>
          <w:delText xml:space="preserve"> Bryan </w:delText>
        </w:r>
      </w:del>
      <w:ins w:id="2322" w:author="HI!" w:date="2023-01-30T12:53:00Z">
        <w:del w:id="2323" w:author="Client" w:date="2023-02-06T18:03:00Z">
          <w:r w:rsidR="00EC60D1" w:rsidDel="00317F55">
            <w:rPr>
              <w:rFonts w:ascii="Times New Roman" w:eastAsia="Times New Roman" w:hAnsi="Times New Roman"/>
              <w:bCs/>
              <w:color w:val="292934" w:themeColor="text1"/>
              <w:sz w:val="24"/>
              <w:szCs w:val="24"/>
            </w:rPr>
            <w:delText xml:space="preserve"> </w:delText>
          </w:r>
        </w:del>
      </w:ins>
      <w:del w:id="2324" w:author="Client" w:date="2023-02-06T18:03:00Z">
        <w:r w:rsidRPr="00113DED" w:rsidDel="00317F55">
          <w:rPr>
            <w:rFonts w:ascii="Times New Roman" w:eastAsia="Times New Roman" w:hAnsi="Times New Roman"/>
            <w:bCs/>
            <w:color w:val="292934" w:themeColor="text1"/>
            <w:sz w:val="24"/>
            <w:szCs w:val="24"/>
          </w:rPr>
          <w:delText>S.</w:delText>
        </w:r>
      </w:del>
    </w:p>
    <w:p w14:paraId="22E84829" w14:textId="10816B70" w:rsidR="00C100EA" w:rsidDel="00317F55" w:rsidRDefault="00C100EA" w:rsidP="00C100EA">
      <w:pPr>
        <w:spacing w:line="480" w:lineRule="auto"/>
        <w:jc w:val="center"/>
        <w:rPr>
          <w:del w:id="2325" w:author="Client" w:date="2023-02-06T18:03:00Z"/>
          <w:rFonts w:ascii="Times New Roman" w:eastAsia="Times New Roman" w:hAnsi="Times New Roman"/>
          <w:b/>
          <w:bCs/>
          <w:color w:val="000000"/>
          <w:sz w:val="24"/>
          <w:szCs w:val="24"/>
        </w:rPr>
      </w:pPr>
    </w:p>
    <w:p w14:paraId="44251EDE" w14:textId="500369EC" w:rsidR="00C100EA" w:rsidDel="00317F55" w:rsidRDefault="00C100EA" w:rsidP="00C100EA">
      <w:pPr>
        <w:spacing w:line="480" w:lineRule="auto"/>
        <w:jc w:val="center"/>
        <w:rPr>
          <w:del w:id="2326" w:author="Client" w:date="2023-02-06T18:03:00Z"/>
          <w:rFonts w:ascii="Times New Roman" w:eastAsia="Times New Roman" w:hAnsi="Times New Roman"/>
          <w:b/>
          <w:bCs/>
          <w:color w:val="000000"/>
          <w:sz w:val="24"/>
          <w:szCs w:val="24"/>
        </w:rPr>
      </w:pPr>
    </w:p>
    <w:p w14:paraId="5F1DF98C" w14:textId="2E037274" w:rsidR="00C100EA" w:rsidDel="00317F55" w:rsidRDefault="00C100EA" w:rsidP="00C100EA">
      <w:pPr>
        <w:spacing w:line="480" w:lineRule="auto"/>
        <w:jc w:val="center"/>
        <w:rPr>
          <w:del w:id="2327" w:author="Client" w:date="2023-02-06T18:03:00Z"/>
          <w:rFonts w:ascii="Times New Roman" w:eastAsia="Times New Roman" w:hAnsi="Times New Roman"/>
          <w:b/>
          <w:bCs/>
          <w:color w:val="000000"/>
          <w:sz w:val="24"/>
          <w:szCs w:val="24"/>
        </w:rPr>
      </w:pPr>
    </w:p>
    <w:p w14:paraId="1BFB53F7" w14:textId="554A9F4F" w:rsidR="00C100EA" w:rsidDel="00317F55" w:rsidRDefault="00C100EA" w:rsidP="00C100EA">
      <w:pPr>
        <w:spacing w:line="480" w:lineRule="auto"/>
        <w:rPr>
          <w:del w:id="2328" w:author="Client" w:date="2023-02-06T18:03:00Z"/>
          <w:rFonts w:ascii="Times New Roman" w:eastAsia="Times New Roman" w:hAnsi="Times New Roman"/>
          <w:b/>
          <w:bCs/>
          <w:color w:val="000000"/>
          <w:sz w:val="24"/>
          <w:szCs w:val="24"/>
        </w:rPr>
      </w:pPr>
    </w:p>
    <w:p w14:paraId="13D0F7FC" w14:textId="2ACE8B5E" w:rsidR="00C100EA" w:rsidDel="00317F55" w:rsidRDefault="00C100EA" w:rsidP="00C100EA">
      <w:pPr>
        <w:spacing w:line="480" w:lineRule="auto"/>
        <w:jc w:val="center"/>
        <w:rPr>
          <w:del w:id="2329" w:author="Client" w:date="2023-02-06T18:03:00Z"/>
          <w:rFonts w:ascii="Times New Roman" w:eastAsia="Times New Roman" w:hAnsi="Times New Roman"/>
          <w:b/>
          <w:bCs/>
          <w:color w:val="000000"/>
          <w:sz w:val="24"/>
          <w:szCs w:val="24"/>
        </w:rPr>
      </w:pPr>
    </w:p>
    <w:p w14:paraId="1A096FE1" w14:textId="50C55DAE" w:rsidR="00C100EA" w:rsidDel="00317F55" w:rsidRDefault="00C100EA" w:rsidP="00C100EA">
      <w:pPr>
        <w:spacing w:line="480" w:lineRule="auto"/>
        <w:jc w:val="center"/>
        <w:rPr>
          <w:del w:id="2330" w:author="Client" w:date="2023-02-06T18:03:00Z"/>
          <w:rFonts w:ascii="Times New Roman" w:eastAsia="Times New Roman" w:hAnsi="Times New Roman"/>
          <w:b/>
          <w:bCs/>
          <w:color w:val="000000"/>
          <w:sz w:val="24"/>
          <w:szCs w:val="24"/>
        </w:rPr>
      </w:pPr>
    </w:p>
    <w:p w14:paraId="74248A41" w14:textId="3EA7AF75" w:rsidR="006D34FC" w:rsidDel="00317F55" w:rsidRDefault="006D34FC" w:rsidP="00C100EA">
      <w:pPr>
        <w:spacing w:line="480" w:lineRule="auto"/>
        <w:jc w:val="center"/>
        <w:rPr>
          <w:del w:id="2331" w:author="Client" w:date="2023-02-06T18:03:00Z"/>
          <w:rFonts w:ascii="Times New Roman" w:eastAsia="Times New Roman" w:hAnsi="Times New Roman"/>
          <w:b/>
          <w:bCs/>
          <w:color w:val="000000"/>
          <w:sz w:val="24"/>
          <w:szCs w:val="24"/>
        </w:rPr>
      </w:pPr>
    </w:p>
    <w:p w14:paraId="7715C062" w14:textId="0568AFB5" w:rsidR="00C100EA" w:rsidRPr="00113DED" w:rsidDel="00317F55" w:rsidRDefault="00C100EA" w:rsidP="00C100EA">
      <w:pPr>
        <w:spacing w:line="480" w:lineRule="auto"/>
        <w:jc w:val="center"/>
        <w:rPr>
          <w:del w:id="2332" w:author="Client" w:date="2023-02-06T18:03:00Z"/>
          <w:rFonts w:ascii="Times New Roman" w:eastAsia="Times New Roman" w:hAnsi="Times New Roman"/>
          <w:b/>
          <w:bCs/>
          <w:color w:val="000000"/>
          <w:sz w:val="24"/>
          <w:szCs w:val="24"/>
        </w:rPr>
      </w:pPr>
      <w:del w:id="2333" w:author="Client" w:date="2023-02-06T18:03:00Z">
        <w:r w:rsidRPr="00113DED" w:rsidDel="00317F55">
          <w:rPr>
            <w:rFonts w:ascii="Times New Roman" w:eastAsia="Times New Roman" w:hAnsi="Times New Roman"/>
            <w:b/>
            <w:bCs/>
            <w:color w:val="000000"/>
            <w:sz w:val="24"/>
            <w:szCs w:val="24"/>
          </w:rPr>
          <w:delText>CHAPTER I</w:delText>
        </w:r>
      </w:del>
    </w:p>
    <w:p w14:paraId="188271E8" w14:textId="7A5521D6" w:rsidR="00C100EA" w:rsidRPr="00113DED" w:rsidDel="00317F55" w:rsidRDefault="00C100EA" w:rsidP="00C100EA">
      <w:pPr>
        <w:spacing w:line="480" w:lineRule="auto"/>
        <w:jc w:val="both"/>
        <w:rPr>
          <w:del w:id="2334" w:author="Client" w:date="2023-02-06T18:03:00Z"/>
          <w:rFonts w:ascii="Times New Roman" w:eastAsia="Times New Roman" w:hAnsi="Times New Roman"/>
          <w:b/>
          <w:bCs/>
          <w:color w:val="000000"/>
          <w:sz w:val="24"/>
          <w:szCs w:val="24"/>
        </w:rPr>
      </w:pPr>
      <w:del w:id="2335" w:author="Client" w:date="2023-02-06T18:03:00Z">
        <w:r w:rsidRPr="00113DED" w:rsidDel="00317F55">
          <w:rPr>
            <w:rFonts w:ascii="Times New Roman" w:eastAsia="Times New Roman" w:hAnsi="Times New Roman"/>
            <w:b/>
            <w:bCs/>
            <w:color w:val="000000"/>
            <w:sz w:val="24"/>
            <w:szCs w:val="24"/>
          </w:rPr>
          <w:delText>Introduction</w:delText>
        </w:r>
        <w:r w:rsidRPr="00113DED" w:rsidDel="00317F55">
          <w:rPr>
            <w:rFonts w:ascii="Times New Roman" w:eastAsia="Times New Roman" w:hAnsi="Times New Roman"/>
            <w:b/>
            <w:bCs/>
            <w:color w:val="000000"/>
            <w:sz w:val="24"/>
            <w:szCs w:val="24"/>
          </w:rPr>
          <w:tab/>
        </w:r>
      </w:del>
    </w:p>
    <w:p w14:paraId="5F587FF6" w14:textId="378E635E" w:rsidR="00C100EA" w:rsidRPr="00C860A0" w:rsidDel="00317F55" w:rsidRDefault="00C100EA" w:rsidP="00C100EA">
      <w:pPr>
        <w:spacing w:after="160" w:line="480" w:lineRule="auto"/>
        <w:ind w:firstLine="1440"/>
        <w:jc w:val="both"/>
        <w:rPr>
          <w:del w:id="2336" w:author="Client" w:date="2023-02-06T18:03:00Z"/>
          <w:rFonts w:ascii="Times New Roman" w:eastAsia="Times New Roman" w:hAnsi="Times New Roman"/>
          <w:color w:val="000000"/>
          <w:sz w:val="24"/>
          <w:szCs w:val="24"/>
        </w:rPr>
      </w:pPr>
      <w:del w:id="2337" w:author="Client" w:date="2023-02-06T18:03:00Z">
        <w:r w:rsidRPr="00C860A0" w:rsidDel="00317F55">
          <w:rPr>
            <w:rFonts w:ascii="Times New Roman" w:eastAsia="Times New Roman" w:hAnsi="Times New Roman"/>
            <w:color w:val="000000"/>
            <w:sz w:val="24"/>
            <w:szCs w:val="24"/>
          </w:rPr>
          <w:delText>This chapter presents the independent and dependent variables and their connection. The general purpose of this study, the background of the study and the persons who will benefit from this study. This chapter also presents the statement of the probl</w:delText>
        </w:r>
        <w:r w:rsidDel="00317F55">
          <w:rPr>
            <w:rFonts w:ascii="Times New Roman" w:eastAsia="Times New Roman" w:hAnsi="Times New Roman"/>
            <w:color w:val="000000"/>
            <w:sz w:val="24"/>
            <w:szCs w:val="24"/>
          </w:rPr>
          <w:delText>em</w:delText>
        </w:r>
        <w:r w:rsidRPr="00C860A0" w:rsidDel="00317F55">
          <w:rPr>
            <w:rFonts w:ascii="Times New Roman" w:eastAsia="Times New Roman" w:hAnsi="Times New Roman"/>
            <w:color w:val="000000"/>
            <w:sz w:val="24"/>
            <w:szCs w:val="24"/>
          </w:rPr>
          <w:delText>, the hypothesis and the scope and delimitations.</w:delText>
        </w:r>
      </w:del>
    </w:p>
    <w:p w14:paraId="6131E06C" w14:textId="6C86DC1F" w:rsidR="00C100EA" w:rsidRPr="00C860A0" w:rsidDel="00317F55" w:rsidRDefault="00C100EA" w:rsidP="00C100EA">
      <w:pPr>
        <w:spacing w:after="160" w:line="480" w:lineRule="auto"/>
        <w:jc w:val="both"/>
        <w:rPr>
          <w:del w:id="2338" w:author="Client" w:date="2023-02-06T18:03:00Z"/>
          <w:rFonts w:ascii="Times New Roman" w:eastAsia="Times New Roman" w:hAnsi="Times New Roman"/>
          <w:b/>
          <w:bCs/>
          <w:i/>
          <w:iCs/>
          <w:color w:val="000000"/>
          <w:sz w:val="24"/>
          <w:szCs w:val="24"/>
        </w:rPr>
      </w:pPr>
    </w:p>
    <w:p w14:paraId="517B8A31" w14:textId="37561DF4" w:rsidR="00C100EA" w:rsidRPr="00C860A0" w:rsidDel="00317F55" w:rsidRDefault="00C100EA" w:rsidP="00C100EA">
      <w:pPr>
        <w:spacing w:after="160" w:line="480" w:lineRule="auto"/>
        <w:ind w:firstLine="1440"/>
        <w:jc w:val="both"/>
        <w:rPr>
          <w:del w:id="2339" w:author="Client" w:date="2023-02-06T18:03:00Z"/>
          <w:rFonts w:ascii="Times New Roman" w:eastAsia="Times New Roman" w:hAnsi="Times New Roman"/>
          <w:color w:val="000000"/>
          <w:sz w:val="24"/>
          <w:szCs w:val="24"/>
        </w:rPr>
      </w:pPr>
      <w:bookmarkStart w:id="2340" w:name="_Hlk125995993"/>
      <w:del w:id="2341" w:author="Client" w:date="2023-02-06T18:03:00Z">
        <w:r w:rsidRPr="00C860A0" w:rsidDel="00317F55">
          <w:rPr>
            <w:rFonts w:ascii="Times New Roman" w:eastAsia="Times New Roman" w:hAnsi="Times New Roman"/>
            <w:color w:val="000000"/>
            <w:sz w:val="24"/>
            <w:szCs w:val="24"/>
          </w:rPr>
          <w:delText>Business innovation</w:delText>
        </w:r>
        <w:r w:rsidDel="00317F55">
          <w:rPr>
            <w:rFonts w:ascii="Times New Roman" w:eastAsia="Times New Roman" w:hAnsi="Times New Roman"/>
            <w:color w:val="000000"/>
            <w:sz w:val="24"/>
            <w:szCs w:val="24"/>
          </w:rPr>
          <w:delText xml:space="preserve"> is</w:delText>
        </w:r>
      </w:del>
      <w:del w:id="2342" w:author="Client" w:date="2023-01-30T18:34:00Z">
        <w:r w:rsidDel="00285A59">
          <w:rPr>
            <w:rFonts w:ascii="Times New Roman" w:eastAsia="Times New Roman" w:hAnsi="Times New Roman"/>
            <w:color w:val="000000"/>
            <w:sz w:val="24"/>
            <w:szCs w:val="24"/>
          </w:rPr>
          <w:delText xml:space="preserve"> </w:delText>
        </w:r>
        <w:r w:rsidRPr="00C860A0" w:rsidDel="00285A59">
          <w:rPr>
            <w:rFonts w:ascii="Times New Roman" w:eastAsia="Times New Roman" w:hAnsi="Times New Roman"/>
            <w:color w:val="000000"/>
            <w:sz w:val="24"/>
            <w:szCs w:val="24"/>
          </w:rPr>
          <w:delText>an</w:delText>
        </w:r>
      </w:del>
      <w:del w:id="2343" w:author="Client" w:date="2023-02-06T18:03:00Z">
        <w:r w:rsidRPr="00C860A0" w:rsidDel="00317F55">
          <w:rPr>
            <w:rFonts w:ascii="Times New Roman" w:eastAsia="Times New Roman" w:hAnsi="Times New Roman"/>
            <w:color w:val="000000"/>
            <w:sz w:val="24"/>
            <w:szCs w:val="24"/>
          </w:rPr>
          <w:delText xml:space="preserve"> creating procedure to initiating new</w:delText>
        </w:r>
        <w:r w:rsidDel="00317F55">
          <w:rPr>
            <w:rFonts w:ascii="Times New Roman" w:eastAsia="Times New Roman" w:hAnsi="Times New Roman"/>
            <w:color w:val="000000"/>
            <w:sz w:val="24"/>
            <w:szCs w:val="24"/>
          </w:rPr>
          <w:delText xml:space="preserve"> </w:delText>
        </w:r>
        <w:r w:rsidRPr="00C860A0" w:rsidDel="00317F55">
          <w:rPr>
            <w:rFonts w:ascii="Times New Roman" w:eastAsia="Times New Roman" w:hAnsi="Times New Roman"/>
            <w:color w:val="000000"/>
            <w:sz w:val="24"/>
            <w:szCs w:val="24"/>
          </w:rPr>
          <w:delText>concepts, techniques and products or services.</w:delText>
        </w:r>
        <w:bookmarkEnd w:id="2340"/>
        <w:r w:rsidRPr="00C860A0" w:rsidDel="00317F55">
          <w:rPr>
            <w:rFonts w:ascii="Times New Roman" w:eastAsia="Times New Roman" w:hAnsi="Times New Roman"/>
            <w:color w:val="000000"/>
            <w:sz w:val="24"/>
            <w:szCs w:val="24"/>
          </w:rPr>
          <w:delText xml:space="preserve"> The motive of Business Innovation is to maximize the worth or value</w:delText>
        </w:r>
        <w:r w:rsidDel="00317F55">
          <w:rPr>
            <w:rFonts w:ascii="Times New Roman" w:eastAsia="Times New Roman" w:hAnsi="Times New Roman"/>
            <w:color w:val="000000"/>
            <w:sz w:val="24"/>
            <w:szCs w:val="24"/>
          </w:rPr>
          <w:delText xml:space="preserve"> of </w:delText>
        </w:r>
        <w:r w:rsidRPr="00C860A0" w:rsidDel="00317F55">
          <w:rPr>
            <w:rFonts w:ascii="Times New Roman" w:eastAsia="Times New Roman" w:hAnsi="Times New Roman"/>
            <w:color w:val="000000"/>
            <w:sz w:val="24"/>
            <w:szCs w:val="24"/>
          </w:rPr>
          <w:delText>the products</w:delText>
        </w:r>
        <w:r w:rsidDel="00317F55">
          <w:rPr>
            <w:rFonts w:ascii="Times New Roman" w:eastAsia="Times New Roman" w:hAnsi="Times New Roman"/>
            <w:color w:val="000000"/>
            <w:sz w:val="24"/>
            <w:szCs w:val="24"/>
          </w:rPr>
          <w:delText xml:space="preserve"> </w:delText>
        </w:r>
        <w:r w:rsidRPr="00C860A0" w:rsidDel="00317F55">
          <w:rPr>
            <w:rFonts w:ascii="Times New Roman" w:eastAsia="Times New Roman" w:hAnsi="Times New Roman"/>
            <w:color w:val="000000"/>
            <w:sz w:val="24"/>
            <w:szCs w:val="24"/>
          </w:rPr>
          <w:delText>for the</w:delText>
        </w:r>
        <w:r w:rsidDel="00317F55">
          <w:rPr>
            <w:rFonts w:ascii="Times New Roman" w:eastAsia="Times New Roman" w:hAnsi="Times New Roman"/>
            <w:color w:val="000000"/>
            <w:sz w:val="24"/>
            <w:szCs w:val="24"/>
          </w:rPr>
          <w:delText xml:space="preserve"> </w:delText>
        </w:r>
        <w:r w:rsidRPr="00C860A0" w:rsidDel="00317F55">
          <w:rPr>
            <w:rFonts w:ascii="Times New Roman" w:eastAsia="Times New Roman" w:hAnsi="Times New Roman"/>
            <w:color w:val="000000"/>
            <w:sz w:val="24"/>
            <w:szCs w:val="24"/>
          </w:rPr>
          <w:delText xml:space="preserve">consumers satisfaction. In innovating products can grab the opportunities to expand the existing business and its development. </w:delText>
        </w:r>
      </w:del>
    </w:p>
    <w:p w14:paraId="0B71566A" w14:textId="7DC7EAEF" w:rsidR="00C100EA" w:rsidRPr="00C860A0" w:rsidDel="00317F55" w:rsidRDefault="00C100EA" w:rsidP="00C100EA">
      <w:pPr>
        <w:spacing w:after="160" w:line="480" w:lineRule="auto"/>
        <w:jc w:val="both"/>
        <w:rPr>
          <w:del w:id="2344" w:author="Client" w:date="2023-02-06T18:03:00Z"/>
          <w:rFonts w:ascii="Times New Roman" w:eastAsia="Times New Roman" w:hAnsi="Times New Roman"/>
          <w:color w:val="000000"/>
          <w:sz w:val="24"/>
          <w:szCs w:val="24"/>
        </w:rPr>
      </w:pPr>
    </w:p>
    <w:p w14:paraId="160CE778" w14:textId="3E9E3B24" w:rsidR="00C100EA" w:rsidRPr="00C860A0" w:rsidDel="00317F55" w:rsidRDefault="00C100EA" w:rsidP="00C100EA">
      <w:pPr>
        <w:spacing w:after="160" w:line="480" w:lineRule="auto"/>
        <w:ind w:firstLine="1440"/>
        <w:jc w:val="both"/>
        <w:rPr>
          <w:del w:id="2345" w:author="Client" w:date="2023-02-06T18:03:00Z"/>
          <w:rFonts w:ascii="Times New Roman" w:eastAsia="Times New Roman" w:hAnsi="Times New Roman"/>
          <w:color w:val="000000"/>
          <w:sz w:val="24"/>
          <w:szCs w:val="24"/>
        </w:rPr>
      </w:pPr>
      <w:del w:id="2346" w:author="Client" w:date="2023-02-06T18:03:00Z">
        <w:r w:rsidRPr="00C860A0" w:rsidDel="00317F55">
          <w:rPr>
            <w:rFonts w:ascii="Times New Roman" w:eastAsia="Times New Roman" w:hAnsi="Times New Roman"/>
            <w:color w:val="000000"/>
            <w:sz w:val="24"/>
            <w:szCs w:val="24"/>
          </w:rPr>
          <w:delText>A Target market is</w:delText>
        </w:r>
        <w:bookmarkStart w:id="2347" w:name="_Hlk125996317"/>
        <w:r w:rsidRPr="00C860A0" w:rsidDel="00317F55">
          <w:rPr>
            <w:rFonts w:ascii="Times New Roman" w:eastAsia="Times New Roman" w:hAnsi="Times New Roman"/>
            <w:color w:val="000000"/>
            <w:sz w:val="24"/>
            <w:szCs w:val="24"/>
          </w:rPr>
          <w:delText xml:space="preserve"> </w:delText>
        </w:r>
      </w:del>
      <w:del w:id="2348" w:author="Client" w:date="2023-01-30T18:40:00Z">
        <w:r w:rsidRPr="00C860A0" w:rsidDel="00626AF8">
          <w:rPr>
            <w:rFonts w:ascii="Times New Roman" w:eastAsia="Times New Roman" w:hAnsi="Times New Roman"/>
            <w:color w:val="000000"/>
            <w:sz w:val="24"/>
            <w:szCs w:val="24"/>
          </w:rPr>
          <w:delText>a particular group of consumers to whom a product or service is positioned or aimed.</w:delText>
        </w:r>
        <w:bookmarkEnd w:id="2347"/>
        <w:r w:rsidRPr="00C860A0" w:rsidDel="00626AF8">
          <w:rPr>
            <w:rFonts w:ascii="Times New Roman" w:eastAsia="Times New Roman" w:hAnsi="Times New Roman"/>
            <w:color w:val="000000"/>
            <w:sz w:val="24"/>
            <w:szCs w:val="24"/>
          </w:rPr>
          <w:delText xml:space="preserve"> </w:delText>
        </w:r>
      </w:del>
      <w:del w:id="2349" w:author="Client" w:date="2023-02-06T18:03:00Z">
        <w:r w:rsidRPr="00C860A0" w:rsidDel="00317F55">
          <w:rPr>
            <w:rFonts w:ascii="Times New Roman" w:eastAsia="Times New Roman" w:hAnsi="Times New Roman"/>
            <w:color w:val="000000"/>
            <w:sz w:val="24"/>
            <w:szCs w:val="24"/>
          </w:rPr>
          <w:delText>Knowing your target</w:delText>
        </w:r>
        <w:r w:rsidDel="00317F55">
          <w:rPr>
            <w:rFonts w:ascii="Times New Roman" w:eastAsia="Times New Roman" w:hAnsi="Times New Roman"/>
            <w:color w:val="000000"/>
            <w:sz w:val="24"/>
            <w:szCs w:val="24"/>
          </w:rPr>
          <w:delText xml:space="preserve"> </w:delText>
        </w:r>
        <w:r w:rsidRPr="00C860A0" w:rsidDel="00317F55">
          <w:rPr>
            <w:rFonts w:ascii="Times New Roman" w:eastAsia="Times New Roman" w:hAnsi="Times New Roman"/>
            <w:color w:val="000000"/>
            <w:sz w:val="24"/>
            <w:szCs w:val="24"/>
          </w:rPr>
          <w:delText>consumers will guide you to consumers who wants to pay for your offered service or product. This is a much affordable and successful way to get to your customers and make business.</w:delText>
        </w:r>
      </w:del>
    </w:p>
    <w:p w14:paraId="08189A99" w14:textId="24CA7953" w:rsidR="00C100EA" w:rsidRPr="00113DED" w:rsidDel="00317F55" w:rsidRDefault="00C100EA" w:rsidP="00C100EA">
      <w:pPr>
        <w:spacing w:line="480" w:lineRule="auto"/>
        <w:ind w:firstLine="720"/>
        <w:jc w:val="both"/>
        <w:rPr>
          <w:del w:id="2350" w:author="Client" w:date="2023-02-06T18:03:00Z"/>
          <w:rFonts w:ascii="Times New Roman" w:eastAsia="Times New Roman" w:hAnsi="Times New Roman"/>
          <w:color w:val="000000"/>
          <w:sz w:val="24"/>
          <w:szCs w:val="24"/>
        </w:rPr>
      </w:pPr>
      <w:del w:id="2351" w:author="Client" w:date="2023-02-06T18:03:00Z">
        <w:r w:rsidRPr="00113DED" w:rsidDel="00317F55">
          <w:rPr>
            <w:rFonts w:ascii="Times New Roman" w:eastAsia="Times New Roman" w:hAnsi="Times New Roman"/>
            <w:color w:val="000000"/>
            <w:sz w:val="24"/>
            <w:szCs w:val="24"/>
          </w:rPr>
          <w:delText>.</w:delText>
        </w:r>
      </w:del>
    </w:p>
    <w:p w14:paraId="2C3FB43E" w14:textId="069D2512" w:rsidR="00C100EA" w:rsidDel="00317F55" w:rsidRDefault="00C100EA" w:rsidP="00C100EA">
      <w:pPr>
        <w:spacing w:line="480" w:lineRule="auto"/>
        <w:jc w:val="both"/>
        <w:rPr>
          <w:del w:id="2352" w:author="Client" w:date="2023-02-06T18:03:00Z"/>
          <w:rFonts w:ascii="Times New Roman" w:eastAsia="Times New Roman" w:hAnsi="Times New Roman"/>
          <w:color w:val="000000"/>
          <w:sz w:val="24"/>
          <w:szCs w:val="24"/>
        </w:rPr>
      </w:pPr>
    </w:p>
    <w:p w14:paraId="6F8E4F05" w14:textId="55A3D4B1" w:rsidR="006D34FC" w:rsidDel="00317F55" w:rsidRDefault="006D34FC" w:rsidP="00C100EA">
      <w:pPr>
        <w:spacing w:after="160" w:line="480" w:lineRule="auto"/>
        <w:ind w:firstLine="720"/>
        <w:jc w:val="both"/>
        <w:rPr>
          <w:del w:id="2353" w:author="Client" w:date="2023-02-06T18:03:00Z"/>
          <w:rFonts w:ascii="Times New Roman" w:eastAsia="Times New Roman" w:hAnsi="Times New Roman"/>
          <w:sz w:val="24"/>
          <w:szCs w:val="24"/>
        </w:rPr>
      </w:pPr>
    </w:p>
    <w:p w14:paraId="22F27F60" w14:textId="251702ED" w:rsidR="00C100EA" w:rsidRPr="00113DED" w:rsidDel="00317F55" w:rsidRDefault="00C100EA" w:rsidP="00C100EA">
      <w:pPr>
        <w:spacing w:after="160" w:line="480" w:lineRule="auto"/>
        <w:ind w:firstLine="720"/>
        <w:jc w:val="both"/>
        <w:rPr>
          <w:del w:id="2354" w:author="Client" w:date="2023-02-06T18:03:00Z"/>
          <w:rFonts w:ascii="Times New Roman" w:eastAsia="Times New Roman" w:hAnsi="Times New Roman"/>
          <w:sz w:val="24"/>
          <w:szCs w:val="24"/>
        </w:rPr>
      </w:pPr>
      <w:del w:id="2355" w:author="Client" w:date="2023-02-06T18:03:00Z">
        <w:r w:rsidDel="00317F55">
          <w:rPr>
            <w:rFonts w:ascii="Times New Roman" w:eastAsia="Times New Roman" w:hAnsi="Times New Roman"/>
            <w:sz w:val="24"/>
            <w:szCs w:val="24"/>
          </w:rPr>
          <w:delText xml:space="preserve"> </w:delText>
        </w:r>
        <w:r w:rsidRPr="00C860A0" w:rsidDel="00317F55">
          <w:rPr>
            <w:rFonts w:ascii="Times New Roman" w:eastAsia="Times New Roman" w:hAnsi="Times New Roman"/>
            <w:sz w:val="24"/>
            <w:szCs w:val="24"/>
          </w:rPr>
          <w:delText>As a Business Owner, generating new ideas or Innovation is required as part of your</w:delText>
        </w:r>
        <w:r w:rsidDel="00317F55">
          <w:rPr>
            <w:rFonts w:ascii="Times New Roman" w:eastAsia="Times New Roman" w:hAnsi="Times New Roman"/>
            <w:sz w:val="24"/>
            <w:szCs w:val="24"/>
          </w:rPr>
          <w:delText xml:space="preserve"> </w:delText>
        </w:r>
        <w:r w:rsidRPr="00C860A0" w:rsidDel="00317F55">
          <w:rPr>
            <w:rFonts w:ascii="Times New Roman" w:eastAsia="Times New Roman" w:hAnsi="Times New Roman"/>
            <w:sz w:val="24"/>
            <w:szCs w:val="24"/>
          </w:rPr>
          <w:delText>marketing strategy. Approaching your Target Market with new concept and ideas will secure their interest. It can also help you hone your productivity and improve your business profitability.</w:delText>
        </w:r>
      </w:del>
    </w:p>
    <w:p w14:paraId="4C0D38FA" w14:textId="7ED7FBFC" w:rsidR="00C100EA" w:rsidDel="00317F55" w:rsidRDefault="00C100EA" w:rsidP="00C100EA">
      <w:pPr>
        <w:spacing w:after="160" w:line="480" w:lineRule="auto"/>
        <w:ind w:firstLine="720"/>
        <w:jc w:val="both"/>
        <w:rPr>
          <w:del w:id="2356" w:author="Client" w:date="2023-02-06T18:03:00Z"/>
          <w:rFonts w:ascii="Times New Roman" w:eastAsia="Times New Roman" w:hAnsi="Times New Roman"/>
          <w:sz w:val="24"/>
          <w:szCs w:val="24"/>
        </w:rPr>
      </w:pPr>
    </w:p>
    <w:p w14:paraId="324FA404" w14:textId="3E8110D5" w:rsidR="00C100EA" w:rsidRPr="00113DED" w:rsidDel="00317F55" w:rsidRDefault="00C100EA" w:rsidP="00C100EA">
      <w:pPr>
        <w:spacing w:after="160" w:line="480" w:lineRule="auto"/>
        <w:ind w:firstLine="720"/>
        <w:jc w:val="both"/>
        <w:rPr>
          <w:del w:id="2357" w:author="Client" w:date="2023-02-06T18:03:00Z"/>
          <w:rFonts w:ascii="Times New Roman" w:eastAsia="Times New Roman" w:hAnsi="Times New Roman"/>
          <w:sz w:val="24"/>
          <w:szCs w:val="24"/>
        </w:rPr>
      </w:pPr>
      <w:del w:id="2358" w:author="Client" w:date="2023-02-06T18:03:00Z">
        <w:r w:rsidRPr="00113DED" w:rsidDel="00317F55">
          <w:rPr>
            <w:rFonts w:ascii="Times New Roman" w:eastAsia="Times New Roman" w:hAnsi="Times New Roman"/>
            <w:sz w:val="24"/>
            <w:szCs w:val="24"/>
          </w:rPr>
          <w:delText xml:space="preserve">The main purpose of this study is to identify </w:delText>
        </w:r>
      </w:del>
      <w:del w:id="2359" w:author="Client" w:date="2023-01-30T18:10:00Z">
        <w:r w:rsidRPr="00113DED" w:rsidDel="00610B49">
          <w:rPr>
            <w:rFonts w:ascii="Times New Roman" w:eastAsia="Times New Roman" w:hAnsi="Times New Roman"/>
            <w:sz w:val="24"/>
            <w:szCs w:val="24"/>
          </w:rPr>
          <w:delText>the</w:delText>
        </w:r>
      </w:del>
      <w:del w:id="2360" w:author="Client" w:date="2023-02-06T18:03:00Z">
        <w:r w:rsidRPr="00113DED" w:rsidDel="00317F55">
          <w:rPr>
            <w:rFonts w:ascii="Times New Roman" w:eastAsia="Times New Roman" w:hAnsi="Times New Roman"/>
            <w:sz w:val="24"/>
            <w:szCs w:val="24"/>
          </w:rPr>
          <w:delText xml:space="preserve"> importance of </w:delText>
        </w:r>
        <w:r w:rsidDel="00317F55">
          <w:rPr>
            <w:rFonts w:ascii="Times New Roman" w:eastAsia="Times New Roman" w:hAnsi="Times New Roman"/>
            <w:sz w:val="24"/>
            <w:szCs w:val="24"/>
          </w:rPr>
          <w:delText>i</w:delText>
        </w:r>
        <w:r w:rsidRPr="00113DED" w:rsidDel="00317F55">
          <w:rPr>
            <w:rFonts w:ascii="Times New Roman" w:eastAsia="Times New Roman" w:hAnsi="Times New Roman"/>
            <w:sz w:val="24"/>
            <w:szCs w:val="24"/>
          </w:rPr>
          <w:delText xml:space="preserve">nnovation of </w:delText>
        </w:r>
        <w:r w:rsidDel="00317F55">
          <w:rPr>
            <w:rFonts w:ascii="Times New Roman" w:eastAsia="Times New Roman" w:hAnsi="Times New Roman"/>
            <w:sz w:val="24"/>
            <w:szCs w:val="24"/>
          </w:rPr>
          <w:delText>ones b</w:delText>
        </w:r>
        <w:r w:rsidRPr="00113DED" w:rsidDel="00317F55">
          <w:rPr>
            <w:rFonts w:ascii="Times New Roman" w:eastAsia="Times New Roman" w:hAnsi="Times New Roman"/>
            <w:sz w:val="24"/>
            <w:szCs w:val="24"/>
          </w:rPr>
          <w:delText xml:space="preserve">usiness in </w:delText>
        </w:r>
      </w:del>
      <w:del w:id="2361" w:author="Client" w:date="2023-01-30T18:10:00Z">
        <w:r w:rsidRPr="00113DED" w:rsidDel="00610B49">
          <w:rPr>
            <w:rFonts w:ascii="Times New Roman" w:eastAsia="Times New Roman" w:hAnsi="Times New Roman"/>
            <w:sz w:val="24"/>
            <w:szCs w:val="24"/>
          </w:rPr>
          <w:delText xml:space="preserve">approaching </w:delText>
        </w:r>
        <w:r w:rsidDel="00610B49">
          <w:rPr>
            <w:rFonts w:ascii="Times New Roman" w:eastAsia="Times New Roman" w:hAnsi="Times New Roman"/>
            <w:sz w:val="24"/>
            <w:szCs w:val="24"/>
          </w:rPr>
          <w:delText xml:space="preserve">its </w:delText>
        </w:r>
      </w:del>
      <w:del w:id="2362" w:author="Client" w:date="2023-02-06T18:03:00Z">
        <w:r w:rsidDel="00317F55">
          <w:rPr>
            <w:rFonts w:ascii="Times New Roman" w:eastAsia="Times New Roman" w:hAnsi="Times New Roman"/>
            <w:sz w:val="24"/>
            <w:szCs w:val="24"/>
          </w:rPr>
          <w:delText>t</w:delText>
        </w:r>
        <w:r w:rsidRPr="00113DED" w:rsidDel="00317F55">
          <w:rPr>
            <w:rFonts w:ascii="Times New Roman" w:eastAsia="Times New Roman" w:hAnsi="Times New Roman"/>
            <w:sz w:val="24"/>
            <w:szCs w:val="24"/>
          </w:rPr>
          <w:delText xml:space="preserve">arget </w:delText>
        </w:r>
        <w:r w:rsidDel="00317F55">
          <w:rPr>
            <w:rFonts w:ascii="Times New Roman" w:eastAsia="Times New Roman" w:hAnsi="Times New Roman"/>
            <w:sz w:val="24"/>
            <w:szCs w:val="24"/>
          </w:rPr>
          <w:delText>m</w:delText>
        </w:r>
        <w:r w:rsidRPr="00113DED" w:rsidDel="00317F55">
          <w:rPr>
            <w:rFonts w:ascii="Times New Roman" w:eastAsia="Times New Roman" w:hAnsi="Times New Roman"/>
            <w:sz w:val="24"/>
            <w:szCs w:val="24"/>
          </w:rPr>
          <w:delText>arket</w:delText>
        </w:r>
      </w:del>
    </w:p>
    <w:p w14:paraId="3453F516" w14:textId="786FA0C1" w:rsidR="00C100EA" w:rsidRPr="00113DED" w:rsidDel="00317F55" w:rsidRDefault="00C100EA" w:rsidP="00C100EA">
      <w:pPr>
        <w:spacing w:after="160" w:line="480" w:lineRule="auto"/>
        <w:jc w:val="both"/>
        <w:rPr>
          <w:del w:id="2363" w:author="Client" w:date="2023-02-06T18:03:00Z"/>
          <w:rFonts w:ascii="Times New Roman" w:eastAsia="Times New Roman" w:hAnsi="Times New Roman"/>
          <w:b/>
          <w:bCs/>
          <w:sz w:val="24"/>
          <w:szCs w:val="24"/>
        </w:rPr>
      </w:pPr>
    </w:p>
    <w:p w14:paraId="13EE1959" w14:textId="09BEC102" w:rsidR="00C100EA" w:rsidRPr="00113DED" w:rsidDel="00317F55" w:rsidRDefault="00C100EA" w:rsidP="00C100EA">
      <w:pPr>
        <w:spacing w:after="160" w:line="480" w:lineRule="auto"/>
        <w:jc w:val="both"/>
        <w:rPr>
          <w:del w:id="2364" w:author="Client" w:date="2023-02-06T18:03:00Z"/>
          <w:rFonts w:ascii="Times New Roman" w:eastAsia="Times New Roman" w:hAnsi="Times New Roman"/>
          <w:b/>
          <w:bCs/>
          <w:sz w:val="24"/>
          <w:szCs w:val="24"/>
        </w:rPr>
      </w:pPr>
      <w:del w:id="2365" w:author="Client" w:date="2023-02-06T18:03:00Z">
        <w:r w:rsidRPr="00113DED" w:rsidDel="00317F55">
          <w:rPr>
            <w:rFonts w:ascii="Times New Roman" w:eastAsia="Times New Roman" w:hAnsi="Times New Roman"/>
            <w:b/>
            <w:bCs/>
            <w:sz w:val="24"/>
            <w:szCs w:val="24"/>
          </w:rPr>
          <w:delText>Background of the Study</w:delText>
        </w:r>
      </w:del>
    </w:p>
    <w:p w14:paraId="304F2255" w14:textId="32A0CB3B" w:rsidR="00C100EA" w:rsidDel="00317F55" w:rsidRDefault="00C100EA" w:rsidP="00C100EA">
      <w:pPr>
        <w:spacing w:after="160" w:line="480" w:lineRule="auto"/>
        <w:jc w:val="both"/>
        <w:rPr>
          <w:del w:id="2366" w:author="Client" w:date="2023-02-06T18:03:00Z"/>
          <w:rFonts w:ascii="Times New Roman" w:eastAsia="Times New Roman" w:hAnsi="Times New Roman"/>
          <w:b/>
          <w:bCs/>
          <w:sz w:val="24"/>
          <w:szCs w:val="24"/>
        </w:rPr>
      </w:pPr>
      <w:del w:id="2367" w:author="Client" w:date="2023-02-06T18:03:00Z">
        <w:r w:rsidRPr="00113DED" w:rsidDel="00317F55">
          <w:rPr>
            <w:rFonts w:ascii="Times New Roman" w:eastAsia="Times New Roman" w:hAnsi="Times New Roman"/>
            <w:b/>
            <w:bCs/>
            <w:sz w:val="24"/>
            <w:szCs w:val="24"/>
          </w:rPr>
          <w:tab/>
        </w:r>
        <w:r w:rsidRPr="00113DED" w:rsidDel="00317F55">
          <w:rPr>
            <w:rFonts w:ascii="Times New Roman" w:eastAsia="Times New Roman" w:hAnsi="Times New Roman"/>
            <w:sz w:val="24"/>
            <w:szCs w:val="24"/>
          </w:rPr>
          <w:delText>According to Kate’s magazine that we acknowledge that “Innovation is the practice of improvement. It aims to constantly improve products and business process, thereby helping your</w:delText>
        </w:r>
        <w:r w:rsidDel="00317F55">
          <w:rPr>
            <w:rFonts w:ascii="Times New Roman" w:eastAsia="Times New Roman" w:hAnsi="Times New Roman"/>
            <w:sz w:val="24"/>
            <w:szCs w:val="24"/>
          </w:rPr>
          <w:delText xml:space="preserve"> </w:delText>
        </w:r>
        <w:r w:rsidRPr="00113DED" w:rsidDel="00317F55">
          <w:rPr>
            <w:rFonts w:ascii="Times New Roman" w:eastAsia="Times New Roman" w:hAnsi="Times New Roman"/>
            <w:sz w:val="24"/>
            <w:szCs w:val="24"/>
          </w:rPr>
          <w:delText xml:space="preserve">business to stay competitive” (Bregovic 2019). </w:delText>
        </w:r>
        <w:bookmarkStart w:id="2368" w:name="_Hlk125996623"/>
        <w:r w:rsidRPr="00113DED" w:rsidDel="00317F55">
          <w:rPr>
            <w:rFonts w:ascii="Times New Roman" w:eastAsia="Times New Roman" w:hAnsi="Times New Roman"/>
            <w:sz w:val="24"/>
            <w:szCs w:val="24"/>
          </w:rPr>
          <w:delText xml:space="preserve">Business innovation is very important because it helps the consumer to attain their desires and essential needs, and it also helps the improvement environment. </w:delText>
        </w:r>
        <w:bookmarkEnd w:id="2368"/>
        <w:r w:rsidRPr="00113DED" w:rsidDel="00317F55">
          <w:rPr>
            <w:rFonts w:ascii="Times New Roman" w:eastAsia="Times New Roman" w:hAnsi="Times New Roman"/>
            <w:sz w:val="24"/>
            <w:szCs w:val="24"/>
          </w:rPr>
          <w:delText>The business innovation benefits both seller and consumer, the entrepreneurs are motivated to produce more products and be competitive, while the consumers</w:delText>
        </w:r>
        <w:r w:rsidDel="00317F55">
          <w:rPr>
            <w:rFonts w:ascii="Times New Roman" w:eastAsia="Times New Roman" w:hAnsi="Times New Roman"/>
            <w:sz w:val="24"/>
            <w:szCs w:val="24"/>
          </w:rPr>
          <w:delText xml:space="preserve"> </w:delText>
        </w:r>
        <w:r w:rsidRPr="00113DED" w:rsidDel="00317F55">
          <w:rPr>
            <w:rFonts w:ascii="Times New Roman" w:eastAsia="Times New Roman" w:hAnsi="Times New Roman"/>
            <w:sz w:val="24"/>
            <w:szCs w:val="24"/>
          </w:rPr>
          <w:delText>needs to be acquired</w:delText>
        </w:r>
        <w:r w:rsidDel="00317F55">
          <w:rPr>
            <w:rFonts w:ascii="Times New Roman" w:eastAsia="Times New Roman" w:hAnsi="Times New Roman"/>
            <w:sz w:val="24"/>
            <w:szCs w:val="24"/>
          </w:rPr>
          <w:delText xml:space="preserve"> </w:delText>
        </w:r>
        <w:r w:rsidRPr="00113DED" w:rsidDel="00317F55">
          <w:rPr>
            <w:rFonts w:ascii="Times New Roman" w:eastAsia="Times New Roman" w:hAnsi="Times New Roman"/>
            <w:sz w:val="24"/>
            <w:szCs w:val="24"/>
          </w:rPr>
          <w:delText>continual</w:delText>
        </w:r>
        <w:r w:rsidDel="00317F55">
          <w:rPr>
            <w:rFonts w:ascii="Times New Roman" w:eastAsia="Times New Roman" w:hAnsi="Times New Roman"/>
            <w:sz w:val="24"/>
            <w:szCs w:val="24"/>
          </w:rPr>
          <w:delText>ly.</w:delText>
        </w:r>
      </w:del>
    </w:p>
    <w:p w14:paraId="66E4D6CA" w14:textId="5DA175AA" w:rsidR="00C100EA" w:rsidDel="00317F55" w:rsidRDefault="00C100EA" w:rsidP="00C100EA">
      <w:pPr>
        <w:spacing w:after="160" w:line="480" w:lineRule="auto"/>
        <w:jc w:val="both"/>
        <w:rPr>
          <w:del w:id="2369" w:author="Client" w:date="2023-02-06T18:03:00Z"/>
          <w:rFonts w:ascii="Times New Roman" w:eastAsia="Times New Roman" w:hAnsi="Times New Roman"/>
          <w:b/>
          <w:bCs/>
          <w:sz w:val="24"/>
          <w:szCs w:val="24"/>
        </w:rPr>
      </w:pPr>
    </w:p>
    <w:p w14:paraId="74110142" w14:textId="162BF5CB" w:rsidR="00C100EA" w:rsidDel="00317F55" w:rsidRDefault="00C100EA" w:rsidP="00C100EA">
      <w:pPr>
        <w:spacing w:after="160" w:line="480" w:lineRule="auto"/>
        <w:jc w:val="both"/>
        <w:rPr>
          <w:del w:id="2370" w:author="Client" w:date="2023-02-06T18:03:00Z"/>
          <w:rFonts w:ascii="Times New Roman" w:eastAsia="Times New Roman" w:hAnsi="Times New Roman"/>
          <w:b/>
          <w:bCs/>
          <w:sz w:val="24"/>
          <w:szCs w:val="24"/>
        </w:rPr>
      </w:pPr>
    </w:p>
    <w:p w14:paraId="4B6A472C" w14:textId="2F8129F7" w:rsidR="00C100EA" w:rsidRPr="00113DED" w:rsidDel="00317F55" w:rsidRDefault="00C100EA" w:rsidP="00C100EA">
      <w:pPr>
        <w:spacing w:after="160" w:line="480" w:lineRule="auto"/>
        <w:jc w:val="both"/>
        <w:rPr>
          <w:del w:id="2371" w:author="Client" w:date="2023-02-06T18:03:00Z"/>
          <w:rFonts w:ascii="Times New Roman" w:eastAsia="Times New Roman" w:hAnsi="Times New Roman"/>
          <w:b/>
          <w:bCs/>
          <w:sz w:val="24"/>
          <w:szCs w:val="24"/>
        </w:rPr>
      </w:pPr>
    </w:p>
    <w:p w14:paraId="4739491D" w14:textId="3603EA34" w:rsidR="00C100EA" w:rsidRPr="00113DED" w:rsidDel="00317F55" w:rsidRDefault="00C100EA" w:rsidP="00C100EA">
      <w:pPr>
        <w:spacing w:after="160" w:line="480" w:lineRule="auto"/>
        <w:jc w:val="both"/>
        <w:rPr>
          <w:del w:id="2372" w:author="Client" w:date="2023-02-06T18:03:00Z"/>
          <w:rFonts w:ascii="Times New Roman" w:eastAsia="Times New Roman" w:hAnsi="Times New Roman"/>
          <w:b/>
          <w:bCs/>
          <w:i/>
          <w:iCs/>
          <w:sz w:val="24"/>
          <w:szCs w:val="24"/>
          <w:u w:val="single"/>
        </w:rPr>
      </w:pPr>
      <w:del w:id="2373" w:author="Client" w:date="2023-02-06T18:03:00Z">
        <w:r w:rsidRPr="00113DED" w:rsidDel="00317F55">
          <w:rPr>
            <w:rFonts w:ascii="Times New Roman" w:eastAsia="Times New Roman" w:hAnsi="Times New Roman"/>
            <w:b/>
            <w:bCs/>
            <w:sz w:val="24"/>
            <w:szCs w:val="24"/>
          </w:rPr>
          <w:delText>Significance of  the</w:delText>
        </w:r>
        <w:r w:rsidDel="00317F55">
          <w:rPr>
            <w:rFonts w:ascii="Times New Roman" w:eastAsia="Times New Roman" w:hAnsi="Times New Roman"/>
            <w:b/>
            <w:bCs/>
            <w:sz w:val="24"/>
            <w:szCs w:val="24"/>
          </w:rPr>
          <w:delText xml:space="preserve"> </w:delText>
        </w:r>
        <w:r w:rsidRPr="00113DED" w:rsidDel="00317F55">
          <w:rPr>
            <w:rFonts w:ascii="Times New Roman" w:eastAsia="Times New Roman" w:hAnsi="Times New Roman"/>
            <w:b/>
            <w:bCs/>
            <w:sz w:val="24"/>
            <w:szCs w:val="24"/>
          </w:rPr>
          <w:delText>Study</w:delText>
        </w:r>
      </w:del>
    </w:p>
    <w:p w14:paraId="7BB6A71D" w14:textId="63C411E4" w:rsidR="00C100EA" w:rsidDel="00317F55" w:rsidRDefault="00C100EA" w:rsidP="00C100EA">
      <w:pPr>
        <w:spacing w:after="160" w:line="480" w:lineRule="auto"/>
        <w:jc w:val="both"/>
        <w:rPr>
          <w:del w:id="2374" w:author="Client" w:date="2023-02-06T18:03:00Z"/>
          <w:rFonts w:ascii="Times New Roman" w:eastAsia="Times New Roman" w:hAnsi="Times New Roman"/>
          <w:b/>
          <w:bCs/>
          <w:sz w:val="24"/>
          <w:szCs w:val="24"/>
        </w:rPr>
      </w:pPr>
      <w:del w:id="2375" w:author="Client" w:date="2023-02-06T18:03:00Z">
        <w:r w:rsidDel="00317F55">
          <w:rPr>
            <w:rFonts w:ascii="Times New Roman" w:eastAsia="Times New Roman" w:hAnsi="Times New Roman"/>
            <w:sz w:val="24"/>
            <w:szCs w:val="24"/>
          </w:rPr>
          <w:delText>The following persons below are the ones who will benefit the most in this research study:</w:delText>
        </w:r>
      </w:del>
    </w:p>
    <w:p w14:paraId="2935EB9D" w14:textId="7F1DBE62" w:rsidR="00C100EA" w:rsidRPr="00113DED" w:rsidDel="00317F55" w:rsidRDefault="00C100EA" w:rsidP="00C100EA">
      <w:pPr>
        <w:spacing w:after="160" w:line="480" w:lineRule="auto"/>
        <w:jc w:val="both"/>
        <w:rPr>
          <w:del w:id="2376" w:author="Client" w:date="2023-02-06T18:03:00Z"/>
          <w:rFonts w:ascii="Times New Roman" w:eastAsia="Times New Roman" w:hAnsi="Times New Roman"/>
          <w:b/>
          <w:bCs/>
          <w:sz w:val="24"/>
          <w:szCs w:val="24"/>
        </w:rPr>
      </w:pPr>
      <w:del w:id="2377" w:author="Client" w:date="2023-02-06T18:03:00Z">
        <w:r w:rsidRPr="00113DED" w:rsidDel="00317F55">
          <w:rPr>
            <w:rFonts w:ascii="Times New Roman" w:eastAsia="Times New Roman" w:hAnsi="Times New Roman"/>
            <w:b/>
            <w:bCs/>
            <w:sz w:val="24"/>
            <w:szCs w:val="24"/>
          </w:rPr>
          <w:delText>Business Owners</w:delText>
        </w:r>
      </w:del>
    </w:p>
    <w:p w14:paraId="149CA50E" w14:textId="3F1B30A6" w:rsidR="00C100EA" w:rsidRPr="00113DED" w:rsidDel="00317F55" w:rsidRDefault="00C100EA" w:rsidP="00C100EA">
      <w:pPr>
        <w:spacing w:after="160" w:line="480" w:lineRule="auto"/>
        <w:ind w:firstLine="720"/>
        <w:jc w:val="both"/>
        <w:rPr>
          <w:del w:id="2378" w:author="Client" w:date="2023-02-06T18:03:00Z"/>
          <w:rFonts w:ascii="Times New Roman" w:eastAsia="Times New Roman" w:hAnsi="Times New Roman"/>
          <w:sz w:val="24"/>
          <w:szCs w:val="24"/>
        </w:rPr>
      </w:pPr>
      <w:del w:id="2379" w:author="Client" w:date="2023-02-06T18:03:00Z">
        <w:r w:rsidRPr="00113DED" w:rsidDel="00317F55">
          <w:rPr>
            <w:rFonts w:ascii="Times New Roman" w:eastAsia="Times New Roman" w:hAnsi="Times New Roman"/>
            <w:sz w:val="24"/>
            <w:szCs w:val="24"/>
          </w:rPr>
          <w:delText xml:space="preserve">Business </w:delText>
        </w:r>
        <w:r w:rsidDel="00317F55">
          <w:rPr>
            <w:rFonts w:ascii="Times New Roman" w:eastAsia="Times New Roman" w:hAnsi="Times New Roman"/>
            <w:sz w:val="24"/>
            <w:szCs w:val="24"/>
          </w:rPr>
          <w:delText>o</w:delText>
        </w:r>
        <w:r w:rsidRPr="00113DED" w:rsidDel="00317F55">
          <w:rPr>
            <w:rFonts w:ascii="Times New Roman" w:eastAsia="Times New Roman" w:hAnsi="Times New Roman"/>
            <w:sz w:val="24"/>
            <w:szCs w:val="24"/>
          </w:rPr>
          <w:delText xml:space="preserve">wners can surely benefit in this study, it’s for them to know the Importance of Innovating their </w:delText>
        </w:r>
        <w:r w:rsidDel="00317F55">
          <w:rPr>
            <w:rFonts w:ascii="Times New Roman" w:eastAsia="Times New Roman" w:hAnsi="Times New Roman"/>
            <w:sz w:val="24"/>
            <w:szCs w:val="24"/>
          </w:rPr>
          <w:delText>b</w:delText>
        </w:r>
        <w:r w:rsidRPr="00113DED" w:rsidDel="00317F55">
          <w:rPr>
            <w:rFonts w:ascii="Times New Roman" w:eastAsia="Times New Roman" w:hAnsi="Times New Roman"/>
            <w:sz w:val="24"/>
            <w:szCs w:val="24"/>
          </w:rPr>
          <w:delText xml:space="preserve">usiness in their </w:delText>
        </w:r>
        <w:r w:rsidDel="00317F55">
          <w:rPr>
            <w:rFonts w:ascii="Times New Roman" w:eastAsia="Times New Roman" w:hAnsi="Times New Roman"/>
            <w:sz w:val="24"/>
            <w:szCs w:val="24"/>
          </w:rPr>
          <w:delText>t</w:delText>
        </w:r>
        <w:r w:rsidRPr="00113DED" w:rsidDel="00317F55">
          <w:rPr>
            <w:rFonts w:ascii="Times New Roman" w:eastAsia="Times New Roman" w:hAnsi="Times New Roman"/>
            <w:sz w:val="24"/>
            <w:szCs w:val="24"/>
          </w:rPr>
          <w:delText xml:space="preserve">arget </w:delText>
        </w:r>
        <w:r w:rsidDel="00317F55">
          <w:rPr>
            <w:rFonts w:ascii="Times New Roman" w:eastAsia="Times New Roman" w:hAnsi="Times New Roman"/>
            <w:sz w:val="24"/>
            <w:szCs w:val="24"/>
          </w:rPr>
          <w:delText>m</w:delText>
        </w:r>
        <w:r w:rsidRPr="00113DED" w:rsidDel="00317F55">
          <w:rPr>
            <w:rFonts w:ascii="Times New Roman" w:eastAsia="Times New Roman" w:hAnsi="Times New Roman"/>
            <w:sz w:val="24"/>
            <w:szCs w:val="24"/>
          </w:rPr>
          <w:delText>arket</w:delText>
        </w:r>
      </w:del>
    </w:p>
    <w:p w14:paraId="5874B458" w14:textId="02566628" w:rsidR="00C100EA" w:rsidRPr="00113DED" w:rsidDel="00317F55" w:rsidRDefault="00C100EA" w:rsidP="00C100EA">
      <w:pPr>
        <w:spacing w:after="160" w:line="480" w:lineRule="auto"/>
        <w:jc w:val="both"/>
        <w:rPr>
          <w:del w:id="2380" w:author="Client" w:date="2023-02-06T18:03:00Z"/>
          <w:rFonts w:ascii="Times New Roman" w:eastAsia="Times New Roman" w:hAnsi="Times New Roman"/>
          <w:sz w:val="24"/>
          <w:szCs w:val="24"/>
        </w:rPr>
      </w:pPr>
      <w:del w:id="2381" w:author="Client" w:date="2023-02-06T18:03:00Z">
        <w:r w:rsidRPr="00113DED" w:rsidDel="00317F55">
          <w:rPr>
            <w:rFonts w:ascii="Times New Roman" w:eastAsia="Times New Roman" w:hAnsi="Times New Roman"/>
            <w:b/>
            <w:bCs/>
            <w:sz w:val="24"/>
            <w:szCs w:val="24"/>
          </w:rPr>
          <w:delText>Students</w:delText>
        </w:r>
      </w:del>
    </w:p>
    <w:p w14:paraId="10377EE5" w14:textId="49D40F20" w:rsidR="00C100EA" w:rsidRPr="00113DED" w:rsidDel="00317F55" w:rsidRDefault="00C100EA" w:rsidP="00C100EA">
      <w:pPr>
        <w:spacing w:after="160" w:line="480" w:lineRule="auto"/>
        <w:ind w:firstLine="720"/>
        <w:jc w:val="both"/>
        <w:rPr>
          <w:del w:id="2382" w:author="Client" w:date="2023-02-06T18:03:00Z"/>
          <w:rFonts w:ascii="Times New Roman" w:eastAsia="Times New Roman" w:hAnsi="Times New Roman"/>
          <w:sz w:val="24"/>
          <w:szCs w:val="24"/>
        </w:rPr>
      </w:pPr>
      <w:del w:id="2383" w:author="Client" w:date="2023-02-06T18:03:00Z">
        <w:r w:rsidRPr="00113DED" w:rsidDel="00317F55">
          <w:rPr>
            <w:rFonts w:ascii="Times New Roman" w:eastAsia="Times New Roman" w:hAnsi="Times New Roman"/>
            <w:sz w:val="24"/>
            <w:szCs w:val="24"/>
          </w:rPr>
          <w:delText>Students, specifically ABM Students will also benefit from this study because they can use this research as a guide if they ever have their own businesses.</w:delText>
        </w:r>
      </w:del>
    </w:p>
    <w:p w14:paraId="3C0BD263" w14:textId="67550E92" w:rsidR="00C100EA" w:rsidRPr="00113DED" w:rsidDel="00317F55" w:rsidRDefault="00C100EA" w:rsidP="00C100EA">
      <w:pPr>
        <w:spacing w:after="160" w:line="480" w:lineRule="auto"/>
        <w:ind w:firstLine="720"/>
        <w:jc w:val="both"/>
        <w:rPr>
          <w:del w:id="2384" w:author="Client" w:date="2023-02-06T18:03:00Z"/>
          <w:rFonts w:ascii="Times New Roman" w:eastAsia="Times New Roman" w:hAnsi="Times New Roman"/>
          <w:sz w:val="24"/>
          <w:szCs w:val="24"/>
        </w:rPr>
      </w:pPr>
    </w:p>
    <w:p w14:paraId="2C92E679" w14:textId="022F03BE" w:rsidR="00C100EA" w:rsidRPr="00113DED" w:rsidDel="00317F55" w:rsidRDefault="00C100EA" w:rsidP="00C100EA">
      <w:pPr>
        <w:spacing w:after="160" w:line="480" w:lineRule="auto"/>
        <w:jc w:val="both"/>
        <w:rPr>
          <w:del w:id="2385" w:author="Client" w:date="2023-02-06T18:03:00Z"/>
          <w:rFonts w:ascii="Times New Roman" w:eastAsia="Times New Roman" w:hAnsi="Times New Roman"/>
          <w:sz w:val="24"/>
          <w:szCs w:val="24"/>
        </w:rPr>
      </w:pPr>
      <w:del w:id="2386" w:author="Client" w:date="2023-02-06T18:03:00Z">
        <w:r w:rsidRPr="00113DED" w:rsidDel="00317F55">
          <w:rPr>
            <w:rFonts w:ascii="Times New Roman" w:eastAsia="Times New Roman" w:hAnsi="Times New Roman"/>
            <w:b/>
            <w:bCs/>
            <w:sz w:val="24"/>
            <w:szCs w:val="24"/>
          </w:rPr>
          <w:delText>Statement of the Problem</w:delText>
        </w:r>
      </w:del>
    </w:p>
    <w:p w14:paraId="1AA086E0" w14:textId="41161C25" w:rsidR="00C100EA" w:rsidRPr="00113DED" w:rsidDel="00317F55" w:rsidRDefault="00C100EA" w:rsidP="00C100EA">
      <w:pPr>
        <w:spacing w:after="160" w:line="480" w:lineRule="auto"/>
        <w:rPr>
          <w:del w:id="2387" w:author="Client" w:date="2023-02-06T18:03:00Z"/>
          <w:rFonts w:ascii="Times New Roman" w:eastAsia="Times New Roman" w:hAnsi="Times New Roman"/>
          <w:sz w:val="24"/>
          <w:szCs w:val="24"/>
        </w:rPr>
      </w:pPr>
      <w:del w:id="2388" w:author="Client" w:date="2023-02-06T18:03:00Z">
        <w:r w:rsidRPr="00113DED" w:rsidDel="00317F55">
          <w:rPr>
            <w:rFonts w:ascii="Times New Roman" w:eastAsia="Times New Roman" w:hAnsi="Times New Roman"/>
            <w:sz w:val="24"/>
            <w:szCs w:val="24"/>
          </w:rPr>
          <w:tab/>
          <w:delText>This study will seek to answer the importance of business innovation to target market. The following questions are:</w:delText>
        </w:r>
      </w:del>
    </w:p>
    <w:p w14:paraId="1B630DD4" w14:textId="6B53BAC0" w:rsidR="00C100EA" w:rsidRPr="00113DED" w:rsidDel="00317F55" w:rsidRDefault="00C100EA" w:rsidP="00C100EA">
      <w:pPr>
        <w:tabs>
          <w:tab w:val="left" w:pos="2130"/>
        </w:tabs>
        <w:spacing w:after="160" w:line="480" w:lineRule="auto"/>
        <w:rPr>
          <w:del w:id="2389" w:author="Client" w:date="2023-02-06T18:03:00Z"/>
          <w:rFonts w:ascii="Times New Roman" w:hAnsi="Times New Roman"/>
          <w:sz w:val="24"/>
          <w:szCs w:val="24"/>
          <w:lang w:val="en-PH"/>
        </w:rPr>
      </w:pPr>
      <w:del w:id="2390" w:author="Client" w:date="2023-02-06T18:03:00Z">
        <w:r w:rsidRPr="00113DED" w:rsidDel="00317F55">
          <w:rPr>
            <w:rFonts w:ascii="Times New Roman" w:hAnsi="Times New Roman"/>
            <w:sz w:val="24"/>
            <w:szCs w:val="24"/>
            <w:lang w:val="en-PH"/>
          </w:rPr>
          <w:delText>1.What are the importance of business innovation in terms of:</w:delText>
        </w:r>
      </w:del>
    </w:p>
    <w:p w14:paraId="4216384F" w14:textId="041EA642" w:rsidR="00C100EA" w:rsidRPr="00113DED" w:rsidDel="00317F55" w:rsidRDefault="00C100EA" w:rsidP="00C100EA">
      <w:pPr>
        <w:tabs>
          <w:tab w:val="left" w:pos="2130"/>
        </w:tabs>
        <w:spacing w:after="160" w:line="480" w:lineRule="auto"/>
        <w:rPr>
          <w:del w:id="2391" w:author="Client" w:date="2023-02-06T18:03:00Z"/>
          <w:rFonts w:ascii="Times New Roman" w:hAnsi="Times New Roman"/>
          <w:sz w:val="24"/>
          <w:szCs w:val="24"/>
          <w:lang w:val="en-PH"/>
        </w:rPr>
      </w:pPr>
      <w:del w:id="2392" w:author="Client" w:date="2023-02-06T18:03:00Z">
        <w:r w:rsidRPr="00113DED" w:rsidDel="00317F55">
          <w:rPr>
            <w:rFonts w:ascii="Times New Roman" w:hAnsi="Times New Roman"/>
            <w:sz w:val="24"/>
            <w:szCs w:val="24"/>
            <w:lang w:val="en-PH"/>
          </w:rPr>
          <w:delText xml:space="preserve">     1.1 product/service innovation</w:delText>
        </w:r>
      </w:del>
    </w:p>
    <w:p w14:paraId="697B14AD" w14:textId="0404FD30" w:rsidR="00C100EA" w:rsidRPr="00113DED" w:rsidDel="00317F55" w:rsidRDefault="00C100EA" w:rsidP="00C100EA">
      <w:pPr>
        <w:tabs>
          <w:tab w:val="left" w:pos="2130"/>
        </w:tabs>
        <w:spacing w:after="160" w:line="480" w:lineRule="auto"/>
        <w:rPr>
          <w:del w:id="2393" w:author="Client" w:date="2023-02-06T18:03:00Z"/>
          <w:rFonts w:ascii="Times New Roman" w:hAnsi="Times New Roman"/>
          <w:sz w:val="24"/>
          <w:szCs w:val="24"/>
          <w:lang w:val="en-PH"/>
        </w:rPr>
      </w:pPr>
      <w:del w:id="2394" w:author="Client" w:date="2023-02-06T18:03:00Z">
        <w:r w:rsidRPr="00113DED" w:rsidDel="00317F55">
          <w:rPr>
            <w:rFonts w:ascii="Times New Roman" w:hAnsi="Times New Roman"/>
            <w:sz w:val="24"/>
            <w:szCs w:val="24"/>
            <w:lang w:val="en-PH"/>
          </w:rPr>
          <w:delText xml:space="preserve">     1.2 process innovation</w:delText>
        </w:r>
      </w:del>
    </w:p>
    <w:p w14:paraId="31D512DB" w14:textId="7CF2D2D3" w:rsidR="00C100EA" w:rsidRPr="00113DED" w:rsidDel="00317F55" w:rsidRDefault="00C100EA" w:rsidP="00C100EA">
      <w:pPr>
        <w:tabs>
          <w:tab w:val="left" w:pos="2130"/>
        </w:tabs>
        <w:spacing w:after="160" w:line="480" w:lineRule="auto"/>
        <w:rPr>
          <w:del w:id="2395" w:author="Client" w:date="2023-02-06T18:03:00Z"/>
          <w:rFonts w:ascii="Times New Roman" w:hAnsi="Times New Roman"/>
          <w:sz w:val="24"/>
          <w:szCs w:val="24"/>
          <w:lang w:val="en-PH"/>
        </w:rPr>
      </w:pPr>
      <w:del w:id="2396" w:author="Client" w:date="2023-02-06T18:03:00Z">
        <w:r w:rsidRPr="00113DED" w:rsidDel="00317F55">
          <w:rPr>
            <w:rFonts w:ascii="Times New Roman" w:hAnsi="Times New Roman"/>
            <w:sz w:val="24"/>
            <w:szCs w:val="24"/>
            <w:lang w:val="en-PH"/>
          </w:rPr>
          <w:delText xml:space="preserve">     1.3 technological innovation</w:delText>
        </w:r>
      </w:del>
    </w:p>
    <w:p w14:paraId="56412583" w14:textId="28C6FD07" w:rsidR="00C100EA" w:rsidDel="00317F55" w:rsidRDefault="00C100EA" w:rsidP="00C100EA">
      <w:pPr>
        <w:tabs>
          <w:tab w:val="left" w:pos="2130"/>
        </w:tabs>
        <w:spacing w:after="160" w:line="480" w:lineRule="auto"/>
        <w:rPr>
          <w:del w:id="2397" w:author="Client" w:date="2023-02-06T18:03:00Z"/>
          <w:rFonts w:ascii="Times New Roman" w:hAnsi="Times New Roman"/>
          <w:sz w:val="24"/>
          <w:szCs w:val="24"/>
          <w:lang w:val="en-PH"/>
        </w:rPr>
      </w:pPr>
      <w:del w:id="2398" w:author="Client" w:date="2023-02-06T18:03:00Z">
        <w:r w:rsidRPr="00113DED" w:rsidDel="00317F55">
          <w:rPr>
            <w:rFonts w:ascii="Times New Roman" w:hAnsi="Times New Roman"/>
            <w:sz w:val="24"/>
            <w:szCs w:val="24"/>
            <w:lang w:val="en-PH"/>
          </w:rPr>
          <w:delText xml:space="preserve">    </w:delText>
        </w:r>
      </w:del>
    </w:p>
    <w:p w14:paraId="1C48F725" w14:textId="2C077A2B" w:rsidR="00C100EA" w:rsidDel="00317F55" w:rsidRDefault="00C100EA" w:rsidP="00C100EA">
      <w:pPr>
        <w:tabs>
          <w:tab w:val="left" w:pos="2130"/>
        </w:tabs>
        <w:spacing w:after="160" w:line="480" w:lineRule="auto"/>
        <w:rPr>
          <w:del w:id="2399" w:author="Client" w:date="2023-02-06T18:03:00Z"/>
          <w:rFonts w:ascii="Times New Roman" w:hAnsi="Times New Roman"/>
          <w:sz w:val="24"/>
          <w:szCs w:val="24"/>
          <w:lang w:val="en-PH"/>
        </w:rPr>
      </w:pPr>
      <w:del w:id="2400" w:author="Client" w:date="2023-02-06T18:03:00Z">
        <w:r w:rsidRPr="00113DED" w:rsidDel="00317F55">
          <w:rPr>
            <w:rFonts w:ascii="Times New Roman" w:hAnsi="Times New Roman"/>
            <w:sz w:val="24"/>
            <w:szCs w:val="24"/>
            <w:lang w:val="en-PH"/>
          </w:rPr>
          <w:delText xml:space="preserve"> 1.4 marketing innovation  </w:delText>
        </w:r>
      </w:del>
    </w:p>
    <w:p w14:paraId="363E1724" w14:textId="2BD2F67B" w:rsidR="00C100EA" w:rsidRPr="00113DED" w:rsidDel="00317F55" w:rsidRDefault="00C100EA" w:rsidP="00C100EA">
      <w:pPr>
        <w:tabs>
          <w:tab w:val="left" w:pos="1290"/>
        </w:tabs>
        <w:spacing w:after="160" w:line="480" w:lineRule="auto"/>
        <w:rPr>
          <w:del w:id="2401" w:author="Client" w:date="2023-02-06T18:03:00Z"/>
          <w:rFonts w:ascii="Times New Roman" w:hAnsi="Times New Roman"/>
          <w:sz w:val="24"/>
          <w:szCs w:val="24"/>
          <w:lang w:val="en-PH"/>
        </w:rPr>
      </w:pPr>
      <w:del w:id="2402" w:author="Client" w:date="2023-02-06T18:03:00Z">
        <w:r w:rsidRPr="00113DED" w:rsidDel="00317F55">
          <w:rPr>
            <w:rFonts w:ascii="Times New Roman" w:hAnsi="Times New Roman"/>
            <w:sz w:val="24"/>
            <w:szCs w:val="24"/>
            <w:lang w:val="en-PH"/>
          </w:rPr>
          <w:delText>2. Is there a significant relationship between the impotance of business innovation to target market?</w:delText>
        </w:r>
      </w:del>
    </w:p>
    <w:p w14:paraId="070A8B9C" w14:textId="5746A759" w:rsidR="00C100EA" w:rsidRPr="00113DED" w:rsidDel="00317F55" w:rsidRDefault="00C100EA" w:rsidP="00C100EA">
      <w:pPr>
        <w:tabs>
          <w:tab w:val="left" w:pos="1290"/>
        </w:tabs>
        <w:spacing w:after="160" w:line="480" w:lineRule="auto"/>
        <w:jc w:val="both"/>
        <w:rPr>
          <w:del w:id="2403" w:author="Client" w:date="2023-02-06T18:03:00Z"/>
          <w:rFonts w:ascii="Times New Roman" w:hAnsi="Times New Roman"/>
          <w:b/>
          <w:bCs/>
          <w:sz w:val="24"/>
          <w:szCs w:val="24"/>
          <w:lang w:val="en-PH"/>
        </w:rPr>
      </w:pPr>
    </w:p>
    <w:p w14:paraId="3A9A96BF" w14:textId="1E3EC6E2" w:rsidR="00C100EA" w:rsidRPr="00113DED" w:rsidDel="00317F55" w:rsidRDefault="00C100EA" w:rsidP="00C100EA">
      <w:pPr>
        <w:tabs>
          <w:tab w:val="left" w:pos="1290"/>
        </w:tabs>
        <w:spacing w:after="160" w:line="480" w:lineRule="auto"/>
        <w:jc w:val="both"/>
        <w:rPr>
          <w:del w:id="2404" w:author="Client" w:date="2023-02-06T18:03:00Z"/>
          <w:rFonts w:ascii="Times New Roman" w:hAnsi="Times New Roman"/>
          <w:b/>
          <w:bCs/>
          <w:sz w:val="24"/>
          <w:szCs w:val="24"/>
          <w:lang w:val="en-PH"/>
        </w:rPr>
      </w:pPr>
      <w:del w:id="2405" w:author="Client" w:date="2023-02-06T18:03:00Z">
        <w:r w:rsidRPr="00113DED" w:rsidDel="00317F55">
          <w:rPr>
            <w:rFonts w:ascii="Times New Roman" w:hAnsi="Times New Roman"/>
            <w:b/>
            <w:bCs/>
            <w:sz w:val="24"/>
            <w:szCs w:val="24"/>
            <w:lang w:val="en-PH"/>
          </w:rPr>
          <w:delText xml:space="preserve">Hypothesis </w:delText>
        </w:r>
      </w:del>
    </w:p>
    <w:p w14:paraId="5795E445" w14:textId="5D876707" w:rsidR="00C100EA" w:rsidRPr="00113DED" w:rsidDel="00317F55" w:rsidRDefault="00C100EA">
      <w:pPr>
        <w:tabs>
          <w:tab w:val="left" w:pos="1290"/>
        </w:tabs>
        <w:spacing w:after="160" w:line="480" w:lineRule="auto"/>
        <w:jc w:val="both"/>
        <w:rPr>
          <w:del w:id="2406" w:author="Client" w:date="2023-02-06T18:03:00Z"/>
          <w:rFonts w:ascii="Times New Roman" w:hAnsi="Times New Roman"/>
          <w:sz w:val="24"/>
          <w:szCs w:val="24"/>
          <w:lang w:val="en-PH"/>
        </w:rPr>
        <w:pPrChange w:id="2407" w:author="Client" w:date="2023-01-30T18:08:00Z">
          <w:pPr>
            <w:tabs>
              <w:tab w:val="left" w:pos="1290"/>
            </w:tabs>
            <w:spacing w:after="160" w:line="480" w:lineRule="auto"/>
            <w:ind w:left="720"/>
            <w:jc w:val="both"/>
          </w:pPr>
        </w:pPrChange>
      </w:pPr>
      <w:del w:id="2408" w:author="Client" w:date="2023-02-06T18:03:00Z">
        <w:r w:rsidRPr="00113DED" w:rsidDel="00317F55">
          <w:rPr>
            <w:rFonts w:ascii="Times New Roman" w:hAnsi="Times New Roman"/>
            <w:sz w:val="24"/>
            <w:szCs w:val="24"/>
            <w:lang w:val="en-PH"/>
          </w:rPr>
          <w:delText>There’s no significant relationship in the test scores of the business owners when grouped according to the test form taken.</w:delText>
        </w:r>
      </w:del>
    </w:p>
    <w:p w14:paraId="2C62FE77" w14:textId="2E886D08" w:rsidR="00C100EA" w:rsidRPr="00113DED" w:rsidDel="00317F55" w:rsidRDefault="00C100EA" w:rsidP="00C100EA">
      <w:pPr>
        <w:tabs>
          <w:tab w:val="left" w:pos="1290"/>
        </w:tabs>
        <w:spacing w:after="160" w:line="480" w:lineRule="auto"/>
        <w:ind w:left="720"/>
        <w:jc w:val="both"/>
        <w:rPr>
          <w:del w:id="2409" w:author="Client" w:date="2023-02-06T18:03:00Z"/>
          <w:rFonts w:ascii="Times New Roman" w:hAnsi="Times New Roman"/>
          <w:sz w:val="24"/>
          <w:szCs w:val="24"/>
          <w:lang w:val="en-PH"/>
        </w:rPr>
      </w:pPr>
    </w:p>
    <w:p w14:paraId="6CC8D513" w14:textId="188E6E7A" w:rsidR="00C100EA" w:rsidRPr="00113DED" w:rsidDel="00317F55" w:rsidRDefault="00C100EA" w:rsidP="00C100EA">
      <w:pPr>
        <w:tabs>
          <w:tab w:val="left" w:pos="1290"/>
        </w:tabs>
        <w:spacing w:after="160" w:line="480" w:lineRule="auto"/>
        <w:jc w:val="both"/>
        <w:rPr>
          <w:del w:id="2410" w:author="Client" w:date="2023-02-06T18:03:00Z"/>
          <w:rFonts w:ascii="Times New Roman" w:hAnsi="Times New Roman"/>
          <w:b/>
          <w:bCs/>
          <w:sz w:val="24"/>
          <w:szCs w:val="24"/>
          <w:lang w:val="en-PH"/>
        </w:rPr>
      </w:pPr>
      <w:del w:id="2411" w:author="Client" w:date="2023-02-06T18:03:00Z">
        <w:r w:rsidRPr="00113DED" w:rsidDel="00317F55">
          <w:rPr>
            <w:rFonts w:ascii="Times New Roman" w:hAnsi="Times New Roman"/>
            <w:b/>
            <w:bCs/>
            <w:sz w:val="24"/>
            <w:szCs w:val="24"/>
            <w:lang w:val="en-PH"/>
          </w:rPr>
          <w:delText xml:space="preserve">Scope and Delimitations </w:delText>
        </w:r>
      </w:del>
    </w:p>
    <w:p w14:paraId="6FA31C6E" w14:textId="38FFFD60" w:rsidR="00C100EA" w:rsidRPr="00113DED" w:rsidDel="00317F55" w:rsidRDefault="00C100EA" w:rsidP="00C100EA">
      <w:pPr>
        <w:tabs>
          <w:tab w:val="left" w:pos="1290"/>
        </w:tabs>
        <w:spacing w:after="160" w:line="480" w:lineRule="auto"/>
        <w:jc w:val="both"/>
        <w:rPr>
          <w:del w:id="2412" w:author="Client" w:date="2023-02-06T18:03:00Z"/>
          <w:rFonts w:ascii="Times New Roman" w:hAnsi="Times New Roman"/>
          <w:b/>
          <w:bCs/>
          <w:sz w:val="24"/>
          <w:szCs w:val="24"/>
          <w:lang w:val="en-PH"/>
        </w:rPr>
      </w:pPr>
      <w:del w:id="2413" w:author="Client" w:date="2023-02-06T18:03:00Z">
        <w:r w:rsidRPr="00113DED" w:rsidDel="00317F55">
          <w:rPr>
            <w:rFonts w:ascii="Times New Roman" w:hAnsi="Times New Roman"/>
            <w:b/>
            <w:bCs/>
            <w:sz w:val="24"/>
            <w:szCs w:val="24"/>
            <w:lang w:val="en-PH"/>
          </w:rPr>
          <w:tab/>
        </w:r>
        <w:r w:rsidRPr="00113DED" w:rsidDel="00317F55">
          <w:rPr>
            <w:rFonts w:ascii="Times New Roman" w:hAnsi="Times New Roman"/>
            <w:sz w:val="24"/>
            <w:szCs w:val="24"/>
            <w:lang w:val="en-PH"/>
          </w:rPr>
          <w:delText>The</w:delText>
        </w:r>
      </w:del>
      <w:ins w:id="2414" w:author="HI!" w:date="2023-01-30T12:59:00Z">
        <w:del w:id="2415" w:author="Client" w:date="2023-02-06T18:03:00Z">
          <w:r w:rsidR="00B46218" w:rsidDel="00317F55">
            <w:rPr>
              <w:rFonts w:ascii="Times New Roman" w:hAnsi="Times New Roman"/>
              <w:sz w:val="24"/>
              <w:szCs w:val="24"/>
              <w:lang w:val="en-PH"/>
            </w:rPr>
            <w:delText xml:space="preserve"> </w:delText>
          </w:r>
        </w:del>
      </w:ins>
      <w:del w:id="2416" w:author="Client" w:date="2023-02-06T18:03:00Z">
        <w:r w:rsidRPr="00113DED" w:rsidDel="00317F55">
          <w:rPr>
            <w:rFonts w:ascii="Times New Roman" w:hAnsi="Times New Roman"/>
            <w:sz w:val="24"/>
            <w:szCs w:val="24"/>
            <w:lang w:val="en-PH"/>
          </w:rPr>
          <w:delText xml:space="preserve"> focus of this study is to know the Importance of Business Innovation to Target Market. The respondents will be 30 Business Owners around Gen. T. De Leon Valenzuela City. The data will be executed by the 1</w:delText>
        </w:r>
        <w:r w:rsidRPr="00113DED" w:rsidDel="00317F55">
          <w:rPr>
            <w:rFonts w:ascii="Times New Roman" w:hAnsi="Times New Roman"/>
            <w:sz w:val="24"/>
            <w:szCs w:val="24"/>
            <w:vertAlign w:val="superscript"/>
            <w:lang w:val="en-PH"/>
          </w:rPr>
          <w:delText>st</w:delText>
        </w:r>
        <w:r w:rsidRPr="00113DED" w:rsidDel="00317F55">
          <w:rPr>
            <w:rFonts w:ascii="Times New Roman" w:hAnsi="Times New Roman"/>
            <w:sz w:val="24"/>
            <w:szCs w:val="24"/>
            <w:lang w:val="en-PH"/>
          </w:rPr>
          <w:delText xml:space="preserve"> Semester of the School Year 2022-2023 using descriptive research.</w:delText>
        </w:r>
      </w:del>
    </w:p>
    <w:p w14:paraId="5F86A2C4" w14:textId="4FA81275" w:rsidR="00C100EA" w:rsidRPr="00113DED" w:rsidDel="00317F55" w:rsidRDefault="00C100EA" w:rsidP="00C100EA">
      <w:pPr>
        <w:tabs>
          <w:tab w:val="left" w:pos="1290"/>
        </w:tabs>
        <w:spacing w:after="160" w:line="480" w:lineRule="auto"/>
        <w:ind w:left="3600"/>
        <w:rPr>
          <w:del w:id="2417" w:author="Client" w:date="2023-02-06T18:03:00Z"/>
          <w:rFonts w:ascii="Times New Roman" w:hAnsi="Times New Roman"/>
          <w:bCs/>
          <w:sz w:val="24"/>
          <w:szCs w:val="24"/>
          <w:lang w:val="en-PH"/>
        </w:rPr>
      </w:pPr>
    </w:p>
    <w:p w14:paraId="4B1F2E51" w14:textId="7DD8F063" w:rsidR="00C100EA" w:rsidRPr="00113DED" w:rsidDel="00317F55" w:rsidRDefault="00C100EA" w:rsidP="00C100EA">
      <w:pPr>
        <w:tabs>
          <w:tab w:val="left" w:pos="1290"/>
        </w:tabs>
        <w:spacing w:after="160" w:line="480" w:lineRule="auto"/>
        <w:rPr>
          <w:del w:id="2418" w:author="Client" w:date="2023-02-06T18:03:00Z"/>
          <w:rFonts w:ascii="Times New Roman" w:hAnsi="Times New Roman"/>
          <w:b/>
          <w:bCs/>
          <w:sz w:val="24"/>
          <w:szCs w:val="24"/>
          <w:lang w:val="en-PH"/>
        </w:rPr>
      </w:pPr>
    </w:p>
    <w:p w14:paraId="0640AF99" w14:textId="068AF6A9" w:rsidR="00C100EA" w:rsidRPr="00113DED" w:rsidDel="00317F55" w:rsidRDefault="00C100EA" w:rsidP="00C100EA">
      <w:pPr>
        <w:tabs>
          <w:tab w:val="left" w:pos="1290"/>
        </w:tabs>
        <w:spacing w:after="160" w:line="480" w:lineRule="auto"/>
        <w:ind w:left="3600"/>
        <w:rPr>
          <w:del w:id="2419" w:author="Client" w:date="2023-02-06T18:03:00Z"/>
          <w:rFonts w:ascii="Times New Roman" w:hAnsi="Times New Roman"/>
          <w:b/>
          <w:bCs/>
          <w:sz w:val="24"/>
          <w:szCs w:val="24"/>
          <w:lang w:val="en-PH"/>
        </w:rPr>
      </w:pPr>
    </w:p>
    <w:p w14:paraId="7A9D2FB5" w14:textId="1C256C11" w:rsidR="00C100EA" w:rsidRPr="00113DED" w:rsidDel="00317F55" w:rsidRDefault="00C100EA" w:rsidP="00C100EA">
      <w:pPr>
        <w:tabs>
          <w:tab w:val="left" w:pos="1290"/>
        </w:tabs>
        <w:spacing w:after="160" w:line="480" w:lineRule="auto"/>
        <w:ind w:left="3600"/>
        <w:rPr>
          <w:del w:id="2420" w:author="Client" w:date="2023-02-06T18:03:00Z"/>
          <w:rFonts w:ascii="Times New Roman" w:hAnsi="Times New Roman"/>
          <w:b/>
          <w:bCs/>
          <w:sz w:val="24"/>
          <w:szCs w:val="24"/>
          <w:lang w:val="en-PH"/>
        </w:rPr>
      </w:pPr>
    </w:p>
    <w:p w14:paraId="7B3C3C9E" w14:textId="62AF8444" w:rsidR="00C100EA" w:rsidRPr="00113DED" w:rsidDel="00317F55" w:rsidRDefault="00C100EA" w:rsidP="00C100EA">
      <w:pPr>
        <w:tabs>
          <w:tab w:val="left" w:pos="1290"/>
        </w:tabs>
        <w:spacing w:after="160" w:line="480" w:lineRule="auto"/>
        <w:ind w:left="3600"/>
        <w:rPr>
          <w:del w:id="2421" w:author="Client" w:date="2023-02-06T18:03:00Z"/>
          <w:rFonts w:ascii="Times New Roman" w:hAnsi="Times New Roman"/>
          <w:b/>
          <w:bCs/>
          <w:sz w:val="24"/>
          <w:szCs w:val="24"/>
          <w:lang w:val="en-PH"/>
        </w:rPr>
      </w:pPr>
    </w:p>
    <w:p w14:paraId="50EE81FE" w14:textId="02721879" w:rsidR="00C100EA" w:rsidDel="00317F55" w:rsidRDefault="00C100EA" w:rsidP="00C100EA">
      <w:pPr>
        <w:tabs>
          <w:tab w:val="left" w:pos="1290"/>
        </w:tabs>
        <w:spacing w:after="160" w:line="480" w:lineRule="auto"/>
        <w:rPr>
          <w:del w:id="2422" w:author="Client" w:date="2023-02-06T18:03:00Z"/>
          <w:rFonts w:ascii="Times New Roman" w:hAnsi="Times New Roman"/>
          <w:b/>
          <w:bCs/>
          <w:sz w:val="24"/>
          <w:szCs w:val="24"/>
          <w:lang w:val="en-PH"/>
        </w:rPr>
      </w:pPr>
    </w:p>
    <w:p w14:paraId="68FDCC35" w14:textId="1622252F" w:rsidR="00C100EA" w:rsidRPr="00113DED" w:rsidDel="00317F55" w:rsidRDefault="00C100EA" w:rsidP="00C100EA">
      <w:pPr>
        <w:tabs>
          <w:tab w:val="left" w:pos="1290"/>
        </w:tabs>
        <w:spacing w:after="160" w:line="480" w:lineRule="auto"/>
        <w:ind w:left="3600"/>
        <w:rPr>
          <w:del w:id="2423" w:author="Client" w:date="2023-02-06T18:03:00Z"/>
          <w:rFonts w:ascii="Times New Roman" w:hAnsi="Times New Roman"/>
          <w:b/>
          <w:bCs/>
          <w:sz w:val="24"/>
          <w:szCs w:val="24"/>
          <w:lang w:val="en-PH"/>
        </w:rPr>
      </w:pPr>
      <w:del w:id="2424" w:author="Client" w:date="2023-02-06T18:03:00Z">
        <w:r w:rsidRPr="00113DED" w:rsidDel="00317F55">
          <w:rPr>
            <w:rFonts w:ascii="Times New Roman" w:hAnsi="Times New Roman"/>
            <w:b/>
            <w:bCs/>
            <w:sz w:val="24"/>
            <w:szCs w:val="24"/>
            <w:lang w:val="en-PH"/>
          </w:rPr>
          <w:delText>CHAPTER 2</w:delText>
        </w:r>
      </w:del>
    </w:p>
    <w:p w14:paraId="6B8FEC69" w14:textId="14849927" w:rsidR="00C100EA" w:rsidRPr="00C860A0" w:rsidDel="00317F55" w:rsidRDefault="00C100EA" w:rsidP="00C100EA">
      <w:pPr>
        <w:tabs>
          <w:tab w:val="left" w:pos="1290"/>
        </w:tabs>
        <w:spacing w:after="160" w:line="480" w:lineRule="auto"/>
        <w:rPr>
          <w:del w:id="2425" w:author="Client" w:date="2023-02-06T18:03:00Z"/>
          <w:rFonts w:ascii="Times New Roman" w:hAnsi="Times New Roman"/>
          <w:b/>
          <w:bCs/>
          <w:sz w:val="24"/>
          <w:szCs w:val="24"/>
          <w:lang w:val="en-PH"/>
        </w:rPr>
      </w:pPr>
      <w:del w:id="2426" w:author="Client" w:date="2023-02-06T18:03:00Z">
        <w:r w:rsidRPr="00C860A0" w:rsidDel="00317F55">
          <w:rPr>
            <w:rFonts w:ascii="Times New Roman" w:hAnsi="Times New Roman"/>
            <w:b/>
            <w:bCs/>
            <w:sz w:val="24"/>
            <w:szCs w:val="24"/>
            <w:lang w:val="en-PH"/>
          </w:rPr>
          <w:delText>Introduction</w:delText>
        </w:r>
      </w:del>
    </w:p>
    <w:p w14:paraId="0B6D6C36" w14:textId="2968F17C" w:rsidR="00C100EA" w:rsidRPr="00C860A0" w:rsidDel="00317F55" w:rsidRDefault="00C100EA" w:rsidP="00C100EA">
      <w:pPr>
        <w:tabs>
          <w:tab w:val="left" w:pos="1290"/>
        </w:tabs>
        <w:spacing w:after="160" w:line="480" w:lineRule="auto"/>
        <w:rPr>
          <w:del w:id="2427" w:author="Client" w:date="2023-02-06T18:03:00Z"/>
          <w:rFonts w:ascii="Times New Roman" w:hAnsi="Times New Roman"/>
          <w:bCs/>
          <w:sz w:val="24"/>
          <w:szCs w:val="24"/>
          <w:lang w:val="en-PH"/>
        </w:rPr>
      </w:pPr>
      <w:del w:id="2428" w:author="Client" w:date="2023-02-06T18:03:00Z">
        <w:r w:rsidRPr="00C860A0" w:rsidDel="00317F55">
          <w:rPr>
            <w:rFonts w:ascii="Times New Roman" w:hAnsi="Times New Roman"/>
            <w:b/>
            <w:bCs/>
            <w:sz w:val="24"/>
            <w:szCs w:val="24"/>
            <w:lang w:val="en-PH"/>
          </w:rPr>
          <w:tab/>
        </w:r>
        <w:r w:rsidRPr="00C860A0" w:rsidDel="00317F55">
          <w:rPr>
            <w:rFonts w:ascii="Times New Roman" w:hAnsi="Times New Roman"/>
            <w:bCs/>
            <w:sz w:val="24"/>
            <w:szCs w:val="24"/>
            <w:lang w:val="en-PH"/>
          </w:rPr>
          <w:delText>This chapter presents the review of the related riterature, conceptual framework, theoretical framework, synthesis of related literature and definition of terms.</w:delText>
        </w:r>
      </w:del>
    </w:p>
    <w:p w14:paraId="7FDD1507" w14:textId="3A04F42B" w:rsidR="00C100EA" w:rsidRPr="00C860A0" w:rsidDel="00317F55" w:rsidRDefault="00C100EA" w:rsidP="00C100EA">
      <w:pPr>
        <w:tabs>
          <w:tab w:val="left" w:pos="1290"/>
        </w:tabs>
        <w:spacing w:after="160" w:line="480" w:lineRule="auto"/>
        <w:jc w:val="both"/>
        <w:rPr>
          <w:del w:id="2429" w:author="Client" w:date="2023-02-06T18:03:00Z"/>
          <w:rFonts w:ascii="Times New Roman" w:hAnsi="Times New Roman"/>
          <w:b/>
          <w:bCs/>
          <w:sz w:val="24"/>
          <w:szCs w:val="24"/>
          <w:lang w:val="en-PH"/>
        </w:rPr>
      </w:pPr>
    </w:p>
    <w:p w14:paraId="5F7C9D56" w14:textId="10BD4E5F" w:rsidR="00C100EA" w:rsidRPr="00C860A0" w:rsidDel="00317F55" w:rsidRDefault="00C100EA" w:rsidP="00C100EA">
      <w:pPr>
        <w:tabs>
          <w:tab w:val="left" w:pos="1290"/>
        </w:tabs>
        <w:spacing w:after="160" w:line="480" w:lineRule="auto"/>
        <w:rPr>
          <w:del w:id="2430" w:author="Client" w:date="2023-02-06T18:03:00Z"/>
          <w:rFonts w:ascii="Times New Roman" w:hAnsi="Times New Roman"/>
          <w:b/>
          <w:bCs/>
          <w:sz w:val="24"/>
          <w:szCs w:val="24"/>
          <w:lang w:val="en-PH"/>
        </w:rPr>
      </w:pPr>
      <w:del w:id="2431" w:author="Client" w:date="2023-02-06T18:03:00Z">
        <w:r w:rsidRPr="00C860A0" w:rsidDel="00317F55">
          <w:rPr>
            <w:rFonts w:ascii="Times New Roman" w:hAnsi="Times New Roman"/>
            <w:b/>
            <w:bCs/>
            <w:sz w:val="24"/>
            <w:szCs w:val="24"/>
            <w:lang w:val="en-PH"/>
          </w:rPr>
          <w:delText>Review of Related Literature</w:delText>
        </w:r>
      </w:del>
    </w:p>
    <w:p w14:paraId="614364C8" w14:textId="64FD39D9" w:rsidR="00C100EA" w:rsidDel="00317F55" w:rsidRDefault="00C100EA" w:rsidP="003C64DB">
      <w:pPr>
        <w:tabs>
          <w:tab w:val="left" w:pos="1290"/>
        </w:tabs>
        <w:spacing w:after="160" w:line="480" w:lineRule="auto"/>
        <w:jc w:val="both"/>
        <w:rPr>
          <w:del w:id="2432" w:author="Client" w:date="2023-02-06T18:03:00Z"/>
          <w:rFonts w:ascii="Times New Roman" w:hAnsi="Times New Roman"/>
          <w:b/>
          <w:bCs/>
          <w:sz w:val="24"/>
          <w:szCs w:val="24"/>
          <w:lang w:val="en-PH"/>
        </w:rPr>
      </w:pPr>
      <w:del w:id="2433" w:author="Client" w:date="2023-02-06T18:03:00Z">
        <w:r w:rsidRPr="00C860A0" w:rsidDel="00317F55">
          <w:rPr>
            <w:rFonts w:ascii="Times New Roman" w:hAnsi="Times New Roman"/>
            <w:b/>
            <w:bCs/>
            <w:sz w:val="24"/>
            <w:szCs w:val="24"/>
            <w:lang w:val="en-PH"/>
          </w:rPr>
          <w:tab/>
        </w:r>
        <w:r w:rsidRPr="00C860A0" w:rsidDel="00317F55">
          <w:rPr>
            <w:rFonts w:ascii="Times New Roman" w:hAnsi="Times New Roman"/>
            <w:sz w:val="24"/>
            <w:szCs w:val="24"/>
            <w:lang w:val="en-PH"/>
          </w:rPr>
          <w:delText>This part of the research presents the review of the related literature</w:delText>
        </w:r>
        <w:r w:rsidDel="00317F55">
          <w:rPr>
            <w:rFonts w:ascii="Times New Roman" w:hAnsi="Times New Roman"/>
            <w:sz w:val="24"/>
            <w:szCs w:val="24"/>
            <w:lang w:val="en-PH"/>
          </w:rPr>
          <w:delText xml:space="preserve"> </w:delText>
        </w:r>
        <w:r w:rsidRPr="00C860A0" w:rsidDel="00317F55">
          <w:rPr>
            <w:rFonts w:ascii="Times New Roman" w:hAnsi="Times New Roman"/>
            <w:sz w:val="24"/>
            <w:szCs w:val="24"/>
            <w:lang w:val="en-PH"/>
          </w:rPr>
          <w:delText>which represents the connected studies that’s been done before. It will guide the researchers to gather up additional</w:delText>
        </w:r>
        <w:r w:rsidDel="00317F55">
          <w:rPr>
            <w:rFonts w:ascii="Times New Roman" w:hAnsi="Times New Roman"/>
            <w:sz w:val="24"/>
            <w:szCs w:val="24"/>
            <w:lang w:val="en-PH"/>
          </w:rPr>
          <w:delText xml:space="preserve"> </w:delText>
        </w:r>
        <w:r w:rsidRPr="00C860A0" w:rsidDel="00317F55">
          <w:rPr>
            <w:rFonts w:ascii="Times New Roman" w:hAnsi="Times New Roman"/>
            <w:sz w:val="24"/>
            <w:szCs w:val="24"/>
            <w:lang w:val="en-PH"/>
          </w:rPr>
          <w:delText>Information, source of information, structural guide that lead to unanticipated result of the study and innovation of the used topic. Further used as evidence. Review of related researcher</w:delText>
        </w:r>
        <w:r w:rsidDel="00317F55">
          <w:rPr>
            <w:rFonts w:ascii="Times New Roman" w:hAnsi="Times New Roman"/>
            <w:sz w:val="24"/>
            <w:szCs w:val="24"/>
            <w:lang w:val="en-PH"/>
          </w:rPr>
          <w:delText xml:space="preserve"> </w:delText>
        </w:r>
        <w:r w:rsidRPr="00C860A0" w:rsidDel="00317F55">
          <w:rPr>
            <w:rFonts w:ascii="Times New Roman" w:hAnsi="Times New Roman"/>
            <w:sz w:val="24"/>
            <w:szCs w:val="24"/>
            <w:lang w:val="en-PH"/>
          </w:rPr>
          <w:delText xml:space="preserve">also prevents a replicating and plagiarism of effort already made and helps the researchers to go deeper towards the issue. </w:delText>
        </w:r>
      </w:del>
    </w:p>
    <w:p w14:paraId="2DE775F9" w14:textId="61A131F1" w:rsidR="00C100EA" w:rsidRPr="003C64DB" w:rsidDel="00317F55" w:rsidRDefault="00C100EA" w:rsidP="003C64DB">
      <w:pPr>
        <w:tabs>
          <w:tab w:val="left" w:pos="1290"/>
        </w:tabs>
        <w:spacing w:after="160" w:line="480" w:lineRule="auto"/>
        <w:jc w:val="both"/>
        <w:rPr>
          <w:del w:id="2434" w:author="Client" w:date="2023-02-06T18:03:00Z"/>
          <w:rFonts w:ascii="Times New Roman" w:hAnsi="Times New Roman"/>
          <w:b/>
          <w:bCs/>
          <w:sz w:val="24"/>
          <w:szCs w:val="24"/>
          <w:lang w:val="en-PH"/>
        </w:rPr>
      </w:pPr>
    </w:p>
    <w:p w14:paraId="717E3BEC" w14:textId="639A4E17" w:rsidR="00C100EA" w:rsidRPr="00C860A0" w:rsidDel="00317F55" w:rsidRDefault="00C100EA" w:rsidP="00C100EA">
      <w:pPr>
        <w:tabs>
          <w:tab w:val="left" w:pos="1290"/>
        </w:tabs>
        <w:spacing w:after="160" w:line="480" w:lineRule="auto"/>
        <w:ind w:firstLine="1290"/>
        <w:jc w:val="both"/>
        <w:rPr>
          <w:del w:id="2435" w:author="Client" w:date="2023-02-06T18:03:00Z"/>
          <w:rFonts w:ascii="Times New Roman" w:hAnsi="Times New Roman"/>
          <w:sz w:val="24"/>
          <w:szCs w:val="24"/>
          <w:lang w:val="en-PH"/>
        </w:rPr>
      </w:pPr>
      <w:del w:id="2436" w:author="Client" w:date="2023-02-06T18:03:00Z">
        <w:r w:rsidRPr="00C860A0" w:rsidDel="00317F55">
          <w:rPr>
            <w:rFonts w:ascii="Times New Roman" w:hAnsi="Times New Roman"/>
            <w:bCs/>
            <w:sz w:val="24"/>
            <w:szCs w:val="24"/>
            <w:lang w:val="en-PH"/>
          </w:rPr>
          <w:delText xml:space="preserve">An essential condition </w:delText>
        </w:r>
        <w:r w:rsidRPr="00C860A0" w:rsidDel="00317F55">
          <w:rPr>
            <w:rFonts w:ascii="Times New Roman" w:hAnsi="Times New Roman"/>
            <w:sz w:val="24"/>
            <w:szCs w:val="24"/>
            <w:lang w:val="en-PH"/>
          </w:rPr>
          <w:delText xml:space="preserve">for the survival of </w:delText>
        </w:r>
        <w:r w:rsidRPr="00C860A0" w:rsidDel="00317F55">
          <w:rPr>
            <w:rFonts w:ascii="Times New Roman" w:hAnsi="Times New Roman"/>
            <w:bCs/>
            <w:sz w:val="24"/>
            <w:szCs w:val="24"/>
            <w:lang w:val="en-PH"/>
          </w:rPr>
          <w:delText xml:space="preserve">any company </w:delText>
        </w:r>
        <w:r w:rsidRPr="00C860A0" w:rsidDel="00317F55">
          <w:rPr>
            <w:rFonts w:ascii="Times New Roman" w:hAnsi="Times New Roman"/>
            <w:sz w:val="24"/>
            <w:szCs w:val="24"/>
            <w:lang w:val="en-PH"/>
          </w:rPr>
          <w:delText xml:space="preserve">is continuous improvement of competitiveness, </w:delText>
        </w:r>
        <w:r w:rsidRPr="00C860A0" w:rsidDel="00317F55">
          <w:rPr>
            <w:rFonts w:ascii="Times New Roman" w:hAnsi="Times New Roman"/>
            <w:bCs/>
            <w:sz w:val="24"/>
            <w:szCs w:val="24"/>
            <w:lang w:val="en-PH"/>
          </w:rPr>
          <w:delText xml:space="preserve">i.e. </w:delText>
        </w:r>
        <w:r w:rsidRPr="00C860A0" w:rsidDel="00317F55">
          <w:rPr>
            <w:rFonts w:ascii="Times New Roman" w:hAnsi="Times New Roman"/>
            <w:sz w:val="24"/>
            <w:szCs w:val="24"/>
            <w:lang w:val="en-PH"/>
          </w:rPr>
          <w:delText xml:space="preserve">investment in </w:delText>
        </w:r>
        <w:r w:rsidRPr="00C860A0" w:rsidDel="00317F55">
          <w:rPr>
            <w:rFonts w:ascii="Times New Roman" w:hAnsi="Times New Roman"/>
            <w:bCs/>
            <w:sz w:val="24"/>
            <w:szCs w:val="24"/>
            <w:lang w:val="en-PH"/>
          </w:rPr>
          <w:delText xml:space="preserve">product and service innovation. The purpose </w:delText>
        </w:r>
        <w:r w:rsidRPr="00C860A0" w:rsidDel="00317F55">
          <w:rPr>
            <w:rFonts w:ascii="Times New Roman" w:hAnsi="Times New Roman"/>
            <w:sz w:val="24"/>
            <w:szCs w:val="24"/>
            <w:lang w:val="en-PH"/>
          </w:rPr>
          <w:delText xml:space="preserve">of </w:delText>
        </w:r>
        <w:r w:rsidRPr="00C860A0" w:rsidDel="00317F55">
          <w:rPr>
            <w:rFonts w:ascii="Times New Roman" w:hAnsi="Times New Roman"/>
            <w:bCs/>
            <w:sz w:val="24"/>
            <w:szCs w:val="24"/>
            <w:lang w:val="en-PH"/>
          </w:rPr>
          <w:delText xml:space="preserve">this </w:delText>
        </w:r>
        <w:r w:rsidRPr="00C860A0" w:rsidDel="00317F55">
          <w:rPr>
            <w:rFonts w:ascii="Times New Roman" w:hAnsi="Times New Roman"/>
            <w:sz w:val="24"/>
            <w:szCs w:val="24"/>
            <w:lang w:val="en-PH"/>
          </w:rPr>
          <w:delText xml:space="preserve">paper is to </w:delText>
        </w:r>
        <w:r w:rsidRPr="00C860A0" w:rsidDel="00317F55">
          <w:rPr>
            <w:rFonts w:ascii="Times New Roman" w:hAnsi="Times New Roman"/>
            <w:bCs/>
            <w:sz w:val="24"/>
            <w:szCs w:val="24"/>
            <w:lang w:val="en-PH"/>
          </w:rPr>
          <w:delText xml:space="preserve">demonstrate </w:delText>
        </w:r>
        <w:r w:rsidRPr="00C860A0" w:rsidDel="00317F55">
          <w:rPr>
            <w:rFonts w:ascii="Times New Roman" w:hAnsi="Times New Roman"/>
            <w:sz w:val="24"/>
            <w:szCs w:val="24"/>
            <w:lang w:val="en-PH"/>
          </w:rPr>
          <w:delText xml:space="preserve">the importance of </w:delText>
        </w:r>
        <w:r w:rsidRPr="00C860A0" w:rsidDel="00317F55">
          <w:rPr>
            <w:rFonts w:ascii="Times New Roman" w:hAnsi="Times New Roman"/>
            <w:bCs/>
            <w:sz w:val="24"/>
            <w:szCs w:val="24"/>
            <w:lang w:val="en-PH"/>
          </w:rPr>
          <w:delText xml:space="preserve">innovation </w:delText>
        </w:r>
        <w:r w:rsidRPr="00C860A0" w:rsidDel="00317F55">
          <w:rPr>
            <w:rFonts w:ascii="Times New Roman" w:hAnsi="Times New Roman"/>
            <w:sz w:val="24"/>
            <w:szCs w:val="24"/>
            <w:lang w:val="en-PH"/>
          </w:rPr>
          <w:delText>in the business of modern organizations.</w:delText>
        </w:r>
        <w:r w:rsidDel="00317F55">
          <w:rPr>
            <w:rFonts w:ascii="Times New Roman" w:hAnsi="Times New Roman"/>
            <w:sz w:val="24"/>
            <w:szCs w:val="24"/>
            <w:lang w:val="en-PH"/>
          </w:rPr>
          <w:delText xml:space="preserve"> </w:delText>
        </w:r>
        <w:r w:rsidRPr="00C860A0" w:rsidDel="00317F55">
          <w:rPr>
            <w:rFonts w:ascii="Times New Roman" w:hAnsi="Times New Roman"/>
            <w:bCs/>
            <w:sz w:val="24"/>
            <w:szCs w:val="24"/>
            <w:lang w:val="en-PH"/>
          </w:rPr>
          <w:delText xml:space="preserve">Innovation-based businesses </w:delText>
        </w:r>
        <w:r w:rsidRPr="00C860A0" w:rsidDel="00317F55">
          <w:rPr>
            <w:rFonts w:ascii="Times New Roman" w:hAnsi="Times New Roman"/>
            <w:sz w:val="24"/>
            <w:szCs w:val="24"/>
            <w:lang w:val="en-PH"/>
          </w:rPr>
          <w:delText xml:space="preserve">play a key role in </w:delText>
        </w:r>
        <w:r w:rsidRPr="00C860A0" w:rsidDel="00317F55">
          <w:rPr>
            <w:rFonts w:ascii="Times New Roman" w:hAnsi="Times New Roman"/>
            <w:bCs/>
            <w:sz w:val="24"/>
            <w:szCs w:val="24"/>
            <w:lang w:val="en-PH"/>
          </w:rPr>
          <w:delText xml:space="preserve">driving prosperity and </w:delText>
        </w:r>
        <w:r w:rsidRPr="00C860A0" w:rsidDel="00317F55">
          <w:rPr>
            <w:rFonts w:ascii="Times New Roman" w:hAnsi="Times New Roman"/>
            <w:sz w:val="24"/>
            <w:szCs w:val="24"/>
            <w:lang w:val="en-PH"/>
          </w:rPr>
          <w:delText>creating and sustaining competitive advantage. (Ivana Janjić, Tamara Rađenović, 2019).</w:delText>
        </w:r>
      </w:del>
    </w:p>
    <w:p w14:paraId="12CDC2D3" w14:textId="31B2AC9C" w:rsidR="00C100EA" w:rsidRPr="00C860A0" w:rsidDel="00317F55" w:rsidRDefault="00C100EA" w:rsidP="00C100EA">
      <w:pPr>
        <w:tabs>
          <w:tab w:val="left" w:pos="1290"/>
        </w:tabs>
        <w:spacing w:after="160" w:line="480" w:lineRule="auto"/>
        <w:jc w:val="both"/>
        <w:rPr>
          <w:del w:id="2437" w:author="Client" w:date="2023-02-06T18:03:00Z"/>
          <w:rFonts w:ascii="Times New Roman" w:hAnsi="Times New Roman"/>
          <w:sz w:val="24"/>
          <w:szCs w:val="24"/>
          <w:lang w:val="en-PH"/>
        </w:rPr>
      </w:pPr>
    </w:p>
    <w:p w14:paraId="7AB7D651" w14:textId="1A4BD49A" w:rsidR="00C100EA" w:rsidRPr="00C860A0" w:rsidDel="00317F55" w:rsidRDefault="00C100EA" w:rsidP="00C100EA">
      <w:pPr>
        <w:tabs>
          <w:tab w:val="left" w:pos="1290"/>
        </w:tabs>
        <w:spacing w:after="160" w:line="480" w:lineRule="auto"/>
        <w:jc w:val="both"/>
        <w:rPr>
          <w:del w:id="2438" w:author="Client" w:date="2023-02-06T18:03:00Z"/>
          <w:rFonts w:ascii="Times New Roman" w:hAnsi="Times New Roman"/>
          <w:sz w:val="24"/>
          <w:szCs w:val="24"/>
          <w:lang w:val="en-PH"/>
        </w:rPr>
      </w:pPr>
      <w:del w:id="2439" w:author="Client" w:date="2023-02-06T18:03:00Z">
        <w:r w:rsidRPr="00C860A0" w:rsidDel="00317F55">
          <w:rPr>
            <w:rFonts w:ascii="Times New Roman" w:hAnsi="Times New Roman"/>
            <w:sz w:val="24"/>
            <w:szCs w:val="24"/>
            <w:lang w:val="en-PH"/>
          </w:rPr>
          <w:tab/>
          <w:delText>The study about the Importance of Innovation in ones Business, it is an essential condition for the survival of any company. Innovation is important not only in terms of reaching a target market, but also for the continuos competitiveness and impro</w:delText>
        </w:r>
        <w:r w:rsidDel="00317F55">
          <w:rPr>
            <w:rFonts w:ascii="Times New Roman" w:hAnsi="Times New Roman"/>
            <w:sz w:val="24"/>
            <w:szCs w:val="24"/>
            <w:lang w:val="en-PH"/>
          </w:rPr>
          <w:delText>vement of a business. Business o</w:delText>
        </w:r>
        <w:r w:rsidRPr="00C860A0" w:rsidDel="00317F55">
          <w:rPr>
            <w:rFonts w:ascii="Times New Roman" w:hAnsi="Times New Roman"/>
            <w:sz w:val="24"/>
            <w:szCs w:val="24"/>
            <w:lang w:val="en-PH"/>
          </w:rPr>
          <w:delText>wners should be aware of this type of information for the sake of their businesses.</w:delText>
        </w:r>
      </w:del>
    </w:p>
    <w:p w14:paraId="79A5CE12" w14:textId="6A27CDD1" w:rsidR="00C100EA" w:rsidDel="00317F55" w:rsidRDefault="00C100EA" w:rsidP="00C100EA">
      <w:pPr>
        <w:tabs>
          <w:tab w:val="left" w:pos="1290"/>
        </w:tabs>
        <w:spacing w:after="160" w:line="480" w:lineRule="auto"/>
        <w:jc w:val="both"/>
        <w:rPr>
          <w:del w:id="2440" w:author="Client" w:date="2023-02-06T18:03:00Z"/>
          <w:rFonts w:ascii="Times New Roman" w:hAnsi="Times New Roman"/>
          <w:sz w:val="24"/>
          <w:szCs w:val="24"/>
          <w:lang w:val="en-PH"/>
        </w:rPr>
      </w:pPr>
    </w:p>
    <w:p w14:paraId="68DF7110" w14:textId="0B491036" w:rsidR="00C100EA" w:rsidRPr="00C860A0" w:rsidDel="00317F55" w:rsidRDefault="00C100EA" w:rsidP="00C100EA">
      <w:pPr>
        <w:tabs>
          <w:tab w:val="left" w:pos="1290"/>
        </w:tabs>
        <w:spacing w:after="160" w:line="480" w:lineRule="auto"/>
        <w:jc w:val="both"/>
        <w:rPr>
          <w:del w:id="2441" w:author="Client" w:date="2023-02-06T18:03:00Z"/>
          <w:rFonts w:ascii="Times New Roman" w:hAnsi="Times New Roman"/>
          <w:sz w:val="24"/>
          <w:szCs w:val="24"/>
          <w:lang w:val="en-PH"/>
        </w:rPr>
      </w:pPr>
      <w:del w:id="2442" w:author="Client" w:date="2023-02-06T18:03:00Z">
        <w:r w:rsidRPr="00C860A0" w:rsidDel="00317F55">
          <w:rPr>
            <w:rFonts w:ascii="Times New Roman" w:hAnsi="Times New Roman"/>
            <w:sz w:val="24"/>
            <w:szCs w:val="24"/>
            <w:lang w:val="en-PH"/>
          </w:rPr>
          <w:tab/>
          <w:delText xml:space="preserve">The </w:delText>
        </w:r>
        <w:r w:rsidRPr="00C860A0" w:rsidDel="00317F55">
          <w:rPr>
            <w:rFonts w:ascii="Times New Roman" w:hAnsi="Times New Roman"/>
            <w:bCs/>
            <w:sz w:val="24"/>
            <w:szCs w:val="24"/>
            <w:lang w:val="en-PH"/>
          </w:rPr>
          <w:delText xml:space="preserve">survey </w:delText>
        </w:r>
        <w:r w:rsidRPr="00C860A0" w:rsidDel="00317F55">
          <w:rPr>
            <w:rFonts w:ascii="Times New Roman" w:hAnsi="Times New Roman"/>
            <w:sz w:val="24"/>
            <w:szCs w:val="24"/>
            <w:lang w:val="en-PH"/>
          </w:rPr>
          <w:delText xml:space="preserve">also showed </w:delText>
        </w:r>
        <w:r w:rsidRPr="00C860A0" w:rsidDel="00317F55">
          <w:rPr>
            <w:rFonts w:ascii="Times New Roman" w:hAnsi="Times New Roman"/>
            <w:bCs/>
            <w:sz w:val="24"/>
            <w:szCs w:val="24"/>
            <w:lang w:val="en-PH"/>
          </w:rPr>
          <w:delText xml:space="preserve">the rapid adoption of </w:delText>
        </w:r>
        <w:r w:rsidRPr="00C860A0" w:rsidDel="00317F55">
          <w:rPr>
            <w:rFonts w:ascii="Times New Roman" w:hAnsi="Times New Roman"/>
            <w:sz w:val="24"/>
            <w:szCs w:val="24"/>
            <w:lang w:val="en-PH"/>
          </w:rPr>
          <w:delText xml:space="preserve">innovative </w:delText>
        </w:r>
        <w:r w:rsidRPr="00C860A0" w:rsidDel="00317F55">
          <w:rPr>
            <w:rFonts w:ascii="Times New Roman" w:hAnsi="Times New Roman"/>
            <w:bCs/>
            <w:sz w:val="24"/>
            <w:szCs w:val="24"/>
            <w:lang w:val="en-PH"/>
          </w:rPr>
          <w:delText xml:space="preserve">thinking by Filipino organization </w:delText>
        </w:r>
        <w:r w:rsidRPr="00C860A0" w:rsidDel="00317F55">
          <w:rPr>
            <w:rFonts w:ascii="Times New Roman" w:hAnsi="Times New Roman"/>
            <w:sz w:val="24"/>
            <w:szCs w:val="24"/>
            <w:lang w:val="en-PH"/>
          </w:rPr>
          <w:delText xml:space="preserve">the </w:delText>
        </w:r>
        <w:r w:rsidRPr="00C860A0" w:rsidDel="00317F55">
          <w:rPr>
            <w:rFonts w:ascii="Times New Roman" w:hAnsi="Times New Roman"/>
            <w:bCs/>
            <w:sz w:val="24"/>
            <w:szCs w:val="24"/>
            <w:lang w:val="en-PH"/>
          </w:rPr>
          <w:delText xml:space="preserve">past six months. Positive reactions have been </w:delText>
        </w:r>
        <w:r w:rsidRPr="00C860A0" w:rsidDel="00317F55">
          <w:rPr>
            <w:rFonts w:ascii="Times New Roman" w:hAnsi="Times New Roman"/>
            <w:sz w:val="24"/>
            <w:szCs w:val="24"/>
            <w:lang w:val="en-PH"/>
          </w:rPr>
          <w:delText xml:space="preserve">recorded during the pandemic, </w:delText>
        </w:r>
        <w:r w:rsidRPr="00C860A0" w:rsidDel="00317F55">
          <w:rPr>
            <w:rFonts w:ascii="Times New Roman" w:hAnsi="Times New Roman"/>
            <w:bCs/>
            <w:sz w:val="24"/>
            <w:szCs w:val="24"/>
            <w:lang w:val="en-PH"/>
          </w:rPr>
          <w:delText xml:space="preserve">with </w:delText>
        </w:r>
        <w:r w:rsidRPr="00C860A0" w:rsidDel="00317F55">
          <w:rPr>
            <w:rFonts w:ascii="Times New Roman" w:hAnsi="Times New Roman"/>
            <w:sz w:val="24"/>
            <w:szCs w:val="24"/>
            <w:lang w:val="en-PH"/>
          </w:rPr>
          <w:delText xml:space="preserve">many businesses in </w:delText>
        </w:r>
        <w:r w:rsidRPr="00C860A0" w:rsidDel="00317F55">
          <w:rPr>
            <w:rFonts w:ascii="Times New Roman" w:hAnsi="Times New Roman"/>
            <w:bCs/>
            <w:sz w:val="24"/>
            <w:szCs w:val="24"/>
            <w:lang w:val="en-PH"/>
          </w:rPr>
          <w:delText xml:space="preserve">crisis due to its impact. </w:delText>
        </w:r>
        <w:r w:rsidRPr="00C860A0" w:rsidDel="00317F55">
          <w:rPr>
            <w:rFonts w:ascii="Times New Roman" w:hAnsi="Times New Roman"/>
            <w:sz w:val="24"/>
            <w:szCs w:val="24"/>
            <w:lang w:val="en-PH"/>
          </w:rPr>
          <w:delText xml:space="preserve">A senior executive who </w:delText>
        </w:r>
        <w:r w:rsidRPr="00C860A0" w:rsidDel="00317F55">
          <w:rPr>
            <w:rFonts w:ascii="Times New Roman" w:hAnsi="Times New Roman"/>
            <w:bCs/>
            <w:sz w:val="24"/>
            <w:szCs w:val="24"/>
            <w:lang w:val="en-PH"/>
          </w:rPr>
          <w:delText xml:space="preserve">participated in </w:delText>
        </w:r>
        <w:r w:rsidRPr="00C860A0" w:rsidDel="00317F55">
          <w:rPr>
            <w:rFonts w:ascii="Times New Roman" w:hAnsi="Times New Roman"/>
            <w:sz w:val="24"/>
            <w:szCs w:val="24"/>
            <w:lang w:val="en-PH"/>
          </w:rPr>
          <w:delText xml:space="preserve">there report </w:delText>
        </w:r>
        <w:r w:rsidRPr="00C860A0" w:rsidDel="00317F55">
          <w:rPr>
            <w:rFonts w:ascii="Times New Roman" w:hAnsi="Times New Roman"/>
            <w:bCs/>
            <w:sz w:val="24"/>
            <w:szCs w:val="24"/>
            <w:lang w:val="en-PH"/>
          </w:rPr>
          <w:delText xml:space="preserve">said </w:delText>
        </w:r>
      </w:del>
      <w:del w:id="2443" w:author="Client" w:date="2023-01-30T18:13:00Z">
        <w:r w:rsidRPr="00C860A0" w:rsidDel="00610B49">
          <w:rPr>
            <w:rFonts w:ascii="Times New Roman" w:hAnsi="Times New Roman"/>
            <w:sz w:val="24"/>
            <w:szCs w:val="24"/>
            <w:lang w:val="en-PH"/>
          </w:rPr>
          <w:delText xml:space="preserve"> </w:delText>
        </w:r>
      </w:del>
      <w:del w:id="2444" w:author="Client" w:date="2023-02-06T18:03:00Z">
        <w:r w:rsidRPr="00C860A0" w:rsidDel="00317F55">
          <w:rPr>
            <w:rFonts w:ascii="Times New Roman" w:hAnsi="Times New Roman"/>
            <w:sz w:val="24"/>
            <w:szCs w:val="24"/>
            <w:lang w:val="en-PH"/>
          </w:rPr>
          <w:delText>“Innovation is no longer an option, it is a necessity.(Miranda, 2020)</w:delText>
        </w:r>
      </w:del>
    </w:p>
    <w:p w14:paraId="5F015BA3" w14:textId="46B10516" w:rsidR="00C100EA" w:rsidRPr="00C860A0" w:rsidDel="00317F55" w:rsidRDefault="00C100EA" w:rsidP="00C100EA">
      <w:pPr>
        <w:tabs>
          <w:tab w:val="left" w:pos="1290"/>
        </w:tabs>
        <w:spacing w:after="160" w:line="480" w:lineRule="auto"/>
        <w:jc w:val="both"/>
        <w:rPr>
          <w:del w:id="2445" w:author="Client" w:date="2023-02-06T18:03:00Z"/>
          <w:rFonts w:ascii="Times New Roman" w:hAnsi="Times New Roman"/>
          <w:sz w:val="24"/>
          <w:szCs w:val="24"/>
          <w:lang w:val="en-PH"/>
        </w:rPr>
      </w:pPr>
      <w:del w:id="2446" w:author="Client" w:date="2023-02-06T18:03:00Z">
        <w:r w:rsidRPr="00C860A0" w:rsidDel="00317F55">
          <w:rPr>
            <w:rFonts w:ascii="Times New Roman" w:hAnsi="Times New Roman"/>
            <w:sz w:val="24"/>
            <w:szCs w:val="24"/>
            <w:lang w:val="en-PH"/>
          </w:rPr>
          <w:tab/>
        </w:r>
      </w:del>
    </w:p>
    <w:p w14:paraId="52255A79" w14:textId="4DFE85D7" w:rsidR="00C100EA" w:rsidRPr="00C860A0" w:rsidDel="00317F55" w:rsidRDefault="00C100EA" w:rsidP="00C100EA">
      <w:pPr>
        <w:tabs>
          <w:tab w:val="left" w:pos="1290"/>
        </w:tabs>
        <w:spacing w:after="160" w:line="480" w:lineRule="auto"/>
        <w:jc w:val="both"/>
        <w:rPr>
          <w:del w:id="2447" w:author="Client" w:date="2023-02-06T18:03:00Z"/>
          <w:rFonts w:ascii="Times New Roman" w:hAnsi="Times New Roman"/>
          <w:sz w:val="24"/>
          <w:szCs w:val="24"/>
          <w:lang w:val="en-PH"/>
        </w:rPr>
      </w:pPr>
      <w:del w:id="2448" w:author="Client" w:date="2023-02-06T18:03:00Z">
        <w:r w:rsidRPr="00C860A0" w:rsidDel="00317F55">
          <w:rPr>
            <w:rFonts w:ascii="Times New Roman" w:hAnsi="Times New Roman"/>
            <w:sz w:val="24"/>
            <w:szCs w:val="24"/>
            <w:lang w:val="en-PH"/>
          </w:rPr>
          <w:tab/>
          <w:delText xml:space="preserve">The study about Innovation being a necessity of a business, it a fact that it innovation is a necessity because it can increase the profitability of </w:delText>
        </w:r>
        <w:r w:rsidDel="00317F55">
          <w:rPr>
            <w:rFonts w:ascii="Times New Roman" w:hAnsi="Times New Roman"/>
            <w:sz w:val="24"/>
            <w:szCs w:val="24"/>
            <w:lang w:val="en-PH"/>
          </w:rPr>
          <w:delText>ones business. And most of the b</w:delText>
        </w:r>
        <w:r w:rsidRPr="00C860A0" w:rsidDel="00317F55">
          <w:rPr>
            <w:rFonts w:ascii="Times New Roman" w:hAnsi="Times New Roman"/>
            <w:sz w:val="24"/>
            <w:szCs w:val="24"/>
            <w:lang w:val="en-PH"/>
          </w:rPr>
          <w:delText xml:space="preserve">usiness we have today desires to have a high percentage of profitability. It can also help business owners to know the desires of their customers and to create news ideas. </w:delText>
        </w:r>
      </w:del>
    </w:p>
    <w:p w14:paraId="2DC98991" w14:textId="38615B4D" w:rsidR="00C100EA" w:rsidDel="00317F55" w:rsidRDefault="00C100EA" w:rsidP="00C100EA">
      <w:pPr>
        <w:tabs>
          <w:tab w:val="left" w:pos="1290"/>
        </w:tabs>
        <w:spacing w:after="160" w:line="480" w:lineRule="auto"/>
        <w:ind w:firstLine="1290"/>
        <w:jc w:val="both"/>
        <w:rPr>
          <w:del w:id="2449" w:author="Client" w:date="2023-02-06T18:03:00Z"/>
          <w:rFonts w:ascii="Times New Roman" w:hAnsi="Times New Roman"/>
          <w:sz w:val="24"/>
          <w:szCs w:val="24"/>
          <w:shd w:val="clear" w:color="auto" w:fill="FFFFFF"/>
          <w:lang w:val="en-PH"/>
        </w:rPr>
      </w:pPr>
    </w:p>
    <w:p w14:paraId="7E0CC120" w14:textId="5A37132D" w:rsidR="00C100EA" w:rsidRPr="00904F89" w:rsidDel="00317F55" w:rsidRDefault="00C100EA" w:rsidP="00C100EA">
      <w:pPr>
        <w:tabs>
          <w:tab w:val="left" w:pos="1290"/>
        </w:tabs>
        <w:spacing w:after="160" w:line="480" w:lineRule="auto"/>
        <w:ind w:firstLine="1290"/>
        <w:jc w:val="both"/>
        <w:rPr>
          <w:del w:id="2450" w:author="Client" w:date="2023-02-06T18:03:00Z"/>
          <w:rFonts w:ascii="Times New Roman" w:hAnsi="Times New Roman"/>
          <w:sz w:val="24"/>
          <w:szCs w:val="24"/>
          <w:shd w:val="clear" w:color="auto" w:fill="FFFFFF"/>
          <w:lang w:val="en-PH"/>
        </w:rPr>
      </w:pPr>
      <w:del w:id="2451" w:author="Client" w:date="2023-02-06T18:03:00Z">
        <w:r w:rsidRPr="00C860A0" w:rsidDel="00317F55">
          <w:rPr>
            <w:rFonts w:ascii="Times New Roman" w:hAnsi="Times New Roman"/>
            <w:sz w:val="24"/>
            <w:szCs w:val="24"/>
            <w:shd w:val="clear" w:color="auto" w:fill="FFFFFF"/>
            <w:lang w:val="en-PH"/>
          </w:rPr>
          <w:delText>The goal of service innovation is to expand markets and offer clients new services. It gains the ability to develop and survive throughout time. This study aims to shed light on the function that service innovation performs in the B2B sector. The study’s primary subject is service providers</w:delText>
        </w:r>
        <w:r w:rsidDel="00317F55">
          <w:rPr>
            <w:rFonts w:ascii="Times New Roman" w:hAnsi="Times New Roman"/>
            <w:bCs/>
            <w:sz w:val="24"/>
            <w:szCs w:val="24"/>
            <w:lang w:val="en-PH"/>
          </w:rPr>
          <w:delText xml:space="preserve"> t</w:delText>
        </w:r>
        <w:r w:rsidRPr="00C860A0" w:rsidDel="00317F55">
          <w:rPr>
            <w:rFonts w:ascii="Times New Roman" w:hAnsi="Times New Roman"/>
            <w:bCs/>
            <w:sz w:val="24"/>
            <w:szCs w:val="24"/>
            <w:lang w:val="en-PH"/>
          </w:rPr>
          <w:delText>hat customize IT to business products, services, and clients. One of the primary resources in service science that is not centered on the customer value proposition is technology. (</w:delText>
        </w:r>
        <w:r w:rsidRPr="00C860A0" w:rsidDel="00317F55">
          <w:rPr>
            <w:rFonts w:ascii="Times New Roman" w:hAnsi="Times New Roman"/>
            <w:sz w:val="24"/>
            <w:szCs w:val="24"/>
            <w:lang w:val="en-PH"/>
          </w:rPr>
          <w:delText>Moschis, 2019).</w:delText>
        </w:r>
      </w:del>
    </w:p>
    <w:p w14:paraId="4A59DB6A" w14:textId="0DE77F1E" w:rsidR="00C100EA" w:rsidRPr="00C860A0" w:rsidDel="00317F55" w:rsidRDefault="00C100EA" w:rsidP="00C100EA">
      <w:pPr>
        <w:tabs>
          <w:tab w:val="left" w:pos="1290"/>
        </w:tabs>
        <w:spacing w:after="160" w:line="480" w:lineRule="auto"/>
        <w:ind w:firstLine="1290"/>
        <w:jc w:val="both"/>
        <w:rPr>
          <w:del w:id="2452" w:author="Client" w:date="2023-02-06T18:03:00Z"/>
          <w:rFonts w:ascii="Times New Roman" w:hAnsi="Times New Roman"/>
          <w:sz w:val="24"/>
          <w:szCs w:val="24"/>
          <w:lang w:val="en-PH"/>
        </w:rPr>
      </w:pPr>
    </w:p>
    <w:p w14:paraId="744355D5" w14:textId="4A42F00E" w:rsidR="00C100EA" w:rsidRPr="00C860A0" w:rsidDel="00317F55" w:rsidRDefault="00C100EA" w:rsidP="00C100EA">
      <w:pPr>
        <w:tabs>
          <w:tab w:val="left" w:pos="1290"/>
        </w:tabs>
        <w:spacing w:after="160" w:line="480" w:lineRule="auto"/>
        <w:ind w:firstLine="1290"/>
        <w:jc w:val="both"/>
        <w:rPr>
          <w:del w:id="2453" w:author="Client" w:date="2023-02-06T18:03:00Z"/>
          <w:rFonts w:ascii="Times New Roman" w:hAnsi="Times New Roman"/>
          <w:sz w:val="24"/>
          <w:szCs w:val="24"/>
          <w:shd w:val="clear" w:color="auto" w:fill="FFFFFF"/>
          <w:lang w:val="en-PH"/>
        </w:rPr>
      </w:pPr>
      <w:del w:id="2454" w:author="Client" w:date="2023-02-06T18:03:00Z">
        <w:r w:rsidRPr="00C860A0" w:rsidDel="00317F55">
          <w:rPr>
            <w:rFonts w:ascii="Times New Roman" w:hAnsi="Times New Roman"/>
            <w:sz w:val="24"/>
            <w:szCs w:val="24"/>
            <w:lang w:val="en-PH"/>
          </w:rPr>
          <w:delText>The</w:delText>
        </w:r>
        <w:r w:rsidDel="00317F55">
          <w:rPr>
            <w:rFonts w:ascii="Times New Roman" w:hAnsi="Times New Roman"/>
            <w:sz w:val="24"/>
            <w:szCs w:val="24"/>
            <w:lang w:val="en-PH"/>
          </w:rPr>
          <w:delText xml:space="preserve"> study mentioned about Service i</w:delText>
        </w:r>
        <w:r w:rsidRPr="00C860A0" w:rsidDel="00317F55">
          <w:rPr>
            <w:rFonts w:ascii="Times New Roman" w:hAnsi="Times New Roman"/>
            <w:sz w:val="24"/>
            <w:szCs w:val="24"/>
            <w:lang w:val="en-PH"/>
          </w:rPr>
          <w:delText>nnovation's goal is to not only reach your target markets but to also expand your market and to offer your market new services or products. Innovation of your product/service acquires the ability to survive and develop through time that is why it is a necessity for ones business. Creating new ideas of services and products for your market is a good strategy to further develop your business.</w:delText>
        </w:r>
      </w:del>
    </w:p>
    <w:p w14:paraId="5640D4E6" w14:textId="05002ED8" w:rsidR="00C100EA" w:rsidRPr="00C860A0" w:rsidDel="00317F55" w:rsidRDefault="00C100EA" w:rsidP="00C100EA">
      <w:pPr>
        <w:tabs>
          <w:tab w:val="left" w:pos="1290"/>
        </w:tabs>
        <w:spacing w:after="160" w:line="480" w:lineRule="auto"/>
        <w:ind w:firstLine="1290"/>
        <w:jc w:val="both"/>
        <w:rPr>
          <w:del w:id="2455" w:author="Client" w:date="2023-02-06T18:03:00Z"/>
          <w:rFonts w:ascii="Times New Roman" w:hAnsi="Times New Roman"/>
          <w:sz w:val="24"/>
          <w:szCs w:val="24"/>
          <w:shd w:val="clear" w:color="auto" w:fill="FFFFFF"/>
          <w:lang w:val="en-PH"/>
        </w:rPr>
      </w:pPr>
    </w:p>
    <w:p w14:paraId="10345399" w14:textId="7C33E277" w:rsidR="00C100EA" w:rsidRPr="00C860A0" w:rsidDel="00317F55" w:rsidRDefault="00C100EA" w:rsidP="00C100EA">
      <w:pPr>
        <w:tabs>
          <w:tab w:val="left" w:pos="1290"/>
        </w:tabs>
        <w:spacing w:after="160" w:line="480" w:lineRule="auto"/>
        <w:ind w:firstLine="1290"/>
        <w:jc w:val="both"/>
        <w:rPr>
          <w:del w:id="2456" w:author="Client" w:date="2023-02-06T18:03:00Z"/>
          <w:rFonts w:ascii="Times New Roman" w:hAnsi="Times New Roman"/>
          <w:sz w:val="24"/>
          <w:szCs w:val="24"/>
          <w:lang w:val="en-PH"/>
        </w:rPr>
      </w:pPr>
      <w:del w:id="2457" w:author="Client" w:date="2023-02-06T18:03:00Z">
        <w:r w:rsidRPr="00C860A0" w:rsidDel="00317F55">
          <w:rPr>
            <w:rFonts w:ascii="Times New Roman" w:hAnsi="Times New Roman"/>
            <w:sz w:val="24"/>
            <w:szCs w:val="24"/>
            <w:lang w:val="en-PH"/>
          </w:rPr>
          <w:delText>For practically all businesses across a variety of industries, innovation serves as a powerful growth engine. Because it is the primary means by which businesses can continue to compete in the market, worldwide, but also locally based businesses, must view the development of new services, products, and processes as a precondition fora successful continuing concern. (Mehmet Sarialtin, 2013).</w:delText>
        </w:r>
      </w:del>
    </w:p>
    <w:p w14:paraId="4277D878" w14:textId="6D83F0DB" w:rsidR="00C100EA" w:rsidRPr="00C860A0" w:rsidDel="00317F55" w:rsidRDefault="00C100EA" w:rsidP="00C100EA">
      <w:pPr>
        <w:tabs>
          <w:tab w:val="left" w:pos="1290"/>
        </w:tabs>
        <w:spacing w:after="160" w:line="480" w:lineRule="auto"/>
        <w:ind w:firstLine="1290"/>
        <w:jc w:val="both"/>
        <w:rPr>
          <w:del w:id="2458" w:author="Client" w:date="2023-02-06T18:03:00Z"/>
          <w:rFonts w:ascii="Times New Roman" w:hAnsi="Times New Roman"/>
          <w:sz w:val="24"/>
          <w:szCs w:val="24"/>
          <w:lang w:val="en-PH"/>
        </w:rPr>
      </w:pPr>
    </w:p>
    <w:p w14:paraId="0AB83CCD" w14:textId="77206C4C" w:rsidR="00C100EA" w:rsidRPr="00C860A0" w:rsidDel="00317F55" w:rsidRDefault="00C100EA" w:rsidP="00C100EA">
      <w:pPr>
        <w:tabs>
          <w:tab w:val="left" w:pos="1290"/>
        </w:tabs>
        <w:spacing w:after="160" w:line="480" w:lineRule="auto"/>
        <w:ind w:firstLine="1290"/>
        <w:jc w:val="both"/>
        <w:rPr>
          <w:del w:id="2459" w:author="Client" w:date="2023-02-06T18:03:00Z"/>
          <w:rFonts w:ascii="Times New Roman" w:hAnsi="Times New Roman"/>
          <w:sz w:val="24"/>
          <w:szCs w:val="24"/>
          <w:lang w:val="en-PH"/>
        </w:rPr>
      </w:pPr>
      <w:del w:id="2460" w:author="Client" w:date="2023-02-06T18:03:00Z">
        <w:r w:rsidRPr="00C860A0" w:rsidDel="00317F55">
          <w:rPr>
            <w:rFonts w:ascii="Times New Roman" w:hAnsi="Times New Roman"/>
            <w:sz w:val="24"/>
            <w:szCs w:val="24"/>
            <w:lang w:val="en-PH"/>
          </w:rPr>
          <w:delText xml:space="preserve">The study mentioned is about Innovation serving as a powerful growth engine for ones business. Inovation is the key for your business to grow and expand. </w:delText>
        </w:r>
        <w:r w:rsidDel="00317F55">
          <w:rPr>
            <w:rFonts w:ascii="Times New Roman" w:hAnsi="Times New Roman"/>
            <w:sz w:val="24"/>
            <w:szCs w:val="24"/>
            <w:lang w:val="en-PH"/>
          </w:rPr>
          <w:delText>It is a primary mean or chief im</w:delText>
        </w:r>
        <w:r w:rsidRPr="00C860A0" w:rsidDel="00317F55">
          <w:rPr>
            <w:rFonts w:ascii="Times New Roman" w:hAnsi="Times New Roman"/>
            <w:sz w:val="24"/>
            <w:szCs w:val="24"/>
            <w:lang w:val="en-PH"/>
          </w:rPr>
          <w:delText xml:space="preserve">portance on why businesses can continue not only in terms of reaching and expanding their markets, but also for the continuous competitiveness </w:delText>
        </w:r>
        <w:r w:rsidDel="00317F55">
          <w:rPr>
            <w:rFonts w:ascii="Times New Roman" w:hAnsi="Times New Roman"/>
            <w:sz w:val="24"/>
            <w:szCs w:val="24"/>
            <w:lang w:val="en-PH"/>
          </w:rPr>
          <w:delText>of a business. Innovation of a bu</w:delText>
        </w:r>
        <w:r w:rsidRPr="00C860A0" w:rsidDel="00317F55">
          <w:rPr>
            <w:rFonts w:ascii="Times New Roman" w:hAnsi="Times New Roman"/>
            <w:sz w:val="24"/>
            <w:szCs w:val="24"/>
            <w:lang w:val="en-PH"/>
          </w:rPr>
          <w:delText>siness is the way to set ones business different from the rest of the businesses we have today.</w:delText>
        </w:r>
      </w:del>
    </w:p>
    <w:p w14:paraId="590149B5" w14:textId="31E78B95" w:rsidR="00C100EA" w:rsidRPr="00C860A0" w:rsidDel="00317F55" w:rsidRDefault="00C100EA" w:rsidP="00C100EA">
      <w:pPr>
        <w:tabs>
          <w:tab w:val="left" w:pos="1290"/>
        </w:tabs>
        <w:spacing w:after="160" w:line="480" w:lineRule="auto"/>
        <w:jc w:val="both"/>
        <w:rPr>
          <w:del w:id="2461" w:author="Client" w:date="2023-02-06T18:03:00Z"/>
          <w:rFonts w:ascii="Times New Roman" w:hAnsi="Times New Roman"/>
          <w:sz w:val="24"/>
          <w:szCs w:val="24"/>
          <w:lang w:val="en-PH"/>
        </w:rPr>
      </w:pPr>
    </w:p>
    <w:p w14:paraId="2175784D" w14:textId="27535556" w:rsidR="00C100EA" w:rsidRPr="00C860A0" w:rsidDel="00317F55" w:rsidRDefault="00C100EA" w:rsidP="00C100EA">
      <w:pPr>
        <w:tabs>
          <w:tab w:val="left" w:pos="1290"/>
        </w:tabs>
        <w:spacing w:after="160" w:line="480" w:lineRule="auto"/>
        <w:ind w:firstLine="1290"/>
        <w:jc w:val="both"/>
        <w:rPr>
          <w:del w:id="2462" w:author="Client" w:date="2023-02-06T18:03:00Z"/>
          <w:rFonts w:ascii="Times New Roman" w:hAnsi="Times New Roman"/>
          <w:sz w:val="24"/>
          <w:szCs w:val="24"/>
          <w:lang w:val="en-PH"/>
        </w:rPr>
      </w:pPr>
      <w:del w:id="2463" w:author="Client" w:date="2023-02-06T18:03:00Z">
        <w:r w:rsidRPr="00C860A0" w:rsidDel="00317F55">
          <w:rPr>
            <w:rFonts w:ascii="Times New Roman" w:hAnsi="Times New Roman"/>
            <w:bCs/>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recent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years,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business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driven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technological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advances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has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dramatically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changed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business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environment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not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only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developed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countries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but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also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emerging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countries.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Business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expected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help</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deliver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last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decade's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global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initiative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Del="00317F55">
          <w:rPr>
            <w:rFonts w:ascii="Times New Roman" w:hAnsi="Times New Roman"/>
            <w:bCs/>
            <w:sz w:val="24"/>
            <w:szCs w:val="24"/>
            <w:lang w:val="en-PH"/>
          </w:rPr>
          <w:delText>ec</w:delText>
        </w:r>
        <w:r w:rsidRPr="00C860A0" w:rsidDel="00317F55">
          <w:rPr>
            <w:rFonts w:ascii="Times New Roman" w:hAnsi="Times New Roman"/>
            <w:bCs/>
            <w:sz w:val="24"/>
            <w:szCs w:val="24"/>
            <w:lang w:val="en-PH"/>
          </w:rPr>
          <w:delText>onomic</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inclusion,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creating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opportunities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for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all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benefit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from</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economic</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development.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These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conference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papers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provide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opportunity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discuss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importance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business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for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achieving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inclusive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economy,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especially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emerging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economies.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Work</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covers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areas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management,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accounting,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finance,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economics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social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 xml:space="preserve">sciences. (Irwan Trinugroho and Evan Lau,2019).  </w:delText>
        </w:r>
      </w:del>
    </w:p>
    <w:p w14:paraId="3294E9C1" w14:textId="42FD838F" w:rsidR="00C100EA" w:rsidDel="00317F55" w:rsidRDefault="00C100EA" w:rsidP="00C100EA">
      <w:pPr>
        <w:tabs>
          <w:tab w:val="left" w:pos="1290"/>
        </w:tabs>
        <w:spacing w:after="160" w:line="480" w:lineRule="auto"/>
        <w:ind w:firstLine="1290"/>
        <w:jc w:val="both"/>
        <w:rPr>
          <w:del w:id="2464" w:author="Client" w:date="2023-02-06T18:03:00Z"/>
          <w:rFonts w:ascii="Times New Roman" w:hAnsi="Times New Roman"/>
          <w:sz w:val="24"/>
          <w:szCs w:val="24"/>
          <w:lang w:val="en-PH"/>
        </w:rPr>
      </w:pPr>
    </w:p>
    <w:p w14:paraId="15D86B68" w14:textId="4C1C3591" w:rsidR="00C100EA" w:rsidRPr="00C860A0" w:rsidDel="00317F55" w:rsidRDefault="00C100EA" w:rsidP="00C100EA">
      <w:pPr>
        <w:tabs>
          <w:tab w:val="left" w:pos="1290"/>
        </w:tabs>
        <w:spacing w:after="160" w:line="480" w:lineRule="auto"/>
        <w:ind w:firstLine="1290"/>
        <w:jc w:val="both"/>
        <w:rPr>
          <w:del w:id="2465" w:author="Client" w:date="2023-02-06T18:03:00Z"/>
          <w:rFonts w:ascii="Times New Roman" w:hAnsi="Times New Roman"/>
          <w:sz w:val="24"/>
          <w:szCs w:val="24"/>
          <w:lang w:val="en-PH"/>
        </w:rPr>
      </w:pPr>
      <w:del w:id="2466" w:author="Client" w:date="2023-02-06T18:03:00Z">
        <w:r w:rsidRPr="00C860A0" w:rsidDel="00317F55">
          <w:rPr>
            <w:rFonts w:ascii="Times New Roman" w:hAnsi="Times New Roman"/>
            <w:sz w:val="24"/>
            <w:szCs w:val="24"/>
            <w:lang w:val="en-PH"/>
          </w:rPr>
          <w:delText>The study mentioned about Business I</w:delText>
        </w:r>
        <w:r w:rsidDel="00317F55">
          <w:rPr>
            <w:rFonts w:ascii="Times New Roman" w:hAnsi="Times New Roman"/>
            <w:sz w:val="24"/>
            <w:szCs w:val="24"/>
            <w:lang w:val="en-PH"/>
          </w:rPr>
          <w:delText>nnovation have changed b</w:delText>
        </w:r>
        <w:r w:rsidRPr="00C860A0" w:rsidDel="00317F55">
          <w:rPr>
            <w:rFonts w:ascii="Times New Roman" w:hAnsi="Times New Roman"/>
            <w:sz w:val="24"/>
            <w:szCs w:val="24"/>
            <w:lang w:val="en-PH"/>
          </w:rPr>
          <w:delText>usiness environment  and also  develop  countries  and also it gives benefits in the economic growth. Innovation is not only important in reaching your target market but it also have an importance towards the economy. Innovation creates opportunities, whether in business or economy.</w:delText>
        </w:r>
      </w:del>
    </w:p>
    <w:p w14:paraId="2A9D238A" w14:textId="718A8A12" w:rsidR="00C100EA" w:rsidRPr="006D34FC" w:rsidDel="00317F55" w:rsidRDefault="00C100EA" w:rsidP="00C100EA">
      <w:pPr>
        <w:tabs>
          <w:tab w:val="left" w:pos="1290"/>
        </w:tabs>
        <w:spacing w:after="160" w:line="480" w:lineRule="auto"/>
        <w:jc w:val="both"/>
        <w:rPr>
          <w:del w:id="2467" w:author="Client" w:date="2023-02-06T18:03:00Z"/>
          <w:rFonts w:ascii="Times New Roman" w:hAnsi="Times New Roman"/>
          <w:sz w:val="24"/>
          <w:szCs w:val="24"/>
          <w:lang w:val="en-PH"/>
          <w:rPrChange w:id="2468" w:author="Administrator" w:date="2023-01-30T12:13:00Z">
            <w:rPr>
              <w:del w:id="2469" w:author="Client" w:date="2023-02-06T18:03:00Z"/>
              <w:rFonts w:ascii="Times New Roman" w:hAnsi="Times New Roman"/>
              <w:sz w:val="24"/>
              <w:szCs w:val="24"/>
              <w:shd w:val="clear" w:color="auto" w:fill="FFFFFF"/>
              <w:lang w:val="en-PH"/>
            </w:rPr>
          </w:rPrChange>
        </w:rPr>
      </w:pPr>
      <w:del w:id="2470" w:author="Client" w:date="2023-02-06T18:03:00Z">
        <w:r w:rsidRPr="00C860A0" w:rsidDel="00317F55">
          <w:rPr>
            <w:rFonts w:ascii="Times New Roman" w:hAnsi="Times New Roman"/>
            <w:sz w:val="24"/>
            <w:szCs w:val="24"/>
            <w:lang w:val="en-PH"/>
          </w:rPr>
          <w:tab/>
        </w:r>
        <w:r w:rsidRPr="00C860A0" w:rsidDel="00317F55">
          <w:rPr>
            <w:rFonts w:ascii="Times New Roman" w:hAnsi="Times New Roman"/>
            <w:bCs/>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market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literature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currently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fragmented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characterized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heterogeneity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terminology,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theoretical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paradigms,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empirical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research</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environments.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Specifically,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article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uses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econometric</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literature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mapping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identify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his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six</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clusters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market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research.</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Over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time,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existing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markets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may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undergo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dramatic</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changes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entirely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new</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markets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may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emerge,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presenting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significant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challenges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businesses.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Promote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construction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appropriate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charging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infrastructure.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Achieve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market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legitimacy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addressing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concerns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about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infrastructure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requirements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net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environmental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impact</w:delText>
        </w:r>
        <w:r w:rsidRPr="00C860A0" w:rsidDel="00317F55">
          <w:rPr>
            <w:rFonts w:ascii="Times New Roman" w:hAnsi="Times New Roman"/>
            <w:sz w:val="24"/>
            <w:szCs w:val="24"/>
            <w:lang w:val="en-PH"/>
          </w:rPr>
          <w:delText xml:space="preserve"> (Pinkse, Bohnsack &amp; Kolk, 2014).  </w:delText>
        </w:r>
      </w:del>
    </w:p>
    <w:p w14:paraId="696925CB" w14:textId="283EEB5B" w:rsidR="00C100EA" w:rsidDel="00317F55" w:rsidRDefault="00C100EA" w:rsidP="00C100EA">
      <w:pPr>
        <w:tabs>
          <w:tab w:val="left" w:pos="1290"/>
        </w:tabs>
        <w:spacing w:after="160" w:line="480" w:lineRule="auto"/>
        <w:jc w:val="both"/>
        <w:rPr>
          <w:del w:id="2471" w:author="Client" w:date="2023-02-06T18:03:00Z"/>
          <w:rFonts w:ascii="Times New Roman" w:hAnsi="Times New Roman"/>
          <w:sz w:val="24"/>
          <w:szCs w:val="24"/>
          <w:lang w:val="en-PH"/>
        </w:rPr>
      </w:pPr>
      <w:del w:id="2472" w:author="Client" w:date="2023-02-06T18:03:00Z">
        <w:r w:rsidRPr="00C860A0" w:rsidDel="00317F55">
          <w:rPr>
            <w:rFonts w:ascii="Times New Roman" w:hAnsi="Times New Roman"/>
            <w:sz w:val="24"/>
            <w:szCs w:val="24"/>
            <w:lang w:val="en-PH"/>
          </w:rPr>
          <w:tab/>
        </w:r>
      </w:del>
    </w:p>
    <w:p w14:paraId="01DBD396" w14:textId="394A7E52" w:rsidR="00C100EA" w:rsidRPr="00C860A0" w:rsidDel="00317F55" w:rsidRDefault="00C100EA" w:rsidP="00C100EA">
      <w:pPr>
        <w:tabs>
          <w:tab w:val="left" w:pos="1290"/>
        </w:tabs>
        <w:spacing w:after="160" w:line="480" w:lineRule="auto"/>
        <w:jc w:val="both"/>
        <w:rPr>
          <w:del w:id="2473" w:author="Client" w:date="2023-02-06T18:03:00Z"/>
          <w:rFonts w:ascii="Times New Roman" w:hAnsi="Times New Roman"/>
          <w:sz w:val="24"/>
          <w:szCs w:val="24"/>
          <w:lang w:val="en-PH"/>
        </w:rPr>
      </w:pPr>
      <w:del w:id="2474" w:author="Client" w:date="2023-02-06T18:03:00Z">
        <w:r w:rsidDel="00317F55">
          <w:rPr>
            <w:rFonts w:ascii="Times New Roman" w:hAnsi="Times New Roman"/>
            <w:sz w:val="24"/>
            <w:szCs w:val="24"/>
            <w:lang w:val="en-PH"/>
          </w:rPr>
          <w:tab/>
        </w:r>
        <w:r w:rsidRPr="00C860A0" w:rsidDel="00317F55">
          <w:rPr>
            <w:rFonts w:ascii="Times New Roman" w:hAnsi="Times New Roman"/>
            <w:sz w:val="24"/>
            <w:szCs w:val="24"/>
            <w:lang w:val="en-PH"/>
          </w:rPr>
          <w:delText>The study mentioned about the possibility of markets to undergo dramatic changes and new markets may emerge and challenges to businesses. Innovation of services/product for ones market creates a huge advantage for a business owners against its competitors. Innovation is a good strategy in facing a business challenges.</w:delText>
        </w:r>
      </w:del>
    </w:p>
    <w:p w14:paraId="6950D81D" w14:textId="272A4322" w:rsidR="00C100EA" w:rsidRPr="00C860A0" w:rsidDel="00317F55" w:rsidRDefault="00C100EA" w:rsidP="00C100EA">
      <w:pPr>
        <w:tabs>
          <w:tab w:val="left" w:pos="1290"/>
        </w:tabs>
        <w:spacing w:after="160" w:line="480" w:lineRule="auto"/>
        <w:jc w:val="both"/>
        <w:rPr>
          <w:del w:id="2475" w:author="Client" w:date="2023-02-06T18:03:00Z"/>
          <w:rFonts w:ascii="Times New Roman" w:hAnsi="Times New Roman"/>
          <w:sz w:val="24"/>
          <w:szCs w:val="24"/>
          <w:lang w:val="en-PH"/>
        </w:rPr>
      </w:pPr>
      <w:del w:id="2476" w:author="Client" w:date="2023-02-06T18:03:00Z">
        <w:r w:rsidRPr="00C860A0" w:rsidDel="00317F55">
          <w:rPr>
            <w:rFonts w:ascii="Times New Roman" w:hAnsi="Times New Roman"/>
            <w:sz w:val="24"/>
            <w:szCs w:val="24"/>
            <w:lang w:val="en-PH"/>
          </w:rPr>
          <w:tab/>
        </w:r>
      </w:del>
    </w:p>
    <w:p w14:paraId="5D7FBA56" w14:textId="33918FC0" w:rsidR="00C100EA" w:rsidRPr="00C860A0" w:rsidDel="00317F55" w:rsidRDefault="00C100EA" w:rsidP="00C100EA">
      <w:pPr>
        <w:tabs>
          <w:tab w:val="left" w:pos="1290"/>
        </w:tabs>
        <w:spacing w:after="160" w:line="480" w:lineRule="auto"/>
        <w:jc w:val="both"/>
        <w:rPr>
          <w:del w:id="2477" w:author="Client" w:date="2023-02-06T18:03:00Z"/>
          <w:rFonts w:ascii="Times New Roman" w:eastAsia="Times New Roman" w:hAnsi="Times New Roman"/>
          <w:color w:val="000000"/>
          <w:sz w:val="24"/>
          <w:szCs w:val="24"/>
          <w:shd w:val="clear" w:color="auto" w:fill="FFFFFF"/>
          <w:lang w:val="en-PH"/>
        </w:rPr>
      </w:pPr>
      <w:del w:id="2478" w:author="Client" w:date="2023-02-06T18:03:00Z">
        <w:r w:rsidRPr="00C860A0" w:rsidDel="00317F55">
          <w:rPr>
            <w:rFonts w:ascii="Times New Roman" w:hAnsi="Times New Roman"/>
            <w:sz w:val="24"/>
            <w:szCs w:val="24"/>
            <w:lang w:val="en-PH"/>
          </w:rPr>
          <w:tab/>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involves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implementing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new</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significantly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improved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goods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services,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production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processes,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marketing,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organizational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methods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create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value.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Measuring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provides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mechanism</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benchmark</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national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performance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better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understand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its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relationship</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economic</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growth.</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addition,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investigations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determinants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bottlenecks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firms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provide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input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for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mainstreaming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policy.</w:delText>
        </w:r>
        <w:r w:rsidRPr="00C860A0" w:rsidDel="00317F55">
          <w:rPr>
            <w:rFonts w:ascii="Times New Roman" w:eastAsia="Times New Roman" w:hAnsi="Times New Roman"/>
            <w:color w:val="000000"/>
            <w:sz w:val="24"/>
            <w:szCs w:val="24"/>
            <w:shd w:val="clear" w:color="auto" w:fill="FFFFFF"/>
            <w:lang w:val="en-PH"/>
          </w:rPr>
          <w:delText xml:space="preserve"> (Albert, 2015).</w:delText>
        </w:r>
      </w:del>
    </w:p>
    <w:p w14:paraId="03C7884B" w14:textId="47EFC81C" w:rsidR="00C100EA" w:rsidDel="00317F55" w:rsidRDefault="00C100EA" w:rsidP="00C100EA">
      <w:pPr>
        <w:tabs>
          <w:tab w:val="left" w:pos="1290"/>
        </w:tabs>
        <w:spacing w:after="160" w:line="480" w:lineRule="auto"/>
        <w:jc w:val="both"/>
        <w:rPr>
          <w:del w:id="2479" w:author="Client" w:date="2023-02-06T18:03:00Z"/>
          <w:rFonts w:ascii="Times New Roman" w:eastAsia="Times New Roman" w:hAnsi="Times New Roman"/>
          <w:color w:val="000000"/>
          <w:sz w:val="24"/>
          <w:szCs w:val="24"/>
          <w:shd w:val="clear" w:color="auto" w:fill="FFFFFF"/>
          <w:lang w:val="en-PH"/>
        </w:rPr>
      </w:pPr>
      <w:del w:id="2480" w:author="Client" w:date="2023-02-06T18:03:00Z">
        <w:r w:rsidRPr="00C860A0" w:rsidDel="00317F55">
          <w:rPr>
            <w:rFonts w:ascii="Times New Roman" w:eastAsia="Times New Roman" w:hAnsi="Times New Roman"/>
            <w:color w:val="000000"/>
            <w:sz w:val="24"/>
            <w:szCs w:val="24"/>
            <w:shd w:val="clear" w:color="auto" w:fill="FFFFFF"/>
            <w:lang w:val="en-PH"/>
          </w:rPr>
          <w:tab/>
        </w:r>
      </w:del>
    </w:p>
    <w:p w14:paraId="23164F3D" w14:textId="330C5C17" w:rsidR="009E5C7A" w:rsidDel="00317F55" w:rsidRDefault="00C100EA" w:rsidP="00C100EA">
      <w:pPr>
        <w:tabs>
          <w:tab w:val="left" w:pos="1290"/>
        </w:tabs>
        <w:spacing w:after="160" w:line="480" w:lineRule="auto"/>
        <w:jc w:val="both"/>
        <w:rPr>
          <w:del w:id="2481" w:author="Client" w:date="2023-02-06T18:03:00Z"/>
          <w:rFonts w:ascii="Times New Roman" w:eastAsia="Times New Roman" w:hAnsi="Times New Roman"/>
          <w:color w:val="000000"/>
          <w:sz w:val="24"/>
          <w:szCs w:val="24"/>
          <w:shd w:val="clear" w:color="auto" w:fill="FFFFFF"/>
          <w:lang w:val="en-PH"/>
        </w:rPr>
      </w:pPr>
      <w:del w:id="2482" w:author="Client" w:date="2023-02-06T18:03:00Z">
        <w:r w:rsidDel="00317F55">
          <w:rPr>
            <w:rFonts w:ascii="Times New Roman" w:eastAsia="Times New Roman" w:hAnsi="Times New Roman"/>
            <w:color w:val="000000"/>
            <w:sz w:val="24"/>
            <w:szCs w:val="24"/>
            <w:shd w:val="clear" w:color="auto" w:fill="FFFFFF"/>
            <w:lang w:val="en-PH"/>
          </w:rPr>
          <w:tab/>
        </w:r>
      </w:del>
    </w:p>
    <w:p w14:paraId="081C5202" w14:textId="56162C5A" w:rsidR="00C100EA" w:rsidRPr="00C860A0" w:rsidDel="00317F55" w:rsidRDefault="009E5C7A" w:rsidP="00C100EA">
      <w:pPr>
        <w:tabs>
          <w:tab w:val="left" w:pos="1290"/>
        </w:tabs>
        <w:spacing w:after="160" w:line="480" w:lineRule="auto"/>
        <w:jc w:val="both"/>
        <w:rPr>
          <w:del w:id="2483" w:author="Client" w:date="2023-02-06T18:03:00Z"/>
          <w:rFonts w:ascii="Times New Roman" w:eastAsia="Times New Roman" w:hAnsi="Times New Roman"/>
          <w:color w:val="000000"/>
          <w:sz w:val="24"/>
          <w:szCs w:val="24"/>
          <w:shd w:val="clear" w:color="auto" w:fill="FFFFFF"/>
          <w:lang w:val="en-PH"/>
        </w:rPr>
      </w:pPr>
      <w:del w:id="2484" w:author="Client" w:date="2023-02-06T18:03:00Z">
        <w:r w:rsidDel="00317F55">
          <w:rPr>
            <w:rFonts w:ascii="Times New Roman" w:eastAsia="Times New Roman" w:hAnsi="Times New Roman"/>
            <w:color w:val="000000"/>
            <w:sz w:val="24"/>
            <w:szCs w:val="24"/>
            <w:shd w:val="clear" w:color="auto" w:fill="FFFFFF"/>
            <w:lang w:val="en-PH"/>
          </w:rPr>
          <w:tab/>
        </w:r>
        <w:r w:rsidR="00C100EA" w:rsidRPr="00C860A0" w:rsidDel="00317F55">
          <w:rPr>
            <w:rFonts w:ascii="Times New Roman" w:eastAsia="Times New Roman" w:hAnsi="Times New Roman"/>
            <w:color w:val="000000"/>
            <w:sz w:val="24"/>
            <w:szCs w:val="24"/>
            <w:shd w:val="clear" w:color="auto" w:fill="FFFFFF"/>
            <w:lang w:val="en-PH"/>
          </w:rPr>
          <w:delText>The study mentioned about Innovation involving implementing new and improved goods or services is crucial to increase the profitability of your business. Innovation can be beneficial for  business owners and also for the market. Innovation reaches the needs of the target market/market.</w:delText>
        </w:r>
        <w:r w:rsidR="00C100EA" w:rsidRPr="00C860A0" w:rsidDel="00317F55">
          <w:rPr>
            <w:rFonts w:ascii="Times New Roman" w:eastAsia="Times New Roman" w:hAnsi="Times New Roman"/>
            <w:color w:val="000000"/>
            <w:sz w:val="24"/>
            <w:szCs w:val="24"/>
            <w:shd w:val="clear" w:color="auto" w:fill="FFFFFF"/>
            <w:lang w:val="en-PH"/>
          </w:rPr>
          <w:tab/>
        </w:r>
        <w:r w:rsidR="00C100EA" w:rsidRPr="00C860A0" w:rsidDel="00317F55">
          <w:rPr>
            <w:rFonts w:ascii="Times New Roman" w:eastAsia="Times New Roman" w:hAnsi="Times New Roman"/>
            <w:color w:val="000000"/>
            <w:sz w:val="24"/>
            <w:szCs w:val="24"/>
            <w:shd w:val="clear" w:color="auto" w:fill="FFFFFF"/>
            <w:lang w:val="en-PH"/>
          </w:rPr>
          <w:tab/>
        </w:r>
      </w:del>
    </w:p>
    <w:p w14:paraId="4182C542" w14:textId="2BB06F75" w:rsidR="00C100EA" w:rsidRPr="00C860A0" w:rsidDel="00317F55" w:rsidRDefault="00C100EA" w:rsidP="00C100EA">
      <w:pPr>
        <w:tabs>
          <w:tab w:val="left" w:pos="1290"/>
        </w:tabs>
        <w:spacing w:after="160" w:line="480" w:lineRule="auto"/>
        <w:jc w:val="both"/>
        <w:rPr>
          <w:del w:id="2485" w:author="Client" w:date="2023-02-06T18:03:00Z"/>
          <w:rFonts w:ascii="Times New Roman" w:eastAsia="Times New Roman" w:hAnsi="Times New Roman"/>
          <w:color w:val="000000"/>
          <w:sz w:val="24"/>
          <w:szCs w:val="24"/>
          <w:shd w:val="clear" w:color="auto" w:fill="FFFFFF"/>
          <w:lang w:val="en-PH"/>
        </w:rPr>
      </w:pPr>
    </w:p>
    <w:p w14:paraId="50D64719" w14:textId="67C1D789" w:rsidR="00C100EA" w:rsidRPr="00C860A0" w:rsidDel="00317F55" w:rsidRDefault="00C100EA" w:rsidP="00C100EA">
      <w:pPr>
        <w:tabs>
          <w:tab w:val="left" w:pos="1290"/>
        </w:tabs>
        <w:spacing w:after="160" w:line="480" w:lineRule="auto"/>
        <w:jc w:val="both"/>
        <w:rPr>
          <w:del w:id="2486" w:author="Client" w:date="2023-02-06T18:03:00Z"/>
          <w:rFonts w:ascii="Times New Roman" w:eastAsia="Times New Roman" w:hAnsi="Times New Roman"/>
          <w:color w:val="000000"/>
          <w:sz w:val="24"/>
          <w:szCs w:val="24"/>
          <w:shd w:val="clear" w:color="auto" w:fill="FFFFFF"/>
          <w:lang w:val="en-PH"/>
        </w:rPr>
      </w:pPr>
      <w:del w:id="2487" w:author="Client" w:date="2023-02-06T18:03:00Z">
        <w:r w:rsidRPr="00C860A0" w:rsidDel="00317F55">
          <w:rPr>
            <w:rFonts w:ascii="Times New Roman" w:eastAsia="Times New Roman" w:hAnsi="Times New Roman"/>
            <w:color w:val="000000"/>
            <w:sz w:val="24"/>
            <w:szCs w:val="24"/>
            <w:shd w:val="clear" w:color="auto" w:fill="FFFFFF"/>
            <w:lang w:val="en-PH"/>
          </w:rPr>
          <w:tab/>
        </w:r>
        <w:r w:rsidRPr="00C860A0" w:rsidDel="00317F55">
          <w:rPr>
            <w:rFonts w:ascii="Times New Roman" w:hAnsi="Times New Roman"/>
            <w:bCs/>
            <w:sz w:val="24"/>
            <w:szCs w:val="24"/>
            <w:lang w:val="en-PH"/>
          </w:rPr>
          <w:delText>This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study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builds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authors'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previous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work</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with</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focus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corporate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social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responsibility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(CSR)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sustainability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drawing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literature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knowledge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transfer,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business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collaboration,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corporate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social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(CSI).</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extension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This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observation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based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his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five-year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international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cross-company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longitudinal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study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more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than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70</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companies.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According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this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research,</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much</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knowledge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shared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CSI</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tacit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knowledge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that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companies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acquire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through</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contact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experience.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article,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we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use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his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two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dimensions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distance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from</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corporate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value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chain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strength</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of</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investment</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interaction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describe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CSI</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relationship</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platforms</w:delText>
        </w:r>
        <w:r w:rsidRPr="00C860A0" w:rsidDel="00317F55">
          <w:rPr>
            <w:rFonts w:ascii="Times New Roman" w:eastAsia="Times New Roman" w:hAnsi="Times New Roman"/>
            <w:sz w:val="24"/>
            <w:szCs w:val="24"/>
            <w:shd w:val="clear" w:color="auto" w:fill="FFFFFF"/>
            <w:lang w:val="en-PH"/>
          </w:rPr>
          <w:delText xml:space="preserve">. </w:delText>
        </w:r>
        <w:r w:rsidRPr="00C860A0" w:rsidDel="00317F55">
          <w:rPr>
            <w:rFonts w:ascii="Times New Roman" w:eastAsia="Times New Roman" w:hAnsi="Times New Roman"/>
            <w:color w:val="000000"/>
            <w:sz w:val="24"/>
            <w:szCs w:val="24"/>
            <w:shd w:val="clear" w:color="auto" w:fill="FFFFFF"/>
            <w:lang w:val="en-PH"/>
          </w:rPr>
          <w:delText xml:space="preserve">(Mirvis, at al., 2016) </w:delText>
        </w:r>
      </w:del>
    </w:p>
    <w:p w14:paraId="477266EB" w14:textId="12768CB9" w:rsidR="00C100EA" w:rsidRPr="00C860A0" w:rsidDel="00317F55" w:rsidRDefault="00C100EA" w:rsidP="00C100EA">
      <w:pPr>
        <w:tabs>
          <w:tab w:val="left" w:pos="1290"/>
        </w:tabs>
        <w:spacing w:after="160" w:line="480" w:lineRule="auto"/>
        <w:jc w:val="both"/>
        <w:rPr>
          <w:del w:id="2488" w:author="Client" w:date="2023-02-06T18:03:00Z"/>
          <w:rFonts w:ascii="Times New Roman" w:eastAsia="Times New Roman" w:hAnsi="Times New Roman"/>
          <w:color w:val="000000"/>
          <w:sz w:val="24"/>
          <w:szCs w:val="24"/>
          <w:shd w:val="clear" w:color="auto" w:fill="FFFFFF"/>
          <w:lang w:val="en-PH"/>
        </w:rPr>
      </w:pPr>
    </w:p>
    <w:p w14:paraId="0AE3213D" w14:textId="13216C38" w:rsidR="00C100EA" w:rsidRPr="00C860A0" w:rsidDel="00317F55" w:rsidRDefault="00C100EA" w:rsidP="00C100EA">
      <w:pPr>
        <w:tabs>
          <w:tab w:val="left" w:pos="1290"/>
        </w:tabs>
        <w:spacing w:after="160" w:line="480" w:lineRule="auto"/>
        <w:jc w:val="both"/>
        <w:rPr>
          <w:del w:id="2489" w:author="Client" w:date="2023-02-06T18:03:00Z"/>
          <w:rFonts w:ascii="Times New Roman" w:eastAsia="Times New Roman" w:hAnsi="Times New Roman"/>
          <w:color w:val="000000"/>
          <w:sz w:val="24"/>
          <w:szCs w:val="24"/>
          <w:shd w:val="clear" w:color="auto" w:fill="FFFFFF"/>
          <w:lang w:val="en-PH"/>
        </w:rPr>
      </w:pPr>
      <w:del w:id="2490" w:author="Client" w:date="2023-02-06T18:03:00Z">
        <w:r w:rsidRPr="00C860A0" w:rsidDel="00317F55">
          <w:rPr>
            <w:rFonts w:ascii="Times New Roman" w:eastAsia="Times New Roman" w:hAnsi="Times New Roman"/>
            <w:color w:val="000000"/>
            <w:sz w:val="24"/>
            <w:szCs w:val="24"/>
            <w:shd w:val="clear" w:color="auto" w:fill="FFFFFF"/>
            <w:lang w:val="en-PH"/>
          </w:rPr>
          <w:tab/>
          <w:delText>The study mentioned about Innovation, with collaboration of the companies can create new products for a business t</w:delText>
        </w:r>
        <w:r w:rsidDel="00317F55">
          <w:rPr>
            <w:rFonts w:ascii="Times New Roman" w:eastAsia="Times New Roman" w:hAnsi="Times New Roman"/>
            <w:color w:val="000000"/>
            <w:sz w:val="24"/>
            <w:szCs w:val="24"/>
            <w:shd w:val="clear" w:color="auto" w:fill="FFFFFF"/>
            <w:lang w:val="en-PH"/>
          </w:rPr>
          <w:delText>arget market. Collaboration of businesses can make i</w:delText>
        </w:r>
        <w:r w:rsidRPr="00C860A0" w:rsidDel="00317F55">
          <w:rPr>
            <w:rFonts w:ascii="Times New Roman" w:eastAsia="Times New Roman" w:hAnsi="Times New Roman"/>
            <w:color w:val="000000"/>
            <w:sz w:val="24"/>
            <w:szCs w:val="24"/>
            <w:shd w:val="clear" w:color="auto" w:fill="FFFFFF"/>
            <w:lang w:val="en-PH"/>
          </w:rPr>
          <w:delText xml:space="preserve">nnovation easy to </w:delText>
        </w:r>
        <w:r w:rsidDel="00317F55">
          <w:rPr>
            <w:rFonts w:ascii="Times New Roman" w:eastAsia="Times New Roman" w:hAnsi="Times New Roman"/>
            <w:color w:val="000000"/>
            <w:sz w:val="24"/>
            <w:szCs w:val="24"/>
            <w:shd w:val="clear" w:color="auto" w:fill="FFFFFF"/>
            <w:lang w:val="en-PH"/>
          </w:rPr>
          <w:delText>do. Innovation is not only for b</w:delText>
        </w:r>
        <w:r w:rsidRPr="00C860A0" w:rsidDel="00317F55">
          <w:rPr>
            <w:rFonts w:ascii="Times New Roman" w:eastAsia="Times New Roman" w:hAnsi="Times New Roman"/>
            <w:color w:val="000000"/>
            <w:sz w:val="24"/>
            <w:szCs w:val="24"/>
            <w:shd w:val="clear" w:color="auto" w:fill="FFFFFF"/>
            <w:lang w:val="en-PH"/>
          </w:rPr>
          <w:delText>usinesses reaching their</w:delText>
        </w:r>
        <w:r w:rsidDel="00317F55">
          <w:rPr>
            <w:rFonts w:ascii="Times New Roman" w:eastAsia="Times New Roman" w:hAnsi="Times New Roman"/>
            <w:color w:val="000000"/>
            <w:sz w:val="24"/>
            <w:szCs w:val="24"/>
            <w:shd w:val="clear" w:color="auto" w:fill="FFFFFF"/>
            <w:lang w:val="en-PH"/>
          </w:rPr>
          <w:delText xml:space="preserve"> target markets, there is also s</w:delText>
        </w:r>
        <w:r w:rsidRPr="00C860A0" w:rsidDel="00317F55">
          <w:rPr>
            <w:rFonts w:ascii="Times New Roman" w:eastAsia="Times New Roman" w:hAnsi="Times New Roman"/>
            <w:color w:val="000000"/>
            <w:sz w:val="24"/>
            <w:szCs w:val="24"/>
            <w:shd w:val="clear" w:color="auto" w:fill="FFFFFF"/>
            <w:lang w:val="en-PH"/>
          </w:rPr>
          <w:delText xml:space="preserve">ocial Innovation. </w:delText>
        </w:r>
      </w:del>
    </w:p>
    <w:p w14:paraId="467EC8CC" w14:textId="04416A60" w:rsidR="00C100EA" w:rsidRPr="00C860A0" w:rsidDel="00317F55" w:rsidRDefault="00C100EA" w:rsidP="00C100EA">
      <w:pPr>
        <w:tabs>
          <w:tab w:val="left" w:pos="1290"/>
        </w:tabs>
        <w:spacing w:after="160" w:line="480" w:lineRule="auto"/>
        <w:jc w:val="both"/>
        <w:rPr>
          <w:del w:id="2491" w:author="Client" w:date="2023-02-06T18:03:00Z"/>
          <w:rFonts w:ascii="Times New Roman" w:eastAsia="Times New Roman" w:hAnsi="Times New Roman"/>
          <w:color w:val="000000"/>
          <w:sz w:val="24"/>
          <w:szCs w:val="24"/>
          <w:shd w:val="clear" w:color="auto" w:fill="FFFFFF"/>
          <w:lang w:val="en-PH"/>
        </w:rPr>
      </w:pPr>
    </w:p>
    <w:p w14:paraId="08EA1753" w14:textId="415A125E" w:rsidR="00C100EA" w:rsidDel="00317F55" w:rsidRDefault="00C100EA" w:rsidP="00C100EA">
      <w:pPr>
        <w:tabs>
          <w:tab w:val="left" w:pos="1290"/>
        </w:tabs>
        <w:spacing w:after="160" w:line="480" w:lineRule="auto"/>
        <w:jc w:val="both"/>
        <w:rPr>
          <w:del w:id="2492" w:author="Client" w:date="2023-02-06T18:03:00Z"/>
          <w:rFonts w:ascii="Times New Roman" w:eastAsia="Times New Roman" w:hAnsi="Times New Roman"/>
          <w:color w:val="000000"/>
          <w:sz w:val="24"/>
          <w:szCs w:val="24"/>
          <w:shd w:val="clear" w:color="auto" w:fill="FFFFFF"/>
          <w:lang w:val="en-PH"/>
        </w:rPr>
      </w:pPr>
      <w:del w:id="2493" w:author="Client" w:date="2023-02-06T18:03:00Z">
        <w:r w:rsidDel="00317F55">
          <w:rPr>
            <w:rFonts w:ascii="Times New Roman" w:hAnsi="Times New Roman"/>
            <w:sz w:val="24"/>
            <w:szCs w:val="24"/>
            <w:lang w:val="en-PH"/>
          </w:rPr>
          <w:tab/>
        </w:r>
        <w:r w:rsidRPr="00C860A0" w:rsidDel="00317F55">
          <w:rPr>
            <w:rFonts w:ascii="Times New Roman" w:hAnsi="Times New Roman"/>
            <w:sz w:val="24"/>
            <w:szCs w:val="24"/>
            <w:lang w:val="en-PH"/>
          </w:rPr>
          <w:delText>Companies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participate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ecosystems.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ecosystems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are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creating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new</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products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services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advances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technology,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research,</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data</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science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rapidly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transform</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global</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economy.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poses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challenge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Philippine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industry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Filipino</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companies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can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operate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based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these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factors.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increasingly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recognized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game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changer,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firms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engaged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in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innovative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behavior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are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more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productive,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encouraging</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more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innovation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helps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countries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and</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their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citizens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stay</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competitive.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The</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agenda</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sz w:val="24"/>
            <w:szCs w:val="24"/>
            <w:lang w:val="en-PH"/>
          </w:rPr>
          <w:delText>is</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stronger</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than</w:delText>
        </w:r>
        <w:r w:rsidRPr="00C860A0" w:rsidDel="00317F55">
          <w:rPr>
            <w:rFonts w:ascii="Times New Roman" w:hAnsi="Times New Roman"/>
            <w:sz w:val="24"/>
            <w:szCs w:val="24"/>
            <w:shd w:val="clear" w:color="auto" w:fill="FFFFFF"/>
            <w:lang w:val="en-PH"/>
          </w:rPr>
          <w:delText xml:space="preserve"> </w:delText>
        </w:r>
        <w:r w:rsidRPr="00C860A0" w:rsidDel="00317F55">
          <w:rPr>
            <w:rFonts w:ascii="Times New Roman" w:hAnsi="Times New Roman"/>
            <w:bCs/>
            <w:sz w:val="24"/>
            <w:szCs w:val="24"/>
            <w:lang w:val="en-PH"/>
          </w:rPr>
          <w:delText>ever.</w:delText>
        </w:r>
        <w:r w:rsidRPr="00C860A0" w:rsidDel="00317F55">
          <w:rPr>
            <w:rFonts w:ascii="Times New Roman" w:eastAsia="Times New Roman" w:hAnsi="Times New Roman"/>
            <w:color w:val="000000"/>
            <w:sz w:val="24"/>
            <w:szCs w:val="24"/>
            <w:shd w:val="clear" w:color="auto" w:fill="FFFFFF"/>
            <w:lang w:val="en-PH"/>
          </w:rPr>
          <w:delText xml:space="preserve"> (Quimba, at al., 2017) </w:delText>
        </w:r>
      </w:del>
    </w:p>
    <w:p w14:paraId="1195799C" w14:textId="377F6D53" w:rsidR="00192A6B" w:rsidRPr="00904F89" w:rsidDel="00317F55" w:rsidRDefault="00192A6B" w:rsidP="00C100EA">
      <w:pPr>
        <w:tabs>
          <w:tab w:val="left" w:pos="1290"/>
        </w:tabs>
        <w:spacing w:after="160" w:line="480" w:lineRule="auto"/>
        <w:jc w:val="both"/>
        <w:rPr>
          <w:ins w:id="2494" w:author="Administrator" w:date="2023-01-30T12:45:00Z"/>
          <w:del w:id="2495" w:author="Client" w:date="2023-02-06T18:03:00Z"/>
          <w:rFonts w:ascii="Times New Roman" w:hAnsi="Times New Roman"/>
          <w:sz w:val="24"/>
          <w:szCs w:val="24"/>
          <w:shd w:val="clear" w:color="auto" w:fill="FFFFFF"/>
          <w:lang w:val="en-PH"/>
        </w:rPr>
      </w:pPr>
    </w:p>
    <w:p w14:paraId="178D7D22" w14:textId="2E91E671" w:rsidR="00C100EA" w:rsidRPr="00C860A0" w:rsidDel="00317F55" w:rsidRDefault="00C100EA" w:rsidP="00C100EA">
      <w:pPr>
        <w:tabs>
          <w:tab w:val="left" w:pos="1290"/>
        </w:tabs>
        <w:spacing w:after="160" w:line="480" w:lineRule="auto"/>
        <w:jc w:val="both"/>
        <w:rPr>
          <w:del w:id="2496" w:author="Client" w:date="2023-02-06T18:03:00Z"/>
          <w:rFonts w:ascii="Times New Roman" w:eastAsia="Times New Roman" w:hAnsi="Times New Roman"/>
          <w:color w:val="000000"/>
          <w:sz w:val="24"/>
          <w:szCs w:val="24"/>
          <w:shd w:val="clear" w:color="auto" w:fill="FFFFFF"/>
          <w:lang w:val="en-PH"/>
        </w:rPr>
      </w:pPr>
    </w:p>
    <w:p w14:paraId="2A063AC0" w14:textId="5C5020DD" w:rsidR="00C100EA" w:rsidDel="00317F55" w:rsidRDefault="00C100EA" w:rsidP="00C100EA">
      <w:pPr>
        <w:tabs>
          <w:tab w:val="left" w:pos="1290"/>
        </w:tabs>
        <w:spacing w:after="160" w:line="480" w:lineRule="auto"/>
        <w:jc w:val="both"/>
        <w:rPr>
          <w:ins w:id="2497" w:author="Administrator" w:date="2023-01-30T12:45:00Z"/>
          <w:del w:id="2498" w:author="Client" w:date="2023-02-06T18:03:00Z"/>
          <w:rFonts w:ascii="Times New Roman" w:eastAsia="Times New Roman" w:hAnsi="Times New Roman"/>
          <w:color w:val="000000"/>
          <w:sz w:val="24"/>
          <w:szCs w:val="24"/>
          <w:shd w:val="clear" w:color="auto" w:fill="FFFFFF"/>
          <w:lang w:val="en-PH"/>
        </w:rPr>
      </w:pPr>
      <w:del w:id="2499" w:author="Client" w:date="2023-02-06T18:03:00Z">
        <w:r w:rsidRPr="00C860A0" w:rsidDel="00317F55">
          <w:rPr>
            <w:rFonts w:ascii="Times New Roman" w:eastAsia="Times New Roman" w:hAnsi="Times New Roman"/>
            <w:color w:val="000000"/>
            <w:sz w:val="24"/>
            <w:szCs w:val="24"/>
            <w:shd w:val="clear" w:color="auto" w:fill="FFFFFF"/>
            <w:lang w:val="en-PH"/>
          </w:rPr>
          <w:tab/>
          <w:delText xml:space="preserve">The study mentioned about Innovation in Ecosystems, in creating new services/product to rapidly transform the global economy. Innovation is not only a strategy for a business, but can also be for the sake of </w:delText>
        </w:r>
        <w:r w:rsidDel="00317F55">
          <w:rPr>
            <w:rFonts w:ascii="Times New Roman" w:eastAsia="Times New Roman" w:hAnsi="Times New Roman"/>
            <w:color w:val="000000"/>
            <w:sz w:val="24"/>
            <w:szCs w:val="24"/>
            <w:shd w:val="clear" w:color="auto" w:fill="FFFFFF"/>
            <w:lang w:val="en-PH"/>
          </w:rPr>
          <w:delText>the Ecosystem. Innovation of a b</w:delText>
        </w:r>
        <w:r w:rsidRPr="00C860A0" w:rsidDel="00317F55">
          <w:rPr>
            <w:rFonts w:ascii="Times New Roman" w:eastAsia="Times New Roman" w:hAnsi="Times New Roman"/>
            <w:color w:val="000000"/>
            <w:sz w:val="24"/>
            <w:szCs w:val="24"/>
            <w:shd w:val="clear" w:color="auto" w:fill="FFFFFF"/>
            <w:lang w:val="en-PH"/>
          </w:rPr>
          <w:delText>usiness is recognized as</w:delText>
        </w:r>
        <w:r w:rsidDel="00317F55">
          <w:rPr>
            <w:rFonts w:ascii="Times New Roman" w:eastAsia="Times New Roman" w:hAnsi="Times New Roman"/>
            <w:color w:val="000000"/>
            <w:sz w:val="24"/>
            <w:szCs w:val="24"/>
            <w:shd w:val="clear" w:color="auto" w:fill="FFFFFF"/>
            <w:lang w:val="en-PH"/>
          </w:rPr>
          <w:delText xml:space="preserve"> a game changer, as a business o</w:delText>
        </w:r>
        <w:r w:rsidRPr="00C860A0" w:rsidDel="00317F55">
          <w:rPr>
            <w:rFonts w:ascii="Times New Roman" w:eastAsia="Times New Roman" w:hAnsi="Times New Roman"/>
            <w:color w:val="000000"/>
            <w:sz w:val="24"/>
            <w:szCs w:val="24"/>
            <w:shd w:val="clear" w:color="auto" w:fill="FFFFFF"/>
            <w:lang w:val="en-PH"/>
          </w:rPr>
          <w:delText>wner, one should desire to be more competitive against other businesses.</w:delText>
        </w:r>
      </w:del>
    </w:p>
    <w:p w14:paraId="437795B9" w14:textId="0909B892" w:rsidR="00192A6B" w:rsidRPr="00C860A0" w:rsidDel="00317F55" w:rsidRDefault="00192A6B" w:rsidP="00C100EA">
      <w:pPr>
        <w:tabs>
          <w:tab w:val="left" w:pos="1290"/>
        </w:tabs>
        <w:spacing w:after="160" w:line="480" w:lineRule="auto"/>
        <w:jc w:val="both"/>
        <w:rPr>
          <w:del w:id="2500" w:author="Client" w:date="2023-02-06T18:03:00Z"/>
          <w:rFonts w:ascii="Times New Roman" w:eastAsia="Times New Roman" w:hAnsi="Times New Roman"/>
          <w:color w:val="000000"/>
          <w:sz w:val="24"/>
          <w:szCs w:val="24"/>
          <w:shd w:val="clear" w:color="auto" w:fill="FFFFFF"/>
          <w:lang w:val="en-PH"/>
        </w:rPr>
      </w:pPr>
    </w:p>
    <w:p w14:paraId="00DAA3C3" w14:textId="6630923C" w:rsidR="00C100EA" w:rsidRPr="00C860A0" w:rsidDel="00317F55" w:rsidRDefault="00C100EA">
      <w:pPr>
        <w:tabs>
          <w:tab w:val="left" w:pos="1290"/>
        </w:tabs>
        <w:spacing w:after="160" w:line="480" w:lineRule="auto"/>
        <w:jc w:val="both"/>
        <w:rPr>
          <w:del w:id="2501" w:author="Client" w:date="2023-02-06T18:03:00Z"/>
          <w:rFonts w:ascii="Times New Roman" w:hAnsi="Times New Roman"/>
          <w:sz w:val="24"/>
          <w:szCs w:val="24"/>
          <w:lang w:val="en-PH"/>
        </w:rPr>
        <w:pPrChange w:id="2502" w:author="Administrator" w:date="2023-01-30T12:22:00Z">
          <w:pPr>
            <w:tabs>
              <w:tab w:val="left" w:pos="1290"/>
            </w:tabs>
            <w:spacing w:after="160" w:line="480" w:lineRule="auto"/>
            <w:ind w:firstLine="720"/>
            <w:jc w:val="both"/>
          </w:pPr>
        </w:pPrChange>
      </w:pPr>
      <w:del w:id="2503" w:author="Client" w:date="2023-02-06T18:03:00Z">
        <w:r w:rsidRPr="00C860A0" w:rsidDel="00317F55">
          <w:rPr>
            <w:rFonts w:ascii="Times New Roman" w:eastAsia="Times New Roman" w:hAnsi="Times New Roman"/>
            <w:color w:val="000000"/>
            <w:sz w:val="24"/>
            <w:szCs w:val="24"/>
            <w:shd w:val="clear" w:color="auto" w:fill="FFFFFF"/>
            <w:lang w:val="en-PH"/>
          </w:rPr>
          <w:tab/>
        </w:r>
        <w:r w:rsidRPr="00C860A0" w:rsidDel="00317F55">
          <w:rPr>
            <w:rFonts w:ascii="Times New Roman" w:hAnsi="Times New Roman"/>
            <w:sz w:val="24"/>
            <w:szCs w:val="24"/>
            <w:lang w:val="en-PH"/>
          </w:rPr>
          <w:delText xml:space="preserve">Innovation has become a viable </w:delText>
        </w:r>
        <w:r w:rsidRPr="00C860A0" w:rsidDel="00317F55">
          <w:rPr>
            <w:rFonts w:ascii="Times New Roman" w:hAnsi="Times New Roman"/>
            <w:bCs/>
            <w:sz w:val="24"/>
            <w:szCs w:val="24"/>
            <w:lang w:val="en-PH"/>
          </w:rPr>
          <w:delText xml:space="preserve">way to transform </w:delText>
        </w:r>
        <w:r w:rsidRPr="00C860A0" w:rsidDel="00317F55">
          <w:rPr>
            <w:rFonts w:ascii="Times New Roman" w:hAnsi="Times New Roman"/>
            <w:sz w:val="24"/>
            <w:szCs w:val="24"/>
            <w:lang w:val="en-PH"/>
          </w:rPr>
          <w:delText xml:space="preserve">society, business, and other forms of organization in the age of globalization. </w:delText>
        </w:r>
        <w:r w:rsidRPr="00C860A0" w:rsidDel="00317F55">
          <w:rPr>
            <w:rFonts w:ascii="Times New Roman" w:hAnsi="Times New Roman"/>
            <w:bCs/>
            <w:sz w:val="24"/>
            <w:szCs w:val="24"/>
            <w:lang w:val="en-PH"/>
          </w:rPr>
          <w:delText xml:space="preserve">In particular, </w:delText>
        </w:r>
        <w:r w:rsidRPr="00C860A0" w:rsidDel="00317F55">
          <w:rPr>
            <w:rFonts w:ascii="Times New Roman" w:hAnsi="Times New Roman"/>
            <w:sz w:val="24"/>
            <w:szCs w:val="24"/>
            <w:lang w:val="en-PH"/>
          </w:rPr>
          <w:delText xml:space="preserve">the </w:delText>
        </w:r>
        <w:r w:rsidRPr="00C860A0" w:rsidDel="00317F55">
          <w:rPr>
            <w:rFonts w:ascii="Times New Roman" w:hAnsi="Times New Roman"/>
            <w:bCs/>
            <w:sz w:val="24"/>
            <w:szCs w:val="24"/>
            <w:lang w:val="en-PH"/>
          </w:rPr>
          <w:delText xml:space="preserve">dissemination </w:delText>
        </w:r>
        <w:r w:rsidRPr="00C860A0" w:rsidDel="00317F55">
          <w:rPr>
            <w:rFonts w:ascii="Times New Roman" w:hAnsi="Times New Roman"/>
            <w:sz w:val="24"/>
            <w:szCs w:val="24"/>
            <w:lang w:val="en-PH"/>
          </w:rPr>
          <w:delText xml:space="preserve">of innovation, in </w:delText>
        </w:r>
        <w:r w:rsidRPr="00C860A0" w:rsidDel="00317F55">
          <w:rPr>
            <w:rFonts w:ascii="Times New Roman" w:hAnsi="Times New Roman"/>
            <w:bCs/>
            <w:sz w:val="24"/>
            <w:szCs w:val="24"/>
            <w:lang w:val="en-PH"/>
          </w:rPr>
          <w:delText xml:space="preserve">whatever </w:delText>
        </w:r>
        <w:r w:rsidRPr="00C860A0" w:rsidDel="00317F55">
          <w:rPr>
            <w:rFonts w:ascii="Times New Roman" w:hAnsi="Times New Roman"/>
            <w:sz w:val="24"/>
            <w:szCs w:val="24"/>
            <w:lang w:val="en-PH"/>
          </w:rPr>
          <w:delText xml:space="preserve">form, </w:delText>
        </w:r>
        <w:r w:rsidRPr="00C860A0" w:rsidDel="00317F55">
          <w:rPr>
            <w:rFonts w:ascii="Times New Roman" w:hAnsi="Times New Roman"/>
            <w:bCs/>
            <w:sz w:val="24"/>
            <w:szCs w:val="24"/>
            <w:lang w:val="en-PH"/>
          </w:rPr>
          <w:delText xml:space="preserve">continues to be as important </w:delText>
        </w:r>
        <w:r w:rsidRPr="00C860A0" w:rsidDel="00317F55">
          <w:rPr>
            <w:rFonts w:ascii="Times New Roman" w:hAnsi="Times New Roman"/>
            <w:sz w:val="24"/>
            <w:szCs w:val="24"/>
            <w:lang w:val="en-PH"/>
          </w:rPr>
          <w:delText xml:space="preserve">a challenge </w:delText>
        </w:r>
        <w:r w:rsidRPr="00C860A0" w:rsidDel="00317F55">
          <w:rPr>
            <w:rFonts w:ascii="Times New Roman" w:hAnsi="Times New Roman"/>
            <w:bCs/>
            <w:sz w:val="24"/>
            <w:szCs w:val="24"/>
            <w:lang w:val="en-PH"/>
          </w:rPr>
          <w:delText xml:space="preserve">for </w:delText>
        </w:r>
        <w:r w:rsidRPr="00C860A0" w:rsidDel="00317F55">
          <w:rPr>
            <w:rFonts w:ascii="Times New Roman" w:hAnsi="Times New Roman"/>
            <w:sz w:val="24"/>
            <w:szCs w:val="24"/>
            <w:lang w:val="en-PH"/>
          </w:rPr>
          <w:delText xml:space="preserve">change agents as innovation </w:delText>
        </w:r>
        <w:r w:rsidRPr="00C860A0" w:rsidDel="00317F55">
          <w:rPr>
            <w:rFonts w:ascii="Times New Roman" w:hAnsi="Times New Roman"/>
            <w:bCs/>
            <w:sz w:val="24"/>
            <w:szCs w:val="24"/>
            <w:lang w:val="en-PH"/>
          </w:rPr>
          <w:delText xml:space="preserve">acceptance for </w:delText>
        </w:r>
        <w:r w:rsidRPr="00C860A0" w:rsidDel="00317F55">
          <w:rPr>
            <w:rFonts w:ascii="Times New Roman" w:hAnsi="Times New Roman"/>
            <w:sz w:val="24"/>
            <w:szCs w:val="24"/>
            <w:lang w:val="en-PH"/>
          </w:rPr>
          <w:delText xml:space="preserve">entrepreneurs.(Tambago, 2022) </w:delText>
        </w:r>
      </w:del>
    </w:p>
    <w:p w14:paraId="5EC93200" w14:textId="7066F38B" w:rsidR="00C100EA" w:rsidRPr="00C860A0" w:rsidDel="00317F55" w:rsidRDefault="00C100EA" w:rsidP="00C100EA">
      <w:pPr>
        <w:tabs>
          <w:tab w:val="left" w:pos="1290"/>
        </w:tabs>
        <w:spacing w:after="160" w:line="480" w:lineRule="auto"/>
        <w:ind w:firstLine="720"/>
        <w:jc w:val="both"/>
        <w:rPr>
          <w:del w:id="2504" w:author="Client" w:date="2023-02-06T18:03:00Z"/>
          <w:rFonts w:ascii="Times New Roman" w:hAnsi="Times New Roman"/>
          <w:sz w:val="24"/>
          <w:szCs w:val="24"/>
          <w:lang w:val="en-PH"/>
        </w:rPr>
      </w:pPr>
    </w:p>
    <w:p w14:paraId="14636F23" w14:textId="068AE8CD" w:rsidR="009E5C7A" w:rsidDel="00317F55" w:rsidRDefault="00C100EA" w:rsidP="00C100EA">
      <w:pPr>
        <w:tabs>
          <w:tab w:val="left" w:pos="1290"/>
        </w:tabs>
        <w:spacing w:after="160" w:line="480" w:lineRule="auto"/>
        <w:ind w:firstLine="720"/>
        <w:jc w:val="both"/>
        <w:rPr>
          <w:ins w:id="2505" w:author="Administrator" w:date="2023-01-30T12:23:00Z"/>
          <w:del w:id="2506" w:author="Client" w:date="2023-02-06T18:03:00Z"/>
          <w:rFonts w:ascii="Times New Roman" w:hAnsi="Times New Roman"/>
          <w:sz w:val="24"/>
          <w:szCs w:val="24"/>
          <w:lang w:val="en-PH"/>
        </w:rPr>
      </w:pPr>
      <w:del w:id="2507" w:author="Client" w:date="2023-02-06T18:03:00Z">
        <w:r w:rsidRPr="00C860A0" w:rsidDel="00317F55">
          <w:rPr>
            <w:rFonts w:ascii="Times New Roman" w:hAnsi="Times New Roman"/>
            <w:sz w:val="24"/>
            <w:szCs w:val="24"/>
            <w:lang w:val="en-PH"/>
          </w:rPr>
          <w:tab/>
          <w:delText xml:space="preserve">The study mentioned about Innovation being a viable way to transform </w:delText>
        </w:r>
      </w:del>
    </w:p>
    <w:p w14:paraId="3E9C192D" w14:textId="356A94DB" w:rsidR="009E5C7A" w:rsidDel="00317F55" w:rsidRDefault="00C100EA" w:rsidP="009E5C7A">
      <w:pPr>
        <w:tabs>
          <w:tab w:val="left" w:pos="1290"/>
        </w:tabs>
        <w:spacing w:after="160" w:line="480" w:lineRule="auto"/>
        <w:jc w:val="both"/>
        <w:rPr>
          <w:ins w:id="2508" w:author="Administrator" w:date="2023-01-30T12:23:00Z"/>
          <w:del w:id="2509" w:author="Client" w:date="2023-02-06T18:03:00Z"/>
          <w:rFonts w:ascii="Times New Roman" w:hAnsi="Times New Roman"/>
          <w:sz w:val="24"/>
          <w:szCs w:val="24"/>
          <w:lang w:val="en-PH"/>
        </w:rPr>
      </w:pPr>
      <w:del w:id="2510" w:author="Client" w:date="2023-02-06T18:03:00Z">
        <w:r w:rsidRPr="00C860A0" w:rsidDel="00317F55">
          <w:rPr>
            <w:rFonts w:ascii="Times New Roman" w:hAnsi="Times New Roman"/>
            <w:sz w:val="24"/>
            <w:szCs w:val="24"/>
            <w:lang w:val="en-PH"/>
          </w:rPr>
          <w:delText xml:space="preserve">business, and other forms of organization. Innovation is an important challenge for </w:delText>
        </w:r>
      </w:del>
    </w:p>
    <w:p w14:paraId="679012C0" w14:textId="22D7DBD0" w:rsidR="00C100EA" w:rsidRPr="00904F89" w:rsidDel="00317F55" w:rsidRDefault="00C100EA" w:rsidP="009E5C7A">
      <w:pPr>
        <w:tabs>
          <w:tab w:val="left" w:pos="1290"/>
        </w:tabs>
        <w:spacing w:after="160" w:line="480" w:lineRule="auto"/>
        <w:jc w:val="both"/>
        <w:rPr>
          <w:del w:id="2511" w:author="Client" w:date="2023-02-06T18:03:00Z"/>
          <w:rFonts w:ascii="Times New Roman" w:hAnsi="Times New Roman"/>
          <w:sz w:val="24"/>
          <w:szCs w:val="24"/>
          <w:lang w:val="en-PH"/>
        </w:rPr>
      </w:pPr>
      <w:del w:id="2512" w:author="Client" w:date="2023-02-06T18:03:00Z">
        <w:r w:rsidRPr="00C860A0" w:rsidDel="00317F55">
          <w:rPr>
            <w:rFonts w:ascii="Times New Roman" w:hAnsi="Times New Roman"/>
            <w:sz w:val="24"/>
            <w:szCs w:val="24"/>
            <w:lang w:val="en-PH"/>
          </w:rPr>
          <w:delText>business owners, it can be for the sake of reaching your target market, market expansion, etc. Innovation is one of the best option</w:delText>
        </w:r>
        <w:r w:rsidDel="00317F55">
          <w:rPr>
            <w:rFonts w:ascii="Times New Roman" w:hAnsi="Times New Roman"/>
            <w:sz w:val="24"/>
            <w:szCs w:val="24"/>
            <w:lang w:val="en-PH"/>
          </w:rPr>
          <w:delText>s entrepreneur/business o</w:delText>
        </w:r>
        <w:r w:rsidRPr="00C860A0" w:rsidDel="00317F55">
          <w:rPr>
            <w:rFonts w:ascii="Times New Roman" w:hAnsi="Times New Roman"/>
            <w:sz w:val="24"/>
            <w:szCs w:val="24"/>
            <w:lang w:val="en-PH"/>
          </w:rPr>
          <w:delText>wners have for the further improvement of their business.</w:delText>
        </w:r>
      </w:del>
    </w:p>
    <w:p w14:paraId="690BAD7E" w14:textId="1F0AD037" w:rsidR="009E5C7A" w:rsidDel="00317F55" w:rsidRDefault="00C100EA" w:rsidP="00C100EA">
      <w:pPr>
        <w:tabs>
          <w:tab w:val="left" w:pos="1290"/>
        </w:tabs>
        <w:spacing w:after="160" w:line="480" w:lineRule="auto"/>
        <w:jc w:val="both"/>
        <w:rPr>
          <w:ins w:id="2513" w:author="Administrator" w:date="2023-01-30T12:23:00Z"/>
          <w:del w:id="2514" w:author="Client" w:date="2023-02-06T18:03:00Z"/>
          <w:rFonts w:ascii="Times New Roman" w:hAnsi="Times New Roman"/>
          <w:b/>
          <w:bCs/>
          <w:sz w:val="24"/>
          <w:szCs w:val="24"/>
          <w:lang w:val="en-PH"/>
        </w:rPr>
      </w:pPr>
      <w:del w:id="2515" w:author="Client" w:date="2023-02-06T18:03:00Z">
        <w:r w:rsidDel="00317F55">
          <w:rPr>
            <w:rFonts w:ascii="Times New Roman" w:hAnsi="Times New Roman"/>
            <w:b/>
            <w:bCs/>
            <w:sz w:val="24"/>
            <w:szCs w:val="24"/>
            <w:lang w:val="en-PH"/>
          </w:rPr>
          <w:delText xml:space="preserve"> </w:delText>
        </w:r>
      </w:del>
    </w:p>
    <w:p w14:paraId="1D2C3282" w14:textId="19DAA82D" w:rsidR="00C100EA" w:rsidRPr="00113DED" w:rsidDel="00317F55" w:rsidRDefault="00C100EA" w:rsidP="00C100EA">
      <w:pPr>
        <w:tabs>
          <w:tab w:val="left" w:pos="1290"/>
        </w:tabs>
        <w:spacing w:after="160" w:line="480" w:lineRule="auto"/>
        <w:jc w:val="both"/>
        <w:rPr>
          <w:del w:id="2516" w:author="Client" w:date="2023-02-06T18:03:00Z"/>
          <w:rFonts w:ascii="Times New Roman" w:eastAsia="Times New Roman" w:hAnsi="Times New Roman"/>
          <w:b/>
          <w:sz w:val="24"/>
          <w:szCs w:val="24"/>
          <w:shd w:val="clear" w:color="auto" w:fill="FFFFFF"/>
          <w:lang w:val="en-PH"/>
        </w:rPr>
      </w:pPr>
      <w:del w:id="2517" w:author="Client" w:date="2023-02-06T18:03:00Z">
        <w:r w:rsidRPr="00113DED" w:rsidDel="00317F55">
          <w:rPr>
            <w:rFonts w:ascii="Times New Roman" w:eastAsia="Times New Roman" w:hAnsi="Times New Roman"/>
            <w:b/>
            <w:sz w:val="24"/>
            <w:szCs w:val="24"/>
            <w:shd w:val="clear" w:color="auto" w:fill="FFFFFF"/>
            <w:lang w:val="en-PH"/>
          </w:rPr>
          <w:delText>Conceptual Framework</w:delText>
        </w:r>
      </w:del>
    </w:p>
    <w:p w14:paraId="439A6823" w14:textId="75E47CF3" w:rsidR="00C100EA" w:rsidRPr="00113DED" w:rsidDel="00317F55" w:rsidRDefault="00C100EA" w:rsidP="00C100EA">
      <w:pPr>
        <w:tabs>
          <w:tab w:val="left" w:pos="1290"/>
        </w:tabs>
        <w:spacing w:after="160" w:line="480" w:lineRule="auto"/>
        <w:jc w:val="both"/>
        <w:rPr>
          <w:del w:id="2518" w:author="Client" w:date="2023-02-06T18:03:00Z"/>
          <w:rFonts w:ascii="Times New Roman" w:eastAsia="Times New Roman" w:hAnsi="Times New Roman"/>
          <w:b/>
          <w:sz w:val="24"/>
          <w:szCs w:val="24"/>
          <w:shd w:val="clear" w:color="auto" w:fill="FFFFFF"/>
          <w:lang w:val="en-PH"/>
        </w:rPr>
      </w:pPr>
      <w:del w:id="2519" w:author="Client" w:date="2023-02-06T18:03:00Z">
        <w:r w:rsidDel="00317F55">
          <w:rPr>
            <w:rFonts w:ascii="Times New Roman" w:eastAsia="Times New Roman" w:hAnsi="Times New Roman"/>
            <w:b/>
            <w:noProof/>
            <w:sz w:val="24"/>
            <w:szCs w:val="24"/>
          </w:rPr>
          <mc:AlternateContent>
            <mc:Choice Requires="wps">
              <w:drawing>
                <wp:anchor distT="0" distB="0" distL="114300" distR="114300" simplePos="0" relativeHeight="251662336" behindDoc="0" locked="0" layoutInCell="1" allowOverlap="1" wp14:anchorId="3FCA6057" wp14:editId="51DEAFFB">
                  <wp:simplePos x="0" y="0"/>
                  <wp:positionH relativeFrom="margin">
                    <wp:posOffset>2914650</wp:posOffset>
                  </wp:positionH>
                  <wp:positionV relativeFrom="paragraph">
                    <wp:posOffset>195580</wp:posOffset>
                  </wp:positionV>
                  <wp:extent cx="2362200" cy="2131695"/>
                  <wp:effectExtent l="9525" t="10795" r="9525" b="1016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2131695"/>
                          </a:xfrm>
                          <a:prstGeom prst="rect">
                            <a:avLst/>
                          </a:prstGeom>
                          <a:solidFill>
                            <a:srgbClr val="FFFFFF"/>
                          </a:solidFill>
                          <a:ln w="12700">
                            <a:solidFill>
                              <a:srgbClr val="000000"/>
                            </a:solidFill>
                            <a:miter lim="800000"/>
                            <a:headEnd/>
                            <a:tailEnd/>
                          </a:ln>
                        </wps:spPr>
                        <wps:txbx>
                          <w:txbxContent>
                            <w:p w14:paraId="2BF6C69F" w14:textId="77777777" w:rsidR="00584075" w:rsidRPr="00CB0E26" w:rsidRDefault="00584075" w:rsidP="00C100EA">
                              <w:pPr>
                                <w:jc w:val="center"/>
                                <w:rPr>
                                  <w:rFonts w:ascii="Times New Roman" w:hAnsi="Times New Roman"/>
                                  <w:b/>
                                  <w:sz w:val="24"/>
                                  <w:szCs w:val="24"/>
                                </w:rPr>
                              </w:pPr>
                              <w:r>
                                <w:rPr>
                                  <w:rFonts w:ascii="Times New Roman" w:hAnsi="Times New Roman"/>
                                  <w:b/>
                                  <w:sz w:val="24"/>
                                  <w:szCs w:val="24"/>
                                </w:rPr>
                                <w:t>Target Market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FCA6057" id="_x0000_s1029" style="position:absolute;left:0;text-align:left;margin-left:229.5pt;margin-top:15.4pt;width:186pt;height:167.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" strokeweight="1pt">
                  <v:path arrowok="t"/>
                  <v:textbox>
                    <w:txbxContent>
                      <w:p w14:paraId="2BF6C69F" w14:textId="77777777" w:rsidR="00584075" w:rsidRPr="00CB0E26" w:rsidRDefault="00584075" w:rsidP="00C100EA">
                        <w:pPr>
                          <w:jc w:val="center"/>
                          <w:rPr>
                            <w:rFonts w:ascii="Times New Roman" w:hAnsi="Times New Roman"/>
                            <w:b/>
                            <w:sz w:val="24"/>
                            <w:szCs w:val="24"/>
                          </w:rPr>
                        </w:pPr>
                        <w:r>
                          <w:rPr>
                            <w:rFonts w:ascii="Times New Roman" w:hAnsi="Times New Roman"/>
                            <w:b/>
                            <w:sz w:val="24"/>
                            <w:szCs w:val="24"/>
                          </w:rPr>
                          <w:t>Target Market</w:t>
                        </w:r>
                      </w:p>
                    </w:txbxContent>
                  </v:textbox>
                  <w10:wrap anchorx="margin"/>
                </v:rect>
              </w:pict>
            </mc:Fallback>
          </mc:AlternateContent>
        </w:r>
        <w:r w:rsidDel="00317F55">
          <w:rPr>
            <w:rFonts w:ascii="Times New Roman" w:eastAsia="Times New Roman" w:hAnsi="Times New Roman"/>
            <w:b/>
            <w:noProof/>
            <w:sz w:val="24"/>
            <w:szCs w:val="24"/>
          </w:rPr>
          <mc:AlternateContent>
            <mc:Choice Requires="wps">
              <w:drawing>
                <wp:anchor distT="0" distB="0" distL="114300" distR="114300" simplePos="0" relativeHeight="251661312" behindDoc="0" locked="0" layoutInCell="1" allowOverlap="1" wp14:anchorId="671217A8" wp14:editId="3C228251">
                  <wp:simplePos x="0" y="0"/>
                  <wp:positionH relativeFrom="column">
                    <wp:posOffset>0</wp:posOffset>
                  </wp:positionH>
                  <wp:positionV relativeFrom="paragraph">
                    <wp:posOffset>177800</wp:posOffset>
                  </wp:positionV>
                  <wp:extent cx="2329180" cy="2149475"/>
                  <wp:effectExtent l="9525" t="12065" r="13970" b="1016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29180" cy="2149475"/>
                          </a:xfrm>
                          <a:prstGeom prst="rect">
                            <a:avLst/>
                          </a:prstGeom>
                          <a:solidFill>
                            <a:srgbClr val="FFFFFF"/>
                          </a:solidFill>
                          <a:ln w="12700">
                            <a:solidFill>
                              <a:srgbClr val="000000"/>
                            </a:solidFill>
                            <a:miter lim="800000"/>
                            <a:headEnd/>
                            <a:tailEnd/>
                          </a:ln>
                        </wps:spPr>
                        <wps:txbx>
                          <w:txbxContent>
                            <w:p w14:paraId="55231680" w14:textId="77777777" w:rsidR="00584075" w:rsidRDefault="00584075" w:rsidP="00C100EA">
                              <w:pPr>
                                <w:jc w:val="center"/>
                                <w:rPr>
                                  <w:rFonts w:ascii="Times New Roman" w:hAnsi="Times New Roman"/>
                                  <w:b/>
                                </w:rPr>
                              </w:pPr>
                              <w:r>
                                <w:rPr>
                                  <w:rFonts w:ascii="Times New Roman" w:hAnsi="Times New Roman"/>
                                  <w:b/>
                                </w:rPr>
                                <w:t>Importance of Business Innovation</w:t>
                              </w:r>
                            </w:p>
                            <w:p w14:paraId="3E230B6F" w14:textId="77777777" w:rsidR="00584075" w:rsidRPr="00C13F19" w:rsidRDefault="00584075" w:rsidP="00C100EA">
                              <w:pPr>
                                <w:pStyle w:val="NoSpacing"/>
                                <w:numPr>
                                  <w:ilvl w:val="0"/>
                                  <w:numId w:val="14"/>
                                </w:numPr>
                              </w:pPr>
                              <w:r>
                                <w:rPr>
                                  <w:rFonts w:ascii="Times New Roman" w:hAnsi="Times New Roman"/>
                                  <w:b/>
                                  <w:sz w:val="24"/>
                                  <w:szCs w:val="24"/>
                                </w:rPr>
                                <w:t>Product/service innovation</w:t>
                              </w:r>
                            </w:p>
                            <w:p w14:paraId="617A807B" w14:textId="77777777" w:rsidR="00584075" w:rsidRPr="00C13F19" w:rsidRDefault="00584075" w:rsidP="00C100EA">
                              <w:pPr>
                                <w:pStyle w:val="NoSpacing"/>
                                <w:numPr>
                                  <w:ilvl w:val="0"/>
                                  <w:numId w:val="14"/>
                                </w:numPr>
                              </w:pPr>
                              <w:r>
                                <w:rPr>
                                  <w:rFonts w:ascii="Times New Roman" w:hAnsi="Times New Roman"/>
                                  <w:b/>
                                  <w:sz w:val="24"/>
                                  <w:szCs w:val="24"/>
                                </w:rPr>
                                <w:t>Process innovation</w:t>
                              </w:r>
                            </w:p>
                            <w:p w14:paraId="339FE2C0" w14:textId="77777777" w:rsidR="00584075" w:rsidRPr="00C13F19" w:rsidRDefault="00584075" w:rsidP="00C100EA">
                              <w:pPr>
                                <w:pStyle w:val="NoSpacing"/>
                                <w:numPr>
                                  <w:ilvl w:val="0"/>
                                  <w:numId w:val="14"/>
                                </w:numPr>
                              </w:pPr>
                              <w:r>
                                <w:rPr>
                                  <w:rFonts w:ascii="Times New Roman" w:hAnsi="Times New Roman"/>
                                  <w:b/>
                                  <w:sz w:val="24"/>
                                  <w:szCs w:val="24"/>
                                </w:rPr>
                                <w:t>Technological innovation</w:t>
                              </w:r>
                            </w:p>
                            <w:p w14:paraId="17CAA117" w14:textId="77777777" w:rsidR="00584075" w:rsidRPr="00371AB8" w:rsidRDefault="00584075" w:rsidP="00C100EA">
                              <w:pPr>
                                <w:pStyle w:val="NoSpacing"/>
                                <w:numPr>
                                  <w:ilvl w:val="0"/>
                                  <w:numId w:val="14"/>
                                </w:numPr>
                              </w:pPr>
                              <w:r>
                                <w:rPr>
                                  <w:rFonts w:ascii="Times New Roman" w:hAnsi="Times New Roman"/>
                                  <w:b/>
                                  <w:bCs/>
                                  <w:sz w:val="24"/>
                                  <w:szCs w:val="24"/>
                                </w:rPr>
                                <w:t>Marketing innovation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71217A8" id="_x0000_s1030" style="position:absolute;left:0;text-align:left;margin-left:0;margin-top:14pt;width:183.4pt;height:16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" strokeweight="1pt">
                  <v:path arrowok="t"/>
                  <v:textbox>
                    <w:txbxContent>
                      <w:p w14:paraId="55231680" w14:textId="77777777" w:rsidR="00584075" w:rsidRDefault="00584075" w:rsidP="00C100EA">
                        <w:pPr>
                          <w:jc w:val="center"/>
                          <w:rPr>
                            <w:rFonts w:ascii="Times New Roman" w:hAnsi="Times New Roman"/>
                            <w:b/>
                          </w:rPr>
                        </w:pPr>
                        <w:r>
                          <w:rPr>
                            <w:rFonts w:ascii="Times New Roman" w:hAnsi="Times New Roman"/>
                            <w:b/>
                          </w:rPr>
                          <w:t>Importance of Business Innovation</w:t>
                        </w:r>
                      </w:p>
                      <w:p w14:paraId="3E230B6F" w14:textId="77777777" w:rsidR="00584075" w:rsidRPr="00C13F19" w:rsidRDefault="00584075" w:rsidP="00C100EA">
                        <w:pPr>
                          <w:pStyle w:val="NoSpacing"/>
                          <w:numPr>
                            <w:ilvl w:val="0"/>
                            <w:numId w:val="14"/>
                          </w:numPr>
                        </w:pPr>
                        <w:r>
                          <w:rPr>
                            <w:rFonts w:ascii="Times New Roman" w:hAnsi="Times New Roman"/>
                            <w:b/>
                            <w:sz w:val="24"/>
                            <w:szCs w:val="24"/>
                          </w:rPr>
                          <w:t>Product/service innovation</w:t>
                        </w:r>
                      </w:p>
                      <w:p w14:paraId="617A807B" w14:textId="77777777" w:rsidR="00584075" w:rsidRPr="00C13F19" w:rsidRDefault="00584075" w:rsidP="00C100EA">
                        <w:pPr>
                          <w:pStyle w:val="NoSpacing"/>
                          <w:numPr>
                            <w:ilvl w:val="0"/>
                            <w:numId w:val="14"/>
                          </w:numPr>
                        </w:pPr>
                        <w:r>
                          <w:rPr>
                            <w:rFonts w:ascii="Times New Roman" w:hAnsi="Times New Roman"/>
                            <w:b/>
                            <w:sz w:val="24"/>
                            <w:szCs w:val="24"/>
                          </w:rPr>
                          <w:t>Process innovation</w:t>
                        </w:r>
                      </w:p>
                      <w:p w14:paraId="339FE2C0" w14:textId="77777777" w:rsidR="00584075" w:rsidRPr="00C13F19" w:rsidRDefault="00584075" w:rsidP="00C100EA">
                        <w:pPr>
                          <w:pStyle w:val="NoSpacing"/>
                          <w:numPr>
                            <w:ilvl w:val="0"/>
                            <w:numId w:val="14"/>
                          </w:numPr>
                        </w:pPr>
                        <w:r>
                          <w:rPr>
                            <w:rFonts w:ascii="Times New Roman" w:hAnsi="Times New Roman"/>
                            <w:b/>
                            <w:sz w:val="24"/>
                            <w:szCs w:val="24"/>
                          </w:rPr>
                          <w:t>Technological innovation</w:t>
                        </w:r>
                      </w:p>
                      <w:p w14:paraId="17CAA117" w14:textId="77777777" w:rsidR="00584075" w:rsidRPr="00371AB8" w:rsidRDefault="00584075" w:rsidP="00C100EA">
                        <w:pPr>
                          <w:pStyle w:val="NoSpacing"/>
                          <w:numPr>
                            <w:ilvl w:val="0"/>
                            <w:numId w:val="14"/>
                          </w:numPr>
                        </w:pPr>
                        <w:r>
                          <w:rPr>
                            <w:rFonts w:ascii="Times New Roman" w:hAnsi="Times New Roman"/>
                            <w:b/>
                            <w:bCs/>
                            <w:sz w:val="24"/>
                            <w:szCs w:val="24"/>
                          </w:rPr>
                          <w:t>Marketing innovation</w:t>
                        </w:r>
                      </w:p>
                    </w:txbxContent>
                  </v:textbox>
                </v:rect>
              </w:pict>
            </mc:Fallback>
          </mc:AlternateContent>
        </w:r>
      </w:del>
    </w:p>
    <w:p w14:paraId="1599E86D" w14:textId="599A6B9D" w:rsidR="00C100EA" w:rsidRPr="00113DED" w:rsidDel="00317F55" w:rsidRDefault="00C100EA" w:rsidP="00C100EA">
      <w:pPr>
        <w:tabs>
          <w:tab w:val="left" w:pos="1290"/>
        </w:tabs>
        <w:spacing w:after="160" w:line="480" w:lineRule="auto"/>
        <w:jc w:val="both"/>
        <w:rPr>
          <w:del w:id="2520" w:author="Client" w:date="2023-02-06T18:03:00Z"/>
          <w:rFonts w:ascii="Times New Roman" w:eastAsia="Times New Roman" w:hAnsi="Times New Roman"/>
          <w:b/>
          <w:sz w:val="24"/>
          <w:szCs w:val="24"/>
          <w:shd w:val="clear" w:color="auto" w:fill="FFFFFF"/>
          <w:lang w:val="en-PH"/>
        </w:rPr>
      </w:pPr>
    </w:p>
    <w:p w14:paraId="4C764BAE" w14:textId="107D280C" w:rsidR="00C100EA" w:rsidRPr="00113DED" w:rsidDel="00317F55" w:rsidRDefault="00C100EA" w:rsidP="00C100EA">
      <w:pPr>
        <w:tabs>
          <w:tab w:val="left" w:pos="1290"/>
        </w:tabs>
        <w:spacing w:after="160" w:line="480" w:lineRule="auto"/>
        <w:jc w:val="both"/>
        <w:rPr>
          <w:del w:id="2521" w:author="Client" w:date="2023-02-06T18:03:00Z"/>
          <w:rFonts w:ascii="Times New Roman" w:eastAsia="Times New Roman" w:hAnsi="Times New Roman"/>
          <w:b/>
          <w:sz w:val="24"/>
          <w:szCs w:val="24"/>
          <w:shd w:val="clear" w:color="auto" w:fill="FFFFFF"/>
          <w:lang w:val="en-PH"/>
        </w:rPr>
      </w:pPr>
      <w:del w:id="2522" w:author="Client" w:date="2023-02-06T18:03:00Z">
        <w:r w:rsidDel="00317F55">
          <w:rPr>
            <w:rFonts w:ascii="Times New Roman" w:eastAsia="Times New Roman" w:hAnsi="Times New Roman"/>
            <w:b/>
            <w:noProof/>
            <w:sz w:val="24"/>
            <w:szCs w:val="24"/>
          </w:rPr>
          <mc:AlternateContent>
            <mc:Choice Requires="wps">
              <w:drawing>
                <wp:anchor distT="0" distB="0" distL="114300" distR="114300" simplePos="0" relativeHeight="251663360" behindDoc="0" locked="0" layoutInCell="1" allowOverlap="1" wp14:anchorId="12EE21B0" wp14:editId="548F229F">
                  <wp:simplePos x="0" y="0"/>
                  <wp:positionH relativeFrom="column">
                    <wp:posOffset>2409825</wp:posOffset>
                  </wp:positionH>
                  <wp:positionV relativeFrom="paragraph">
                    <wp:posOffset>318135</wp:posOffset>
                  </wp:positionV>
                  <wp:extent cx="466725" cy="97155"/>
                  <wp:effectExtent l="9525" t="37465" r="19050" b="36830"/>
                  <wp:wrapNone/>
                  <wp:docPr id="13" name="Arrow: Right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725" cy="97155"/>
                          </a:xfrm>
                          <a:prstGeom prst="rightArrow">
                            <a:avLst>
                              <a:gd name="adj1" fmla="val 50000"/>
                              <a:gd name="adj2" fmla="val 24509"/>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type w14:anchorId="1FFBC4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189.75pt;margin-top:25.05pt;width:36.75pt;height: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" adj="20498" fillcolor="black" strokeweight="1pt">
                  <v:path arrowok="t"/>
                </v:shape>
              </w:pict>
            </mc:Fallback>
          </mc:AlternateContent>
        </w:r>
      </w:del>
    </w:p>
    <w:p w14:paraId="714220E2" w14:textId="2C760A62" w:rsidR="00C100EA" w:rsidRPr="00113DED" w:rsidDel="00317F55" w:rsidRDefault="00C100EA" w:rsidP="00C100EA">
      <w:pPr>
        <w:tabs>
          <w:tab w:val="left" w:pos="1290"/>
        </w:tabs>
        <w:spacing w:after="160" w:line="480" w:lineRule="auto"/>
        <w:jc w:val="both"/>
        <w:rPr>
          <w:del w:id="2523" w:author="Client" w:date="2023-02-06T18:03:00Z"/>
          <w:rFonts w:ascii="Times New Roman" w:hAnsi="Times New Roman"/>
          <w:b/>
          <w:bCs/>
          <w:sz w:val="24"/>
          <w:szCs w:val="24"/>
          <w:lang w:val="en-PH"/>
        </w:rPr>
      </w:pPr>
    </w:p>
    <w:p w14:paraId="10F473AB" w14:textId="47792A04" w:rsidR="00C100EA" w:rsidRPr="00113DED" w:rsidDel="00317F55" w:rsidRDefault="00C100EA" w:rsidP="00C100EA">
      <w:pPr>
        <w:tabs>
          <w:tab w:val="left" w:pos="1290"/>
        </w:tabs>
        <w:spacing w:after="160" w:line="480" w:lineRule="auto"/>
        <w:jc w:val="both"/>
        <w:rPr>
          <w:del w:id="2524" w:author="Client" w:date="2023-02-06T18:03:00Z"/>
          <w:rFonts w:ascii="Times New Roman" w:hAnsi="Times New Roman"/>
          <w:b/>
          <w:bCs/>
          <w:sz w:val="24"/>
          <w:szCs w:val="24"/>
          <w:lang w:val="en-PH"/>
        </w:rPr>
      </w:pPr>
    </w:p>
    <w:p w14:paraId="0D061A73" w14:textId="0E4DC22F" w:rsidR="00C100EA" w:rsidRPr="00113DED" w:rsidDel="00317F55" w:rsidRDefault="00C100EA" w:rsidP="00C100EA">
      <w:pPr>
        <w:tabs>
          <w:tab w:val="left" w:pos="1290"/>
        </w:tabs>
        <w:spacing w:after="160" w:line="480" w:lineRule="auto"/>
        <w:jc w:val="both"/>
        <w:rPr>
          <w:del w:id="2525" w:author="Client" w:date="2023-02-06T18:03:00Z"/>
          <w:rFonts w:ascii="Times New Roman" w:hAnsi="Times New Roman"/>
          <w:b/>
          <w:bCs/>
          <w:sz w:val="24"/>
          <w:szCs w:val="24"/>
          <w:lang w:val="en-PH"/>
        </w:rPr>
      </w:pPr>
    </w:p>
    <w:p w14:paraId="3E317183" w14:textId="40F468F4" w:rsidR="00C100EA" w:rsidRPr="006441D5" w:rsidDel="00317F55" w:rsidRDefault="00C100EA" w:rsidP="00C100EA">
      <w:pPr>
        <w:tabs>
          <w:tab w:val="left" w:pos="1290"/>
        </w:tabs>
        <w:spacing w:after="160" w:line="480" w:lineRule="auto"/>
        <w:ind w:left="3600"/>
        <w:jc w:val="both"/>
        <w:rPr>
          <w:del w:id="2526" w:author="Client" w:date="2023-02-06T18:03:00Z"/>
          <w:rFonts w:ascii="Times New Roman" w:hAnsi="Times New Roman"/>
          <w:b/>
          <w:bCs/>
          <w:i/>
          <w:color w:val="292934" w:themeColor="text1"/>
          <w:sz w:val="24"/>
          <w:szCs w:val="24"/>
          <w:lang w:val="en-PH"/>
        </w:rPr>
      </w:pPr>
      <w:del w:id="2527" w:author="Client" w:date="2023-02-06T18:03:00Z">
        <w:r w:rsidRPr="00113DED" w:rsidDel="00317F55">
          <w:rPr>
            <w:rFonts w:ascii="Times New Roman" w:hAnsi="Times New Roman"/>
            <w:b/>
            <w:bCs/>
            <w:i/>
            <w:sz w:val="24"/>
            <w:szCs w:val="24"/>
            <w:lang w:val="en-PH"/>
          </w:rPr>
          <w:delText>Figure 1.</w:delText>
        </w:r>
      </w:del>
    </w:p>
    <w:p w14:paraId="09DC903A" w14:textId="5CA73165" w:rsidR="00C100EA" w:rsidRPr="006441D5" w:rsidDel="00317F55" w:rsidRDefault="00C100EA" w:rsidP="00C100EA">
      <w:pPr>
        <w:tabs>
          <w:tab w:val="left" w:pos="1290"/>
        </w:tabs>
        <w:spacing w:after="160" w:line="480" w:lineRule="auto"/>
        <w:jc w:val="both"/>
        <w:rPr>
          <w:del w:id="2528" w:author="Client" w:date="2023-02-06T18:03:00Z"/>
          <w:rFonts w:ascii="Times New Roman" w:hAnsi="Times New Roman"/>
          <w:b/>
          <w:bCs/>
          <w:color w:val="000000"/>
          <w:sz w:val="24"/>
          <w:szCs w:val="24"/>
          <w:lang w:val="en-PH"/>
        </w:rPr>
      </w:pPr>
      <w:del w:id="2529" w:author="Client" w:date="2023-02-06T18:03:00Z">
        <w:r w:rsidRPr="006441D5" w:rsidDel="00317F55">
          <w:rPr>
            <w:rFonts w:ascii="Times New Roman" w:hAnsi="Times New Roman"/>
            <w:b/>
            <w:bCs/>
            <w:color w:val="000000"/>
            <w:sz w:val="24"/>
            <w:szCs w:val="24"/>
            <w:lang w:val="en-PH"/>
          </w:rPr>
          <w:delText>Theoretical  Framework</w:delText>
        </w:r>
      </w:del>
    </w:p>
    <w:p w14:paraId="6D95A82E" w14:textId="052CF573" w:rsidR="00C100EA" w:rsidRPr="006441D5" w:rsidDel="00317F55" w:rsidRDefault="00C100EA" w:rsidP="00C100EA">
      <w:pPr>
        <w:tabs>
          <w:tab w:val="left" w:pos="1290"/>
        </w:tabs>
        <w:spacing w:after="160" w:line="480" w:lineRule="auto"/>
        <w:jc w:val="both"/>
        <w:rPr>
          <w:del w:id="2530" w:author="Client" w:date="2023-02-06T18:03:00Z"/>
          <w:rFonts w:ascii="Times New Roman" w:hAnsi="Times New Roman"/>
          <w:sz w:val="24"/>
          <w:szCs w:val="24"/>
          <w:shd w:val="clear" w:color="auto" w:fill="FFFFFF"/>
          <w:lang w:val="en-PH"/>
        </w:rPr>
      </w:pPr>
      <w:del w:id="2531" w:author="Client" w:date="2023-02-06T18:03:00Z">
        <w:r w:rsidRPr="006441D5" w:rsidDel="00317F55">
          <w:rPr>
            <w:rFonts w:ascii="Times New Roman" w:hAnsi="Times New Roman"/>
            <w:b/>
            <w:bCs/>
            <w:color w:val="000000"/>
            <w:sz w:val="24"/>
            <w:szCs w:val="24"/>
            <w:lang w:val="en-PH"/>
          </w:rPr>
          <w:tab/>
        </w:r>
        <w:r w:rsidRPr="006441D5" w:rsidDel="00317F55">
          <w:rPr>
            <w:rFonts w:ascii="Times New Roman" w:hAnsi="Times New Roman"/>
            <w:bCs/>
            <w:sz w:val="24"/>
            <w:szCs w:val="24"/>
            <w:lang w:val="en-PH"/>
          </w:rPr>
          <w:delText>According</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to</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Professor</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Schumpeter,</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the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driver</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of</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change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is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'innovation',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which</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defined</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as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'doing</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things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differently</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the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field</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of</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economic</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life'.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2</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To</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interpret</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this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as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``change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is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the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cause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of</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change''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is,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of</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course,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merely</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an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assertion.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But</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such</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an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interpretation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would</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misinterpret</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Professor</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Schumpeter's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meaning.</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Innovation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the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activity</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or</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function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of</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a</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particular</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group</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of</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bCs/>
            <w:sz w:val="24"/>
            <w:szCs w:val="24"/>
            <w:lang w:val="en-PH"/>
          </w:rPr>
          <w:delText>people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called</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entrepreneurs.</w:delText>
        </w:r>
      </w:del>
    </w:p>
    <w:p w14:paraId="5C338473" w14:textId="28D0FDF7" w:rsidR="009E5C7A" w:rsidRPr="00904F89" w:rsidDel="00317F55" w:rsidRDefault="009E5C7A" w:rsidP="00C100EA">
      <w:pPr>
        <w:tabs>
          <w:tab w:val="left" w:pos="1290"/>
        </w:tabs>
        <w:spacing w:line="480" w:lineRule="auto"/>
        <w:jc w:val="both"/>
        <w:rPr>
          <w:del w:id="2532" w:author="Client" w:date="2023-02-06T18:03:00Z"/>
          <w:rFonts w:ascii="Times New Roman" w:hAnsi="Times New Roman"/>
          <w:bCs/>
          <w:sz w:val="24"/>
          <w:szCs w:val="24"/>
        </w:rPr>
      </w:pPr>
    </w:p>
    <w:p w14:paraId="13FB1A2E" w14:textId="74ABC79E" w:rsidR="00B46218" w:rsidDel="00317F55" w:rsidRDefault="00B46218" w:rsidP="00C100EA">
      <w:pPr>
        <w:tabs>
          <w:tab w:val="left" w:pos="1290"/>
        </w:tabs>
        <w:spacing w:line="480" w:lineRule="auto"/>
        <w:jc w:val="both"/>
        <w:rPr>
          <w:ins w:id="2533" w:author="HI!" w:date="2023-01-30T13:00:00Z"/>
          <w:del w:id="2534" w:author="Client" w:date="2023-02-06T18:03:00Z"/>
          <w:rFonts w:ascii="Times New Roman" w:hAnsi="Times New Roman"/>
          <w:b/>
          <w:bCs/>
          <w:color w:val="292934" w:themeColor="text1"/>
          <w:sz w:val="24"/>
          <w:szCs w:val="24"/>
        </w:rPr>
      </w:pPr>
    </w:p>
    <w:p w14:paraId="43BC6AE9" w14:textId="4B1509FA" w:rsidR="00C100EA" w:rsidDel="00317F55" w:rsidRDefault="00C100EA" w:rsidP="00C100EA">
      <w:pPr>
        <w:tabs>
          <w:tab w:val="left" w:pos="1290"/>
        </w:tabs>
        <w:spacing w:line="480" w:lineRule="auto"/>
        <w:jc w:val="both"/>
        <w:rPr>
          <w:del w:id="2535" w:author="Client" w:date="2023-02-06T18:03:00Z"/>
          <w:rFonts w:ascii="Times New Roman" w:hAnsi="Times New Roman"/>
          <w:b/>
          <w:bCs/>
          <w:color w:val="292934" w:themeColor="text1"/>
          <w:sz w:val="24"/>
          <w:szCs w:val="24"/>
        </w:rPr>
      </w:pPr>
      <w:del w:id="2536" w:author="Client" w:date="2023-02-06T18:03:00Z">
        <w:r w:rsidDel="00317F55">
          <w:rPr>
            <w:rFonts w:ascii="Times New Roman" w:hAnsi="Times New Roman"/>
            <w:b/>
            <w:bCs/>
            <w:color w:val="292934" w:themeColor="text1"/>
            <w:sz w:val="24"/>
            <w:szCs w:val="24"/>
          </w:rPr>
          <w:delText>Synthesis of Related Literature</w:delText>
        </w:r>
      </w:del>
    </w:p>
    <w:p w14:paraId="2E5E50C0" w14:textId="492BEC9D" w:rsidR="00C100EA" w:rsidRPr="00113DED" w:rsidDel="00317F55" w:rsidRDefault="00C100EA" w:rsidP="00C100EA">
      <w:pPr>
        <w:tabs>
          <w:tab w:val="left" w:pos="1290"/>
        </w:tabs>
        <w:spacing w:after="160" w:line="480" w:lineRule="auto"/>
        <w:jc w:val="both"/>
        <w:rPr>
          <w:del w:id="2537" w:author="Client" w:date="2023-02-06T18:03:00Z"/>
          <w:rFonts w:ascii="Times New Roman" w:hAnsi="Times New Roman"/>
          <w:b/>
          <w:bCs/>
          <w:sz w:val="24"/>
          <w:szCs w:val="24"/>
          <w:lang w:val="en-PH"/>
        </w:rPr>
      </w:pPr>
      <w:del w:id="2538" w:author="Client" w:date="2023-02-06T18:03:00Z">
        <w:r w:rsidDel="00317F55">
          <w:rPr>
            <w:rFonts w:ascii="Times New Roman" w:hAnsi="Times New Roman"/>
            <w:b/>
            <w:bCs/>
            <w:color w:val="292934" w:themeColor="text1"/>
            <w:sz w:val="24"/>
            <w:szCs w:val="24"/>
          </w:rPr>
          <w:tab/>
        </w:r>
        <w:r w:rsidDel="00317F55">
          <w:rPr>
            <w:rFonts w:ascii="Times New Roman" w:hAnsi="Times New Roman"/>
            <w:b/>
            <w:bCs/>
            <w:color w:val="292934" w:themeColor="text1"/>
            <w:sz w:val="24"/>
            <w:szCs w:val="24"/>
          </w:rPr>
          <w:tab/>
        </w:r>
        <w:r w:rsidRPr="003D0855" w:rsidDel="00317F55">
          <w:rPr>
            <w:rStyle w:val="sw"/>
            <w:rFonts w:ascii="Times New Roman" w:hAnsi="Times New Roman"/>
            <w:sz w:val="24"/>
            <w:szCs w:val="24"/>
          </w:rPr>
          <w:delText>Innovation</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w:delText>
        </w:r>
        <w:r w:rsidDel="00317F55">
          <w:rPr>
            <w:rStyle w:val="sw"/>
            <w:rFonts w:ascii="Times New Roman" w:hAnsi="Times New Roman"/>
            <w:sz w:val="24"/>
            <w:szCs w:val="24"/>
          </w:rPr>
          <w:delText>s important</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ones</w:delText>
        </w:r>
        <w:r w:rsidRPr="003D0855" w:rsidDel="00317F55">
          <w:rPr>
            <w:rFonts w:ascii="Times New Roman" w:hAnsi="Times New Roman"/>
            <w:sz w:val="24"/>
            <w:szCs w:val="24"/>
            <w:shd w:val="clear" w:color="auto" w:fill="FFFFFF"/>
          </w:rPr>
          <w:delText xml:space="preserve"> </w:delText>
        </w:r>
        <w:r w:rsidDel="00317F55">
          <w:rPr>
            <w:rStyle w:val="sw"/>
            <w:rFonts w:ascii="Times New Roman" w:hAnsi="Times New Roman"/>
            <w:sz w:val="24"/>
            <w:szCs w:val="24"/>
          </w:rPr>
          <w:delText>b</w:delText>
        </w:r>
        <w:r w:rsidRPr="003D0855" w:rsidDel="00317F55">
          <w:rPr>
            <w:rStyle w:val="sw"/>
            <w:rFonts w:ascii="Times New Roman" w:hAnsi="Times New Roman"/>
            <w:sz w:val="24"/>
            <w:szCs w:val="24"/>
          </w:rPr>
          <w:delText>usiness,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it</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essential</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for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the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survival</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of</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any</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company</w:delText>
        </w:r>
        <w:r w:rsidDel="00317F55">
          <w:rPr>
            <w:rStyle w:val="sw"/>
            <w:rFonts w:ascii="Times New Roman" w:hAnsi="Times New Roman"/>
            <w:sz w:val="24"/>
            <w:szCs w:val="24"/>
          </w:rPr>
          <w:delText xml:space="preserve"> or business</w:delText>
        </w:r>
        <w:r w:rsidRPr="003D0855" w:rsidDel="00317F55">
          <w:rPr>
            <w:rStyle w:val="sw"/>
            <w:rFonts w:ascii="Times New Roman" w:hAnsi="Times New Roman"/>
            <w:sz w:val="24"/>
            <w:szCs w:val="24"/>
          </w:rPr>
          <w:delText>. Innovation</w:delText>
        </w:r>
        <w:r w:rsidRPr="003D0855" w:rsidDel="00317F55">
          <w:rPr>
            <w:rFonts w:ascii="Times New Roman" w:hAnsi="Times New Roman"/>
            <w:sz w:val="24"/>
            <w:szCs w:val="24"/>
            <w:shd w:val="clear" w:color="auto" w:fill="FFFFFF"/>
          </w:rPr>
          <w:delText xml:space="preserve"> </w:delText>
        </w:r>
        <w:r w:rsidDel="00317F55">
          <w:rPr>
            <w:rStyle w:val="sw"/>
            <w:rFonts w:ascii="Times New Roman" w:hAnsi="Times New Roman"/>
            <w:sz w:val="24"/>
            <w:szCs w:val="24"/>
          </w:rPr>
          <w:delText xml:space="preserve">is also </w:delText>
        </w:r>
        <w:r w:rsidRPr="003D0855" w:rsidDel="00317F55">
          <w:rPr>
            <w:rStyle w:val="sw"/>
            <w:rFonts w:ascii="Times New Roman" w:hAnsi="Times New Roman"/>
            <w:sz w:val="24"/>
            <w:szCs w:val="24"/>
          </w:rPr>
          <w:delText>a</w:delText>
        </w:r>
        <w:r w:rsidRPr="003D0855" w:rsidDel="00317F55">
          <w:rPr>
            <w:rFonts w:ascii="Times New Roman" w:hAnsi="Times New Roman"/>
            <w:sz w:val="24"/>
            <w:szCs w:val="24"/>
            <w:shd w:val="clear" w:color="auto" w:fill="FFFFFF"/>
          </w:rPr>
          <w:delText xml:space="preserve"> </w:delText>
        </w:r>
        <w:r w:rsidDel="00317F55">
          <w:rPr>
            <w:rStyle w:val="sw"/>
            <w:rFonts w:ascii="Times New Roman" w:hAnsi="Times New Roman"/>
            <w:sz w:val="24"/>
            <w:szCs w:val="24"/>
          </w:rPr>
          <w:delText>necessity</w:delText>
        </w:r>
        <w:r w:rsidDel="00317F55">
          <w:rPr>
            <w:rFonts w:ascii="Times New Roman" w:hAnsi="Times New Roman"/>
            <w:sz w:val="24"/>
            <w:szCs w:val="24"/>
            <w:shd w:val="clear" w:color="auto" w:fill="FFFFFF"/>
          </w:rPr>
          <w:delText xml:space="preserve"> for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business,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because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it</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can</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increase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the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profitability</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of</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ones</w:delText>
        </w:r>
        <w:r w:rsidRPr="003D0855" w:rsidDel="00317F55">
          <w:rPr>
            <w:rFonts w:ascii="Times New Roman" w:hAnsi="Times New Roman"/>
            <w:sz w:val="24"/>
            <w:szCs w:val="24"/>
            <w:shd w:val="clear" w:color="auto" w:fill="FFFFFF"/>
          </w:rPr>
          <w:delText xml:space="preserve"> </w:delText>
        </w:r>
        <w:r w:rsidDel="00317F55">
          <w:rPr>
            <w:rStyle w:val="sw"/>
            <w:rFonts w:ascii="Times New Roman" w:hAnsi="Times New Roman"/>
            <w:sz w:val="24"/>
            <w:szCs w:val="24"/>
          </w:rPr>
          <w:delText>business or company.</w:delText>
        </w:r>
        <w:r w:rsidRPr="003D0855" w:rsidDel="00317F55">
          <w:rPr>
            <w:rStyle w:val="sw"/>
            <w:rFonts w:ascii="Times New Roman" w:hAnsi="Times New Roman"/>
            <w:sz w:val="24"/>
            <w:szCs w:val="24"/>
          </w:rPr>
          <w:delText xml:space="preserve"> Service</w:delText>
        </w:r>
        <w:r w:rsidDel="00317F55">
          <w:rPr>
            <w:rStyle w:val="sw"/>
            <w:rFonts w:ascii="Times New Roman" w:hAnsi="Times New Roman"/>
            <w:sz w:val="24"/>
            <w:szCs w:val="24"/>
          </w:rPr>
          <w:delText xml:space="preserve"> or product</w:delText>
        </w:r>
        <w:r w:rsidRPr="003D0855" w:rsidDel="00317F55">
          <w:rPr>
            <w:rFonts w:ascii="Times New Roman" w:hAnsi="Times New Roman"/>
            <w:sz w:val="24"/>
            <w:szCs w:val="24"/>
            <w:shd w:val="clear" w:color="auto" w:fill="FFFFFF"/>
          </w:rPr>
          <w:delText xml:space="preserve"> </w:delText>
        </w:r>
        <w:r w:rsidDel="00317F55">
          <w:rPr>
            <w:rStyle w:val="sw"/>
            <w:rFonts w:ascii="Times New Roman" w:hAnsi="Times New Roman"/>
            <w:sz w:val="24"/>
            <w:szCs w:val="24"/>
          </w:rPr>
          <w:delText>i</w:delText>
        </w:r>
        <w:r w:rsidRPr="003D0855" w:rsidDel="00317F55">
          <w:rPr>
            <w:rStyle w:val="sw"/>
            <w:rFonts w:ascii="Times New Roman" w:hAnsi="Times New Roman"/>
            <w:sz w:val="24"/>
            <w:szCs w:val="24"/>
          </w:rPr>
          <w:delText>nnovation's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goal</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to</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not</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only</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reach</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your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targ</w:delText>
        </w:r>
        <w:r w:rsidDel="00317F55">
          <w:rPr>
            <w:rStyle w:val="sw"/>
            <w:rFonts w:ascii="Times New Roman" w:hAnsi="Times New Roman"/>
            <w:sz w:val="24"/>
            <w:szCs w:val="24"/>
          </w:rPr>
          <w:delText xml:space="preserve">et </w:delText>
        </w:r>
        <w:r w:rsidRPr="003D0855" w:rsidDel="00317F55">
          <w:rPr>
            <w:rStyle w:val="sw"/>
            <w:rFonts w:ascii="Times New Roman" w:hAnsi="Times New Roman"/>
            <w:sz w:val="24"/>
            <w:szCs w:val="24"/>
          </w:rPr>
          <w:delText>markets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but</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to</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also</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expand</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your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market</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and</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to</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offer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your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market</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new</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services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products</w:delText>
        </w:r>
        <w:r w:rsidDel="00317F55">
          <w:rPr>
            <w:rStyle w:val="sw"/>
            <w:rFonts w:ascii="Times New Roman" w:hAnsi="Times New Roman"/>
            <w:sz w:val="24"/>
            <w:szCs w:val="24"/>
          </w:rPr>
          <w:delText xml:space="preserve"> to consume.</w:delText>
        </w:r>
        <w:r w:rsidRPr="003D0855" w:rsidDel="00317F55">
          <w:rPr>
            <w:rStyle w:val="sw"/>
            <w:rFonts w:ascii="Times New Roman" w:hAnsi="Times New Roman"/>
            <w:sz w:val="24"/>
            <w:szCs w:val="24"/>
          </w:rPr>
          <w:delText xml:space="preserve"> Innovation</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serv</w:delText>
        </w:r>
        <w:r w:rsidDel="00317F55">
          <w:rPr>
            <w:rStyle w:val="sw"/>
            <w:rFonts w:ascii="Times New Roman" w:hAnsi="Times New Roman"/>
            <w:sz w:val="24"/>
            <w:szCs w:val="24"/>
          </w:rPr>
          <w:delText>es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powerful</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growth</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engine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for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ones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business</w:delText>
        </w:r>
        <w:r w:rsidDel="00317F55">
          <w:rPr>
            <w:rStyle w:val="sw"/>
            <w:rFonts w:ascii="Times New Roman" w:hAnsi="Times New Roman"/>
            <w:sz w:val="24"/>
            <w:szCs w:val="24"/>
          </w:rPr>
          <w:delText xml:space="preserve">, by that Innovation of your business can make your business grow faster. </w:delText>
        </w:r>
        <w:r w:rsidRPr="003D0855" w:rsidDel="00317F55">
          <w:rPr>
            <w:rStyle w:val="sw"/>
            <w:rFonts w:ascii="Times New Roman" w:hAnsi="Times New Roman"/>
            <w:sz w:val="24"/>
            <w:szCs w:val="24"/>
          </w:rPr>
          <w:delText>Business</w:delText>
        </w:r>
        <w:r w:rsidRPr="003D0855" w:rsidDel="00317F55">
          <w:rPr>
            <w:rFonts w:ascii="Times New Roman" w:hAnsi="Times New Roman"/>
            <w:sz w:val="24"/>
            <w:szCs w:val="24"/>
            <w:shd w:val="clear" w:color="auto" w:fill="FFFFFF"/>
          </w:rPr>
          <w:delText xml:space="preserve"> </w:delText>
        </w:r>
        <w:r w:rsidDel="00317F55">
          <w:rPr>
            <w:rStyle w:val="sw"/>
            <w:rFonts w:ascii="Times New Roman" w:hAnsi="Times New Roman"/>
            <w:sz w:val="24"/>
            <w:szCs w:val="24"/>
          </w:rPr>
          <w:delText>i</w:delText>
        </w:r>
        <w:r w:rsidRPr="003D0855" w:rsidDel="00317F55">
          <w:rPr>
            <w:rStyle w:val="sw"/>
            <w:rFonts w:ascii="Times New Roman" w:hAnsi="Times New Roman"/>
            <w:sz w:val="24"/>
            <w:szCs w:val="24"/>
          </w:rPr>
          <w:delText>nnovation</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have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changed</w:delText>
        </w:r>
        <w:r w:rsidDel="00317F55">
          <w:rPr>
            <w:rStyle w:val="sw"/>
            <w:rFonts w:ascii="Times New Roman" w:hAnsi="Times New Roman"/>
            <w:sz w:val="24"/>
            <w:szCs w:val="24"/>
          </w:rPr>
          <w:delText xml:space="preserve"> the</w:delText>
        </w:r>
        <w:r w:rsidRPr="003D0855" w:rsidDel="00317F55">
          <w:rPr>
            <w:rFonts w:ascii="Times New Roman" w:hAnsi="Times New Roman"/>
            <w:sz w:val="24"/>
            <w:szCs w:val="24"/>
            <w:shd w:val="clear" w:color="auto" w:fill="FFFFFF"/>
          </w:rPr>
          <w:delText xml:space="preserve"> </w:delText>
        </w:r>
        <w:r w:rsidDel="00317F55">
          <w:rPr>
            <w:rStyle w:val="sw"/>
            <w:rFonts w:ascii="Times New Roman" w:hAnsi="Times New Roman"/>
            <w:sz w:val="24"/>
            <w:szCs w:val="24"/>
          </w:rPr>
          <w:delText>b</w:delText>
        </w:r>
        <w:r w:rsidRPr="003D0855" w:rsidDel="00317F55">
          <w:rPr>
            <w:rStyle w:val="sw"/>
            <w:rFonts w:ascii="Times New Roman" w:hAnsi="Times New Roman"/>
            <w:sz w:val="24"/>
            <w:szCs w:val="24"/>
          </w:rPr>
          <w:delText>usiness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environment</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and</w:delText>
        </w:r>
        <w:r w:rsidRPr="003D0855" w:rsidDel="00317F55">
          <w:rPr>
            <w:rFonts w:ascii="Times New Roman" w:hAnsi="Times New Roman"/>
            <w:sz w:val="24"/>
            <w:szCs w:val="24"/>
            <w:shd w:val="clear" w:color="auto" w:fill="FFFFFF"/>
          </w:rPr>
          <w:delText xml:space="preserve"> </w:delText>
        </w:r>
        <w:r w:rsidDel="00317F55">
          <w:rPr>
            <w:rFonts w:ascii="Times New Roman" w:hAnsi="Times New Roman"/>
            <w:sz w:val="24"/>
            <w:szCs w:val="24"/>
            <w:shd w:val="clear" w:color="auto" w:fill="FFFFFF"/>
          </w:rPr>
          <w:delText xml:space="preserve">can </w:delText>
        </w:r>
        <w:r w:rsidRPr="003D0855" w:rsidDel="00317F55">
          <w:rPr>
            <w:rStyle w:val="sw"/>
            <w:rFonts w:ascii="Times New Roman" w:hAnsi="Times New Roman"/>
            <w:sz w:val="24"/>
            <w:szCs w:val="24"/>
          </w:rPr>
          <w:delText>also</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develop</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countries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give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benefits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in</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the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economic</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 xml:space="preserve">growth. </w:delText>
        </w:r>
        <w:r w:rsidDel="00317F55">
          <w:rPr>
            <w:rStyle w:val="sw"/>
            <w:rFonts w:ascii="Times New Roman" w:hAnsi="Times New Roman"/>
            <w:sz w:val="24"/>
            <w:szCs w:val="24"/>
          </w:rPr>
          <w:delText xml:space="preserve">Innovation can also be beneficial for the economy. </w:delText>
        </w:r>
        <w:r w:rsidRPr="003D0855" w:rsidDel="00317F55">
          <w:rPr>
            <w:rStyle w:val="sw"/>
            <w:rFonts w:ascii="Times New Roman" w:hAnsi="Times New Roman"/>
            <w:sz w:val="24"/>
            <w:szCs w:val="24"/>
          </w:rPr>
          <w:delText>Innovation</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of</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services/product</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for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ones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market</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creates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huge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advantage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for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business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owners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against</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its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competitors</w:delText>
        </w:r>
        <w:r w:rsidDel="00317F55">
          <w:rPr>
            <w:rStyle w:val="sw"/>
            <w:rFonts w:ascii="Times New Roman" w:hAnsi="Times New Roman"/>
            <w:sz w:val="24"/>
            <w:szCs w:val="24"/>
          </w:rPr>
          <w:delText>, by doing Innovation of your business, and creating new ideas not only in services/products, but also in your marketing and strategies, sets you apart from the businesses around you.</w:delText>
        </w:r>
        <w:r w:rsidRPr="003D0855" w:rsidDel="00317F55">
          <w:rPr>
            <w:rStyle w:val="sw"/>
            <w:rFonts w:ascii="Times New Roman" w:hAnsi="Times New Roman"/>
            <w:sz w:val="24"/>
            <w:szCs w:val="24"/>
          </w:rPr>
          <w:delText xml:space="preserve"> Innovation</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involv</w:delText>
        </w:r>
        <w:r w:rsidDel="00317F55">
          <w:rPr>
            <w:rStyle w:val="sw"/>
            <w:rFonts w:ascii="Times New Roman" w:hAnsi="Times New Roman"/>
            <w:sz w:val="24"/>
            <w:szCs w:val="24"/>
          </w:rPr>
          <w:delText>es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implementing</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new</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and</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improved</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goods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services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crucial</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to</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increase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the</w:delText>
        </w:r>
        <w:r w:rsidRPr="003D0855" w:rsidDel="00317F55">
          <w:rPr>
            <w:rFonts w:ascii="Times New Roman" w:hAnsi="Times New Roman"/>
            <w:sz w:val="24"/>
            <w:szCs w:val="24"/>
            <w:shd w:val="clear" w:color="auto" w:fill="FFFFFF"/>
          </w:rPr>
          <w:delText xml:space="preserve"> </w:delText>
        </w:r>
        <w:r w:rsidDel="00317F55">
          <w:rPr>
            <w:rStyle w:val="sw"/>
            <w:rFonts w:ascii="Times New Roman" w:hAnsi="Times New Roman"/>
            <w:sz w:val="24"/>
            <w:szCs w:val="24"/>
          </w:rPr>
          <w:delText xml:space="preserve">survivability </w:delText>
        </w:r>
        <w:r w:rsidRPr="003D0855" w:rsidDel="00317F55">
          <w:rPr>
            <w:rStyle w:val="sw"/>
            <w:rFonts w:ascii="Times New Roman" w:hAnsi="Times New Roman"/>
            <w:sz w:val="24"/>
            <w:szCs w:val="24"/>
          </w:rPr>
          <w:delText>of</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your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business</w:delText>
        </w:r>
        <w:r w:rsidDel="00317F55">
          <w:rPr>
            <w:rStyle w:val="sw"/>
            <w:rFonts w:ascii="Times New Roman" w:hAnsi="Times New Roman"/>
            <w:sz w:val="24"/>
            <w:szCs w:val="24"/>
          </w:rPr>
          <w:delText>.</w:delText>
        </w:r>
        <w:r w:rsidRPr="003D0855" w:rsidDel="00317F55">
          <w:rPr>
            <w:rStyle w:val="sw"/>
            <w:rFonts w:ascii="Times New Roman" w:hAnsi="Times New Roman"/>
            <w:sz w:val="24"/>
            <w:szCs w:val="24"/>
          </w:rPr>
          <w:delText xml:space="preserve"> Innovation,</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with</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collaboration</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of</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the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companies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can</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create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new</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products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for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business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target</w:delText>
        </w:r>
        <w:r w:rsidRPr="003D0855" w:rsidDel="00317F55">
          <w:rPr>
            <w:rFonts w:ascii="Times New Roman" w:hAnsi="Times New Roman"/>
            <w:sz w:val="24"/>
            <w:szCs w:val="24"/>
            <w:shd w:val="clear" w:color="auto" w:fill="FFFFFF"/>
          </w:rPr>
          <w:delText xml:space="preserve"> </w:delText>
        </w:r>
        <w:r w:rsidDel="00317F55">
          <w:rPr>
            <w:rStyle w:val="sw"/>
            <w:rFonts w:ascii="Times New Roman" w:hAnsi="Times New Roman"/>
            <w:sz w:val="24"/>
            <w:szCs w:val="24"/>
          </w:rPr>
          <w:delText>market. One can also collab with other business/companies to create an even better ideas for their target markets.</w:delText>
        </w:r>
        <w:r w:rsidRPr="003D0855" w:rsidDel="00317F55">
          <w:rPr>
            <w:rStyle w:val="sw"/>
            <w:rFonts w:ascii="Times New Roman" w:hAnsi="Times New Roman"/>
            <w:sz w:val="24"/>
            <w:szCs w:val="24"/>
          </w:rPr>
          <w:delText xml:space="preserve"> Innovation</w:delText>
        </w:r>
        <w:r w:rsidDel="00317F55">
          <w:rPr>
            <w:rStyle w:val="sw"/>
            <w:rFonts w:ascii="Times New Roman" w:hAnsi="Times New Roman"/>
            <w:sz w:val="24"/>
            <w:szCs w:val="24"/>
          </w:rPr>
          <w:delText xml:space="preserve"> is considered as a game changer for business owners. It gives you an higher advantage.</w:delText>
        </w:r>
        <w:r w:rsidRPr="003D0855" w:rsidDel="00317F55">
          <w:rPr>
            <w:rStyle w:val="sw"/>
            <w:rFonts w:ascii="Times New Roman" w:hAnsi="Times New Roman"/>
            <w:sz w:val="24"/>
            <w:szCs w:val="24"/>
          </w:rPr>
          <w:delText xml:space="preserve"> Innovation</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bCs/>
            <w:sz w:val="24"/>
            <w:szCs w:val="24"/>
          </w:rPr>
          <w:delText>is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viable</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way</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to</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transform</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bCs/>
            <w:sz w:val="24"/>
            <w:szCs w:val="24"/>
          </w:rPr>
          <w:delText>businesses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and</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other</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forms</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of</w:delText>
        </w:r>
        <w:r w:rsidRPr="003D0855" w:rsidDel="00317F55">
          <w:rPr>
            <w:rFonts w:ascii="Times New Roman" w:hAnsi="Times New Roman"/>
            <w:sz w:val="24"/>
            <w:szCs w:val="24"/>
            <w:shd w:val="clear" w:color="auto" w:fill="FFFFFF"/>
          </w:rPr>
          <w:delText xml:space="preserve"> </w:delText>
        </w:r>
        <w:r w:rsidRPr="003D0855" w:rsidDel="00317F55">
          <w:rPr>
            <w:rStyle w:val="sw"/>
            <w:rFonts w:ascii="Times New Roman" w:hAnsi="Times New Roman"/>
            <w:sz w:val="24"/>
            <w:szCs w:val="24"/>
          </w:rPr>
          <w:delText>organization</w:delText>
        </w:r>
        <w:r w:rsidDel="00317F55">
          <w:rPr>
            <w:rStyle w:val="sw"/>
            <w:rFonts w:ascii="Times New Roman" w:hAnsi="Times New Roman"/>
            <w:sz w:val="24"/>
            <w:szCs w:val="24"/>
          </w:rPr>
          <w:delText>.</w:delText>
        </w:r>
      </w:del>
    </w:p>
    <w:p w14:paraId="5E161B41" w14:textId="35210ECA" w:rsidR="00C100EA" w:rsidDel="00317F55" w:rsidRDefault="00C100EA" w:rsidP="00C100EA">
      <w:pPr>
        <w:tabs>
          <w:tab w:val="left" w:pos="1290"/>
        </w:tabs>
        <w:spacing w:after="160" w:line="480" w:lineRule="auto"/>
        <w:jc w:val="both"/>
        <w:rPr>
          <w:del w:id="2539" w:author="Client" w:date="2023-02-06T18:03:00Z"/>
          <w:rFonts w:ascii="Times New Roman" w:hAnsi="Times New Roman"/>
          <w:b/>
          <w:bCs/>
          <w:sz w:val="24"/>
          <w:szCs w:val="24"/>
          <w:lang w:val="en-PH"/>
        </w:rPr>
      </w:pPr>
    </w:p>
    <w:p w14:paraId="320CEBDA" w14:textId="5041275C" w:rsidR="009E5C7A" w:rsidDel="00317F55" w:rsidRDefault="009E5C7A" w:rsidP="00C100EA">
      <w:pPr>
        <w:tabs>
          <w:tab w:val="left" w:pos="1290"/>
        </w:tabs>
        <w:spacing w:after="160" w:line="480" w:lineRule="auto"/>
        <w:jc w:val="both"/>
        <w:rPr>
          <w:del w:id="2540" w:author="Client" w:date="2023-02-06T18:03:00Z"/>
          <w:rFonts w:ascii="Times New Roman" w:hAnsi="Times New Roman"/>
          <w:b/>
          <w:bCs/>
          <w:sz w:val="24"/>
          <w:szCs w:val="24"/>
          <w:lang w:val="en-PH"/>
        </w:rPr>
      </w:pPr>
    </w:p>
    <w:p w14:paraId="112067F4" w14:textId="1EF6E5DB" w:rsidR="00C100EA" w:rsidRPr="00113DED" w:rsidDel="00317F55" w:rsidRDefault="00C100EA" w:rsidP="00C100EA">
      <w:pPr>
        <w:tabs>
          <w:tab w:val="left" w:pos="1290"/>
        </w:tabs>
        <w:spacing w:after="160" w:line="480" w:lineRule="auto"/>
        <w:jc w:val="both"/>
        <w:rPr>
          <w:del w:id="2541" w:author="Client" w:date="2023-02-06T18:03:00Z"/>
          <w:rFonts w:ascii="Times New Roman" w:hAnsi="Times New Roman"/>
          <w:b/>
          <w:bCs/>
          <w:sz w:val="24"/>
          <w:szCs w:val="24"/>
          <w:lang w:val="en-PH"/>
        </w:rPr>
      </w:pPr>
      <w:del w:id="2542" w:author="Client" w:date="2023-02-06T18:03:00Z">
        <w:r w:rsidRPr="00113DED" w:rsidDel="00317F55">
          <w:rPr>
            <w:rFonts w:ascii="Times New Roman" w:hAnsi="Times New Roman"/>
            <w:b/>
            <w:bCs/>
            <w:sz w:val="24"/>
            <w:szCs w:val="24"/>
            <w:lang w:val="en-PH"/>
          </w:rPr>
          <w:delText>Definition of Terms</w:delText>
        </w:r>
      </w:del>
    </w:p>
    <w:p w14:paraId="2340BF3A" w14:textId="7E9C09D4" w:rsidR="00C100EA" w:rsidRPr="00113DED" w:rsidDel="00317F55" w:rsidRDefault="00C100EA" w:rsidP="00C100EA">
      <w:pPr>
        <w:tabs>
          <w:tab w:val="left" w:pos="1290"/>
        </w:tabs>
        <w:spacing w:after="160" w:line="480" w:lineRule="auto"/>
        <w:rPr>
          <w:del w:id="2543" w:author="Client" w:date="2023-02-06T18:03:00Z"/>
          <w:rFonts w:ascii="Times New Roman" w:hAnsi="Times New Roman"/>
          <w:sz w:val="24"/>
          <w:szCs w:val="24"/>
          <w:lang w:val="en-PH"/>
        </w:rPr>
      </w:pPr>
      <w:del w:id="2544" w:author="Client" w:date="2023-02-06T18:03:00Z">
        <w:r w:rsidRPr="00113DED" w:rsidDel="00317F55">
          <w:rPr>
            <w:rFonts w:ascii="Times New Roman" w:hAnsi="Times New Roman"/>
            <w:sz w:val="24"/>
            <w:szCs w:val="24"/>
            <w:lang w:val="en-PH"/>
          </w:rPr>
          <w:tab/>
          <w:delText>This is the</w:delText>
        </w:r>
        <w:r w:rsidDel="00317F55">
          <w:rPr>
            <w:rFonts w:ascii="Times New Roman" w:hAnsi="Times New Roman"/>
            <w:sz w:val="24"/>
            <w:szCs w:val="24"/>
            <w:lang w:val="en-PH"/>
          </w:rPr>
          <w:delText xml:space="preserve"> </w:delText>
        </w:r>
        <w:r w:rsidRPr="00113DED" w:rsidDel="00317F55">
          <w:rPr>
            <w:rFonts w:ascii="Times New Roman" w:hAnsi="Times New Roman"/>
            <w:sz w:val="24"/>
            <w:szCs w:val="24"/>
            <w:lang w:val="en-PH"/>
          </w:rPr>
          <w:delText>definiton of the terms that</w:delText>
        </w:r>
        <w:r w:rsidDel="00317F55">
          <w:rPr>
            <w:rFonts w:ascii="Times New Roman" w:hAnsi="Times New Roman"/>
            <w:sz w:val="24"/>
            <w:szCs w:val="24"/>
            <w:lang w:val="en-PH"/>
          </w:rPr>
          <w:delText xml:space="preserve"> </w:delText>
        </w:r>
        <w:r w:rsidRPr="00113DED" w:rsidDel="00317F55">
          <w:rPr>
            <w:rFonts w:ascii="Times New Roman" w:hAnsi="Times New Roman"/>
            <w:sz w:val="24"/>
            <w:szCs w:val="24"/>
            <w:lang w:val="en-PH"/>
          </w:rPr>
          <w:delText>the</w:delText>
        </w:r>
        <w:r w:rsidDel="00317F55">
          <w:rPr>
            <w:rFonts w:ascii="Times New Roman" w:hAnsi="Times New Roman"/>
            <w:sz w:val="24"/>
            <w:szCs w:val="24"/>
            <w:lang w:val="en-PH"/>
          </w:rPr>
          <w:delText xml:space="preserve"> </w:delText>
        </w:r>
        <w:r w:rsidRPr="00113DED" w:rsidDel="00317F55">
          <w:rPr>
            <w:rFonts w:ascii="Times New Roman" w:hAnsi="Times New Roman"/>
            <w:sz w:val="24"/>
            <w:szCs w:val="24"/>
            <w:lang w:val="en-PH"/>
          </w:rPr>
          <w:delText>researcher</w:delText>
        </w:r>
        <w:r w:rsidDel="00317F55">
          <w:rPr>
            <w:rFonts w:ascii="Times New Roman" w:hAnsi="Times New Roman"/>
            <w:sz w:val="24"/>
            <w:szCs w:val="24"/>
            <w:lang w:val="en-PH"/>
          </w:rPr>
          <w:delText xml:space="preserve"> </w:delText>
        </w:r>
        <w:r w:rsidRPr="00113DED" w:rsidDel="00317F55">
          <w:rPr>
            <w:rFonts w:ascii="Times New Roman" w:hAnsi="Times New Roman"/>
            <w:sz w:val="24"/>
            <w:szCs w:val="24"/>
            <w:lang w:val="en-PH"/>
          </w:rPr>
          <w:delText>used to help the readers to have a deeper</w:delText>
        </w:r>
        <w:r w:rsidDel="00317F55">
          <w:rPr>
            <w:rFonts w:ascii="Times New Roman" w:hAnsi="Times New Roman"/>
            <w:sz w:val="24"/>
            <w:szCs w:val="24"/>
            <w:lang w:val="en-PH"/>
          </w:rPr>
          <w:delText xml:space="preserve"> </w:delText>
        </w:r>
        <w:r w:rsidRPr="00113DED" w:rsidDel="00317F55">
          <w:rPr>
            <w:rFonts w:ascii="Times New Roman" w:hAnsi="Times New Roman"/>
            <w:sz w:val="24"/>
            <w:szCs w:val="24"/>
            <w:lang w:val="en-PH"/>
          </w:rPr>
          <w:delText>understanding about the terms, Some of the terms are the following.</w:delText>
        </w:r>
      </w:del>
    </w:p>
    <w:p w14:paraId="05F4E7C5" w14:textId="3DC8FF90" w:rsidR="00C100EA" w:rsidDel="00317F55" w:rsidRDefault="00C100EA" w:rsidP="00C100EA">
      <w:pPr>
        <w:tabs>
          <w:tab w:val="left" w:pos="1290"/>
        </w:tabs>
        <w:spacing w:line="480" w:lineRule="auto"/>
        <w:jc w:val="both"/>
        <w:rPr>
          <w:del w:id="2545" w:author="Client" w:date="2023-02-06T18:03:00Z"/>
          <w:rFonts w:ascii="Times New Roman" w:hAnsi="Times New Roman"/>
          <w:bCs/>
          <w:sz w:val="24"/>
          <w:szCs w:val="24"/>
          <w:lang w:val="en-PH"/>
        </w:rPr>
      </w:pPr>
      <w:del w:id="2546" w:author="Client" w:date="2023-02-06T18:03:00Z">
        <w:r w:rsidDel="00317F55">
          <w:rPr>
            <w:rFonts w:ascii="Times New Roman" w:hAnsi="Times New Roman"/>
            <w:b/>
            <w:bCs/>
            <w:sz w:val="24"/>
            <w:szCs w:val="24"/>
            <w:lang w:val="en-PH"/>
          </w:rPr>
          <w:delText xml:space="preserve">Product/service Innovation- </w:delText>
        </w:r>
        <w:r w:rsidDel="00317F55">
          <w:rPr>
            <w:rFonts w:ascii="Times New Roman" w:hAnsi="Times New Roman"/>
            <w:bCs/>
            <w:sz w:val="24"/>
            <w:szCs w:val="24"/>
            <w:lang w:val="en-PH"/>
          </w:rPr>
          <w:delText>Making of new or improved service/products of Business Owners for their Target Markets.</w:delText>
        </w:r>
      </w:del>
    </w:p>
    <w:p w14:paraId="1F6C1FEC" w14:textId="630116D8" w:rsidR="00C100EA" w:rsidRPr="00904F89" w:rsidDel="00317F55" w:rsidRDefault="00C100EA" w:rsidP="00C100EA">
      <w:pPr>
        <w:tabs>
          <w:tab w:val="left" w:pos="1290"/>
        </w:tabs>
        <w:spacing w:line="480" w:lineRule="auto"/>
        <w:jc w:val="both"/>
        <w:rPr>
          <w:del w:id="2547" w:author="Client" w:date="2023-02-06T18:03:00Z"/>
          <w:rFonts w:ascii="Times New Roman" w:hAnsi="Times New Roman"/>
          <w:bCs/>
          <w:sz w:val="24"/>
          <w:szCs w:val="24"/>
          <w:lang w:val="en-PH"/>
        </w:rPr>
      </w:pPr>
    </w:p>
    <w:p w14:paraId="121172C9" w14:textId="5BCF5700" w:rsidR="00C100EA" w:rsidDel="00317F55" w:rsidRDefault="00C100EA" w:rsidP="00C100EA">
      <w:pPr>
        <w:tabs>
          <w:tab w:val="left" w:pos="1290"/>
        </w:tabs>
        <w:spacing w:line="480" w:lineRule="auto"/>
        <w:jc w:val="both"/>
        <w:rPr>
          <w:del w:id="2548" w:author="Client" w:date="2023-02-06T18:03:00Z"/>
          <w:rFonts w:ascii="Times New Roman" w:hAnsi="Times New Roman"/>
          <w:color w:val="000018"/>
          <w:sz w:val="24"/>
          <w:szCs w:val="24"/>
          <w:shd w:val="clear" w:color="auto" w:fill="FFFFFF"/>
        </w:rPr>
      </w:pPr>
      <w:del w:id="2549" w:author="Client" w:date="2023-02-06T18:03:00Z">
        <w:r w:rsidDel="00317F55">
          <w:rPr>
            <w:rFonts w:ascii="Times New Roman" w:hAnsi="Times New Roman"/>
            <w:b/>
            <w:bCs/>
            <w:sz w:val="24"/>
            <w:szCs w:val="24"/>
            <w:lang w:val="en-PH"/>
          </w:rPr>
          <w:delText xml:space="preserve">Process Innovation- </w:delText>
        </w:r>
        <w:r w:rsidRPr="0091428F" w:rsidDel="00317F55">
          <w:rPr>
            <w:rFonts w:ascii="Times New Roman" w:hAnsi="Times New Roman"/>
            <w:color w:val="000018"/>
            <w:sz w:val="24"/>
            <w:szCs w:val="24"/>
            <w:shd w:val="clear" w:color="auto" w:fill="FFFFFF"/>
          </w:rPr>
          <w:delText>Execution of new or improved production method of products offered by Business Owners to their Target Markets</w:delText>
        </w:r>
        <w:r w:rsidDel="00317F55">
          <w:rPr>
            <w:rFonts w:ascii="Times New Roman" w:hAnsi="Times New Roman"/>
            <w:color w:val="000018"/>
            <w:sz w:val="24"/>
            <w:szCs w:val="24"/>
            <w:shd w:val="clear" w:color="auto" w:fill="FFFFFF"/>
          </w:rPr>
          <w:delText>.</w:delText>
        </w:r>
      </w:del>
    </w:p>
    <w:p w14:paraId="426D3886" w14:textId="3C4970CB" w:rsidR="00C100EA" w:rsidDel="00317F55" w:rsidRDefault="00C100EA" w:rsidP="00C100EA">
      <w:pPr>
        <w:tabs>
          <w:tab w:val="left" w:pos="1290"/>
        </w:tabs>
        <w:spacing w:line="480" w:lineRule="auto"/>
        <w:jc w:val="both"/>
        <w:rPr>
          <w:del w:id="2550" w:author="Client" w:date="2023-02-06T18:03:00Z"/>
          <w:rFonts w:ascii="Times New Roman" w:hAnsi="Times New Roman"/>
          <w:b/>
          <w:bCs/>
          <w:sz w:val="24"/>
          <w:szCs w:val="24"/>
          <w:lang w:val="en-PH"/>
        </w:rPr>
      </w:pPr>
    </w:p>
    <w:p w14:paraId="731E4CA9" w14:textId="160090DA" w:rsidR="00C100EA" w:rsidDel="00317F55" w:rsidRDefault="00C100EA" w:rsidP="00C100EA">
      <w:pPr>
        <w:tabs>
          <w:tab w:val="left" w:pos="1290"/>
        </w:tabs>
        <w:spacing w:line="480" w:lineRule="auto"/>
        <w:rPr>
          <w:del w:id="2551" w:author="Client" w:date="2023-02-06T18:03:00Z"/>
          <w:rFonts w:ascii="Times New Roman" w:hAnsi="Times New Roman"/>
          <w:color w:val="000018"/>
          <w:sz w:val="24"/>
          <w:szCs w:val="24"/>
          <w:shd w:val="clear" w:color="auto" w:fill="FFFFFF"/>
          <w:lang w:val="en-PH"/>
        </w:rPr>
      </w:pPr>
      <w:del w:id="2552" w:author="Client" w:date="2023-02-06T18:03:00Z">
        <w:r w:rsidDel="00317F55">
          <w:rPr>
            <w:rFonts w:ascii="Times New Roman" w:hAnsi="Times New Roman"/>
            <w:b/>
            <w:bCs/>
            <w:sz w:val="24"/>
            <w:szCs w:val="24"/>
            <w:lang w:val="en-PH"/>
          </w:rPr>
          <w:delText>Technological Innovation-</w:delText>
        </w:r>
        <w:r w:rsidRPr="00513322" w:rsidDel="00317F55">
          <w:rPr>
            <w:rFonts w:ascii="Times New Roman" w:hAnsi="Times New Roman"/>
            <w:color w:val="000018"/>
            <w:sz w:val="24"/>
            <w:szCs w:val="24"/>
            <w:shd w:val="clear" w:color="auto" w:fill="FFFFFF"/>
            <w:lang w:val="en-PH"/>
          </w:rPr>
          <w:delText xml:space="preserve"> Initiation or modification of some form of technology by Business Owners to their business/es for their Target Markets.</w:delText>
        </w:r>
      </w:del>
    </w:p>
    <w:p w14:paraId="6C6FE362" w14:textId="2EC1C54E" w:rsidR="00C100EA" w:rsidRPr="00904F89" w:rsidDel="00317F55" w:rsidRDefault="00C100EA" w:rsidP="00C100EA">
      <w:pPr>
        <w:tabs>
          <w:tab w:val="left" w:pos="1290"/>
        </w:tabs>
        <w:spacing w:line="480" w:lineRule="auto"/>
        <w:rPr>
          <w:del w:id="2553" w:author="Client" w:date="2023-02-06T18:03:00Z"/>
          <w:rFonts w:ascii="Times New Roman" w:eastAsia="Times New Roman" w:hAnsi="Times New Roman"/>
          <w:b/>
          <w:bCs/>
          <w:sz w:val="24"/>
          <w:szCs w:val="24"/>
          <w:lang w:val="en-PH"/>
        </w:rPr>
      </w:pPr>
    </w:p>
    <w:p w14:paraId="1B730756" w14:textId="235E2E45" w:rsidR="00C100EA" w:rsidRPr="00513322" w:rsidDel="00317F55" w:rsidRDefault="00C100EA" w:rsidP="00C100EA">
      <w:pPr>
        <w:spacing w:line="480" w:lineRule="auto"/>
        <w:rPr>
          <w:del w:id="2554" w:author="Client" w:date="2023-02-06T18:03:00Z"/>
          <w:lang w:val="en-PH"/>
        </w:rPr>
      </w:pPr>
      <w:del w:id="2555" w:author="Client" w:date="2023-02-06T18:03:00Z">
        <w:r w:rsidDel="00317F55">
          <w:rPr>
            <w:rFonts w:ascii="Times New Roman" w:hAnsi="Times New Roman"/>
            <w:b/>
            <w:bCs/>
            <w:sz w:val="24"/>
            <w:szCs w:val="24"/>
            <w:lang w:val="en-PH"/>
          </w:rPr>
          <w:delText>Marketing Innovation-</w:delText>
        </w:r>
        <w:r w:rsidRPr="00513322" w:rsidDel="00317F55">
          <w:rPr>
            <w:rFonts w:ascii="Times New Roman" w:hAnsi="Times New Roman"/>
            <w:color w:val="000018"/>
            <w:sz w:val="24"/>
            <w:szCs w:val="24"/>
            <w:shd w:val="clear" w:color="auto" w:fill="FFFFFF"/>
            <w:lang w:val="en-PH"/>
          </w:rPr>
          <w:delText xml:space="preserve"> Applying improved marketing techniques or methods that is different from the previous one used by Business Owners to their Target Markets</w:delText>
        </w:r>
        <w:r w:rsidRPr="00513322" w:rsidDel="00317F55">
          <w:rPr>
            <w:rFonts w:ascii="Helvetica" w:hAnsi="Helvetica"/>
            <w:color w:val="000018"/>
            <w:sz w:val="23"/>
            <w:szCs w:val="23"/>
            <w:shd w:val="clear" w:color="auto" w:fill="FFFFFF"/>
            <w:lang w:val="en-PH"/>
          </w:rPr>
          <w:delText>.</w:delText>
        </w:r>
      </w:del>
    </w:p>
    <w:p w14:paraId="7E9AC259" w14:textId="6F21C1F7" w:rsidR="00C100EA" w:rsidRPr="006441D5" w:rsidDel="00317F55" w:rsidRDefault="00C100EA" w:rsidP="00C100EA">
      <w:pPr>
        <w:tabs>
          <w:tab w:val="left" w:pos="1290"/>
        </w:tabs>
        <w:spacing w:after="160" w:line="480" w:lineRule="auto"/>
        <w:rPr>
          <w:del w:id="2556" w:author="Client" w:date="2023-02-06T18:03:00Z"/>
          <w:rFonts w:ascii="Times New Roman" w:hAnsi="Times New Roman"/>
          <w:color w:val="000000"/>
          <w:sz w:val="24"/>
          <w:szCs w:val="24"/>
          <w:lang w:val="en-PH"/>
        </w:rPr>
      </w:pPr>
    </w:p>
    <w:p w14:paraId="660AEAA1" w14:textId="7D1B03B5" w:rsidR="009E5C7A" w:rsidDel="00317F55" w:rsidRDefault="009E5C7A" w:rsidP="009E5C7A">
      <w:pPr>
        <w:tabs>
          <w:tab w:val="left" w:pos="1290"/>
        </w:tabs>
        <w:spacing w:after="160" w:line="480" w:lineRule="auto"/>
        <w:jc w:val="center"/>
        <w:rPr>
          <w:del w:id="2557" w:author="Client" w:date="2023-02-06T18:03:00Z"/>
          <w:rFonts w:ascii="Times New Roman" w:hAnsi="Times New Roman"/>
          <w:b/>
          <w:bCs/>
          <w:color w:val="000000"/>
          <w:sz w:val="24"/>
          <w:szCs w:val="24"/>
          <w:lang w:val="en-PH"/>
        </w:rPr>
      </w:pPr>
    </w:p>
    <w:p w14:paraId="30C0E3B0" w14:textId="106A3503" w:rsidR="009E5C7A" w:rsidDel="00317F55" w:rsidRDefault="009E5C7A" w:rsidP="009E5C7A">
      <w:pPr>
        <w:tabs>
          <w:tab w:val="left" w:pos="1290"/>
        </w:tabs>
        <w:spacing w:after="160" w:line="480" w:lineRule="auto"/>
        <w:rPr>
          <w:del w:id="2558" w:author="Client" w:date="2023-02-06T18:03:00Z"/>
          <w:rFonts w:ascii="Times New Roman" w:hAnsi="Times New Roman"/>
          <w:b/>
          <w:bCs/>
          <w:color w:val="000000"/>
          <w:sz w:val="24"/>
          <w:szCs w:val="24"/>
          <w:lang w:val="en-PH"/>
        </w:rPr>
      </w:pPr>
    </w:p>
    <w:p w14:paraId="121ED82E" w14:textId="6B3E3053" w:rsidR="00C100EA" w:rsidRPr="006441D5" w:rsidDel="00317F55" w:rsidRDefault="00C100EA" w:rsidP="009E5C7A">
      <w:pPr>
        <w:tabs>
          <w:tab w:val="left" w:pos="1290"/>
        </w:tabs>
        <w:spacing w:after="160" w:line="480" w:lineRule="auto"/>
        <w:jc w:val="center"/>
        <w:rPr>
          <w:del w:id="2559" w:author="Client" w:date="2023-02-06T18:03:00Z"/>
          <w:rFonts w:ascii="Times New Roman" w:hAnsi="Times New Roman"/>
          <w:b/>
          <w:bCs/>
          <w:color w:val="000000"/>
          <w:sz w:val="24"/>
          <w:szCs w:val="24"/>
          <w:lang w:val="en-PH"/>
        </w:rPr>
      </w:pPr>
      <w:del w:id="2560" w:author="Client" w:date="2023-02-06T18:03:00Z">
        <w:r w:rsidRPr="006441D5" w:rsidDel="00317F55">
          <w:rPr>
            <w:rFonts w:ascii="Times New Roman" w:hAnsi="Times New Roman"/>
            <w:b/>
            <w:bCs/>
            <w:color w:val="000000"/>
            <w:sz w:val="24"/>
            <w:szCs w:val="24"/>
            <w:lang w:val="en-PH"/>
          </w:rPr>
          <w:delText>C</w:delText>
        </w:r>
        <w:r w:rsidDel="00317F55">
          <w:rPr>
            <w:rFonts w:ascii="Times New Roman" w:hAnsi="Times New Roman"/>
            <w:b/>
            <w:bCs/>
            <w:color w:val="000000"/>
            <w:sz w:val="24"/>
            <w:szCs w:val="24"/>
            <w:lang w:val="en-PH"/>
          </w:rPr>
          <w:delText>HAPTER</w:delText>
        </w:r>
        <w:r w:rsidRPr="006441D5" w:rsidDel="00317F55">
          <w:rPr>
            <w:rFonts w:ascii="Times New Roman" w:hAnsi="Times New Roman"/>
            <w:b/>
            <w:bCs/>
            <w:color w:val="000000"/>
            <w:sz w:val="24"/>
            <w:szCs w:val="24"/>
            <w:lang w:val="en-PH"/>
          </w:rPr>
          <w:delText xml:space="preserve"> 3</w:delText>
        </w:r>
      </w:del>
    </w:p>
    <w:p w14:paraId="44581C53" w14:textId="246D3524" w:rsidR="00C100EA" w:rsidRPr="006441D5" w:rsidDel="00317F55" w:rsidRDefault="00C100EA" w:rsidP="00C100EA">
      <w:pPr>
        <w:tabs>
          <w:tab w:val="left" w:pos="1290"/>
        </w:tabs>
        <w:spacing w:after="160" w:line="480" w:lineRule="auto"/>
        <w:jc w:val="center"/>
        <w:rPr>
          <w:del w:id="2561" w:author="Client" w:date="2023-02-06T18:03:00Z"/>
          <w:rFonts w:ascii="Times New Roman" w:hAnsi="Times New Roman"/>
          <w:b/>
          <w:bCs/>
          <w:color w:val="000000"/>
          <w:sz w:val="24"/>
          <w:szCs w:val="24"/>
          <w:lang w:val="en-PH"/>
        </w:rPr>
      </w:pPr>
      <w:del w:id="2562" w:author="Client" w:date="2023-02-06T18:03:00Z">
        <w:r w:rsidRPr="006441D5" w:rsidDel="00317F55">
          <w:rPr>
            <w:rFonts w:ascii="Times New Roman" w:hAnsi="Times New Roman"/>
            <w:b/>
            <w:bCs/>
            <w:color w:val="000000"/>
            <w:sz w:val="24"/>
            <w:szCs w:val="24"/>
            <w:lang w:val="en-PH"/>
          </w:rPr>
          <w:delText>Methodology</w:delText>
        </w:r>
      </w:del>
    </w:p>
    <w:p w14:paraId="03437E2A" w14:textId="5EAEE932" w:rsidR="00C100EA" w:rsidDel="00317F55" w:rsidRDefault="00C100EA" w:rsidP="00C100EA">
      <w:pPr>
        <w:tabs>
          <w:tab w:val="left" w:pos="1290"/>
        </w:tabs>
        <w:spacing w:after="160" w:line="480" w:lineRule="auto"/>
        <w:jc w:val="both"/>
        <w:rPr>
          <w:del w:id="2563" w:author="Client" w:date="2023-02-06T18:03:00Z"/>
          <w:rFonts w:ascii="Times New Roman" w:hAnsi="Times New Roman"/>
          <w:color w:val="000000"/>
          <w:sz w:val="24"/>
          <w:szCs w:val="24"/>
          <w:lang w:val="en-PH"/>
        </w:rPr>
      </w:pPr>
      <w:del w:id="2564" w:author="Client" w:date="2023-02-06T18:03:00Z">
        <w:r w:rsidDel="00317F55">
          <w:rPr>
            <w:rFonts w:ascii="Times New Roman" w:hAnsi="Times New Roman"/>
            <w:b/>
            <w:bCs/>
            <w:color w:val="000000"/>
            <w:sz w:val="24"/>
            <w:szCs w:val="24"/>
            <w:lang w:val="en-PH"/>
          </w:rPr>
          <w:tab/>
        </w:r>
        <w:r w:rsidDel="00317F55">
          <w:rPr>
            <w:rFonts w:ascii="Times New Roman" w:hAnsi="Times New Roman"/>
            <w:color w:val="000000"/>
            <w:sz w:val="24"/>
            <w:szCs w:val="24"/>
            <w:lang w:val="en-PH"/>
          </w:rPr>
          <w:delText>This chapter includes the research design used, the r</w:delText>
        </w:r>
        <w:r w:rsidRPr="006441D5" w:rsidDel="00317F55">
          <w:rPr>
            <w:rFonts w:ascii="Times New Roman" w:hAnsi="Times New Roman"/>
            <w:color w:val="000000"/>
            <w:sz w:val="24"/>
            <w:szCs w:val="24"/>
            <w:lang w:val="en-PH"/>
          </w:rPr>
          <w:delText>esearch locale,</w:delText>
        </w:r>
        <w:r w:rsidDel="00317F55">
          <w:rPr>
            <w:rFonts w:ascii="Times New Roman" w:hAnsi="Times New Roman"/>
            <w:color w:val="000000"/>
            <w:sz w:val="24"/>
            <w:szCs w:val="24"/>
            <w:lang w:val="en-PH"/>
          </w:rPr>
          <w:delText xml:space="preserve"> the</w:delText>
        </w:r>
        <w:r w:rsidRPr="006441D5" w:rsidDel="00317F55">
          <w:rPr>
            <w:rFonts w:ascii="Times New Roman" w:hAnsi="Times New Roman"/>
            <w:color w:val="000000"/>
            <w:sz w:val="24"/>
            <w:szCs w:val="24"/>
            <w:lang w:val="en-PH"/>
          </w:rPr>
          <w:delText xml:space="preserve"> sample and sampling technique, research instrument, data gathering ana</w:delText>
        </w:r>
        <w:r w:rsidDel="00317F55">
          <w:rPr>
            <w:rFonts w:ascii="Times New Roman" w:hAnsi="Times New Roman"/>
            <w:color w:val="000000"/>
            <w:sz w:val="24"/>
            <w:szCs w:val="24"/>
            <w:lang w:val="en-PH"/>
          </w:rPr>
          <w:delText>lysis and statistical analysis.</w:delText>
        </w:r>
      </w:del>
    </w:p>
    <w:p w14:paraId="4F4BB4D9" w14:textId="7734FFFF" w:rsidR="00C100EA" w:rsidRPr="006441D5" w:rsidDel="00317F55" w:rsidRDefault="00C100EA" w:rsidP="00C100EA">
      <w:pPr>
        <w:tabs>
          <w:tab w:val="left" w:pos="1290"/>
        </w:tabs>
        <w:spacing w:after="160" w:line="480" w:lineRule="auto"/>
        <w:jc w:val="both"/>
        <w:rPr>
          <w:del w:id="2565" w:author="Client" w:date="2023-02-06T18:03:00Z"/>
          <w:rFonts w:ascii="Times New Roman" w:hAnsi="Times New Roman"/>
          <w:color w:val="000000"/>
          <w:sz w:val="24"/>
          <w:szCs w:val="24"/>
          <w:lang w:val="en-PH"/>
        </w:rPr>
      </w:pPr>
    </w:p>
    <w:p w14:paraId="2665CD64" w14:textId="10F87B70" w:rsidR="00C100EA" w:rsidRPr="006441D5" w:rsidDel="00317F55" w:rsidRDefault="00C100EA" w:rsidP="00C100EA">
      <w:pPr>
        <w:tabs>
          <w:tab w:val="left" w:pos="1290"/>
        </w:tabs>
        <w:spacing w:after="160" w:line="480" w:lineRule="auto"/>
        <w:jc w:val="both"/>
        <w:rPr>
          <w:del w:id="2566" w:author="Client" w:date="2023-02-06T18:03:00Z"/>
          <w:rFonts w:ascii="Times New Roman" w:hAnsi="Times New Roman"/>
          <w:b/>
          <w:bCs/>
          <w:color w:val="000000"/>
          <w:sz w:val="24"/>
          <w:szCs w:val="24"/>
          <w:lang w:val="en-PH"/>
        </w:rPr>
      </w:pPr>
      <w:del w:id="2567" w:author="Client" w:date="2023-02-06T18:03:00Z">
        <w:r w:rsidRPr="006441D5" w:rsidDel="00317F55">
          <w:rPr>
            <w:rFonts w:ascii="Times New Roman" w:hAnsi="Times New Roman"/>
            <w:b/>
            <w:bCs/>
            <w:color w:val="000000"/>
            <w:sz w:val="24"/>
            <w:szCs w:val="24"/>
            <w:lang w:val="en-PH"/>
          </w:rPr>
          <w:delText>Research Design</w:delText>
        </w:r>
      </w:del>
    </w:p>
    <w:p w14:paraId="2A8536AB" w14:textId="5DFEDFDA" w:rsidR="00C100EA" w:rsidDel="00317F55" w:rsidRDefault="00C100EA" w:rsidP="00C100EA">
      <w:pPr>
        <w:tabs>
          <w:tab w:val="left" w:pos="1290"/>
        </w:tabs>
        <w:spacing w:after="160" w:line="480" w:lineRule="auto"/>
        <w:jc w:val="both"/>
        <w:rPr>
          <w:del w:id="2568" w:author="Client" w:date="2023-02-06T18:03:00Z"/>
          <w:rFonts w:ascii="Times New Roman" w:hAnsi="Times New Roman"/>
          <w:sz w:val="24"/>
          <w:szCs w:val="24"/>
          <w:lang w:val="en-PH"/>
        </w:rPr>
      </w:pPr>
      <w:del w:id="2569" w:author="Client" w:date="2023-02-06T18:03:00Z">
        <w:r w:rsidRPr="006441D5" w:rsidDel="00317F55">
          <w:rPr>
            <w:rFonts w:ascii="Times New Roman" w:hAnsi="Times New Roman"/>
            <w:b/>
            <w:bCs/>
            <w:color w:val="000000"/>
            <w:sz w:val="24"/>
            <w:szCs w:val="24"/>
            <w:lang w:val="en-PH"/>
          </w:rPr>
          <w:tab/>
        </w:r>
        <w:r w:rsidRPr="006441D5" w:rsidDel="00317F55">
          <w:rPr>
            <w:rFonts w:ascii="Times New Roman" w:hAnsi="Times New Roman"/>
            <w:color w:val="000000"/>
            <w:sz w:val="24"/>
            <w:szCs w:val="24"/>
            <w:lang w:val="en-PH"/>
          </w:rPr>
          <w:delText xml:space="preserve">Evaulative is a type of descriptive research design. </w:delText>
        </w:r>
        <w:r w:rsidRPr="006441D5" w:rsidDel="00317F55">
          <w:rPr>
            <w:rFonts w:ascii="Times New Roman" w:hAnsi="Times New Roman"/>
            <w:sz w:val="24"/>
            <w:szCs w:val="24"/>
            <w:lang w:val="en-PH"/>
          </w:rPr>
          <w:delText>Descriptive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research</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designs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involve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observing</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and</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describing</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phenomena</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without</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affecting</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them</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(Siedlecki,</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 xml:space="preserve">2020), </w:delText>
        </w:r>
        <w:bookmarkStart w:id="2570" w:name="_Hlk125996818"/>
        <w:r w:rsidRPr="006441D5" w:rsidDel="00317F55">
          <w:rPr>
            <w:rFonts w:ascii="Times New Roman" w:hAnsi="Times New Roman"/>
            <w:sz w:val="24"/>
            <w:szCs w:val="24"/>
            <w:lang w:val="en-PH"/>
          </w:rPr>
          <w:delText>Evaluation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studies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measure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how</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effective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a</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particular</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program</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or</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strategy</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It</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typically</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used</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to</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measure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whether</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a</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program</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or</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strategy</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worth</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the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effort,</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time,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money,</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and</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resources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expended.</w:delText>
        </w:r>
        <w:bookmarkEnd w:id="2570"/>
        <w:r w:rsidRPr="006441D5" w:rsidDel="00317F55">
          <w:rPr>
            <w:rFonts w:ascii="Times New Roman" w:hAnsi="Times New Roman"/>
            <w:sz w:val="24"/>
            <w:szCs w:val="24"/>
            <w:lang w:val="en-PH"/>
          </w:rPr>
          <w:delText xml:space="preserve"> (Taylor, 2019). The researcher used this design to know the effectiveness of Innovation of Business O</w:delText>
        </w:r>
        <w:r w:rsidDel="00317F55">
          <w:rPr>
            <w:rFonts w:ascii="Times New Roman" w:hAnsi="Times New Roman"/>
            <w:sz w:val="24"/>
            <w:szCs w:val="24"/>
            <w:lang w:val="en-PH"/>
          </w:rPr>
          <w:delText>wners for their Target Markets.</w:delText>
        </w:r>
      </w:del>
    </w:p>
    <w:p w14:paraId="538F0095" w14:textId="15DE8B56" w:rsidR="00C100EA" w:rsidRPr="006441D5" w:rsidDel="00317F55" w:rsidRDefault="00C100EA" w:rsidP="00C100EA">
      <w:pPr>
        <w:tabs>
          <w:tab w:val="left" w:pos="1290"/>
        </w:tabs>
        <w:spacing w:after="160" w:line="480" w:lineRule="auto"/>
        <w:jc w:val="both"/>
        <w:rPr>
          <w:del w:id="2571" w:author="Client" w:date="2023-02-06T18:03:00Z"/>
          <w:rFonts w:ascii="Times New Roman" w:hAnsi="Times New Roman"/>
          <w:sz w:val="24"/>
          <w:szCs w:val="24"/>
          <w:lang w:val="en-PH"/>
        </w:rPr>
      </w:pPr>
    </w:p>
    <w:p w14:paraId="30163264" w14:textId="6BCD3421" w:rsidR="00C100EA" w:rsidDel="00317F55" w:rsidRDefault="00C100EA" w:rsidP="00C100EA">
      <w:pPr>
        <w:tabs>
          <w:tab w:val="left" w:pos="1290"/>
        </w:tabs>
        <w:spacing w:after="160" w:line="480" w:lineRule="auto"/>
        <w:jc w:val="both"/>
        <w:rPr>
          <w:del w:id="2572" w:author="Client" w:date="2023-02-06T18:03:00Z"/>
          <w:rFonts w:ascii="Times New Roman" w:hAnsi="Times New Roman"/>
          <w:b/>
          <w:bCs/>
          <w:sz w:val="24"/>
          <w:szCs w:val="24"/>
          <w:lang w:val="en-PH"/>
        </w:rPr>
      </w:pPr>
      <w:del w:id="2573" w:author="Client" w:date="2023-02-06T18:03:00Z">
        <w:r w:rsidRPr="006441D5" w:rsidDel="00317F55">
          <w:rPr>
            <w:rFonts w:ascii="Times New Roman" w:hAnsi="Times New Roman"/>
            <w:b/>
            <w:bCs/>
            <w:sz w:val="24"/>
            <w:szCs w:val="24"/>
            <w:lang w:val="en-PH"/>
          </w:rPr>
          <w:delText>Research Locale</w:delText>
        </w:r>
      </w:del>
    </w:p>
    <w:p w14:paraId="5E97ED22" w14:textId="555F9C14" w:rsidR="00C100EA" w:rsidDel="00317F55" w:rsidRDefault="00C100EA" w:rsidP="00C100EA">
      <w:pPr>
        <w:tabs>
          <w:tab w:val="left" w:pos="1290"/>
        </w:tabs>
        <w:spacing w:after="160" w:line="480" w:lineRule="auto"/>
        <w:jc w:val="both"/>
        <w:rPr>
          <w:del w:id="2574" w:author="Client" w:date="2023-02-06T18:03:00Z"/>
          <w:rFonts w:ascii="Times New Roman" w:hAnsi="Times New Roman"/>
          <w:sz w:val="24"/>
          <w:szCs w:val="24"/>
          <w:lang w:val="en-PH"/>
        </w:rPr>
      </w:pPr>
      <w:del w:id="2575" w:author="Client" w:date="2023-02-06T18:03:00Z">
        <w:r w:rsidDel="00317F55">
          <w:rPr>
            <w:rFonts w:ascii="Times New Roman" w:hAnsi="Times New Roman"/>
            <w:sz w:val="24"/>
            <w:szCs w:val="24"/>
            <w:lang w:val="en-PH"/>
          </w:rPr>
          <w:tab/>
        </w:r>
        <w:r w:rsidRPr="006441D5" w:rsidDel="00317F55">
          <w:rPr>
            <w:rFonts w:ascii="Times New Roman" w:hAnsi="Times New Roman"/>
            <w:sz w:val="24"/>
            <w:szCs w:val="24"/>
            <w:lang w:val="en-PH"/>
          </w:rPr>
          <w:delText>General Tiburcio De Leon is Established</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1969,</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the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school</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originally</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served</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as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an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annex</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to</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Valenzuela</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Municipal</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High</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School.</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Since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1997,</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it</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has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been</w:delText>
        </w:r>
      </w:del>
      <w:ins w:id="2576" w:author="Administrator" w:date="2023-01-30T12:30:00Z">
        <w:del w:id="2577" w:author="Client" w:date="2023-02-06T18:03:00Z">
          <w:r w:rsidR="009E5C7A" w:rsidDel="00317F55">
            <w:rPr>
              <w:rFonts w:ascii="Times New Roman" w:hAnsi="Times New Roman"/>
              <w:sz w:val="24"/>
              <w:szCs w:val="24"/>
              <w:lang w:val="en-PH"/>
            </w:rPr>
            <w:delText xml:space="preserve"> </w:delText>
          </w:r>
        </w:del>
      </w:ins>
    </w:p>
    <w:p w14:paraId="4E7A5C0F" w14:textId="4FF39789" w:rsidR="009E5C7A" w:rsidDel="00317F55" w:rsidRDefault="009E5C7A" w:rsidP="00C100EA">
      <w:pPr>
        <w:tabs>
          <w:tab w:val="left" w:pos="1290"/>
        </w:tabs>
        <w:spacing w:after="160" w:line="480" w:lineRule="auto"/>
        <w:jc w:val="both"/>
        <w:rPr>
          <w:ins w:id="2578" w:author="Administrator" w:date="2023-01-30T12:31:00Z"/>
          <w:del w:id="2579" w:author="Client" w:date="2023-02-06T18:03:00Z"/>
          <w:rFonts w:ascii="Times New Roman" w:hAnsi="Times New Roman"/>
          <w:sz w:val="24"/>
          <w:szCs w:val="24"/>
          <w:lang w:val="en-PH"/>
        </w:rPr>
      </w:pPr>
    </w:p>
    <w:p w14:paraId="511173E8" w14:textId="01DD0EC8" w:rsidR="009E5C7A" w:rsidRPr="009E5C7A" w:rsidDel="00317F55" w:rsidRDefault="00C100EA" w:rsidP="00C100EA">
      <w:pPr>
        <w:tabs>
          <w:tab w:val="left" w:pos="1290"/>
        </w:tabs>
        <w:spacing w:after="160" w:line="480" w:lineRule="auto"/>
        <w:jc w:val="both"/>
        <w:rPr>
          <w:del w:id="2580" w:author="Client" w:date="2023-02-06T18:03:00Z"/>
          <w:rFonts w:ascii="Times New Roman" w:hAnsi="Times New Roman"/>
          <w:sz w:val="24"/>
          <w:szCs w:val="24"/>
          <w:shd w:val="clear" w:color="auto" w:fill="FFFFFF"/>
          <w:lang w:val="en-PH"/>
        </w:rPr>
      </w:pPr>
      <w:del w:id="2581" w:author="Client" w:date="2023-02-06T18:03:00Z">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Valenzuela's</w:delText>
        </w:r>
        <w:r w:rsidDel="00317F55">
          <w:rPr>
            <w:rFonts w:ascii="Times New Roman" w:hAnsi="Times New Roman"/>
            <w:sz w:val="24"/>
            <w:szCs w:val="24"/>
            <w:lang w:val="en-PH"/>
          </w:rPr>
          <w:delText xml:space="preserve"> </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fully</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independent</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high</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school.</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Its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location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ranges</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from</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the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Gen.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de</w:delText>
        </w:r>
      </w:del>
      <w:ins w:id="2582" w:author="Administrator" w:date="2023-01-30T12:14:00Z">
        <w:del w:id="2583" w:author="Client" w:date="2023-02-06T18:03:00Z">
          <w:r w:rsidR="006D34FC" w:rsidDel="00317F55">
            <w:rPr>
              <w:rFonts w:ascii="Times New Roman" w:hAnsi="Times New Roman"/>
              <w:sz w:val="24"/>
              <w:szCs w:val="24"/>
              <w:lang w:val="en-PH"/>
            </w:rPr>
            <w:delText xml:space="preserve"> </w:delText>
          </w:r>
        </w:del>
      </w:ins>
      <w:del w:id="2584" w:author="Client" w:date="2023-02-06T18:03:00Z">
        <w:r w:rsidRPr="006441D5" w:rsidDel="00317F55">
          <w:rPr>
            <w:rFonts w:ascii="Times New Roman" w:hAnsi="Times New Roman"/>
            <w:sz w:val="24"/>
            <w:szCs w:val="24"/>
            <w:lang w:val="en-PH"/>
          </w:rPr>
          <w:delText>Leon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Elementary</w:delText>
        </w:r>
        <w:r w:rsidRPr="006441D5" w:rsidDel="00317F55">
          <w:rPr>
            <w:rFonts w:ascii="Times New Roman" w:hAnsi="Times New Roman"/>
            <w:sz w:val="24"/>
            <w:szCs w:val="24"/>
            <w:shd w:val="clear" w:color="auto" w:fill="FFFFFF"/>
            <w:lang w:val="en-PH"/>
          </w:rPr>
          <w:delText xml:space="preserve"> </w:delText>
        </w:r>
        <w:r w:rsidR="006D34FC" w:rsidDel="00317F55">
          <w:rPr>
            <w:rFonts w:ascii="Times New Roman" w:hAnsi="Times New Roman"/>
            <w:sz w:val="24"/>
            <w:szCs w:val="24"/>
            <w:lang w:val="en-PH"/>
          </w:rPr>
          <w:delText>S</w:delText>
        </w:r>
        <w:r w:rsidRPr="006441D5" w:rsidDel="00317F55">
          <w:rPr>
            <w:rFonts w:ascii="Times New Roman" w:hAnsi="Times New Roman"/>
            <w:sz w:val="24"/>
            <w:szCs w:val="24"/>
            <w:lang w:val="en-PH"/>
          </w:rPr>
          <w:delText>chool</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to</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the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Tañada</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subdivision</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to</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the</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current</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Mercado</w:delText>
        </w:r>
        <w:r w:rsidRPr="006441D5" w:rsidDel="00317F55">
          <w:rPr>
            <w:rFonts w:ascii="Times New Roman" w:hAnsi="Times New Roman"/>
            <w:sz w:val="24"/>
            <w:szCs w:val="24"/>
            <w:shd w:val="clear" w:color="auto" w:fill="FFFFFF"/>
            <w:lang w:val="en-PH"/>
          </w:rPr>
          <w:delText xml:space="preserve"> </w:delText>
        </w:r>
        <w:r w:rsidRPr="006441D5" w:rsidDel="00317F55">
          <w:rPr>
            <w:rFonts w:ascii="Times New Roman" w:hAnsi="Times New Roman"/>
            <w:sz w:val="24"/>
            <w:szCs w:val="24"/>
            <w:lang w:val="en-PH"/>
          </w:rPr>
          <w:delText xml:space="preserve">St. near T. Bugallion Bridge. </w:delText>
        </w:r>
        <w:r w:rsidRPr="006441D5" w:rsidDel="00317F55">
          <w:rPr>
            <w:rFonts w:ascii="Times New Roman" w:hAnsi="Times New Roman"/>
            <w:sz w:val="24"/>
            <w:szCs w:val="24"/>
            <w:shd w:val="clear" w:color="auto" w:fill="FFFFFF"/>
            <w:lang w:val="en-PH"/>
          </w:rPr>
          <w:delText xml:space="preserve">Gen. T. de Leon National High School is in Barangay Gen. T. de Leon which is situated at the eastern part of Valenzuela City. The campus is located at the east end part of the Gen. T. de Leon Rd., and near the Torres Bugallion Bridge at Barangay Ugong, Valenzuela. </w:delText>
        </w:r>
      </w:del>
    </w:p>
    <w:p w14:paraId="55572612" w14:textId="188CAD74" w:rsidR="009E5C7A" w:rsidDel="00317F55" w:rsidRDefault="009E5C7A" w:rsidP="00C100EA">
      <w:pPr>
        <w:tabs>
          <w:tab w:val="left" w:pos="1290"/>
        </w:tabs>
        <w:spacing w:after="160" w:line="480" w:lineRule="auto"/>
        <w:jc w:val="both"/>
        <w:rPr>
          <w:del w:id="2585" w:author="Client" w:date="2023-02-06T18:03:00Z"/>
          <w:rFonts w:ascii="Times New Roman" w:hAnsi="Times New Roman"/>
          <w:b/>
          <w:sz w:val="24"/>
          <w:szCs w:val="24"/>
          <w:shd w:val="clear" w:color="auto" w:fill="FFFFFF"/>
          <w:lang w:val="en-PH"/>
        </w:rPr>
      </w:pPr>
    </w:p>
    <w:p w14:paraId="510040F0" w14:textId="252000C0" w:rsidR="00C100EA" w:rsidDel="00317F55" w:rsidRDefault="00C100EA" w:rsidP="00C100EA">
      <w:pPr>
        <w:tabs>
          <w:tab w:val="left" w:pos="1290"/>
        </w:tabs>
        <w:spacing w:after="160" w:line="480" w:lineRule="auto"/>
        <w:jc w:val="both"/>
        <w:rPr>
          <w:del w:id="2586" w:author="Client" w:date="2023-02-06T18:03:00Z"/>
          <w:rFonts w:ascii="Times New Roman" w:hAnsi="Times New Roman"/>
          <w:b/>
          <w:sz w:val="24"/>
          <w:szCs w:val="24"/>
          <w:shd w:val="clear" w:color="auto" w:fill="FFFFFF"/>
          <w:lang w:val="en-PH"/>
        </w:rPr>
      </w:pPr>
      <w:del w:id="2587" w:author="Client" w:date="2023-02-06T18:03:00Z">
        <w:r w:rsidDel="00317F55">
          <w:rPr>
            <w:rFonts w:ascii="Times New Roman" w:hAnsi="Times New Roman"/>
            <w:b/>
            <w:sz w:val="24"/>
            <w:szCs w:val="24"/>
            <w:shd w:val="clear" w:color="auto" w:fill="FFFFFF"/>
            <w:lang w:val="en-PH"/>
          </w:rPr>
          <w:delText>Sample and Sampling Technique</w:delText>
        </w:r>
      </w:del>
    </w:p>
    <w:p w14:paraId="11C80F15" w14:textId="237AB94B" w:rsidR="00C100EA" w:rsidDel="00317F55" w:rsidRDefault="00C100EA" w:rsidP="00C100EA">
      <w:pPr>
        <w:tabs>
          <w:tab w:val="left" w:pos="1290"/>
        </w:tabs>
        <w:spacing w:after="160" w:line="480" w:lineRule="auto"/>
        <w:jc w:val="both"/>
        <w:rPr>
          <w:del w:id="2588" w:author="Client" w:date="2023-02-06T18:03:00Z"/>
          <w:rFonts w:ascii="Times New Roman" w:hAnsi="Times New Roman"/>
          <w:sz w:val="24"/>
          <w:szCs w:val="24"/>
          <w:shd w:val="clear" w:color="auto" w:fill="FFFFFF"/>
          <w:lang w:val="en-PH"/>
        </w:rPr>
      </w:pPr>
      <w:del w:id="2589" w:author="Client" w:date="2023-02-06T18:03:00Z">
        <w:r w:rsidDel="00317F55">
          <w:rPr>
            <w:rFonts w:ascii="Times New Roman" w:hAnsi="Times New Roman"/>
            <w:b/>
            <w:sz w:val="24"/>
            <w:szCs w:val="24"/>
            <w:shd w:val="clear" w:color="auto" w:fill="FFFFFF"/>
            <w:lang w:val="en-PH"/>
          </w:rPr>
          <w:tab/>
        </w:r>
        <w:r w:rsidDel="00317F55">
          <w:rPr>
            <w:rFonts w:ascii="Times New Roman" w:hAnsi="Times New Roman"/>
            <w:sz w:val="24"/>
            <w:szCs w:val="24"/>
            <w:shd w:val="clear" w:color="auto" w:fill="FFFFFF"/>
            <w:lang w:val="en-PH"/>
          </w:rPr>
          <w:delText>The respondents of this study are Business owners around Gen. T. Deleon, Valuenzela city. The researchers counted the numbers of small businesses around Gen. T. Deleon, Valenzuela city and we’re able to find a population size of 100 and used the Slovin’s formula to come up with the sample size of 80.</w:delText>
        </w:r>
      </w:del>
    </w:p>
    <w:tbl>
      <w:tblPr>
        <w:tblpPr w:leftFromText="180" w:rightFromText="180" w:vertAnchor="text" w:tblpX="721"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0"/>
        <w:gridCol w:w="1845"/>
        <w:gridCol w:w="1920"/>
        <w:gridCol w:w="1570"/>
      </w:tblGrid>
      <w:tr w:rsidR="00C100EA" w:rsidDel="00317F55" w14:paraId="248E5537" w14:textId="0D79F58E" w:rsidTr="003C64DB">
        <w:trPr>
          <w:trHeight w:val="552"/>
          <w:del w:id="2590" w:author="Client" w:date="2023-02-06T18:03:00Z"/>
        </w:trPr>
        <w:tc>
          <w:tcPr>
            <w:tcW w:w="7105" w:type="dxa"/>
            <w:gridSpan w:val="4"/>
          </w:tcPr>
          <w:p w14:paraId="42F74E94" w14:textId="023384CA" w:rsidR="00C100EA" w:rsidDel="00317F55" w:rsidRDefault="00C100EA" w:rsidP="003C64DB">
            <w:pPr>
              <w:tabs>
                <w:tab w:val="left" w:pos="1290"/>
              </w:tabs>
              <w:spacing w:after="160" w:line="480" w:lineRule="auto"/>
              <w:jc w:val="center"/>
              <w:rPr>
                <w:del w:id="2591" w:author="Client" w:date="2023-02-06T18:03:00Z"/>
                <w:rFonts w:ascii="Times New Roman" w:hAnsi="Times New Roman"/>
                <w:sz w:val="24"/>
                <w:szCs w:val="24"/>
                <w:shd w:val="clear" w:color="auto" w:fill="FFFFFF"/>
                <w:lang w:val="en-PH"/>
              </w:rPr>
            </w:pPr>
            <w:del w:id="2592" w:author="Client" w:date="2023-02-06T18:03:00Z">
              <w:r w:rsidDel="00317F55">
                <w:rPr>
                  <w:rFonts w:ascii="Times New Roman" w:hAnsi="Times New Roman"/>
                  <w:sz w:val="24"/>
                  <w:szCs w:val="24"/>
                  <w:shd w:val="clear" w:color="auto" w:fill="FFFFFF"/>
                  <w:lang w:val="en-PH"/>
                </w:rPr>
                <w:delText>Population and Sample Size</w:delText>
              </w:r>
            </w:del>
          </w:p>
        </w:tc>
      </w:tr>
      <w:tr w:rsidR="00C100EA" w:rsidDel="00317F55" w14:paraId="0F832BFC" w14:textId="6808EABF" w:rsidTr="003C64DB">
        <w:trPr>
          <w:trHeight w:val="706"/>
          <w:del w:id="2593" w:author="Client" w:date="2023-02-06T18:03:00Z"/>
        </w:trPr>
        <w:tc>
          <w:tcPr>
            <w:tcW w:w="1770" w:type="dxa"/>
          </w:tcPr>
          <w:p w14:paraId="0367E378" w14:textId="6A7A03ED" w:rsidR="00C100EA" w:rsidDel="00317F55" w:rsidRDefault="00C100EA" w:rsidP="003C64DB">
            <w:pPr>
              <w:tabs>
                <w:tab w:val="left" w:pos="1290"/>
              </w:tabs>
              <w:spacing w:after="160" w:line="480" w:lineRule="auto"/>
              <w:jc w:val="center"/>
              <w:rPr>
                <w:del w:id="2594" w:author="Client" w:date="2023-02-06T18:03:00Z"/>
                <w:rFonts w:ascii="Times New Roman" w:hAnsi="Times New Roman"/>
                <w:sz w:val="24"/>
                <w:szCs w:val="24"/>
                <w:shd w:val="clear" w:color="auto" w:fill="FFFFFF"/>
                <w:lang w:val="en-PH"/>
              </w:rPr>
            </w:pPr>
            <w:del w:id="2595" w:author="Client" w:date="2023-02-06T18:03:00Z">
              <w:r w:rsidDel="00317F55">
                <w:rPr>
                  <w:rFonts w:ascii="Times New Roman" w:hAnsi="Times New Roman"/>
                  <w:sz w:val="24"/>
                  <w:szCs w:val="24"/>
                  <w:shd w:val="clear" w:color="auto" w:fill="FFFFFF"/>
                  <w:lang w:val="en-PH"/>
                </w:rPr>
                <w:delText>Total Population Size</w:delText>
              </w:r>
            </w:del>
          </w:p>
        </w:tc>
        <w:tc>
          <w:tcPr>
            <w:tcW w:w="1845" w:type="dxa"/>
          </w:tcPr>
          <w:p w14:paraId="438E26D2" w14:textId="17FDC58C" w:rsidR="00C100EA" w:rsidDel="00317F55" w:rsidRDefault="00C100EA" w:rsidP="003C64DB">
            <w:pPr>
              <w:tabs>
                <w:tab w:val="left" w:pos="1290"/>
              </w:tabs>
              <w:spacing w:after="160" w:line="480" w:lineRule="auto"/>
              <w:jc w:val="center"/>
              <w:rPr>
                <w:del w:id="2596" w:author="Client" w:date="2023-02-06T18:03:00Z"/>
                <w:rFonts w:ascii="Times New Roman" w:hAnsi="Times New Roman"/>
                <w:sz w:val="24"/>
                <w:szCs w:val="24"/>
                <w:shd w:val="clear" w:color="auto" w:fill="FFFFFF"/>
                <w:lang w:val="en-PH"/>
              </w:rPr>
            </w:pPr>
            <w:del w:id="2597" w:author="Client" w:date="2023-02-06T18:03:00Z">
              <w:r w:rsidDel="00317F55">
                <w:rPr>
                  <w:rFonts w:ascii="Times New Roman" w:hAnsi="Times New Roman"/>
                  <w:sz w:val="24"/>
                  <w:szCs w:val="24"/>
                  <w:shd w:val="clear" w:color="auto" w:fill="FFFFFF"/>
                  <w:lang w:val="en-PH"/>
                </w:rPr>
                <w:delText>Slovin’s Formula</w:delText>
              </w:r>
            </w:del>
          </w:p>
        </w:tc>
        <w:tc>
          <w:tcPr>
            <w:tcW w:w="1920" w:type="dxa"/>
          </w:tcPr>
          <w:p w14:paraId="3F7410EB" w14:textId="7D904C12" w:rsidR="00C100EA" w:rsidDel="00317F55" w:rsidRDefault="00C100EA" w:rsidP="003C64DB">
            <w:pPr>
              <w:tabs>
                <w:tab w:val="left" w:pos="1290"/>
              </w:tabs>
              <w:spacing w:after="160" w:line="480" w:lineRule="auto"/>
              <w:jc w:val="both"/>
              <w:rPr>
                <w:del w:id="2598" w:author="Client" w:date="2023-02-06T18:03:00Z"/>
                <w:rFonts w:ascii="Times New Roman" w:hAnsi="Times New Roman"/>
                <w:sz w:val="24"/>
                <w:szCs w:val="24"/>
                <w:shd w:val="clear" w:color="auto" w:fill="FFFFFF"/>
                <w:lang w:val="en-PH"/>
              </w:rPr>
            </w:pPr>
          </w:p>
        </w:tc>
        <w:tc>
          <w:tcPr>
            <w:tcW w:w="1570" w:type="dxa"/>
          </w:tcPr>
          <w:p w14:paraId="62B9DDE9" w14:textId="14C516D0" w:rsidR="00C100EA" w:rsidDel="00317F55" w:rsidRDefault="00C100EA" w:rsidP="003C64DB">
            <w:pPr>
              <w:tabs>
                <w:tab w:val="left" w:pos="1290"/>
              </w:tabs>
              <w:spacing w:after="160" w:line="480" w:lineRule="auto"/>
              <w:jc w:val="center"/>
              <w:rPr>
                <w:del w:id="2599" w:author="Client" w:date="2023-02-06T18:03:00Z"/>
                <w:rFonts w:ascii="Times New Roman" w:hAnsi="Times New Roman"/>
                <w:sz w:val="24"/>
                <w:szCs w:val="24"/>
                <w:shd w:val="clear" w:color="auto" w:fill="FFFFFF"/>
                <w:lang w:val="en-PH"/>
              </w:rPr>
            </w:pPr>
            <w:del w:id="2600" w:author="Client" w:date="2023-02-06T18:03:00Z">
              <w:r w:rsidDel="00317F55">
                <w:rPr>
                  <w:rFonts w:ascii="Times New Roman" w:hAnsi="Times New Roman"/>
                  <w:sz w:val="24"/>
                  <w:szCs w:val="24"/>
                  <w:shd w:val="clear" w:color="auto" w:fill="FFFFFF"/>
                  <w:lang w:val="en-PH"/>
                </w:rPr>
                <w:delText>Sample    Size</w:delText>
              </w:r>
            </w:del>
          </w:p>
        </w:tc>
      </w:tr>
      <w:tr w:rsidR="00C100EA" w:rsidDel="00317F55" w14:paraId="177313B3" w14:textId="26FB8CC7" w:rsidTr="003C64DB">
        <w:trPr>
          <w:trHeight w:val="1772"/>
          <w:del w:id="2601" w:author="Client" w:date="2023-02-06T18:03:00Z"/>
        </w:trPr>
        <w:tc>
          <w:tcPr>
            <w:tcW w:w="1770" w:type="dxa"/>
          </w:tcPr>
          <w:p w14:paraId="363B0B16" w14:textId="3922A2A4" w:rsidR="00C100EA" w:rsidDel="00317F55" w:rsidRDefault="00C100EA" w:rsidP="003C64DB">
            <w:pPr>
              <w:tabs>
                <w:tab w:val="left" w:pos="1290"/>
              </w:tabs>
              <w:spacing w:after="160" w:line="480" w:lineRule="auto"/>
              <w:jc w:val="center"/>
              <w:rPr>
                <w:del w:id="2602" w:author="Client" w:date="2023-02-06T18:03:00Z"/>
                <w:rFonts w:ascii="Times New Roman" w:hAnsi="Times New Roman"/>
                <w:sz w:val="24"/>
                <w:szCs w:val="24"/>
                <w:shd w:val="clear" w:color="auto" w:fill="FFFFFF"/>
                <w:lang w:val="en-PH"/>
              </w:rPr>
            </w:pPr>
          </w:p>
          <w:p w14:paraId="122508BC" w14:textId="4DD4B1E7" w:rsidR="00C100EA" w:rsidDel="00317F55" w:rsidRDefault="00C100EA" w:rsidP="003C64DB">
            <w:pPr>
              <w:tabs>
                <w:tab w:val="left" w:pos="1290"/>
              </w:tabs>
              <w:spacing w:after="160" w:line="480" w:lineRule="auto"/>
              <w:jc w:val="center"/>
              <w:rPr>
                <w:del w:id="2603" w:author="Client" w:date="2023-02-06T18:03:00Z"/>
                <w:rFonts w:ascii="Times New Roman" w:hAnsi="Times New Roman"/>
                <w:sz w:val="24"/>
                <w:szCs w:val="24"/>
                <w:shd w:val="clear" w:color="auto" w:fill="FFFFFF"/>
                <w:lang w:val="en-PH"/>
              </w:rPr>
            </w:pPr>
            <w:del w:id="2604" w:author="Client" w:date="2023-02-06T18:03:00Z">
              <w:r w:rsidDel="00317F55">
                <w:rPr>
                  <w:rFonts w:ascii="Times New Roman" w:hAnsi="Times New Roman"/>
                  <w:sz w:val="24"/>
                  <w:szCs w:val="24"/>
                  <w:shd w:val="clear" w:color="auto" w:fill="FFFFFF"/>
                  <w:lang w:val="en-PH"/>
                </w:rPr>
                <w:delText>100</w:delText>
              </w:r>
            </w:del>
          </w:p>
          <w:p w14:paraId="31CCE18D" w14:textId="73B9BE63" w:rsidR="00C100EA" w:rsidDel="00317F55" w:rsidRDefault="00C100EA" w:rsidP="003C64DB">
            <w:pPr>
              <w:tabs>
                <w:tab w:val="left" w:pos="1290"/>
              </w:tabs>
              <w:spacing w:after="160" w:line="480" w:lineRule="auto"/>
              <w:jc w:val="center"/>
              <w:rPr>
                <w:del w:id="2605" w:author="Client" w:date="2023-02-06T18:03:00Z"/>
                <w:rFonts w:ascii="Times New Roman" w:hAnsi="Times New Roman"/>
                <w:sz w:val="24"/>
                <w:szCs w:val="24"/>
                <w:shd w:val="clear" w:color="auto" w:fill="FFFFFF"/>
                <w:lang w:val="en-PH"/>
              </w:rPr>
            </w:pPr>
          </w:p>
        </w:tc>
        <w:tc>
          <w:tcPr>
            <w:tcW w:w="1845" w:type="dxa"/>
          </w:tcPr>
          <w:p w14:paraId="1BF59C1E" w14:textId="37C9CE9B" w:rsidR="00C100EA" w:rsidDel="00317F55" w:rsidRDefault="00C100EA" w:rsidP="003C64DB">
            <w:pPr>
              <w:tabs>
                <w:tab w:val="left" w:pos="1290"/>
              </w:tabs>
              <w:spacing w:after="160" w:line="480" w:lineRule="auto"/>
              <w:jc w:val="center"/>
              <w:rPr>
                <w:del w:id="2606" w:author="Client" w:date="2023-02-06T18:03:00Z"/>
                <w:rFonts w:ascii="Times New Roman" w:hAnsi="Times New Roman"/>
                <w:b/>
                <w:sz w:val="24"/>
                <w:szCs w:val="24"/>
                <w:shd w:val="clear" w:color="auto" w:fill="FFFFFF"/>
                <w:lang w:val="en-PH"/>
              </w:rPr>
            </w:pPr>
          </w:p>
          <w:p w14:paraId="3872DFB9" w14:textId="24293F86" w:rsidR="00C100EA" w:rsidRPr="00904F89" w:rsidDel="00317F55" w:rsidRDefault="00C100EA" w:rsidP="003C64DB">
            <w:pPr>
              <w:tabs>
                <w:tab w:val="left" w:pos="1290"/>
              </w:tabs>
              <w:spacing w:after="160" w:line="480" w:lineRule="auto"/>
              <w:jc w:val="center"/>
              <w:rPr>
                <w:del w:id="2607" w:author="Client" w:date="2023-02-06T18:03:00Z"/>
                <w:rFonts w:ascii="Times New Roman" w:hAnsi="Times New Roman"/>
                <w:b/>
                <w:sz w:val="24"/>
                <w:szCs w:val="24"/>
                <w:shd w:val="clear" w:color="auto" w:fill="FFFFFF"/>
                <w:vertAlign w:val="superscript"/>
                <w:lang w:val="en-PH"/>
              </w:rPr>
            </w:pPr>
            <w:del w:id="2608" w:author="Client" w:date="2023-02-06T18:03:00Z">
              <w:r w:rsidDel="00317F55">
                <w:rPr>
                  <w:rFonts w:ascii="Times New Roman" w:hAnsi="Times New Roman"/>
                  <w:b/>
                  <w:sz w:val="24"/>
                  <w:szCs w:val="24"/>
                  <w:shd w:val="clear" w:color="auto" w:fill="FFFFFF"/>
                  <w:lang w:val="en-PH"/>
                </w:rPr>
                <w:delText>n = N/1 + Ne</w:delText>
              </w:r>
              <w:r w:rsidDel="00317F55">
                <w:rPr>
                  <w:rFonts w:ascii="Times New Roman" w:hAnsi="Times New Roman"/>
                  <w:b/>
                  <w:sz w:val="24"/>
                  <w:szCs w:val="24"/>
                  <w:shd w:val="clear" w:color="auto" w:fill="FFFFFF"/>
                  <w:vertAlign w:val="superscript"/>
                  <w:lang w:val="en-PH"/>
                </w:rPr>
                <w:delText>2</w:delText>
              </w:r>
            </w:del>
          </w:p>
        </w:tc>
        <w:tc>
          <w:tcPr>
            <w:tcW w:w="1920" w:type="dxa"/>
          </w:tcPr>
          <w:p w14:paraId="29FD9838" w14:textId="5D76B56B" w:rsidR="00C100EA" w:rsidDel="00317F55" w:rsidRDefault="00C100EA" w:rsidP="003C64DB">
            <w:pPr>
              <w:tabs>
                <w:tab w:val="left" w:pos="1290"/>
              </w:tabs>
              <w:spacing w:after="160" w:line="480" w:lineRule="auto"/>
              <w:jc w:val="center"/>
              <w:rPr>
                <w:del w:id="2609" w:author="Client" w:date="2023-02-06T18:03:00Z"/>
                <w:rFonts w:ascii="Times New Roman" w:hAnsi="Times New Roman"/>
                <w:b/>
                <w:sz w:val="24"/>
                <w:szCs w:val="24"/>
                <w:shd w:val="clear" w:color="auto" w:fill="FFFFFF"/>
                <w:lang w:val="en-PH"/>
              </w:rPr>
            </w:pPr>
          </w:p>
          <w:p w14:paraId="00C57849" w14:textId="722663E7" w:rsidR="00C100EA" w:rsidRPr="00904F89" w:rsidDel="00317F55" w:rsidRDefault="00C100EA" w:rsidP="003C64DB">
            <w:pPr>
              <w:tabs>
                <w:tab w:val="left" w:pos="1290"/>
              </w:tabs>
              <w:spacing w:after="160" w:line="480" w:lineRule="auto"/>
              <w:jc w:val="center"/>
              <w:rPr>
                <w:del w:id="2610" w:author="Client" w:date="2023-02-06T18:03:00Z"/>
                <w:rFonts w:ascii="Times New Roman" w:hAnsi="Times New Roman"/>
                <w:b/>
                <w:sz w:val="24"/>
                <w:szCs w:val="24"/>
                <w:shd w:val="clear" w:color="auto" w:fill="FFFFFF"/>
                <w:lang w:val="en-PH"/>
              </w:rPr>
            </w:pPr>
            <w:del w:id="2611" w:author="Client" w:date="2023-02-06T18:03:00Z">
              <w:r w:rsidDel="00317F55">
                <w:rPr>
                  <w:rFonts w:ascii="Times New Roman" w:hAnsi="Times New Roman"/>
                  <w:b/>
                  <w:sz w:val="24"/>
                  <w:szCs w:val="24"/>
                  <w:shd w:val="clear" w:color="auto" w:fill="FFFFFF"/>
                  <w:lang w:val="en-PH"/>
                </w:rPr>
                <w:delText>n = 100/1 +100 * 0.5</w:delText>
              </w:r>
              <w:r w:rsidDel="00317F55">
                <w:rPr>
                  <w:rFonts w:ascii="Times New Roman" w:hAnsi="Times New Roman"/>
                  <w:b/>
                  <w:sz w:val="24"/>
                  <w:szCs w:val="24"/>
                  <w:shd w:val="clear" w:color="auto" w:fill="FFFFFF"/>
                  <w:vertAlign w:val="superscript"/>
                  <w:lang w:val="en-PH"/>
                </w:rPr>
                <w:delText>2</w:delText>
              </w:r>
              <w:r w:rsidDel="00317F55">
                <w:rPr>
                  <w:rFonts w:ascii="Times New Roman" w:hAnsi="Times New Roman"/>
                  <w:b/>
                  <w:sz w:val="24"/>
                  <w:szCs w:val="24"/>
                  <w:shd w:val="clear" w:color="auto" w:fill="FFFFFF"/>
                  <w:lang w:val="en-PH"/>
                </w:rPr>
                <w:delText xml:space="preserve"> </w:delText>
              </w:r>
            </w:del>
          </w:p>
        </w:tc>
        <w:tc>
          <w:tcPr>
            <w:tcW w:w="1570" w:type="dxa"/>
          </w:tcPr>
          <w:p w14:paraId="32A43720" w14:textId="45D39738" w:rsidR="00C100EA" w:rsidDel="00317F55" w:rsidRDefault="00C100EA" w:rsidP="003C64DB">
            <w:pPr>
              <w:tabs>
                <w:tab w:val="left" w:pos="1290"/>
              </w:tabs>
              <w:spacing w:after="160" w:line="480" w:lineRule="auto"/>
              <w:jc w:val="center"/>
              <w:rPr>
                <w:del w:id="2612" w:author="Client" w:date="2023-02-06T18:03:00Z"/>
                <w:rFonts w:ascii="Times New Roman" w:hAnsi="Times New Roman"/>
                <w:sz w:val="24"/>
                <w:szCs w:val="24"/>
                <w:shd w:val="clear" w:color="auto" w:fill="FFFFFF"/>
                <w:lang w:val="en-PH"/>
              </w:rPr>
            </w:pPr>
          </w:p>
          <w:p w14:paraId="60E39FB7" w14:textId="4AE3FA06" w:rsidR="00C100EA" w:rsidDel="00317F55" w:rsidRDefault="00C100EA" w:rsidP="003C64DB">
            <w:pPr>
              <w:tabs>
                <w:tab w:val="left" w:pos="1290"/>
              </w:tabs>
              <w:spacing w:after="160" w:line="480" w:lineRule="auto"/>
              <w:jc w:val="center"/>
              <w:rPr>
                <w:del w:id="2613" w:author="Client" w:date="2023-02-06T18:03:00Z"/>
                <w:rFonts w:ascii="Times New Roman" w:hAnsi="Times New Roman"/>
                <w:sz w:val="24"/>
                <w:szCs w:val="24"/>
                <w:shd w:val="clear" w:color="auto" w:fill="FFFFFF"/>
                <w:lang w:val="en-PH"/>
              </w:rPr>
            </w:pPr>
            <w:del w:id="2614" w:author="Client" w:date="2023-02-06T18:03:00Z">
              <w:r w:rsidDel="00317F55">
                <w:rPr>
                  <w:rFonts w:ascii="Times New Roman" w:hAnsi="Times New Roman"/>
                  <w:sz w:val="24"/>
                  <w:szCs w:val="24"/>
                  <w:shd w:val="clear" w:color="auto" w:fill="FFFFFF"/>
                  <w:lang w:val="en-PH"/>
                </w:rPr>
                <w:delText>80</w:delText>
              </w:r>
            </w:del>
          </w:p>
        </w:tc>
      </w:tr>
    </w:tbl>
    <w:p w14:paraId="34C77E83" w14:textId="1B54648B" w:rsidR="00C100EA" w:rsidRPr="00904F89" w:rsidDel="00317F55" w:rsidRDefault="00C100EA" w:rsidP="00C100EA">
      <w:pPr>
        <w:tabs>
          <w:tab w:val="left" w:pos="1290"/>
        </w:tabs>
        <w:spacing w:after="160" w:line="480" w:lineRule="auto"/>
        <w:jc w:val="both"/>
        <w:rPr>
          <w:del w:id="2615" w:author="Client" w:date="2023-02-06T18:03:00Z"/>
          <w:rFonts w:ascii="Times New Roman" w:hAnsi="Times New Roman"/>
          <w:sz w:val="24"/>
          <w:szCs w:val="24"/>
          <w:shd w:val="clear" w:color="auto" w:fill="FFFFFF"/>
          <w:lang w:val="en-PH"/>
        </w:rPr>
      </w:pPr>
    </w:p>
    <w:p w14:paraId="644D422D" w14:textId="0FA1EF75" w:rsidR="00C100EA" w:rsidRPr="00904F89" w:rsidDel="00317F55" w:rsidRDefault="00C100EA" w:rsidP="00C100EA">
      <w:pPr>
        <w:tabs>
          <w:tab w:val="left" w:pos="1290"/>
        </w:tabs>
        <w:spacing w:after="160" w:line="480" w:lineRule="auto"/>
        <w:jc w:val="both"/>
        <w:rPr>
          <w:del w:id="2616" w:author="Client" w:date="2023-02-06T18:03:00Z"/>
          <w:rFonts w:ascii="Times New Roman" w:hAnsi="Times New Roman"/>
          <w:b/>
          <w:bCs/>
          <w:sz w:val="24"/>
          <w:szCs w:val="24"/>
          <w:lang w:val="en-PH"/>
        </w:rPr>
      </w:pPr>
    </w:p>
    <w:p w14:paraId="02F0A958" w14:textId="526C0F81" w:rsidR="00C100EA" w:rsidRPr="00113DED" w:rsidDel="00317F55" w:rsidRDefault="00C100EA" w:rsidP="00C100EA">
      <w:pPr>
        <w:spacing w:line="480" w:lineRule="auto"/>
        <w:jc w:val="both"/>
        <w:rPr>
          <w:del w:id="2617" w:author="Client" w:date="2023-02-06T18:03:00Z"/>
          <w:rFonts w:ascii="Times New Roman" w:eastAsia="Times New Roman" w:hAnsi="Times New Roman"/>
          <w:b/>
          <w:bCs/>
          <w:color w:val="000000"/>
          <w:sz w:val="24"/>
          <w:szCs w:val="24"/>
        </w:rPr>
      </w:pPr>
    </w:p>
    <w:p w14:paraId="0FC27C33" w14:textId="169BA3F4" w:rsidR="00C100EA" w:rsidDel="00317F55" w:rsidRDefault="00C100EA" w:rsidP="00C100EA">
      <w:pPr>
        <w:spacing w:line="480" w:lineRule="auto"/>
        <w:rPr>
          <w:del w:id="2618" w:author="Client" w:date="2023-02-06T18:03:00Z"/>
          <w:rFonts w:ascii="Times New Roman" w:eastAsia="Times New Roman" w:hAnsi="Times New Roman"/>
          <w:b/>
          <w:bCs/>
          <w:color w:val="000000"/>
          <w:sz w:val="24"/>
          <w:szCs w:val="24"/>
        </w:rPr>
      </w:pPr>
    </w:p>
    <w:p w14:paraId="09DB95A2" w14:textId="6BED842E" w:rsidR="009E5C7A" w:rsidDel="00317F55" w:rsidRDefault="009E5C7A" w:rsidP="00C100EA">
      <w:pPr>
        <w:spacing w:line="480" w:lineRule="auto"/>
        <w:jc w:val="center"/>
        <w:rPr>
          <w:del w:id="2619" w:author="Client" w:date="2023-02-06T18:03:00Z"/>
          <w:rFonts w:ascii="Times New Roman" w:eastAsia="Times New Roman" w:hAnsi="Times New Roman"/>
          <w:bCs/>
          <w:i/>
          <w:color w:val="000000"/>
          <w:sz w:val="24"/>
          <w:szCs w:val="24"/>
        </w:rPr>
      </w:pPr>
    </w:p>
    <w:p w14:paraId="1D18AB0D" w14:textId="11F4CFED" w:rsidR="009E5C7A" w:rsidDel="00317F55" w:rsidRDefault="009E5C7A" w:rsidP="00C100EA">
      <w:pPr>
        <w:spacing w:line="480" w:lineRule="auto"/>
        <w:jc w:val="center"/>
        <w:rPr>
          <w:del w:id="2620" w:author="Client" w:date="2023-02-06T18:03:00Z"/>
          <w:rFonts w:ascii="Times New Roman" w:eastAsia="Times New Roman" w:hAnsi="Times New Roman"/>
          <w:bCs/>
          <w:i/>
          <w:color w:val="000000"/>
          <w:sz w:val="24"/>
          <w:szCs w:val="24"/>
        </w:rPr>
      </w:pPr>
    </w:p>
    <w:p w14:paraId="33236534" w14:textId="6ACEDB97" w:rsidR="00C100EA" w:rsidRPr="00904F89" w:rsidDel="00317F55" w:rsidRDefault="00C100EA" w:rsidP="00C100EA">
      <w:pPr>
        <w:spacing w:line="480" w:lineRule="auto"/>
        <w:jc w:val="center"/>
        <w:rPr>
          <w:del w:id="2621" w:author="Client" w:date="2023-02-06T18:03:00Z"/>
          <w:rFonts w:ascii="Times New Roman" w:eastAsia="Times New Roman" w:hAnsi="Times New Roman"/>
          <w:bCs/>
          <w:i/>
          <w:color w:val="000000"/>
          <w:sz w:val="24"/>
          <w:szCs w:val="24"/>
        </w:rPr>
      </w:pPr>
      <w:del w:id="2622" w:author="Client" w:date="2023-02-06T18:03:00Z">
        <w:r w:rsidRPr="00904F89" w:rsidDel="00317F55">
          <w:rPr>
            <w:rFonts w:ascii="Times New Roman" w:eastAsia="Times New Roman" w:hAnsi="Times New Roman"/>
            <w:bCs/>
            <w:i/>
            <w:color w:val="000000"/>
            <w:sz w:val="24"/>
            <w:szCs w:val="24"/>
          </w:rPr>
          <w:delText>Table 1.</w:delText>
        </w:r>
      </w:del>
    </w:p>
    <w:p w14:paraId="6FEE49F7" w14:textId="1CCB19E2" w:rsidR="00C100EA" w:rsidDel="00317F55" w:rsidRDefault="00C100EA" w:rsidP="00192A6B">
      <w:pPr>
        <w:spacing w:line="480" w:lineRule="auto"/>
        <w:jc w:val="center"/>
        <w:rPr>
          <w:del w:id="2623" w:author="Client" w:date="2023-02-06T18:03:00Z"/>
          <w:rFonts w:ascii="Times New Roman" w:eastAsia="Times New Roman" w:hAnsi="Times New Roman"/>
          <w:b/>
          <w:bCs/>
          <w:color w:val="000000"/>
          <w:sz w:val="24"/>
          <w:szCs w:val="24"/>
        </w:rPr>
      </w:pPr>
    </w:p>
    <w:p w14:paraId="23986CE9" w14:textId="121791C5" w:rsidR="00C100EA" w:rsidDel="00317F55" w:rsidRDefault="00C100EA" w:rsidP="00C100EA">
      <w:pPr>
        <w:spacing w:line="480" w:lineRule="auto"/>
        <w:jc w:val="both"/>
        <w:rPr>
          <w:del w:id="2624" w:author="Client" w:date="2023-02-06T18:03:00Z"/>
          <w:rFonts w:ascii="Times New Roman" w:eastAsia="Times New Roman" w:hAnsi="Times New Roman"/>
          <w:b/>
          <w:bCs/>
          <w:color w:val="000000"/>
          <w:sz w:val="24"/>
          <w:szCs w:val="24"/>
        </w:rPr>
      </w:pPr>
      <w:del w:id="2625" w:author="Client" w:date="2023-02-06T18:03:00Z">
        <w:r w:rsidDel="00317F55">
          <w:rPr>
            <w:rFonts w:ascii="Times New Roman" w:eastAsia="Times New Roman" w:hAnsi="Times New Roman"/>
            <w:b/>
            <w:bCs/>
            <w:color w:val="000000"/>
            <w:sz w:val="24"/>
            <w:szCs w:val="24"/>
          </w:rPr>
          <w:delText>Research Instrument</w:delText>
        </w:r>
      </w:del>
    </w:p>
    <w:p w14:paraId="2996FAF1" w14:textId="09E48E8E" w:rsidR="00C100EA" w:rsidDel="00317F55" w:rsidRDefault="00C100EA" w:rsidP="00C100EA">
      <w:pPr>
        <w:spacing w:before="10" w:line="480" w:lineRule="auto"/>
        <w:jc w:val="both"/>
        <w:rPr>
          <w:del w:id="2626" w:author="Client" w:date="2023-02-06T18:03:00Z"/>
          <w:rFonts w:ascii="Times New Roman" w:eastAsia="Times New Roman" w:hAnsi="Times New Roman"/>
          <w:bCs/>
          <w:color w:val="000000"/>
          <w:sz w:val="24"/>
          <w:szCs w:val="24"/>
        </w:rPr>
      </w:pPr>
      <w:del w:id="2627" w:author="Client" w:date="2023-02-06T18:03:00Z">
        <w:r w:rsidDel="00317F55">
          <w:rPr>
            <w:rFonts w:ascii="Times New Roman" w:eastAsia="Times New Roman" w:hAnsi="Times New Roman"/>
            <w:b/>
            <w:bCs/>
            <w:color w:val="000000"/>
            <w:sz w:val="24"/>
            <w:szCs w:val="24"/>
          </w:rPr>
          <w:tab/>
        </w:r>
        <w:r w:rsidDel="00317F55">
          <w:rPr>
            <w:rFonts w:ascii="Times New Roman" w:eastAsia="Times New Roman" w:hAnsi="Times New Roman"/>
            <w:bCs/>
            <w:color w:val="000000"/>
            <w:sz w:val="24"/>
            <w:szCs w:val="24"/>
          </w:rPr>
          <w:delText xml:space="preserve">This study used questionnaires made by the researchers. The questions in the questionnaire will serve as a guide to discover the importance of business innovation to target market. There are a total of 20 questions that will be administered by the researchers to the business owners which will serve as the respondents for this study.    The questionnaires used in this study was approved and validated by 2 teachers who have a expertise in terms of business and innovation. </w:delText>
        </w:r>
      </w:del>
    </w:p>
    <w:p w14:paraId="2025B04B" w14:textId="392695E4" w:rsidR="00C100EA" w:rsidDel="00317F55" w:rsidRDefault="00C100EA" w:rsidP="00C100EA">
      <w:pPr>
        <w:spacing w:before="10" w:line="480" w:lineRule="auto"/>
        <w:jc w:val="both"/>
        <w:rPr>
          <w:del w:id="2628" w:author="Client" w:date="2023-02-06T18:03:00Z"/>
          <w:rFonts w:ascii="Times New Roman" w:eastAsia="Times New Roman" w:hAnsi="Times New Roman"/>
          <w:bCs/>
          <w:color w:val="000000"/>
          <w:sz w:val="24"/>
          <w:szCs w:val="24"/>
        </w:rPr>
      </w:pPr>
      <w:del w:id="2629" w:author="Client" w:date="2023-02-06T18:03:00Z">
        <w:r w:rsidDel="00317F55">
          <w:rPr>
            <w:rFonts w:ascii="Times New Roman" w:eastAsia="Times New Roman" w:hAnsi="Times New Roman"/>
            <w:bCs/>
            <w:color w:val="000000"/>
            <w:sz w:val="24"/>
            <w:szCs w:val="24"/>
          </w:rPr>
          <w:tab/>
          <w:delText xml:space="preserve">The response used in the questionnaires are Strongly Agree (SA), Agree (A), Disagree (D), and Strongly Disagree with the corresponding verbal interpretation. It was used to describe the importance of business innovation in terms of Product/Service innovation (Part I), Process innovation (Part II), Technological innovation (Part III), and Marketing innovation (Part IV). </w:delText>
        </w:r>
      </w:del>
    </w:p>
    <w:p w14:paraId="4F5A9174" w14:textId="185129CA" w:rsidR="00C100EA" w:rsidDel="00317F55" w:rsidRDefault="00C100EA" w:rsidP="00C100EA">
      <w:pPr>
        <w:spacing w:before="10" w:line="480" w:lineRule="auto"/>
        <w:jc w:val="both"/>
        <w:rPr>
          <w:del w:id="2630" w:author="Client" w:date="2023-02-06T18:03:00Z"/>
          <w:rFonts w:ascii="Times New Roman" w:eastAsia="Times New Roman" w:hAnsi="Times New Roman"/>
          <w:bCs/>
          <w:color w:val="000000"/>
          <w:sz w:val="24"/>
          <w:szCs w:val="24"/>
        </w:rPr>
      </w:pPr>
    </w:p>
    <w:p w14:paraId="60E8DE53" w14:textId="79101F1E" w:rsidR="00C100EA" w:rsidDel="00317F55" w:rsidRDefault="00C100EA" w:rsidP="00C100EA">
      <w:pPr>
        <w:spacing w:before="10" w:line="480" w:lineRule="auto"/>
        <w:jc w:val="both"/>
        <w:rPr>
          <w:del w:id="2631" w:author="Client" w:date="2023-02-06T18:03:00Z"/>
          <w:rFonts w:ascii="Times New Roman" w:eastAsia="Times New Roman" w:hAnsi="Times New Roman"/>
          <w:bCs/>
          <w:color w:val="000000"/>
          <w:sz w:val="24"/>
          <w:szCs w:val="24"/>
        </w:rPr>
      </w:pPr>
      <w:del w:id="2632" w:author="Client" w:date="2023-02-06T18:03:00Z">
        <w:r w:rsidDel="00317F55">
          <w:rPr>
            <w:rFonts w:ascii="Times New Roman" w:eastAsia="Times New Roman" w:hAnsi="Times New Roman"/>
            <w:bCs/>
            <w:color w:val="000000"/>
            <w:sz w:val="24"/>
            <w:szCs w:val="24"/>
          </w:rPr>
          <w:delText xml:space="preserve"> Responses          Verbal Interpretation              Likert Scale                Arbitary Scale          </w:delText>
        </w:r>
      </w:del>
    </w:p>
    <w:p w14:paraId="60A5EF04" w14:textId="4431436B" w:rsidR="00C100EA" w:rsidDel="00317F55" w:rsidRDefault="00C100EA" w:rsidP="00C100EA">
      <w:pPr>
        <w:spacing w:before="10" w:line="480" w:lineRule="auto"/>
        <w:jc w:val="both"/>
        <w:rPr>
          <w:del w:id="2633" w:author="Client" w:date="2023-02-06T18:03:00Z"/>
          <w:rFonts w:ascii="Times New Roman" w:eastAsia="Times New Roman" w:hAnsi="Times New Roman"/>
          <w:bCs/>
          <w:color w:val="000000"/>
          <w:sz w:val="24"/>
          <w:szCs w:val="24"/>
        </w:rPr>
      </w:pPr>
      <w:del w:id="2634" w:author="Client" w:date="2023-02-06T18:03:00Z">
        <w:r w:rsidDel="00317F55">
          <w:rPr>
            <w:rFonts w:ascii="Times New Roman" w:eastAsia="Times New Roman" w:hAnsi="Times New Roman"/>
            <w:bCs/>
            <w:color w:val="000000"/>
            <w:sz w:val="24"/>
            <w:szCs w:val="24"/>
          </w:rPr>
          <w:delText xml:space="preserve">   SA                       Strongly Agree                          </w:delText>
        </w:r>
        <w:r w:rsidRPr="00904F89" w:rsidDel="00317F55">
          <w:rPr>
            <w:rFonts w:ascii="Times New Roman" w:eastAsia="Times New Roman" w:hAnsi="Times New Roman"/>
            <w:bCs/>
            <w:color w:val="000000"/>
            <w:sz w:val="20"/>
            <w:szCs w:val="20"/>
          </w:rPr>
          <w:delText>4</w:delText>
        </w:r>
        <w:r w:rsidDel="00317F55">
          <w:rPr>
            <w:rFonts w:ascii="Times New Roman" w:eastAsia="Times New Roman" w:hAnsi="Times New Roman"/>
            <w:bCs/>
            <w:color w:val="000000"/>
            <w:sz w:val="24"/>
            <w:szCs w:val="24"/>
          </w:rPr>
          <w:delText xml:space="preserve">  </w:delText>
        </w:r>
        <w:r w:rsidDel="00317F55">
          <w:rPr>
            <w:rFonts w:ascii="Times New Roman" w:eastAsia="Times New Roman" w:hAnsi="Times New Roman"/>
            <w:bCs/>
            <w:color w:val="000000"/>
            <w:sz w:val="24"/>
            <w:szCs w:val="24"/>
          </w:rPr>
          <w:tab/>
          <w:delText xml:space="preserve">                </w:delText>
        </w:r>
        <w:r w:rsidRPr="00904F89" w:rsidDel="00317F55">
          <w:rPr>
            <w:rFonts w:ascii="Times New Roman" w:eastAsia="Times New Roman" w:hAnsi="Times New Roman"/>
            <w:bCs/>
            <w:color w:val="000000"/>
            <w:sz w:val="20"/>
            <w:szCs w:val="20"/>
          </w:rPr>
          <w:delText>3.50 - 4.00</w:delText>
        </w:r>
      </w:del>
    </w:p>
    <w:p w14:paraId="58CF56A0" w14:textId="79E20083" w:rsidR="00C100EA" w:rsidRPr="00904F89" w:rsidDel="00317F55" w:rsidRDefault="00C100EA" w:rsidP="00C100EA">
      <w:pPr>
        <w:spacing w:before="10" w:line="480" w:lineRule="auto"/>
        <w:jc w:val="both"/>
        <w:rPr>
          <w:del w:id="2635" w:author="Client" w:date="2023-02-06T18:03:00Z"/>
          <w:rFonts w:ascii="Times New Roman" w:eastAsia="Times New Roman" w:hAnsi="Times New Roman"/>
          <w:bCs/>
          <w:color w:val="000000"/>
          <w:sz w:val="20"/>
          <w:szCs w:val="20"/>
        </w:rPr>
      </w:pPr>
      <w:del w:id="2636" w:author="Client" w:date="2023-02-06T18:03:00Z">
        <w:r w:rsidDel="00317F55">
          <w:rPr>
            <w:rFonts w:ascii="Times New Roman" w:eastAsia="Times New Roman" w:hAnsi="Times New Roman"/>
            <w:bCs/>
            <w:color w:val="000000"/>
            <w:sz w:val="24"/>
            <w:szCs w:val="24"/>
          </w:rPr>
          <w:delText xml:space="preserve">    A                               Agree                                  </w:delText>
        </w:r>
        <w:r w:rsidRPr="00904F89" w:rsidDel="00317F55">
          <w:rPr>
            <w:rFonts w:ascii="Times New Roman" w:eastAsia="Times New Roman" w:hAnsi="Times New Roman"/>
            <w:bCs/>
            <w:color w:val="000000"/>
            <w:sz w:val="20"/>
            <w:szCs w:val="20"/>
          </w:rPr>
          <w:delText xml:space="preserve">3  </w:delText>
        </w:r>
        <w:r w:rsidDel="00317F55">
          <w:rPr>
            <w:rFonts w:ascii="Times New Roman" w:eastAsia="Times New Roman" w:hAnsi="Times New Roman"/>
            <w:bCs/>
            <w:color w:val="000000"/>
            <w:sz w:val="24"/>
            <w:szCs w:val="24"/>
          </w:rPr>
          <w:delText xml:space="preserve">                           </w:delText>
        </w:r>
        <w:r w:rsidRPr="00904F89" w:rsidDel="00317F55">
          <w:rPr>
            <w:rFonts w:ascii="Times New Roman" w:eastAsia="Times New Roman" w:hAnsi="Times New Roman"/>
            <w:bCs/>
            <w:color w:val="000000"/>
            <w:sz w:val="20"/>
            <w:szCs w:val="20"/>
          </w:rPr>
          <w:delText>2.50 - 3.49</w:delText>
        </w:r>
      </w:del>
    </w:p>
    <w:p w14:paraId="253B20BA" w14:textId="74BBD1B5" w:rsidR="00C100EA" w:rsidDel="00317F55" w:rsidRDefault="00C100EA" w:rsidP="00C100EA">
      <w:pPr>
        <w:spacing w:before="10" w:line="480" w:lineRule="auto"/>
        <w:jc w:val="both"/>
        <w:rPr>
          <w:del w:id="2637" w:author="Client" w:date="2023-02-06T18:03:00Z"/>
          <w:rFonts w:ascii="Times New Roman" w:eastAsia="Times New Roman" w:hAnsi="Times New Roman"/>
          <w:bCs/>
          <w:color w:val="000000"/>
          <w:sz w:val="24"/>
          <w:szCs w:val="24"/>
        </w:rPr>
      </w:pPr>
      <w:del w:id="2638" w:author="Client" w:date="2023-02-06T18:03:00Z">
        <w:r w:rsidDel="00317F55">
          <w:rPr>
            <w:rFonts w:ascii="Times New Roman" w:eastAsia="Times New Roman" w:hAnsi="Times New Roman"/>
            <w:bCs/>
            <w:color w:val="000000"/>
            <w:sz w:val="24"/>
            <w:szCs w:val="24"/>
          </w:rPr>
          <w:delText xml:space="preserve">    D                             Disagree                               </w:delText>
        </w:r>
        <w:r w:rsidRPr="00904F89" w:rsidDel="00317F55">
          <w:rPr>
            <w:rFonts w:ascii="Times New Roman" w:eastAsia="Times New Roman" w:hAnsi="Times New Roman"/>
            <w:bCs/>
            <w:color w:val="000000"/>
            <w:sz w:val="20"/>
            <w:szCs w:val="20"/>
          </w:rPr>
          <w:delText xml:space="preserve"> 2    </w:delText>
        </w:r>
        <w:r w:rsidDel="00317F55">
          <w:rPr>
            <w:rFonts w:ascii="Times New Roman" w:eastAsia="Times New Roman" w:hAnsi="Times New Roman"/>
            <w:bCs/>
            <w:color w:val="000000"/>
            <w:sz w:val="24"/>
            <w:szCs w:val="24"/>
          </w:rPr>
          <w:delText xml:space="preserve">                         </w:delText>
        </w:r>
        <w:r w:rsidRPr="00904F89" w:rsidDel="00317F55">
          <w:rPr>
            <w:rFonts w:ascii="Times New Roman" w:eastAsia="Times New Roman" w:hAnsi="Times New Roman"/>
            <w:bCs/>
            <w:color w:val="000000"/>
            <w:sz w:val="20"/>
            <w:szCs w:val="20"/>
          </w:rPr>
          <w:delText>1.50 - 2.49</w:delText>
        </w:r>
      </w:del>
    </w:p>
    <w:p w14:paraId="43F17F45" w14:textId="27C180E0" w:rsidR="00C100EA" w:rsidRPr="009E5C7A" w:rsidDel="00317F55" w:rsidRDefault="00C100EA" w:rsidP="009E5C7A">
      <w:pPr>
        <w:spacing w:before="10" w:line="480" w:lineRule="auto"/>
        <w:jc w:val="both"/>
        <w:rPr>
          <w:del w:id="2639" w:author="Client" w:date="2023-02-06T18:03:00Z"/>
          <w:rFonts w:ascii="Times New Roman" w:eastAsia="Times New Roman" w:hAnsi="Times New Roman"/>
          <w:bCs/>
          <w:color w:val="000000"/>
          <w:sz w:val="24"/>
          <w:szCs w:val="24"/>
        </w:rPr>
      </w:pPr>
      <w:del w:id="2640" w:author="Client" w:date="2023-02-06T18:03:00Z">
        <w:r w:rsidDel="00317F55">
          <w:rPr>
            <w:rFonts w:ascii="Times New Roman" w:eastAsia="Times New Roman" w:hAnsi="Times New Roman"/>
            <w:bCs/>
            <w:color w:val="000000"/>
            <w:sz w:val="24"/>
            <w:szCs w:val="24"/>
          </w:rPr>
          <w:delText xml:space="preserve">   SD                       Strongly Disagree                      </w:delText>
        </w:r>
        <w:r w:rsidRPr="00904F89" w:rsidDel="00317F55">
          <w:rPr>
            <w:rFonts w:ascii="Times New Roman" w:eastAsia="Times New Roman" w:hAnsi="Times New Roman"/>
            <w:bCs/>
            <w:color w:val="000000"/>
            <w:sz w:val="20"/>
            <w:szCs w:val="20"/>
          </w:rPr>
          <w:delText xml:space="preserve">1   </w:delText>
        </w:r>
        <w:r w:rsidDel="00317F55">
          <w:rPr>
            <w:rFonts w:ascii="Times New Roman" w:eastAsia="Times New Roman" w:hAnsi="Times New Roman"/>
            <w:bCs/>
            <w:color w:val="000000"/>
            <w:sz w:val="24"/>
            <w:szCs w:val="24"/>
          </w:rPr>
          <w:delText xml:space="preserve">                          </w:delText>
        </w:r>
        <w:r w:rsidRPr="00904F89" w:rsidDel="00317F55">
          <w:rPr>
            <w:rFonts w:ascii="Times New Roman" w:eastAsia="Times New Roman" w:hAnsi="Times New Roman"/>
            <w:bCs/>
            <w:color w:val="000000"/>
            <w:sz w:val="20"/>
            <w:szCs w:val="20"/>
          </w:rPr>
          <w:delText>1.00 - 1.49</w:delText>
        </w:r>
      </w:del>
    </w:p>
    <w:p w14:paraId="228916FE" w14:textId="4579CE71" w:rsidR="00C100EA" w:rsidDel="00317F55" w:rsidRDefault="00C100EA" w:rsidP="00C100EA">
      <w:pPr>
        <w:spacing w:line="480" w:lineRule="auto"/>
        <w:jc w:val="both"/>
        <w:rPr>
          <w:del w:id="2641" w:author="Client" w:date="2023-02-06T18:03:00Z"/>
          <w:rFonts w:ascii="Times New Roman" w:eastAsia="Times New Roman" w:hAnsi="Times New Roman"/>
          <w:b/>
          <w:bCs/>
          <w:color w:val="000000"/>
          <w:sz w:val="24"/>
          <w:szCs w:val="24"/>
        </w:rPr>
      </w:pPr>
    </w:p>
    <w:p w14:paraId="03FF2E0F" w14:textId="6CF1A050" w:rsidR="009E5C7A" w:rsidDel="00317F55" w:rsidRDefault="009E5C7A" w:rsidP="00C100EA">
      <w:pPr>
        <w:spacing w:line="480" w:lineRule="auto"/>
        <w:jc w:val="both"/>
        <w:rPr>
          <w:del w:id="2642" w:author="Client" w:date="2023-02-06T18:03:00Z"/>
          <w:rFonts w:ascii="Times New Roman" w:eastAsia="Times New Roman" w:hAnsi="Times New Roman"/>
          <w:b/>
          <w:bCs/>
          <w:color w:val="000000"/>
          <w:sz w:val="24"/>
          <w:szCs w:val="24"/>
        </w:rPr>
      </w:pPr>
    </w:p>
    <w:p w14:paraId="22AC455F" w14:textId="712E7DE2" w:rsidR="00C100EA" w:rsidDel="00317F55" w:rsidRDefault="00C100EA" w:rsidP="00C100EA">
      <w:pPr>
        <w:spacing w:line="480" w:lineRule="auto"/>
        <w:jc w:val="both"/>
        <w:rPr>
          <w:del w:id="2643" w:author="Client" w:date="2023-02-06T18:03:00Z"/>
          <w:rFonts w:ascii="Times New Roman" w:eastAsia="Times New Roman" w:hAnsi="Times New Roman"/>
          <w:b/>
          <w:bCs/>
          <w:color w:val="000000"/>
          <w:sz w:val="24"/>
          <w:szCs w:val="24"/>
        </w:rPr>
      </w:pPr>
      <w:del w:id="2644" w:author="Client" w:date="2023-02-06T18:03:00Z">
        <w:r w:rsidDel="00317F55">
          <w:rPr>
            <w:rFonts w:ascii="Times New Roman" w:eastAsia="Times New Roman" w:hAnsi="Times New Roman"/>
            <w:b/>
            <w:bCs/>
            <w:color w:val="000000"/>
            <w:sz w:val="24"/>
            <w:szCs w:val="24"/>
          </w:rPr>
          <w:delText xml:space="preserve">Data Gathering Analysis </w:delText>
        </w:r>
      </w:del>
    </w:p>
    <w:p w14:paraId="6FE3F184" w14:textId="7350BFFF" w:rsidR="00C100EA" w:rsidDel="00317F55" w:rsidRDefault="00C100EA" w:rsidP="009E5C7A">
      <w:pPr>
        <w:spacing w:line="480" w:lineRule="auto"/>
        <w:jc w:val="both"/>
        <w:rPr>
          <w:del w:id="2645" w:author="Client" w:date="2023-02-06T18:03:00Z"/>
          <w:rFonts w:ascii="Times New Roman" w:eastAsia="Times New Roman" w:hAnsi="Times New Roman"/>
          <w:b/>
          <w:bCs/>
          <w:color w:val="000000"/>
          <w:sz w:val="24"/>
          <w:szCs w:val="24"/>
        </w:rPr>
      </w:pPr>
      <w:del w:id="2646" w:author="Client" w:date="2023-02-06T18:03:00Z">
        <w:r w:rsidDel="00317F55">
          <w:rPr>
            <w:rFonts w:ascii="Times New Roman" w:eastAsia="Times New Roman" w:hAnsi="Times New Roman"/>
            <w:b/>
            <w:bCs/>
            <w:color w:val="000000"/>
            <w:sz w:val="24"/>
            <w:szCs w:val="24"/>
          </w:rPr>
          <w:tab/>
        </w:r>
        <w:r w:rsidDel="00317F55">
          <w:rPr>
            <w:rFonts w:ascii="Times New Roman" w:eastAsia="Times New Roman" w:hAnsi="Times New Roman"/>
            <w:bCs/>
            <w:color w:val="000000"/>
            <w:sz w:val="24"/>
            <w:szCs w:val="24"/>
          </w:rPr>
          <w:delText>The data gathered for this study were collected using a form of survey questionnaire, the researchers used 20 questions that are spiltted in to 4 different parts each part has a set of 5 questions each. The data that are collected by the researcher are from the response of the respondents, whether they have answered Strongly Agree (SA), Agree (A), Disagree (D), or Strongly Disagree (SD).</w:delText>
        </w:r>
        <w:r w:rsidDel="00317F55">
          <w:rPr>
            <w:rFonts w:ascii="Times New Roman" w:eastAsia="Times New Roman" w:hAnsi="Times New Roman"/>
            <w:b/>
            <w:bCs/>
            <w:color w:val="000000"/>
            <w:sz w:val="24"/>
            <w:szCs w:val="24"/>
          </w:rPr>
          <w:delText xml:space="preserve"> </w:delText>
        </w:r>
      </w:del>
    </w:p>
    <w:p w14:paraId="5A9F0B7F" w14:textId="3D68B38B" w:rsidR="00C100EA" w:rsidDel="00317F55" w:rsidRDefault="00C100EA">
      <w:pPr>
        <w:spacing w:line="480" w:lineRule="auto"/>
        <w:jc w:val="center"/>
        <w:rPr>
          <w:del w:id="2647" w:author="Client" w:date="2023-02-06T18:03:00Z"/>
          <w:rFonts w:ascii="Times New Roman" w:eastAsia="Times New Roman" w:hAnsi="Times New Roman"/>
          <w:b/>
          <w:bCs/>
          <w:color w:val="000000"/>
          <w:sz w:val="24"/>
          <w:szCs w:val="24"/>
        </w:rPr>
      </w:pPr>
      <w:del w:id="2648" w:author="Client" w:date="2023-02-06T18:03:00Z">
        <w:r w:rsidDel="00317F55">
          <w:rPr>
            <w:rFonts w:ascii="Times New Roman" w:eastAsia="Times New Roman" w:hAnsi="Times New Roman"/>
            <w:b/>
            <w:bCs/>
            <w:color w:val="000000"/>
            <w:sz w:val="24"/>
            <w:szCs w:val="24"/>
          </w:rPr>
          <w:delText>Reliability Statistics</w:delText>
        </w:r>
      </w:del>
    </w:p>
    <w:p w14:paraId="2F604090" w14:textId="08965E1F" w:rsidR="00C100EA" w:rsidRPr="009E5C7A" w:rsidDel="00317F55" w:rsidRDefault="00C100EA" w:rsidP="009E5C7A">
      <w:pPr>
        <w:jc w:val="center"/>
        <w:rPr>
          <w:del w:id="2649" w:author="Client" w:date="2023-02-06T18:03:00Z"/>
          <w:rFonts w:ascii="Times New Roman" w:eastAsia="Times New Roman" w:hAnsi="Times New Roman"/>
          <w:b/>
          <w:bCs/>
          <w:i/>
          <w:color w:val="000000"/>
          <w:sz w:val="24"/>
          <w:szCs w:val="24"/>
        </w:rPr>
      </w:pPr>
      <w:del w:id="2650" w:author="Client" w:date="2023-02-06T18:03:00Z">
        <w:r w:rsidDel="00317F55">
          <w:rPr>
            <w:rFonts w:ascii="Times New Roman" w:eastAsia="Times New Roman" w:hAnsi="Times New Roman"/>
            <w:b/>
            <w:bCs/>
            <w:i/>
            <w:color w:val="000000"/>
            <w:sz w:val="24"/>
            <w:szCs w:val="24"/>
          </w:rPr>
          <w:delText>Table 1</w:delText>
        </w:r>
      </w:del>
    </w:p>
    <w:tbl>
      <w:tblPr>
        <w:tblW w:w="0" w:type="auto"/>
        <w:tblInd w:w="1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3232"/>
      </w:tblGrid>
      <w:tr w:rsidR="00C100EA" w:rsidDel="00317F55" w14:paraId="727C18BA" w14:textId="7F8E0A9E" w:rsidTr="003C64DB">
        <w:trPr>
          <w:trHeight w:val="616"/>
          <w:del w:id="2651" w:author="Client" w:date="2023-02-06T18:03:00Z"/>
        </w:trPr>
        <w:tc>
          <w:tcPr>
            <w:tcW w:w="3018" w:type="dxa"/>
          </w:tcPr>
          <w:p w14:paraId="16B54EF0" w14:textId="0BA5876F" w:rsidR="00C100EA" w:rsidDel="00317F55" w:rsidRDefault="00C100EA" w:rsidP="003C64DB">
            <w:pPr>
              <w:spacing w:line="480" w:lineRule="auto"/>
              <w:rPr>
                <w:del w:id="2652" w:author="Client" w:date="2023-02-06T18:03:00Z"/>
                <w:rFonts w:ascii="Times New Roman" w:eastAsia="Times New Roman" w:hAnsi="Times New Roman"/>
                <w:b/>
                <w:bCs/>
                <w:color w:val="000000"/>
                <w:sz w:val="24"/>
                <w:szCs w:val="24"/>
              </w:rPr>
            </w:pPr>
          </w:p>
          <w:p w14:paraId="44A21BF0" w14:textId="61419395" w:rsidR="00C100EA" w:rsidRPr="00336162" w:rsidDel="00317F55" w:rsidRDefault="00C100EA" w:rsidP="003C64DB">
            <w:pPr>
              <w:spacing w:line="480" w:lineRule="auto"/>
              <w:jc w:val="center"/>
              <w:rPr>
                <w:del w:id="2653" w:author="Client" w:date="2023-02-06T18:03:00Z"/>
                <w:rFonts w:ascii="Times New Roman" w:eastAsia="Times New Roman" w:hAnsi="Times New Roman"/>
                <w:bCs/>
                <w:color w:val="000000"/>
                <w:sz w:val="24"/>
                <w:szCs w:val="24"/>
              </w:rPr>
            </w:pPr>
            <w:del w:id="2654" w:author="Client" w:date="2023-02-06T18:03:00Z">
              <w:r w:rsidDel="00317F55">
                <w:rPr>
                  <w:rFonts w:ascii="Times New Roman" w:eastAsia="Times New Roman" w:hAnsi="Times New Roman"/>
                  <w:bCs/>
                  <w:color w:val="000000"/>
                  <w:sz w:val="24"/>
                  <w:szCs w:val="24"/>
                </w:rPr>
                <w:delText xml:space="preserve">Cronbach’s Alpha </w:delText>
              </w:r>
            </w:del>
          </w:p>
        </w:tc>
        <w:tc>
          <w:tcPr>
            <w:tcW w:w="3232" w:type="dxa"/>
          </w:tcPr>
          <w:p w14:paraId="1A169C5C" w14:textId="2BC7B4D0" w:rsidR="00C100EA" w:rsidDel="00317F55" w:rsidRDefault="00C100EA" w:rsidP="003C64DB">
            <w:pPr>
              <w:spacing w:line="480" w:lineRule="auto"/>
              <w:jc w:val="center"/>
              <w:rPr>
                <w:del w:id="2655" w:author="Client" w:date="2023-02-06T18:03:00Z"/>
                <w:rFonts w:ascii="Times New Roman" w:eastAsia="Times New Roman" w:hAnsi="Times New Roman"/>
                <w:b/>
                <w:bCs/>
                <w:color w:val="000000"/>
                <w:sz w:val="24"/>
                <w:szCs w:val="24"/>
              </w:rPr>
            </w:pPr>
          </w:p>
          <w:p w14:paraId="7079248D" w14:textId="1E716720" w:rsidR="00C100EA" w:rsidRPr="00336162" w:rsidDel="00317F55" w:rsidRDefault="00C100EA" w:rsidP="003C64DB">
            <w:pPr>
              <w:spacing w:line="480" w:lineRule="auto"/>
              <w:jc w:val="center"/>
              <w:rPr>
                <w:del w:id="2656" w:author="Client" w:date="2023-02-06T18:03:00Z"/>
                <w:rFonts w:ascii="Times New Roman" w:eastAsia="Times New Roman" w:hAnsi="Times New Roman"/>
                <w:bCs/>
                <w:color w:val="000000"/>
                <w:sz w:val="24"/>
                <w:szCs w:val="24"/>
              </w:rPr>
            </w:pPr>
            <w:del w:id="2657" w:author="Client" w:date="2023-02-06T18:03:00Z">
              <w:r w:rsidDel="00317F55">
                <w:rPr>
                  <w:rFonts w:ascii="Times New Roman" w:eastAsia="Times New Roman" w:hAnsi="Times New Roman"/>
                  <w:bCs/>
                  <w:color w:val="000000"/>
                  <w:sz w:val="24"/>
                  <w:szCs w:val="24"/>
                </w:rPr>
                <w:delText>N of items</w:delText>
              </w:r>
            </w:del>
          </w:p>
        </w:tc>
      </w:tr>
      <w:tr w:rsidR="00C100EA" w:rsidDel="00317F55" w14:paraId="520550F0" w14:textId="20B2348C" w:rsidTr="003C64DB">
        <w:trPr>
          <w:trHeight w:val="644"/>
          <w:del w:id="2658" w:author="Client" w:date="2023-02-06T18:03:00Z"/>
        </w:trPr>
        <w:tc>
          <w:tcPr>
            <w:tcW w:w="3018" w:type="dxa"/>
          </w:tcPr>
          <w:p w14:paraId="1DCD79CE" w14:textId="60DC11D6" w:rsidR="00C100EA" w:rsidRPr="00336162" w:rsidDel="00317F55" w:rsidRDefault="00C100EA" w:rsidP="003C64DB">
            <w:pPr>
              <w:spacing w:line="480" w:lineRule="auto"/>
              <w:jc w:val="center"/>
              <w:rPr>
                <w:del w:id="2659" w:author="Client" w:date="2023-02-06T18:03:00Z"/>
                <w:rFonts w:ascii="Times New Roman" w:eastAsia="Times New Roman" w:hAnsi="Times New Roman"/>
                <w:bCs/>
                <w:color w:val="000000"/>
                <w:sz w:val="24"/>
                <w:szCs w:val="24"/>
              </w:rPr>
            </w:pPr>
            <w:del w:id="2660" w:author="Client" w:date="2023-02-06T18:03:00Z">
              <w:r w:rsidDel="00317F55">
                <w:rPr>
                  <w:rFonts w:ascii="Times New Roman" w:eastAsia="Times New Roman" w:hAnsi="Times New Roman"/>
                  <w:bCs/>
                  <w:color w:val="000000"/>
                  <w:sz w:val="24"/>
                  <w:szCs w:val="24"/>
                </w:rPr>
                <w:delText>. 997</w:delText>
              </w:r>
            </w:del>
          </w:p>
        </w:tc>
        <w:tc>
          <w:tcPr>
            <w:tcW w:w="3232" w:type="dxa"/>
          </w:tcPr>
          <w:p w14:paraId="6EC68C67" w14:textId="594E0211" w:rsidR="00C100EA" w:rsidRPr="00336162" w:rsidDel="00317F55" w:rsidRDefault="00C100EA" w:rsidP="003C64DB">
            <w:pPr>
              <w:spacing w:line="480" w:lineRule="auto"/>
              <w:jc w:val="center"/>
              <w:rPr>
                <w:del w:id="2661" w:author="Client" w:date="2023-02-06T18:03:00Z"/>
                <w:rFonts w:ascii="Times New Roman" w:eastAsia="Times New Roman" w:hAnsi="Times New Roman"/>
                <w:bCs/>
                <w:color w:val="000000"/>
                <w:sz w:val="24"/>
                <w:szCs w:val="24"/>
              </w:rPr>
            </w:pPr>
            <w:del w:id="2662" w:author="Client" w:date="2023-02-06T18:03:00Z">
              <w:r w:rsidDel="00317F55">
                <w:rPr>
                  <w:rFonts w:ascii="Times New Roman" w:eastAsia="Times New Roman" w:hAnsi="Times New Roman"/>
                  <w:bCs/>
                  <w:color w:val="000000"/>
                  <w:sz w:val="24"/>
                  <w:szCs w:val="24"/>
                </w:rPr>
                <w:delText>20</w:delText>
              </w:r>
            </w:del>
          </w:p>
        </w:tc>
      </w:tr>
    </w:tbl>
    <w:p w14:paraId="30FEFB67" w14:textId="6F96A7B0" w:rsidR="00C100EA" w:rsidDel="00317F55" w:rsidRDefault="00C100EA" w:rsidP="00C100EA">
      <w:pPr>
        <w:spacing w:line="480" w:lineRule="auto"/>
        <w:jc w:val="center"/>
        <w:rPr>
          <w:del w:id="2663" w:author="Client" w:date="2023-02-06T18:03:00Z"/>
          <w:rFonts w:ascii="Times New Roman" w:eastAsia="Times New Roman" w:hAnsi="Times New Roman"/>
          <w:bCs/>
          <w:color w:val="000000"/>
          <w:sz w:val="24"/>
          <w:szCs w:val="24"/>
        </w:rPr>
      </w:pPr>
    </w:p>
    <w:p w14:paraId="40FF6DB1" w14:textId="774B70F0" w:rsidR="00C100EA" w:rsidDel="00317F55" w:rsidRDefault="00C100EA" w:rsidP="00C100EA">
      <w:pPr>
        <w:spacing w:line="480" w:lineRule="auto"/>
        <w:jc w:val="both"/>
        <w:rPr>
          <w:del w:id="2664" w:author="Client" w:date="2023-02-06T18:03:00Z"/>
          <w:rFonts w:ascii="Times New Roman" w:eastAsia="Times New Roman" w:hAnsi="Times New Roman"/>
          <w:bCs/>
          <w:color w:val="000000"/>
          <w:sz w:val="24"/>
          <w:szCs w:val="24"/>
        </w:rPr>
      </w:pPr>
      <w:del w:id="2665" w:author="Client" w:date="2023-02-06T18:03:00Z">
        <w:r w:rsidDel="00317F55">
          <w:rPr>
            <w:rFonts w:ascii="Times New Roman" w:eastAsia="Times New Roman" w:hAnsi="Times New Roman"/>
            <w:bCs/>
            <w:color w:val="000000"/>
            <w:sz w:val="24"/>
            <w:szCs w:val="24"/>
          </w:rPr>
          <w:tab/>
          <w:delText>This table is the analysis of the internal consistency of the questions in the questionnaires used for this study.</w:delText>
        </w:r>
      </w:del>
    </w:p>
    <w:p w14:paraId="221FFFE3" w14:textId="2C43DB75" w:rsidR="00C100EA" w:rsidDel="00317F55" w:rsidRDefault="00C100EA" w:rsidP="00C100EA">
      <w:pPr>
        <w:spacing w:line="480" w:lineRule="auto"/>
        <w:jc w:val="both"/>
        <w:rPr>
          <w:del w:id="2666" w:author="Client" w:date="2023-02-06T18:03:00Z"/>
          <w:rFonts w:ascii="Times New Roman" w:eastAsia="Times New Roman" w:hAnsi="Times New Roman"/>
          <w:b/>
          <w:bCs/>
          <w:color w:val="000000"/>
          <w:sz w:val="24"/>
          <w:szCs w:val="24"/>
        </w:rPr>
      </w:pPr>
      <w:del w:id="2667" w:author="Client" w:date="2023-02-06T18:03:00Z">
        <w:r w:rsidDel="00317F55">
          <w:rPr>
            <w:rFonts w:ascii="Times New Roman" w:eastAsia="Times New Roman" w:hAnsi="Times New Roman"/>
            <w:b/>
            <w:bCs/>
            <w:color w:val="000000"/>
            <w:sz w:val="24"/>
            <w:szCs w:val="24"/>
          </w:rPr>
          <w:delText>Statistical Analysis</w:delText>
        </w:r>
      </w:del>
    </w:p>
    <w:p w14:paraId="40A8601C" w14:textId="7E7E3753" w:rsidR="00C100EA" w:rsidDel="00317F55" w:rsidRDefault="00C100EA" w:rsidP="00C100EA">
      <w:pPr>
        <w:spacing w:line="480" w:lineRule="auto"/>
        <w:jc w:val="both"/>
        <w:rPr>
          <w:del w:id="2668" w:author="Client" w:date="2023-02-06T18:03:00Z"/>
          <w:rFonts w:ascii="Times New Roman" w:eastAsia="Times New Roman" w:hAnsi="Times New Roman"/>
          <w:bCs/>
          <w:color w:val="000000"/>
          <w:sz w:val="24"/>
          <w:szCs w:val="24"/>
        </w:rPr>
      </w:pPr>
      <w:del w:id="2669" w:author="Client" w:date="2023-02-06T18:03:00Z">
        <w:r w:rsidDel="00317F55">
          <w:rPr>
            <w:rFonts w:ascii="Times New Roman" w:eastAsia="Times New Roman" w:hAnsi="Times New Roman"/>
            <w:b/>
            <w:bCs/>
            <w:color w:val="000000"/>
            <w:sz w:val="24"/>
            <w:szCs w:val="24"/>
          </w:rPr>
          <w:tab/>
        </w:r>
        <w:r w:rsidDel="00317F55">
          <w:rPr>
            <w:rFonts w:ascii="Times New Roman" w:eastAsia="Times New Roman" w:hAnsi="Times New Roman"/>
            <w:bCs/>
            <w:color w:val="000000"/>
            <w:sz w:val="24"/>
            <w:szCs w:val="24"/>
          </w:rPr>
          <w:delText xml:space="preserve">The following tools below are used for the presentation of the finding of the study. </w:delText>
        </w:r>
      </w:del>
    </w:p>
    <w:p w14:paraId="18068068" w14:textId="4B1D655C" w:rsidR="00C100EA" w:rsidDel="00317F55" w:rsidRDefault="00C100EA" w:rsidP="00C100EA">
      <w:pPr>
        <w:spacing w:line="480" w:lineRule="auto"/>
        <w:jc w:val="both"/>
        <w:rPr>
          <w:del w:id="2670" w:author="Client" w:date="2023-02-06T18:03:00Z"/>
          <w:rFonts w:ascii="Times New Roman" w:eastAsia="Times New Roman" w:hAnsi="Times New Roman"/>
          <w:b/>
          <w:bCs/>
          <w:color w:val="000000"/>
          <w:sz w:val="24"/>
          <w:szCs w:val="24"/>
        </w:rPr>
      </w:pPr>
    </w:p>
    <w:p w14:paraId="167BF84D" w14:textId="5B7393BF" w:rsidR="00C100EA" w:rsidDel="00317F55" w:rsidRDefault="00C100EA" w:rsidP="00C100EA">
      <w:pPr>
        <w:spacing w:line="480" w:lineRule="auto"/>
        <w:jc w:val="both"/>
        <w:rPr>
          <w:del w:id="2671" w:author="Client" w:date="2023-02-06T18:03:00Z"/>
          <w:rFonts w:ascii="Times New Roman" w:eastAsia="Times New Roman" w:hAnsi="Times New Roman"/>
          <w:bCs/>
          <w:color w:val="000000"/>
          <w:sz w:val="24"/>
          <w:szCs w:val="24"/>
        </w:rPr>
      </w:pPr>
      <w:del w:id="2672" w:author="Client" w:date="2023-02-06T18:03:00Z">
        <w:r w:rsidDel="00317F55">
          <w:rPr>
            <w:rFonts w:ascii="Times New Roman" w:eastAsia="Times New Roman" w:hAnsi="Times New Roman"/>
            <w:b/>
            <w:bCs/>
            <w:color w:val="000000"/>
            <w:sz w:val="24"/>
            <w:szCs w:val="24"/>
          </w:rPr>
          <w:delText xml:space="preserve">Weighted Mean </w:delText>
        </w:r>
        <w:r w:rsidDel="00317F55">
          <w:rPr>
            <w:rFonts w:ascii="Times New Roman" w:eastAsia="Times New Roman" w:hAnsi="Times New Roman"/>
            <w:bCs/>
            <w:color w:val="000000"/>
            <w:sz w:val="24"/>
            <w:szCs w:val="24"/>
          </w:rPr>
          <w:delText>– The researcher used weighted mean to improve the accuracy of the data gathered from the responses of the respondents in the given survey questionnaires.</w:delText>
        </w:r>
      </w:del>
    </w:p>
    <w:p w14:paraId="2CF16B8E" w14:textId="1C22FB9C" w:rsidR="00C100EA" w:rsidDel="00317F55" w:rsidRDefault="00C100EA" w:rsidP="00C100EA">
      <w:pPr>
        <w:spacing w:line="480" w:lineRule="auto"/>
        <w:jc w:val="both"/>
        <w:rPr>
          <w:del w:id="2673" w:author="Client" w:date="2023-02-06T18:03:00Z"/>
          <w:rFonts w:ascii="Times New Roman" w:eastAsia="Times New Roman" w:hAnsi="Times New Roman"/>
          <w:bCs/>
          <w:color w:val="000000"/>
          <w:sz w:val="24"/>
          <w:szCs w:val="24"/>
        </w:rPr>
      </w:pPr>
      <w:del w:id="2674" w:author="Client" w:date="2023-02-06T18:03:00Z">
        <w:r w:rsidDel="00317F55">
          <w:rPr>
            <w:rFonts w:ascii="Times New Roman" w:eastAsia="Times New Roman" w:hAnsi="Times New Roman"/>
            <w:bCs/>
            <w:color w:val="000000"/>
            <w:sz w:val="24"/>
            <w:szCs w:val="24"/>
          </w:rPr>
          <w:delText xml:space="preserve">        Formula: </w:delText>
        </w:r>
        <w:r w:rsidRPr="00904F89" w:rsidDel="00317F55">
          <w:rPr>
            <w:rFonts w:ascii="Times New Roman" w:eastAsia="Times New Roman" w:hAnsi="Times New Roman"/>
            <w:bCs/>
            <w:i/>
            <w:color w:val="000000"/>
            <w:sz w:val="24"/>
            <w:szCs w:val="24"/>
          </w:rPr>
          <w:delText>WM</w:delText>
        </w:r>
        <w:r w:rsidDel="00317F55">
          <w:rPr>
            <w:rFonts w:ascii="Times New Roman" w:eastAsia="Times New Roman" w:hAnsi="Times New Roman"/>
            <w:bCs/>
            <w:color w:val="000000"/>
            <w:sz w:val="24"/>
            <w:szCs w:val="24"/>
          </w:rPr>
          <w:delText xml:space="preserve"> </w:delText>
        </w:r>
      </w:del>
      <m:oMath>
        <m:r>
          <w:del w:id="2675" w:author="Client" w:date="2023-02-06T18:03:00Z">
            <m:rPr>
              <m:sty m:val="p"/>
            </m:rPr>
            <w:rPr>
              <w:rFonts w:ascii="Cambria Math" w:eastAsia="Times New Roman" w:hAnsi="Cambria Math" w:cs="Cambria Math"/>
              <w:color w:val="000000"/>
              <w:sz w:val="24"/>
              <w:szCs w:val="24"/>
            </w:rPr>
            <m:t>=</m:t>
          </w:del>
        </m:r>
        <m:f>
          <m:fPr>
            <m:ctrlPr>
              <w:del w:id="2676" w:author="Client" w:date="2023-02-06T18:03:00Z">
                <w:rPr>
                  <w:rFonts w:ascii="Cambria Math" w:eastAsia="Times New Roman" w:hAnsi="Cambria Math"/>
                  <w:bCs/>
                  <w:color w:val="000000"/>
                  <w:sz w:val="24"/>
                  <w:szCs w:val="24"/>
                </w:rPr>
              </w:del>
            </m:ctrlPr>
          </m:fPr>
          <m:num>
            <m:nary>
              <m:naryPr>
                <m:chr m:val="∑"/>
                <m:limLoc m:val="undOvr"/>
                <m:subHide m:val="1"/>
                <m:supHide m:val="1"/>
                <m:ctrlPr>
                  <w:del w:id="2677" w:author="Client" w:date="2023-02-06T18:03:00Z">
                    <w:rPr>
                      <w:rFonts w:ascii="Cambria Math" w:eastAsia="Times New Roman" w:hAnsi="Cambria Math" w:cs="Cambria Math"/>
                      <w:bCs/>
                      <w:i/>
                      <w:color w:val="000000"/>
                      <w:sz w:val="24"/>
                      <w:szCs w:val="24"/>
                    </w:rPr>
                  </w:del>
                </m:ctrlPr>
              </m:naryPr>
              <m:sub/>
              <m:sup/>
              <m:e>
                <m:r>
                  <w:del w:id="2678" w:author="Client" w:date="2023-02-06T18:03:00Z">
                    <w:rPr>
                      <w:rFonts w:ascii="Cambria Math" w:eastAsia="Times New Roman" w:hAnsi="Cambria Math" w:cs="Cambria Math"/>
                      <w:color w:val="000000"/>
                      <w:sz w:val="24"/>
                      <w:szCs w:val="24"/>
                    </w:rPr>
                    <m:t>fix</m:t>
                  </w:del>
                </m:r>
              </m:e>
            </m:nary>
          </m:num>
          <m:den>
            <m:r>
              <w:del w:id="2679" w:author="Client" w:date="2023-02-06T18:03:00Z">
                <m:rPr>
                  <m:sty m:val="p"/>
                </m:rPr>
                <w:rPr>
                  <w:rFonts w:ascii="Cambria Math" w:eastAsia="Times New Roman" w:hAnsi="Cambria Math" w:cs="Cambria Math"/>
                  <w:color w:val="000000"/>
                  <w:sz w:val="24"/>
                  <w:szCs w:val="24"/>
                </w:rPr>
                <m:t>n</m:t>
              </w:del>
            </m:r>
          </m:den>
        </m:f>
      </m:oMath>
    </w:p>
    <w:p w14:paraId="44B7E84C" w14:textId="0416A185" w:rsidR="00C100EA" w:rsidDel="00317F55" w:rsidRDefault="00C100EA" w:rsidP="00C100EA">
      <w:pPr>
        <w:spacing w:line="480" w:lineRule="auto"/>
        <w:jc w:val="both"/>
        <w:rPr>
          <w:del w:id="2680" w:author="Client" w:date="2023-02-06T18:03:00Z"/>
          <w:rFonts w:ascii="Times New Roman" w:eastAsia="Times New Roman" w:hAnsi="Times New Roman"/>
          <w:bCs/>
          <w:color w:val="000000"/>
          <w:sz w:val="24"/>
          <w:szCs w:val="24"/>
        </w:rPr>
      </w:pPr>
      <w:del w:id="2681" w:author="Client" w:date="2023-02-06T18:03:00Z">
        <w:r w:rsidDel="00317F55">
          <w:rPr>
            <w:rFonts w:ascii="Times New Roman" w:eastAsia="Times New Roman" w:hAnsi="Times New Roman"/>
            <w:bCs/>
            <w:color w:val="000000"/>
            <w:sz w:val="24"/>
            <w:szCs w:val="24"/>
          </w:rPr>
          <w:delText xml:space="preserve">        Where:  WM = Weighted mean</w:delText>
        </w:r>
      </w:del>
    </w:p>
    <w:p w14:paraId="5E5790E9" w14:textId="5905B27A" w:rsidR="00C100EA" w:rsidDel="00317F55" w:rsidRDefault="00C100EA" w:rsidP="00C100EA">
      <w:pPr>
        <w:spacing w:line="480" w:lineRule="auto"/>
        <w:jc w:val="both"/>
        <w:rPr>
          <w:del w:id="2682" w:author="Client" w:date="2023-02-06T18:03:00Z"/>
          <w:rFonts w:ascii="Times New Roman" w:eastAsia="Times New Roman" w:hAnsi="Times New Roman"/>
          <w:bCs/>
          <w:color w:val="000000"/>
          <w:sz w:val="24"/>
          <w:szCs w:val="24"/>
        </w:rPr>
      </w:pPr>
      <w:del w:id="2683" w:author="Client" w:date="2023-02-06T18:03:00Z">
        <w:r w:rsidDel="00317F55">
          <w:rPr>
            <w:rFonts w:ascii="Times New Roman" w:eastAsia="Times New Roman" w:hAnsi="Times New Roman"/>
            <w:bCs/>
            <w:color w:val="000000"/>
            <w:sz w:val="24"/>
            <w:szCs w:val="24"/>
          </w:rPr>
          <w:delText xml:space="preserve">                        fi = frequency </w:delText>
        </w:r>
      </w:del>
    </w:p>
    <w:p w14:paraId="605F2AA9" w14:textId="7BD857FF" w:rsidR="00C100EA" w:rsidDel="00317F55" w:rsidRDefault="00C100EA" w:rsidP="00C100EA">
      <w:pPr>
        <w:spacing w:line="480" w:lineRule="auto"/>
        <w:jc w:val="both"/>
        <w:rPr>
          <w:del w:id="2684" w:author="Client" w:date="2023-02-06T18:03:00Z"/>
          <w:rFonts w:ascii="Times New Roman" w:eastAsia="Times New Roman" w:hAnsi="Times New Roman"/>
          <w:bCs/>
          <w:color w:val="000000"/>
          <w:sz w:val="24"/>
          <w:szCs w:val="24"/>
        </w:rPr>
      </w:pPr>
      <w:del w:id="2685" w:author="Client" w:date="2023-02-06T18:03:00Z">
        <w:r w:rsidDel="00317F55">
          <w:rPr>
            <w:rFonts w:ascii="Times New Roman" w:eastAsia="Times New Roman" w:hAnsi="Times New Roman"/>
            <w:bCs/>
            <w:color w:val="000000"/>
            <w:sz w:val="24"/>
            <w:szCs w:val="24"/>
          </w:rPr>
          <w:delText xml:space="preserve">                        X = weight assigned </w:delText>
        </w:r>
      </w:del>
    </w:p>
    <w:p w14:paraId="3DF48470" w14:textId="720317F5" w:rsidR="00C100EA" w:rsidDel="00317F55" w:rsidRDefault="00C100EA" w:rsidP="00C100EA">
      <w:pPr>
        <w:spacing w:line="480" w:lineRule="auto"/>
        <w:jc w:val="both"/>
        <w:rPr>
          <w:del w:id="2686" w:author="Client" w:date="2023-02-06T18:03:00Z"/>
          <w:rFonts w:ascii="Times New Roman" w:eastAsia="Times New Roman" w:hAnsi="Times New Roman"/>
          <w:bCs/>
          <w:color w:val="000000"/>
          <w:sz w:val="24"/>
          <w:szCs w:val="24"/>
        </w:rPr>
      </w:pPr>
      <w:del w:id="2687" w:author="Client" w:date="2023-02-06T18:03:00Z">
        <w:r w:rsidDel="00317F55">
          <w:rPr>
            <w:rFonts w:ascii="Times New Roman" w:eastAsia="Times New Roman" w:hAnsi="Times New Roman"/>
            <w:bCs/>
            <w:color w:val="000000"/>
            <w:sz w:val="24"/>
            <w:szCs w:val="24"/>
          </w:rPr>
          <w:delText xml:space="preserve">                        n = sample size (respondents)</w:delText>
        </w:r>
      </w:del>
    </w:p>
    <w:p w14:paraId="68899DDE" w14:textId="039DA1F8" w:rsidR="00C100EA" w:rsidDel="00317F55" w:rsidRDefault="00C100EA" w:rsidP="00C100EA">
      <w:pPr>
        <w:spacing w:line="480" w:lineRule="auto"/>
        <w:jc w:val="both"/>
        <w:rPr>
          <w:del w:id="2688" w:author="Client" w:date="2023-02-06T18:03:00Z"/>
          <w:rFonts w:ascii="Times New Roman" w:eastAsia="Times New Roman" w:hAnsi="Times New Roman"/>
          <w:bCs/>
          <w:color w:val="000000"/>
          <w:sz w:val="24"/>
          <w:szCs w:val="24"/>
        </w:rPr>
      </w:pPr>
      <w:del w:id="2689" w:author="Client" w:date="2023-02-06T18:03:00Z">
        <w:r w:rsidDel="00317F55">
          <w:rPr>
            <w:rFonts w:ascii="Times New Roman" w:eastAsia="Times New Roman" w:hAnsi="Times New Roman"/>
            <w:bCs/>
            <w:color w:val="000000"/>
            <w:sz w:val="24"/>
            <w:szCs w:val="24"/>
          </w:rPr>
          <w:delText xml:space="preserve">                        </w:delText>
        </w:r>
      </w:del>
      <m:oMath>
        <m:nary>
          <m:naryPr>
            <m:chr m:val="∑"/>
            <m:limLoc m:val="undOvr"/>
            <m:subHide m:val="1"/>
            <m:supHide m:val="1"/>
            <m:ctrlPr>
              <w:del w:id="2690" w:author="Client" w:date="2023-02-06T18:03:00Z">
                <w:rPr>
                  <w:rFonts w:ascii="Cambria Math" w:eastAsia="Times New Roman" w:hAnsi="Cambria Math"/>
                  <w:bCs/>
                  <w:i/>
                  <w:color w:val="000000"/>
                  <w:sz w:val="24"/>
                  <w:szCs w:val="24"/>
                </w:rPr>
              </w:del>
            </m:ctrlPr>
          </m:naryPr>
          <m:sub/>
          <m:sup/>
          <m:e>
            <m:r>
              <w:del w:id="2691" w:author="Client" w:date="2023-02-06T18:03:00Z">
                <w:rPr>
                  <w:rFonts w:ascii="Cambria Math" w:eastAsia="Times New Roman" w:hAnsi="Cambria Math"/>
                  <w:color w:val="000000"/>
                  <w:sz w:val="24"/>
                  <w:szCs w:val="24"/>
                </w:rPr>
                <m:t>=</m:t>
              </w:del>
            </m:r>
          </m:e>
        </m:nary>
      </m:oMath>
      <w:del w:id="2692" w:author="Client" w:date="2023-02-06T18:03:00Z">
        <w:r w:rsidDel="00317F55">
          <w:rPr>
            <w:rFonts w:ascii="Times New Roman" w:eastAsia="Times New Roman" w:hAnsi="Times New Roman"/>
            <w:bCs/>
            <w:color w:val="000000"/>
            <w:sz w:val="24"/>
            <w:szCs w:val="24"/>
          </w:rPr>
          <w:delText xml:space="preserve"> summation</w:delText>
        </w:r>
      </w:del>
    </w:p>
    <w:p w14:paraId="1E2CF8B4" w14:textId="515B55EC" w:rsidR="00C100EA" w:rsidDel="00317F55" w:rsidRDefault="00C100EA" w:rsidP="00C100EA">
      <w:pPr>
        <w:spacing w:line="480" w:lineRule="auto"/>
        <w:jc w:val="both"/>
        <w:rPr>
          <w:del w:id="2693" w:author="Client" w:date="2023-02-06T18:03:00Z"/>
          <w:rFonts w:ascii="Times New Roman" w:eastAsia="Times New Roman" w:hAnsi="Times New Roman"/>
          <w:b/>
          <w:bCs/>
          <w:color w:val="000000"/>
          <w:sz w:val="24"/>
          <w:szCs w:val="24"/>
        </w:rPr>
      </w:pPr>
    </w:p>
    <w:p w14:paraId="2AAAE481" w14:textId="37FC2CBB" w:rsidR="006D34FC" w:rsidDel="00317F55" w:rsidRDefault="006D34FC" w:rsidP="00C100EA">
      <w:pPr>
        <w:spacing w:line="480" w:lineRule="auto"/>
        <w:jc w:val="both"/>
        <w:rPr>
          <w:ins w:id="2694" w:author="Administrator" w:date="2023-01-30T12:30:00Z"/>
          <w:del w:id="2695" w:author="Client" w:date="2023-02-06T18:03:00Z"/>
          <w:rFonts w:ascii="Times New Roman" w:eastAsia="Times New Roman" w:hAnsi="Times New Roman"/>
          <w:b/>
          <w:bCs/>
          <w:color w:val="000000"/>
          <w:sz w:val="24"/>
          <w:szCs w:val="24"/>
        </w:rPr>
      </w:pPr>
    </w:p>
    <w:p w14:paraId="45DD9F22" w14:textId="604CCE49" w:rsidR="009E5C7A" w:rsidDel="00317F55" w:rsidRDefault="009E5C7A" w:rsidP="00C100EA">
      <w:pPr>
        <w:spacing w:line="480" w:lineRule="auto"/>
        <w:jc w:val="both"/>
        <w:rPr>
          <w:del w:id="2696" w:author="Client" w:date="2023-02-06T18:03:00Z"/>
          <w:rFonts w:ascii="Times New Roman" w:eastAsia="Times New Roman" w:hAnsi="Times New Roman"/>
          <w:b/>
          <w:bCs/>
          <w:color w:val="000000"/>
          <w:sz w:val="24"/>
          <w:szCs w:val="24"/>
        </w:rPr>
      </w:pPr>
    </w:p>
    <w:p w14:paraId="2C486EA0" w14:textId="6E2BD6DF" w:rsidR="00C100EA" w:rsidDel="00317F55" w:rsidRDefault="00C100EA" w:rsidP="00C100EA">
      <w:pPr>
        <w:spacing w:line="480" w:lineRule="auto"/>
        <w:jc w:val="both"/>
        <w:rPr>
          <w:del w:id="2697" w:author="Client" w:date="2023-02-06T18:03:00Z"/>
          <w:rFonts w:ascii="Times New Roman" w:eastAsia="Times New Roman" w:hAnsi="Times New Roman"/>
          <w:bCs/>
          <w:color w:val="000000"/>
          <w:sz w:val="24"/>
          <w:szCs w:val="24"/>
        </w:rPr>
      </w:pPr>
      <w:del w:id="2698" w:author="Client" w:date="2023-02-06T18:03:00Z">
        <w:r w:rsidDel="00317F55">
          <w:rPr>
            <w:rFonts w:ascii="Times New Roman" w:eastAsia="Times New Roman" w:hAnsi="Times New Roman"/>
            <w:b/>
            <w:bCs/>
            <w:color w:val="000000"/>
            <w:sz w:val="24"/>
            <w:szCs w:val="24"/>
          </w:rPr>
          <w:delText xml:space="preserve">Analysis of the Variance (ANOVA) – </w:delText>
        </w:r>
        <w:r w:rsidDel="00317F55">
          <w:rPr>
            <w:rFonts w:ascii="Times New Roman" w:eastAsia="Times New Roman" w:hAnsi="Times New Roman"/>
            <w:bCs/>
            <w:color w:val="000000"/>
            <w:sz w:val="24"/>
            <w:szCs w:val="24"/>
          </w:rPr>
          <w:delText xml:space="preserve">The formula ANOVA was used to test if there </w:delText>
        </w:r>
      </w:del>
    </w:p>
    <w:p w14:paraId="6EE2A914" w14:textId="675B929D" w:rsidR="006D34FC" w:rsidDel="00317F55" w:rsidRDefault="00C100EA" w:rsidP="006D34FC">
      <w:pPr>
        <w:spacing w:line="480" w:lineRule="auto"/>
        <w:jc w:val="both"/>
        <w:rPr>
          <w:ins w:id="2699" w:author="Administrator" w:date="2023-01-30T12:16:00Z"/>
          <w:del w:id="2700" w:author="Client" w:date="2023-02-06T18:03:00Z"/>
          <w:rFonts w:ascii="Times New Roman" w:eastAsia="Times New Roman" w:hAnsi="Times New Roman"/>
          <w:bCs/>
          <w:color w:val="000000"/>
          <w:sz w:val="24"/>
          <w:szCs w:val="24"/>
        </w:rPr>
      </w:pPr>
      <w:del w:id="2701" w:author="Client" w:date="2023-02-06T18:03:00Z">
        <w:r w:rsidDel="00317F55">
          <w:rPr>
            <w:rFonts w:ascii="Times New Roman" w:eastAsia="Times New Roman" w:hAnsi="Times New Roman"/>
            <w:bCs/>
            <w:color w:val="000000"/>
            <w:sz w:val="24"/>
            <w:szCs w:val="24"/>
          </w:rPr>
          <w:delText xml:space="preserve">is a significant relationship between the importance of business innovation to target market. If one independent variable is included, ANOVA is one – way Analysis of Variance. If there were four experimental treatments in the experiment conducted, there would be four levels of the independent variable, experimental treatment. </w:delText>
        </w:r>
      </w:del>
    </w:p>
    <w:p w14:paraId="06F2581D" w14:textId="4659CF42" w:rsidR="00C100EA" w:rsidDel="00317F55" w:rsidRDefault="00C100EA" w:rsidP="009E5C7A">
      <w:pPr>
        <w:spacing w:line="480" w:lineRule="auto"/>
        <w:ind w:firstLine="720"/>
        <w:jc w:val="both"/>
        <w:rPr>
          <w:del w:id="2702" w:author="Client" w:date="2023-02-06T18:03:00Z"/>
          <w:rFonts w:ascii="Times New Roman" w:eastAsia="Times New Roman" w:hAnsi="Times New Roman"/>
          <w:bCs/>
          <w:color w:val="000000"/>
          <w:sz w:val="24"/>
          <w:szCs w:val="24"/>
        </w:rPr>
      </w:pPr>
      <w:del w:id="2703" w:author="Client" w:date="2023-02-06T18:03:00Z">
        <w:r w:rsidDel="00317F55">
          <w:rPr>
            <w:rFonts w:ascii="Times New Roman" w:eastAsia="Times New Roman" w:hAnsi="Times New Roman"/>
            <w:bCs/>
            <w:color w:val="000000"/>
            <w:sz w:val="24"/>
            <w:szCs w:val="24"/>
          </w:rPr>
          <w:delText xml:space="preserve">The null hypothesis would be </w:delText>
        </w:r>
      </w:del>
      <m:oMath>
        <m:r>
          <w:del w:id="2704" w:author="Client" w:date="2023-02-06T18:03:00Z">
            <m:rPr>
              <m:sty m:val="bi"/>
            </m:rPr>
            <w:rPr>
              <w:rFonts w:ascii="Cambria Math" w:eastAsia="Times New Roman" w:hAnsi="Cambria Math"/>
              <w:color w:val="000000"/>
              <w:sz w:val="24"/>
              <w:szCs w:val="24"/>
            </w:rPr>
            <m:t>H</m:t>
          </w:del>
        </m:r>
        <m:r>
          <w:del w:id="2705" w:author="Client" w:date="2023-02-06T18:03:00Z">
            <w:rPr>
              <w:rFonts w:ascii="Cambria Math" w:eastAsia="Times New Roman" w:hAnsi="Cambria Math"/>
              <w:color w:val="000000"/>
              <w:sz w:val="24"/>
              <w:szCs w:val="24"/>
            </w:rPr>
            <m:t>˳:</m:t>
          </w:del>
        </m:r>
        <m:r>
          <w:del w:id="2706" w:author="Client" w:date="2023-02-06T18:03:00Z">
            <m:rPr>
              <m:sty m:val="bi"/>
            </m:rPr>
            <w:rPr>
              <w:rFonts w:ascii="Cambria Math" w:eastAsia="Times New Roman" w:hAnsi="Cambria Math"/>
              <w:color w:val="000000"/>
              <w:sz w:val="24"/>
              <w:szCs w:val="24"/>
            </w:rPr>
            <m:t xml:space="preserve"> μ</m:t>
          </w:del>
        </m:r>
        <m:r>
          <w:del w:id="2707" w:author="Client" w:date="2023-02-06T18:03:00Z">
            <m:rPr>
              <m:sty m:val="bi"/>
            </m:rPr>
            <w:rPr>
              <w:rFonts w:ascii="Cambria Math" w:eastAsia="Times New Roman" w:hAnsi="Cambria Math"/>
              <w:color w:val="000000"/>
              <w:sz w:val="24"/>
              <w:szCs w:val="24"/>
            </w:rPr>
            <m:t>1=μ</m:t>
          </w:del>
        </m:r>
        <m:r>
          <w:del w:id="2708" w:author="Client" w:date="2023-02-06T18:03:00Z">
            <m:rPr>
              <m:sty m:val="bi"/>
            </m:rPr>
            <w:rPr>
              <w:rFonts w:ascii="Cambria Math" w:eastAsia="Times New Roman" w:hAnsi="Cambria Math"/>
              <w:color w:val="000000"/>
              <w:sz w:val="24"/>
              <w:szCs w:val="24"/>
            </w:rPr>
            <m:t>2= μ</m:t>
          </w:del>
        </m:r>
        <m:r>
          <w:del w:id="2709" w:author="Client" w:date="2023-02-06T18:03:00Z">
            <m:rPr>
              <m:sty m:val="bi"/>
            </m:rPr>
            <w:rPr>
              <w:rFonts w:ascii="Cambria Math" w:eastAsia="Times New Roman" w:hAnsi="Cambria Math"/>
              <w:color w:val="000000"/>
              <w:sz w:val="24"/>
              <w:szCs w:val="24"/>
            </w:rPr>
            <m:t>4:</m:t>
          </w:del>
        </m:r>
        <m:r>
          <w:del w:id="2710" w:author="Client" w:date="2023-02-06T18:03:00Z">
            <w:rPr>
              <w:rFonts w:ascii="Cambria Math" w:eastAsia="Times New Roman" w:hAnsi="Cambria Math"/>
              <w:color w:val="000000"/>
              <w:sz w:val="24"/>
              <w:szCs w:val="24"/>
            </w:rPr>
            <m:t xml:space="preserve"> </m:t>
          </w:del>
        </m:r>
      </m:oMath>
      <w:del w:id="2711" w:author="Client" w:date="2023-02-06T18:03:00Z">
        <w:r w:rsidDel="00317F55">
          <w:rPr>
            <w:rFonts w:ascii="Times New Roman" w:eastAsia="Times New Roman" w:hAnsi="Times New Roman"/>
            <w:bCs/>
            <w:color w:val="000000"/>
            <w:sz w:val="24"/>
            <w:szCs w:val="24"/>
          </w:rPr>
          <w:delText xml:space="preserve">a sample mean of each of the four treatments would be computed and these means would be tested. This would be in a one – way Analysis of variance for the reason that only one independent variable is included. When the computed significant value is greater than the 0.05 level of </w:delText>
        </w:r>
      </w:del>
    </w:p>
    <w:p w14:paraId="1A2B0D14" w14:textId="4BF34932" w:rsidR="00C100EA" w:rsidDel="00317F55" w:rsidRDefault="00C100EA">
      <w:pPr>
        <w:spacing w:line="480" w:lineRule="auto"/>
        <w:ind w:firstLine="720"/>
        <w:jc w:val="both"/>
        <w:rPr>
          <w:del w:id="2712" w:author="Client" w:date="2023-02-06T18:03:00Z"/>
          <w:rFonts w:ascii="Times New Roman" w:eastAsia="Times New Roman" w:hAnsi="Times New Roman"/>
          <w:bCs/>
          <w:color w:val="000000"/>
          <w:sz w:val="24"/>
          <w:szCs w:val="24"/>
        </w:rPr>
        <w:pPrChange w:id="2713" w:author="HI!" w:date="2023-01-30T13:00:00Z">
          <w:pPr>
            <w:spacing w:line="480" w:lineRule="auto"/>
            <w:jc w:val="both"/>
          </w:pPr>
        </w:pPrChange>
      </w:pPr>
      <w:del w:id="2714" w:author="Client" w:date="2023-02-06T18:03:00Z">
        <w:r w:rsidDel="00317F55">
          <w:rPr>
            <w:rFonts w:ascii="Times New Roman" w:eastAsia="Times New Roman" w:hAnsi="Times New Roman"/>
            <w:bCs/>
            <w:color w:val="000000"/>
            <w:sz w:val="24"/>
            <w:szCs w:val="24"/>
          </w:rPr>
          <w:delText>significant, the hypothesis is accepted.</w:delText>
        </w:r>
      </w:del>
    </w:p>
    <w:p w14:paraId="00A1891E" w14:textId="2C02C5B1" w:rsidR="00C100EA" w:rsidDel="00317F55" w:rsidRDefault="00C100EA" w:rsidP="00C100EA">
      <w:pPr>
        <w:spacing w:line="480" w:lineRule="auto"/>
        <w:jc w:val="both"/>
        <w:rPr>
          <w:del w:id="2715" w:author="Client" w:date="2023-02-06T18:03:00Z"/>
          <w:rFonts w:ascii="Times New Roman" w:eastAsia="Times New Roman" w:hAnsi="Times New Roman"/>
          <w:bCs/>
          <w:color w:val="000000"/>
          <w:sz w:val="24"/>
          <w:szCs w:val="24"/>
        </w:rPr>
      </w:pPr>
      <w:del w:id="2716" w:author="Client" w:date="2023-02-06T18:03:00Z">
        <w:r w:rsidDel="00317F55">
          <w:rPr>
            <w:rFonts w:ascii="Times New Roman" w:eastAsia="Times New Roman" w:hAnsi="Times New Roman"/>
            <w:bCs/>
            <w:color w:val="000000"/>
            <w:sz w:val="24"/>
            <w:szCs w:val="24"/>
          </w:rPr>
          <w:delText xml:space="preserve">The formula for one – way Analysis of Variance is: </w:delText>
        </w:r>
        <w:r w:rsidDel="00317F55">
          <w:rPr>
            <w:rFonts w:ascii="Times New Roman" w:eastAsia="Times New Roman" w:hAnsi="Times New Roman"/>
            <w:bCs/>
            <w:color w:val="000000"/>
            <w:sz w:val="24"/>
            <w:szCs w:val="24"/>
          </w:rPr>
          <w:tab/>
        </w:r>
      </w:del>
    </w:p>
    <w:p w14:paraId="5015F700" w14:textId="17065BB7" w:rsidR="00C100EA" w:rsidRPr="0020647C" w:rsidDel="00317F55" w:rsidRDefault="00C100EA" w:rsidP="00C100EA">
      <w:pPr>
        <w:spacing w:line="480" w:lineRule="auto"/>
        <w:jc w:val="both"/>
        <w:rPr>
          <w:del w:id="2717" w:author="Client" w:date="2023-02-06T18:03:00Z"/>
          <w:rFonts w:ascii="Times New Roman" w:eastAsia="Times New Roman" w:hAnsi="Times New Roman"/>
          <w:bCs/>
          <w:color w:val="000000"/>
          <w:sz w:val="24"/>
          <w:szCs w:val="24"/>
        </w:rPr>
      </w:pPr>
      <w:del w:id="2718" w:author="Client" w:date="2023-02-06T18:03:00Z">
        <w:r w:rsidDel="00317F55">
          <w:rPr>
            <w:noProof/>
          </w:rPr>
          <mc:AlternateContent>
            <mc:Choice Requires="wps">
              <w:drawing>
                <wp:inline distT="0" distB="0" distL="0" distR="0" wp14:anchorId="123004C2" wp14:editId="57333588">
                  <wp:extent cx="301625" cy="301625"/>
                  <wp:effectExtent l="0" t="0" r="0" b="0"/>
                  <wp:docPr id="6" name="Rectangle 6" descr="https://www.statsdirect.com/help/generatedimages/equations/equation54.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027AD" id="Rectangle 6" o:spid="_x0000_s1026" alt="https://www.statsdirect.com/help/generatedimages/equations/equation54.sv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" filled="f" stroked="f">
                  <o:lock v:ext="edit" aspectratio="t"/>
                  <w10:anchorlock/>
                </v:rect>
              </w:pict>
            </mc:Fallback>
          </mc:AlternateContent>
        </w:r>
      </w:del>
      <m:oMath>
        <m:r>
          <w:del w:id="2719" w:author="Client" w:date="2023-02-06T18:03:00Z">
            <w:rPr>
              <w:rFonts w:ascii="Cambria Math" w:eastAsia="Times New Roman" w:hAnsi="Cambria Math"/>
              <w:color w:val="000000"/>
              <w:sz w:val="24"/>
              <w:szCs w:val="24"/>
            </w:rPr>
            <m:t>F</m:t>
          </w:del>
        </m:r>
        <m:r>
          <w:del w:id="2720" w:author="Client" w:date="2023-02-06T18:03:00Z">
            <m:rPr>
              <m:sty m:val="p"/>
            </m:rPr>
            <w:rPr>
              <w:rFonts w:ascii="Cambria Math" w:eastAsia="Times New Roman" w:hAnsi="Cambria Math"/>
              <w:color w:val="000000"/>
              <w:sz w:val="24"/>
              <w:szCs w:val="24"/>
            </w:rPr>
            <m:t>=</m:t>
          </w:del>
        </m:r>
        <m:f>
          <m:fPr>
            <m:ctrlPr>
              <w:del w:id="2721" w:author="Client" w:date="2023-02-06T18:03:00Z">
                <w:rPr>
                  <w:rFonts w:ascii="Cambria Math" w:eastAsia="Times New Roman" w:hAnsi="Cambria Math"/>
                  <w:bCs/>
                  <w:color w:val="000000"/>
                  <w:sz w:val="24"/>
                  <w:szCs w:val="24"/>
                </w:rPr>
              </w:del>
            </m:ctrlPr>
          </m:fPr>
          <m:num>
            <m:r>
              <w:del w:id="2722" w:author="Client" w:date="2023-02-06T18:03:00Z">
                <w:rPr>
                  <w:rFonts w:ascii="Cambria Math" w:eastAsia="Times New Roman" w:hAnsi="Cambria Math"/>
                  <w:color w:val="000000"/>
                  <w:sz w:val="24"/>
                  <w:szCs w:val="24"/>
                </w:rPr>
                <m:t>MST</m:t>
              </w:del>
            </m:r>
          </m:num>
          <m:den>
            <m:r>
              <w:del w:id="2723" w:author="Client" w:date="2023-02-06T18:03:00Z">
                <w:rPr>
                  <w:rFonts w:ascii="Cambria Math" w:eastAsia="Times New Roman" w:hAnsi="Cambria Math"/>
                  <w:color w:val="000000"/>
                  <w:sz w:val="24"/>
                  <w:szCs w:val="24"/>
                </w:rPr>
                <m:t>MSE</m:t>
              </w:del>
            </m:r>
          </m:den>
        </m:f>
      </m:oMath>
    </w:p>
    <w:p w14:paraId="75B19031" w14:textId="6F2952AC" w:rsidR="00C100EA" w:rsidDel="00317F55" w:rsidRDefault="00C100EA" w:rsidP="00EC60D1">
      <w:pPr>
        <w:spacing w:line="480" w:lineRule="auto"/>
        <w:jc w:val="both"/>
        <w:rPr>
          <w:del w:id="2724" w:author="Client" w:date="2023-02-06T18:03:00Z"/>
          <w:rFonts w:ascii="Times New Roman" w:eastAsia="Times New Roman" w:hAnsi="Times New Roman"/>
          <w:bCs/>
          <w:color w:val="000000"/>
          <w:sz w:val="24"/>
          <w:szCs w:val="24"/>
        </w:rPr>
      </w:pPr>
      <w:del w:id="2725" w:author="Client" w:date="2023-02-06T18:03:00Z">
        <w:r w:rsidDel="00317F55">
          <w:rPr>
            <w:rFonts w:ascii="Times New Roman" w:eastAsia="Times New Roman" w:hAnsi="Times New Roman"/>
            <w:bCs/>
            <w:color w:val="000000"/>
            <w:sz w:val="24"/>
            <w:szCs w:val="24"/>
          </w:rPr>
          <w:delText xml:space="preserve">       </w:delText>
        </w:r>
      </w:del>
      <m:oMath>
        <m:r>
          <w:del w:id="2726" w:author="Client" w:date="2023-02-06T18:03:00Z">
            <w:rPr>
              <w:rFonts w:ascii="Cambria Math" w:eastAsia="Times New Roman" w:hAnsi="Cambria Math" w:cs="Cambria Math"/>
              <w:color w:val="000000"/>
              <w:sz w:val="24"/>
              <w:szCs w:val="24"/>
            </w:rPr>
            <m:t>MST</m:t>
          </w:del>
        </m:r>
        <m:r>
          <w:del w:id="2727" w:author="Client" w:date="2023-02-06T18:03:00Z">
            <m:rPr>
              <m:sty m:val="p"/>
            </m:rPr>
            <w:rPr>
              <w:rFonts w:ascii="Cambria Math" w:eastAsia="Times New Roman" w:hAnsi="Cambria Math" w:cs="Cambria Math"/>
              <w:color w:val="000000"/>
              <w:sz w:val="24"/>
              <w:szCs w:val="24"/>
            </w:rPr>
            <m:t>=</m:t>
          </w:del>
        </m:r>
        <m:f>
          <m:fPr>
            <m:ctrlPr>
              <w:del w:id="2728" w:author="Client" w:date="2023-02-06T18:03:00Z">
                <w:rPr>
                  <w:rFonts w:ascii="Cambria Math" w:eastAsia="Times New Roman" w:hAnsi="Cambria Math"/>
                  <w:bCs/>
                  <w:color w:val="000000"/>
                  <w:sz w:val="24"/>
                  <w:szCs w:val="24"/>
                </w:rPr>
              </w:del>
            </m:ctrlPr>
          </m:fPr>
          <m:num>
            <m:nary>
              <m:naryPr>
                <m:chr m:val="∑"/>
                <m:ctrlPr>
                  <w:del w:id="2729" w:author="Client" w:date="2023-02-06T18:03:00Z">
                    <w:rPr>
                      <w:rFonts w:ascii="Cambria Math" w:eastAsia="Times New Roman" w:hAnsi="Cambria Math" w:cs="Cambria Math"/>
                      <w:bCs/>
                      <w:color w:val="000000"/>
                      <w:sz w:val="24"/>
                      <w:szCs w:val="24"/>
                    </w:rPr>
                  </w:del>
                </m:ctrlPr>
              </m:naryPr>
              <m:sub>
                <m:r>
                  <w:del w:id="2730" w:author="Client" w:date="2023-02-06T18:03:00Z">
                    <w:rPr>
                      <w:rFonts w:ascii="Cambria Math" w:eastAsia="Times New Roman" w:hAnsi="Cambria Math" w:cs="Cambria Math"/>
                      <w:color w:val="000000"/>
                      <w:sz w:val="24"/>
                      <w:szCs w:val="24"/>
                    </w:rPr>
                    <m:t>i=1</m:t>
                  </w:del>
                </m:r>
              </m:sub>
              <m:sup>
                <m:r>
                  <w:del w:id="2731" w:author="Client" w:date="2023-02-06T18:03:00Z">
                    <w:rPr>
                      <w:rFonts w:ascii="Cambria Math" w:eastAsia="Times New Roman" w:hAnsi="Cambria Math" w:cs="Cambria Math"/>
                      <w:color w:val="000000"/>
                      <w:sz w:val="24"/>
                      <w:szCs w:val="24"/>
                    </w:rPr>
                    <m:t>k</m:t>
                  </w:del>
                </m:r>
              </m:sup>
              <m:e>
                <m:r>
                  <w:del w:id="2732" w:author="Client" w:date="2023-02-06T18:03:00Z">
                    <w:rPr>
                      <w:rFonts w:ascii="Cambria Math" w:eastAsia="Times New Roman" w:hAnsi="Cambria Math" w:cs="Cambria Math"/>
                      <w:color w:val="000000"/>
                      <w:sz w:val="24"/>
                      <w:szCs w:val="24"/>
                    </w:rPr>
                    <m:t>(</m:t>
                  </w:del>
                </m:r>
                <m:sSubSup>
                  <m:sSubSupPr>
                    <m:ctrlPr>
                      <w:del w:id="2733" w:author="Client" w:date="2023-02-06T18:03:00Z">
                        <w:rPr>
                          <w:rFonts w:ascii="Cambria Math" w:eastAsia="Times New Roman" w:hAnsi="Cambria Math" w:cs="Cambria Math"/>
                          <w:bCs/>
                          <w:i/>
                          <w:color w:val="000000"/>
                          <w:sz w:val="24"/>
                          <w:szCs w:val="24"/>
                        </w:rPr>
                      </w:del>
                    </m:ctrlPr>
                  </m:sSubSupPr>
                  <m:e>
                    <m:r>
                      <w:del w:id="2734" w:author="Client" w:date="2023-02-06T18:03:00Z">
                        <w:rPr>
                          <w:rFonts w:ascii="Cambria Math" w:eastAsia="Times New Roman" w:hAnsi="Cambria Math" w:cs="Cambria Math"/>
                          <w:color w:val="000000"/>
                          <w:sz w:val="24"/>
                          <w:szCs w:val="24"/>
                        </w:rPr>
                        <m:t>T</m:t>
                      </w:del>
                    </m:r>
                  </m:e>
                  <m:sub>
                    <m:r>
                      <w:del w:id="2735" w:author="Client" w:date="2023-02-06T18:03:00Z">
                        <w:rPr>
                          <w:rFonts w:ascii="Cambria Math" w:eastAsia="Times New Roman" w:hAnsi="Cambria Math" w:cs="Cambria Math"/>
                          <w:color w:val="000000"/>
                          <w:sz w:val="24"/>
                          <w:szCs w:val="24"/>
                        </w:rPr>
                        <m:t>i</m:t>
                      </w:del>
                    </m:r>
                  </m:sub>
                  <m:sup>
                    <m:r>
                      <w:del w:id="2736" w:author="Client" w:date="2023-02-06T18:03:00Z">
                        <w:rPr>
                          <w:rFonts w:ascii="Cambria Math" w:eastAsia="Times New Roman" w:hAnsi="Cambria Math" w:cs="Cambria Math"/>
                          <w:color w:val="000000"/>
                          <w:sz w:val="24"/>
                          <w:szCs w:val="24"/>
                        </w:rPr>
                        <m:t>2</m:t>
                      </w:del>
                    </m:r>
                  </m:sup>
                </m:sSubSup>
                <m:r>
                  <w:del w:id="2737" w:author="Client" w:date="2023-02-06T18:03:00Z">
                    <w:rPr>
                      <w:rFonts w:ascii="Cambria Math" w:eastAsia="Times New Roman" w:hAnsi="Cambria Math" w:cs="Cambria Math"/>
                      <w:color w:val="000000"/>
                      <w:sz w:val="24"/>
                      <w:szCs w:val="24"/>
                    </w:rPr>
                    <m:t>/</m:t>
                  </w:del>
                </m:r>
                <m:sSub>
                  <m:sSubPr>
                    <m:ctrlPr>
                      <w:del w:id="2738" w:author="Client" w:date="2023-02-06T18:03:00Z">
                        <w:rPr>
                          <w:rFonts w:ascii="Cambria Math" w:eastAsia="Times New Roman" w:hAnsi="Cambria Math" w:cs="Cambria Math"/>
                          <w:bCs/>
                          <w:i/>
                          <w:color w:val="000000"/>
                          <w:sz w:val="24"/>
                          <w:szCs w:val="24"/>
                        </w:rPr>
                      </w:del>
                    </m:ctrlPr>
                  </m:sSubPr>
                  <m:e>
                    <m:r>
                      <w:del w:id="2739" w:author="Client" w:date="2023-02-06T18:03:00Z">
                        <w:rPr>
                          <w:rFonts w:ascii="Cambria Math" w:eastAsia="Times New Roman" w:hAnsi="Cambria Math" w:cs="Cambria Math"/>
                          <w:color w:val="000000"/>
                          <w:sz w:val="24"/>
                          <w:szCs w:val="24"/>
                        </w:rPr>
                        <m:t>n</m:t>
                      </w:del>
                    </m:r>
                  </m:e>
                  <m:sub>
                    <m:r>
                      <w:del w:id="2740" w:author="Client" w:date="2023-02-06T18:03:00Z">
                        <w:rPr>
                          <w:rFonts w:ascii="Cambria Math" w:eastAsia="Times New Roman" w:hAnsi="Cambria Math" w:cs="Cambria Math"/>
                          <w:color w:val="000000"/>
                          <w:sz w:val="24"/>
                          <w:szCs w:val="24"/>
                        </w:rPr>
                        <m:t xml:space="preserve">i </m:t>
                      </w:del>
                    </m:r>
                  </m:sub>
                </m:sSub>
                <m:r>
                  <w:del w:id="2741" w:author="Client" w:date="2023-02-06T18:03:00Z">
                    <w:rPr>
                      <w:rFonts w:ascii="Cambria Math" w:eastAsia="Times New Roman" w:hAnsi="Cambria Math" w:cs="Cambria Math"/>
                      <w:color w:val="000000"/>
                      <w:sz w:val="24"/>
                      <w:szCs w:val="24"/>
                    </w:rPr>
                    <m:t>)-</m:t>
                  </w:del>
                </m:r>
                <m:sSup>
                  <m:sSupPr>
                    <m:ctrlPr>
                      <w:del w:id="2742" w:author="Client" w:date="2023-02-06T18:03:00Z">
                        <w:rPr>
                          <w:rFonts w:ascii="Cambria Math" w:eastAsia="Times New Roman" w:hAnsi="Cambria Math" w:cs="Cambria Math"/>
                          <w:bCs/>
                          <w:i/>
                          <w:color w:val="000000"/>
                          <w:sz w:val="24"/>
                          <w:szCs w:val="24"/>
                        </w:rPr>
                      </w:del>
                    </m:ctrlPr>
                  </m:sSupPr>
                  <m:e>
                    <m:r>
                      <w:del w:id="2743" w:author="Client" w:date="2023-02-06T18:03:00Z">
                        <w:rPr>
                          <w:rFonts w:ascii="Cambria Math" w:eastAsia="Times New Roman" w:hAnsi="Cambria Math" w:cs="Cambria Math"/>
                          <w:color w:val="000000"/>
                          <w:sz w:val="24"/>
                          <w:szCs w:val="24"/>
                        </w:rPr>
                        <m:t>G</m:t>
                      </w:del>
                    </m:r>
                  </m:e>
                  <m:sup>
                    <m:r>
                      <w:del w:id="2744" w:author="Client" w:date="2023-02-06T18:03:00Z">
                        <w:rPr>
                          <w:rFonts w:ascii="Cambria Math" w:eastAsia="Times New Roman" w:hAnsi="Cambria Math" w:cs="Cambria Math"/>
                          <w:color w:val="000000"/>
                          <w:sz w:val="24"/>
                          <w:szCs w:val="24"/>
                        </w:rPr>
                        <m:t>2</m:t>
                      </w:del>
                    </m:r>
                  </m:sup>
                </m:sSup>
                <m:r>
                  <w:del w:id="2745" w:author="Client" w:date="2023-02-06T18:03:00Z">
                    <w:rPr>
                      <w:rFonts w:ascii="Cambria Math" w:eastAsia="Times New Roman" w:hAnsi="Cambria Math" w:cs="Cambria Math"/>
                      <w:color w:val="000000"/>
                      <w:sz w:val="24"/>
                      <w:szCs w:val="24"/>
                    </w:rPr>
                    <m:t>/n</m:t>
                  </w:del>
                </m:r>
              </m:e>
            </m:nary>
          </m:num>
          <m:den>
            <m:r>
              <w:del w:id="2746" w:author="Client" w:date="2023-02-06T18:03:00Z">
                <w:rPr>
                  <w:rFonts w:ascii="Cambria Math" w:eastAsia="Times New Roman" w:hAnsi="Cambria Math" w:cs="Cambria Math"/>
                  <w:color w:val="000000"/>
                  <w:sz w:val="24"/>
                  <w:szCs w:val="24"/>
                </w:rPr>
                <m:t>k-1</m:t>
              </w:del>
            </m:r>
          </m:den>
        </m:f>
      </m:oMath>
      <w:del w:id="2747" w:author="Client" w:date="2023-02-06T18:03:00Z">
        <w:r w:rsidDel="00317F55">
          <w:rPr>
            <w:rFonts w:ascii="Times New Roman" w:eastAsia="Times New Roman" w:hAnsi="Times New Roman"/>
            <w:bCs/>
            <w:color w:val="000000"/>
            <w:sz w:val="24"/>
            <w:szCs w:val="24"/>
          </w:rPr>
          <w:delText xml:space="preserve">             </w:delText>
        </w:r>
      </w:del>
    </w:p>
    <w:p w14:paraId="46A3C21C" w14:textId="1F55709F" w:rsidR="00EC60D1" w:rsidDel="00317F55" w:rsidRDefault="00EC60D1" w:rsidP="00C100EA">
      <w:pPr>
        <w:spacing w:line="480" w:lineRule="auto"/>
        <w:jc w:val="both"/>
        <w:rPr>
          <w:ins w:id="2748" w:author="HI!" w:date="2023-01-30T12:54:00Z"/>
          <w:del w:id="2749" w:author="Client" w:date="2023-02-06T18:03:00Z"/>
          <w:rFonts w:ascii="Times New Roman" w:eastAsia="Times New Roman" w:hAnsi="Times New Roman"/>
          <w:bCs/>
          <w:color w:val="000000"/>
          <w:sz w:val="24"/>
          <w:szCs w:val="24"/>
        </w:rPr>
      </w:pPr>
    </w:p>
    <w:p w14:paraId="37F5A143" w14:textId="2AC354AB" w:rsidR="00C100EA" w:rsidRPr="00904F89" w:rsidDel="00317F55" w:rsidRDefault="00EC60D1" w:rsidP="00EC60D1">
      <w:pPr>
        <w:spacing w:line="480" w:lineRule="auto"/>
        <w:rPr>
          <w:del w:id="2750" w:author="Client" w:date="2023-02-06T18:03:00Z"/>
          <w:rFonts w:ascii="Times New Roman" w:eastAsia="Times New Roman" w:hAnsi="Times New Roman"/>
          <w:bCs/>
          <w:color w:val="000000"/>
          <w:sz w:val="24"/>
          <w:szCs w:val="24"/>
        </w:rPr>
      </w:pPr>
      <w:ins w:id="2751" w:author="HI!" w:date="2023-01-30T12:54:00Z">
        <w:del w:id="2752" w:author="Client" w:date="2023-02-06T18:03:00Z">
          <w:r w:rsidDel="00317F55">
            <w:rPr>
              <w:rFonts w:ascii="Times New Roman" w:eastAsia="Times New Roman" w:hAnsi="Times New Roman"/>
              <w:bCs/>
              <w:color w:val="000000"/>
              <w:sz w:val="24"/>
              <w:szCs w:val="24"/>
            </w:rPr>
            <w:delText xml:space="preserve">      </w:delText>
          </w:r>
        </w:del>
      </w:ins>
      <w:del w:id="2753" w:author="Client" w:date="2023-02-06T18:03:00Z">
        <w:r w:rsidR="00C100EA" w:rsidDel="00317F55">
          <w:rPr>
            <w:rFonts w:ascii="Times New Roman" w:eastAsia="Times New Roman" w:hAnsi="Times New Roman"/>
            <w:bCs/>
            <w:color w:val="000000"/>
            <w:sz w:val="24"/>
            <w:szCs w:val="24"/>
          </w:rPr>
          <w:delText xml:space="preserve">      </w:delText>
        </w:r>
      </w:del>
      <m:oMath>
        <m:r>
          <w:del w:id="2754" w:author="Client" w:date="2023-02-06T18:03:00Z">
            <w:rPr>
              <w:rFonts w:ascii="Cambria Math" w:eastAsia="Times New Roman" w:hAnsi="Cambria Math" w:cs="Cambria Math"/>
              <w:color w:val="000000"/>
              <w:sz w:val="24"/>
              <w:szCs w:val="24"/>
            </w:rPr>
            <m:t>MSE</m:t>
          </w:del>
        </m:r>
        <m:r>
          <w:del w:id="2755" w:author="Client" w:date="2023-02-06T18:03:00Z">
            <m:rPr>
              <m:sty m:val="p"/>
            </m:rPr>
            <w:rPr>
              <w:rFonts w:ascii="Cambria Math" w:eastAsia="Times New Roman" w:hAnsi="Cambria Math" w:cs="Cambria Math"/>
              <w:color w:val="000000"/>
              <w:sz w:val="24"/>
              <w:szCs w:val="24"/>
            </w:rPr>
            <m:t>=</m:t>
          </w:del>
        </m:r>
        <m:f>
          <m:fPr>
            <m:ctrlPr>
              <w:del w:id="2756" w:author="Client" w:date="2023-02-06T18:03:00Z">
                <w:rPr>
                  <w:rFonts w:ascii="Cambria Math" w:eastAsia="Times New Roman" w:hAnsi="Cambria Math"/>
                  <w:bCs/>
                  <w:color w:val="000000"/>
                  <w:sz w:val="24"/>
                  <w:szCs w:val="24"/>
                </w:rPr>
              </w:del>
            </m:ctrlPr>
          </m:fPr>
          <m:num>
            <m:nary>
              <m:naryPr>
                <m:chr m:val="∑"/>
                <m:limLoc m:val="undOvr"/>
                <m:ctrlPr>
                  <w:del w:id="2757" w:author="Client" w:date="2023-02-06T18:03:00Z">
                    <w:rPr>
                      <w:rFonts w:ascii="Cambria Math" w:eastAsia="Times New Roman" w:hAnsi="Cambria Math" w:cs="Cambria Math"/>
                      <w:bCs/>
                      <w:i/>
                      <w:color w:val="000000"/>
                      <w:sz w:val="24"/>
                      <w:szCs w:val="24"/>
                    </w:rPr>
                  </w:del>
                </m:ctrlPr>
              </m:naryPr>
              <m:sub>
                <m:r>
                  <w:del w:id="2758" w:author="Client" w:date="2023-02-06T18:03:00Z">
                    <w:rPr>
                      <w:rFonts w:ascii="Cambria Math" w:eastAsia="Times New Roman" w:hAnsi="Cambria Math" w:cs="Cambria Math"/>
                      <w:color w:val="000000"/>
                      <w:sz w:val="24"/>
                      <w:szCs w:val="24"/>
                    </w:rPr>
                    <m:t>i-1</m:t>
                  </w:del>
                </m:r>
              </m:sub>
              <m:sup>
                <m:r>
                  <w:del w:id="2759" w:author="Client" w:date="2023-02-06T18:03:00Z">
                    <w:rPr>
                      <w:rFonts w:ascii="Cambria Math" w:eastAsia="Times New Roman" w:hAnsi="Cambria Math" w:cs="Cambria Math"/>
                      <w:color w:val="000000"/>
                      <w:sz w:val="24"/>
                      <w:szCs w:val="24"/>
                    </w:rPr>
                    <m:t>k</m:t>
                  </w:del>
                </m:r>
              </m:sup>
              <m:e>
                <m:nary>
                  <m:naryPr>
                    <m:chr m:val="∑"/>
                    <m:ctrlPr>
                      <w:del w:id="2760" w:author="Client" w:date="2023-02-06T18:03:00Z">
                        <w:rPr>
                          <w:rFonts w:ascii="Cambria Math" w:eastAsia="Times New Roman" w:hAnsi="Cambria Math" w:cs="Cambria Math"/>
                          <w:bCs/>
                          <w:i/>
                          <w:color w:val="000000"/>
                          <w:sz w:val="24"/>
                          <w:szCs w:val="24"/>
                        </w:rPr>
                      </w:del>
                    </m:ctrlPr>
                  </m:naryPr>
                  <m:sub>
                    <m:r>
                      <w:del w:id="2761" w:author="Client" w:date="2023-02-06T18:03:00Z">
                        <w:rPr>
                          <w:rFonts w:ascii="Cambria Math" w:eastAsia="Times New Roman" w:hAnsi="Cambria Math" w:cs="Cambria Math"/>
                          <w:color w:val="000000"/>
                          <w:sz w:val="24"/>
                          <w:szCs w:val="24"/>
                        </w:rPr>
                        <m:t>j-1</m:t>
                      </w:del>
                    </m:r>
                  </m:sub>
                  <m:sup>
                    <m:sSub>
                      <m:sSubPr>
                        <m:ctrlPr>
                          <w:del w:id="2762" w:author="Client" w:date="2023-02-06T18:03:00Z">
                            <w:rPr>
                              <w:rFonts w:ascii="Cambria Math" w:eastAsia="Times New Roman" w:hAnsi="Cambria Math" w:cs="Cambria Math"/>
                              <w:bCs/>
                              <w:i/>
                              <w:color w:val="000000"/>
                              <w:sz w:val="24"/>
                              <w:szCs w:val="24"/>
                            </w:rPr>
                          </w:del>
                        </m:ctrlPr>
                      </m:sSubPr>
                      <m:e>
                        <m:r>
                          <w:del w:id="2763" w:author="Client" w:date="2023-02-06T18:03:00Z">
                            <w:rPr>
                              <w:rFonts w:ascii="Cambria Math" w:eastAsia="Times New Roman" w:hAnsi="Cambria Math" w:cs="Cambria Math"/>
                              <w:color w:val="000000"/>
                              <w:sz w:val="24"/>
                              <w:szCs w:val="24"/>
                            </w:rPr>
                            <m:t>n</m:t>
                          </w:del>
                        </m:r>
                      </m:e>
                      <m:sub>
                        <m:r>
                          <w:del w:id="2764" w:author="Client" w:date="2023-02-06T18:03:00Z">
                            <w:rPr>
                              <w:rFonts w:ascii="Cambria Math" w:eastAsia="Times New Roman" w:hAnsi="Cambria Math" w:cs="Cambria Math"/>
                              <w:color w:val="000000"/>
                              <w:sz w:val="24"/>
                              <w:szCs w:val="24"/>
                            </w:rPr>
                            <m:t>i</m:t>
                          </w:del>
                        </m:r>
                      </m:sub>
                    </m:sSub>
                  </m:sup>
                  <m:e>
                    <m:sSubSup>
                      <m:sSubSupPr>
                        <m:ctrlPr>
                          <w:del w:id="2765" w:author="Client" w:date="2023-02-06T18:03:00Z">
                            <w:rPr>
                              <w:rFonts w:ascii="Cambria Math" w:eastAsia="Times New Roman" w:hAnsi="Cambria Math" w:cs="Cambria Math"/>
                              <w:bCs/>
                              <w:i/>
                              <w:color w:val="000000"/>
                              <w:sz w:val="24"/>
                              <w:szCs w:val="24"/>
                            </w:rPr>
                          </w:del>
                        </m:ctrlPr>
                      </m:sSubSupPr>
                      <m:e>
                        <m:r>
                          <w:del w:id="2766" w:author="Client" w:date="2023-02-06T18:03:00Z">
                            <w:rPr>
                              <w:rFonts w:ascii="Cambria Math" w:eastAsia="Times New Roman" w:hAnsi="Cambria Math" w:cs="Cambria Math"/>
                              <w:color w:val="000000"/>
                              <w:sz w:val="24"/>
                              <w:szCs w:val="24"/>
                            </w:rPr>
                            <m:t>Y</m:t>
                          </w:del>
                        </m:r>
                      </m:e>
                      <m:sub>
                        <m:r>
                          <w:del w:id="2767" w:author="Client" w:date="2023-02-06T18:03:00Z">
                            <w:rPr>
                              <w:rFonts w:ascii="Cambria Math" w:eastAsia="Times New Roman" w:hAnsi="Cambria Math" w:cs="Cambria Math"/>
                              <w:color w:val="000000"/>
                              <w:sz w:val="24"/>
                              <w:szCs w:val="24"/>
                            </w:rPr>
                            <m:t>ij</m:t>
                          </w:del>
                        </m:r>
                      </m:sub>
                      <m:sup>
                        <m:r>
                          <w:del w:id="2768" w:author="Client" w:date="2023-02-06T18:03:00Z">
                            <w:rPr>
                              <w:rFonts w:ascii="Cambria Math" w:eastAsia="Times New Roman" w:hAnsi="Cambria Math" w:cs="Cambria Math"/>
                              <w:color w:val="000000"/>
                              <w:sz w:val="24"/>
                              <w:szCs w:val="24"/>
                            </w:rPr>
                            <m:t>2</m:t>
                          </w:del>
                        </m:r>
                      </m:sup>
                    </m:sSubSup>
                    <m:r>
                      <w:del w:id="2769" w:author="Client" w:date="2023-02-06T18:03:00Z">
                        <w:rPr>
                          <w:rFonts w:ascii="Cambria Math" w:eastAsia="Times New Roman" w:hAnsi="Cambria Math" w:cs="Cambria Math"/>
                          <w:color w:val="000000"/>
                          <w:sz w:val="24"/>
                          <w:szCs w:val="24"/>
                        </w:rPr>
                        <m:t>-</m:t>
                      </w:del>
                    </m:r>
                    <m:nary>
                      <m:naryPr>
                        <m:chr m:val="∑"/>
                        <m:ctrlPr>
                          <w:del w:id="2770" w:author="Client" w:date="2023-02-06T18:03:00Z">
                            <w:rPr>
                              <w:rFonts w:ascii="Cambria Math" w:eastAsia="Times New Roman" w:hAnsi="Cambria Math" w:cs="Cambria Math"/>
                              <w:bCs/>
                              <w:i/>
                              <w:color w:val="000000"/>
                              <w:sz w:val="24"/>
                              <w:szCs w:val="24"/>
                            </w:rPr>
                          </w:del>
                        </m:ctrlPr>
                      </m:naryPr>
                      <m:sub>
                        <m:r>
                          <w:del w:id="2771" w:author="Client" w:date="2023-02-06T18:03:00Z">
                            <w:rPr>
                              <w:rFonts w:ascii="Cambria Math" w:eastAsia="Times New Roman" w:hAnsi="Cambria Math" w:cs="Cambria Math"/>
                              <w:color w:val="000000"/>
                              <w:sz w:val="24"/>
                              <w:szCs w:val="24"/>
                            </w:rPr>
                            <m:t>i=1</m:t>
                          </w:del>
                        </m:r>
                      </m:sub>
                      <m:sup>
                        <m:r>
                          <w:del w:id="2772" w:author="Client" w:date="2023-02-06T18:03:00Z">
                            <w:rPr>
                              <w:rFonts w:ascii="Cambria Math" w:eastAsia="Times New Roman" w:hAnsi="Cambria Math" w:cs="Cambria Math"/>
                              <w:color w:val="000000"/>
                              <w:sz w:val="24"/>
                              <w:szCs w:val="24"/>
                            </w:rPr>
                            <m:t>k</m:t>
                          </w:del>
                        </m:r>
                      </m:sup>
                      <m:e>
                        <m:r>
                          <w:del w:id="2773" w:author="Client" w:date="2023-02-06T18:03:00Z">
                            <w:rPr>
                              <w:rFonts w:ascii="Cambria Math" w:eastAsia="Times New Roman" w:hAnsi="Cambria Math" w:cs="Cambria Math"/>
                              <w:color w:val="000000"/>
                              <w:sz w:val="24"/>
                              <w:szCs w:val="24"/>
                            </w:rPr>
                            <m:t>(</m:t>
                          </w:del>
                        </m:r>
                        <m:sSubSup>
                          <m:sSubSupPr>
                            <m:ctrlPr>
                              <w:del w:id="2774" w:author="Client" w:date="2023-02-06T18:03:00Z">
                                <w:rPr>
                                  <w:rFonts w:ascii="Cambria Math" w:eastAsia="Times New Roman" w:hAnsi="Cambria Math" w:cs="Cambria Math"/>
                                  <w:bCs/>
                                  <w:i/>
                                  <w:color w:val="000000"/>
                                  <w:sz w:val="24"/>
                                  <w:szCs w:val="24"/>
                                </w:rPr>
                              </w:del>
                            </m:ctrlPr>
                          </m:sSubSupPr>
                          <m:e>
                            <m:r>
                              <w:del w:id="2775" w:author="Client" w:date="2023-02-06T18:03:00Z">
                                <w:rPr>
                                  <w:rFonts w:ascii="Cambria Math" w:eastAsia="Times New Roman" w:hAnsi="Cambria Math" w:cs="Cambria Math"/>
                                  <w:color w:val="000000"/>
                                  <w:sz w:val="24"/>
                                  <w:szCs w:val="24"/>
                                </w:rPr>
                                <m:t>T</m:t>
                              </w:del>
                            </m:r>
                          </m:e>
                          <m:sub>
                            <m:r>
                              <w:del w:id="2776" w:author="Client" w:date="2023-02-06T18:03:00Z">
                                <w:rPr>
                                  <w:rFonts w:ascii="Cambria Math" w:eastAsia="Times New Roman" w:hAnsi="Cambria Math" w:cs="Cambria Math"/>
                                  <w:color w:val="000000"/>
                                  <w:sz w:val="24"/>
                                  <w:szCs w:val="24"/>
                                </w:rPr>
                                <m:t>i</m:t>
                              </w:del>
                            </m:r>
                          </m:sub>
                          <m:sup>
                            <m:r>
                              <w:del w:id="2777" w:author="Client" w:date="2023-02-06T18:03:00Z">
                                <w:rPr>
                                  <w:rFonts w:ascii="Cambria Math" w:eastAsia="Times New Roman" w:hAnsi="Cambria Math" w:cs="Cambria Math"/>
                                  <w:color w:val="000000"/>
                                  <w:sz w:val="24"/>
                                  <w:szCs w:val="24"/>
                                </w:rPr>
                                <m:t>2</m:t>
                              </w:del>
                            </m:r>
                          </m:sup>
                        </m:sSubSup>
                        <m:r>
                          <w:del w:id="2778" w:author="Client" w:date="2023-02-06T18:03:00Z">
                            <w:rPr>
                              <w:rFonts w:ascii="Cambria Math" w:eastAsia="Times New Roman" w:hAnsi="Cambria Math" w:cs="Cambria Math"/>
                              <w:color w:val="000000"/>
                              <w:sz w:val="24"/>
                              <w:szCs w:val="24"/>
                            </w:rPr>
                            <m:t>/</m:t>
                          </w:del>
                        </m:r>
                        <m:sSub>
                          <m:sSubPr>
                            <m:ctrlPr>
                              <w:del w:id="2779" w:author="Client" w:date="2023-02-06T18:03:00Z">
                                <w:rPr>
                                  <w:rFonts w:ascii="Cambria Math" w:eastAsia="Times New Roman" w:hAnsi="Cambria Math" w:cs="Cambria Math"/>
                                  <w:bCs/>
                                  <w:i/>
                                  <w:color w:val="000000"/>
                                  <w:sz w:val="24"/>
                                  <w:szCs w:val="24"/>
                                </w:rPr>
                              </w:del>
                            </m:ctrlPr>
                          </m:sSubPr>
                          <m:e>
                            <m:r>
                              <w:del w:id="2780" w:author="Client" w:date="2023-02-06T18:03:00Z">
                                <w:rPr>
                                  <w:rFonts w:ascii="Cambria Math" w:eastAsia="Times New Roman" w:hAnsi="Cambria Math" w:cs="Cambria Math"/>
                                  <w:color w:val="000000"/>
                                  <w:sz w:val="24"/>
                                  <w:szCs w:val="24"/>
                                </w:rPr>
                                <m:t>n</m:t>
                              </w:del>
                            </m:r>
                          </m:e>
                          <m:sub>
                            <m:r>
                              <w:del w:id="2781" w:author="Client" w:date="2023-02-06T18:03:00Z">
                                <w:rPr>
                                  <w:rFonts w:ascii="Cambria Math" w:eastAsia="Times New Roman" w:hAnsi="Cambria Math" w:cs="Cambria Math"/>
                                  <w:color w:val="000000"/>
                                  <w:sz w:val="24"/>
                                  <w:szCs w:val="24"/>
                                </w:rPr>
                                <m:t>i</m:t>
                              </w:del>
                            </m:r>
                          </m:sub>
                        </m:sSub>
                      </m:e>
                    </m:nary>
                  </m:e>
                </m:nary>
              </m:e>
            </m:nary>
          </m:num>
          <m:den>
            <m:r>
              <w:del w:id="2782" w:author="Client" w:date="2023-02-06T18:03:00Z">
                <w:rPr>
                  <w:rFonts w:ascii="Cambria Math" w:eastAsia="Times New Roman" w:hAnsi="Cambria Math" w:cs="Cambria Math"/>
                  <w:color w:val="000000"/>
                  <w:sz w:val="24"/>
                  <w:szCs w:val="24"/>
                </w:rPr>
                <m:t>n-k</m:t>
              </w:del>
            </m:r>
          </m:den>
        </m:f>
      </m:oMath>
    </w:p>
    <w:p w14:paraId="65384BBF" w14:textId="2293DD72" w:rsidR="00C100EA" w:rsidDel="00317F55" w:rsidRDefault="00C100EA">
      <w:pPr>
        <w:spacing w:line="480" w:lineRule="auto"/>
        <w:rPr>
          <w:del w:id="2783" w:author="Client" w:date="2023-02-06T18:03:00Z"/>
          <w:rFonts w:ascii="Times New Roman" w:eastAsia="Times New Roman" w:hAnsi="Times New Roman"/>
          <w:b/>
          <w:bCs/>
          <w:color w:val="000000"/>
          <w:sz w:val="24"/>
          <w:szCs w:val="24"/>
        </w:rPr>
        <w:pPrChange w:id="2784" w:author="HI!" w:date="2023-01-30T12:54:00Z">
          <w:pPr>
            <w:spacing w:line="480" w:lineRule="auto"/>
            <w:jc w:val="both"/>
          </w:pPr>
        </w:pPrChange>
      </w:pPr>
    </w:p>
    <w:p w14:paraId="3BBED85F" w14:textId="1DA3102B" w:rsidR="00C100EA" w:rsidDel="00317F55" w:rsidRDefault="00C100EA">
      <w:pPr>
        <w:spacing w:line="480" w:lineRule="auto"/>
        <w:rPr>
          <w:del w:id="2785" w:author="Client" w:date="2023-02-06T18:03:00Z"/>
          <w:rFonts w:ascii="Times New Roman" w:eastAsia="Times New Roman" w:hAnsi="Times New Roman"/>
          <w:b/>
          <w:bCs/>
          <w:color w:val="000000"/>
          <w:sz w:val="24"/>
          <w:szCs w:val="24"/>
        </w:rPr>
        <w:pPrChange w:id="2786" w:author="HI!" w:date="2023-01-30T12:54:00Z">
          <w:pPr>
            <w:spacing w:line="480" w:lineRule="auto"/>
            <w:jc w:val="both"/>
          </w:pPr>
        </w:pPrChange>
      </w:pPr>
    </w:p>
    <w:p w14:paraId="7913E009" w14:textId="13B00C7A" w:rsidR="00C100EA" w:rsidDel="00317F55" w:rsidRDefault="00C100EA" w:rsidP="00EC60D1">
      <w:pPr>
        <w:tabs>
          <w:tab w:val="left" w:pos="4806"/>
        </w:tabs>
        <w:spacing w:line="480" w:lineRule="auto"/>
        <w:rPr>
          <w:del w:id="2787" w:author="Client" w:date="2023-02-06T18:03:00Z"/>
          <w:rFonts w:ascii="Times New Roman" w:eastAsia="Times New Roman" w:hAnsi="Times New Roman"/>
          <w:b/>
          <w:bCs/>
          <w:color w:val="000000"/>
          <w:sz w:val="24"/>
          <w:szCs w:val="24"/>
        </w:rPr>
      </w:pPr>
    </w:p>
    <w:p w14:paraId="093AB976" w14:textId="63DB6967" w:rsidR="006D34FC" w:rsidDel="00317F55" w:rsidRDefault="006D34FC">
      <w:pPr>
        <w:spacing w:line="480" w:lineRule="auto"/>
        <w:jc w:val="both"/>
        <w:rPr>
          <w:del w:id="2788" w:author="Client" w:date="2023-02-06T18:03:00Z"/>
          <w:rFonts w:ascii="Times New Roman" w:eastAsia="Times New Roman" w:hAnsi="Times New Roman"/>
          <w:b/>
          <w:bCs/>
          <w:color w:val="000000"/>
          <w:sz w:val="24"/>
          <w:szCs w:val="24"/>
        </w:rPr>
        <w:pPrChange w:id="2789" w:author="HI!" w:date="2023-01-30T12:54:00Z">
          <w:pPr>
            <w:jc w:val="center"/>
          </w:pPr>
        </w:pPrChange>
      </w:pPr>
    </w:p>
    <w:p w14:paraId="7AA065E7" w14:textId="73678063" w:rsidR="009E5C7A" w:rsidDel="00317F55" w:rsidRDefault="009E5C7A" w:rsidP="006D34FC">
      <w:pPr>
        <w:jc w:val="center"/>
        <w:rPr>
          <w:del w:id="2790" w:author="Client" w:date="2023-02-06T18:03:00Z"/>
          <w:rFonts w:ascii="Times New Roman" w:eastAsia="Times New Roman" w:hAnsi="Times New Roman"/>
          <w:b/>
          <w:bCs/>
          <w:color w:val="000000"/>
          <w:sz w:val="24"/>
          <w:szCs w:val="24"/>
        </w:rPr>
      </w:pPr>
    </w:p>
    <w:p w14:paraId="17AA4DB7" w14:textId="64B54C5A" w:rsidR="009E5C7A" w:rsidDel="00317F55" w:rsidRDefault="009E5C7A" w:rsidP="006D34FC">
      <w:pPr>
        <w:jc w:val="center"/>
        <w:rPr>
          <w:del w:id="2791" w:author="Client" w:date="2023-02-06T18:03:00Z"/>
          <w:rFonts w:ascii="Times New Roman" w:eastAsia="Times New Roman" w:hAnsi="Times New Roman"/>
          <w:b/>
          <w:bCs/>
          <w:color w:val="000000"/>
          <w:sz w:val="24"/>
          <w:szCs w:val="24"/>
        </w:rPr>
      </w:pPr>
    </w:p>
    <w:p w14:paraId="30475CAB" w14:textId="1A3EF23D" w:rsidR="009E5C7A" w:rsidDel="00317F55" w:rsidRDefault="009E5C7A" w:rsidP="006D34FC">
      <w:pPr>
        <w:jc w:val="center"/>
        <w:rPr>
          <w:del w:id="2792" w:author="Client" w:date="2023-02-06T18:03:00Z"/>
          <w:rFonts w:ascii="Times New Roman" w:eastAsia="Times New Roman" w:hAnsi="Times New Roman"/>
          <w:b/>
          <w:bCs/>
          <w:color w:val="000000"/>
          <w:sz w:val="24"/>
          <w:szCs w:val="24"/>
        </w:rPr>
      </w:pPr>
    </w:p>
    <w:p w14:paraId="6720B68A" w14:textId="7BDFC3F5" w:rsidR="009E5C7A" w:rsidDel="00317F55" w:rsidRDefault="009E5C7A" w:rsidP="006D34FC">
      <w:pPr>
        <w:jc w:val="center"/>
        <w:rPr>
          <w:del w:id="2793" w:author="Client" w:date="2023-02-06T18:03:00Z"/>
          <w:rFonts w:ascii="Times New Roman" w:eastAsia="Times New Roman" w:hAnsi="Times New Roman"/>
          <w:b/>
          <w:bCs/>
          <w:color w:val="000000"/>
          <w:sz w:val="24"/>
          <w:szCs w:val="24"/>
        </w:rPr>
      </w:pPr>
    </w:p>
    <w:p w14:paraId="5D5F661F" w14:textId="526D77E0" w:rsidR="009E5C7A" w:rsidDel="00317F55" w:rsidRDefault="009E5C7A" w:rsidP="006D34FC">
      <w:pPr>
        <w:jc w:val="center"/>
        <w:rPr>
          <w:del w:id="2794" w:author="Client" w:date="2023-02-06T18:03:00Z"/>
          <w:rFonts w:ascii="Times New Roman" w:eastAsia="Times New Roman" w:hAnsi="Times New Roman"/>
          <w:b/>
          <w:bCs/>
          <w:color w:val="000000"/>
          <w:sz w:val="24"/>
          <w:szCs w:val="24"/>
        </w:rPr>
      </w:pPr>
    </w:p>
    <w:p w14:paraId="64FBC7C4" w14:textId="4C9CBF8A" w:rsidR="009E5C7A" w:rsidDel="00317F55" w:rsidRDefault="009E5C7A" w:rsidP="006D34FC">
      <w:pPr>
        <w:jc w:val="center"/>
        <w:rPr>
          <w:del w:id="2795" w:author="Client" w:date="2023-02-06T18:03:00Z"/>
          <w:rFonts w:ascii="Times New Roman" w:eastAsia="Times New Roman" w:hAnsi="Times New Roman"/>
          <w:b/>
          <w:bCs/>
          <w:color w:val="000000"/>
          <w:sz w:val="24"/>
          <w:szCs w:val="24"/>
        </w:rPr>
      </w:pPr>
    </w:p>
    <w:p w14:paraId="71320AD7" w14:textId="346CF1F1" w:rsidR="009E5C7A" w:rsidDel="00317F55" w:rsidRDefault="009E5C7A" w:rsidP="009E5C7A">
      <w:pPr>
        <w:jc w:val="center"/>
        <w:rPr>
          <w:del w:id="2796" w:author="Client" w:date="2023-02-06T18:03:00Z"/>
          <w:rFonts w:ascii="Times New Roman" w:eastAsia="Times New Roman" w:hAnsi="Times New Roman"/>
          <w:b/>
          <w:bCs/>
          <w:color w:val="000000"/>
          <w:sz w:val="24"/>
          <w:szCs w:val="24"/>
        </w:rPr>
      </w:pPr>
    </w:p>
    <w:p w14:paraId="744ECAD0" w14:textId="528A781A" w:rsidR="009E5C7A" w:rsidDel="00317F55" w:rsidRDefault="009E5C7A" w:rsidP="009E5C7A">
      <w:pPr>
        <w:jc w:val="center"/>
        <w:rPr>
          <w:del w:id="2797" w:author="Client" w:date="2023-02-06T18:03:00Z"/>
          <w:rFonts w:ascii="Times New Roman" w:eastAsia="Times New Roman" w:hAnsi="Times New Roman"/>
          <w:b/>
          <w:bCs/>
          <w:color w:val="000000"/>
          <w:sz w:val="24"/>
          <w:szCs w:val="24"/>
        </w:rPr>
      </w:pPr>
    </w:p>
    <w:p w14:paraId="37D37533" w14:textId="252E5736" w:rsidR="009E5C7A" w:rsidDel="00317F55" w:rsidRDefault="009E5C7A" w:rsidP="009E5C7A">
      <w:pPr>
        <w:jc w:val="center"/>
        <w:rPr>
          <w:del w:id="2798" w:author="Client" w:date="2023-02-06T18:03:00Z"/>
          <w:rFonts w:ascii="Times New Roman" w:eastAsia="Times New Roman" w:hAnsi="Times New Roman"/>
          <w:b/>
          <w:bCs/>
          <w:color w:val="000000"/>
          <w:sz w:val="24"/>
          <w:szCs w:val="24"/>
        </w:rPr>
      </w:pPr>
    </w:p>
    <w:p w14:paraId="39832C81" w14:textId="7DD47D51" w:rsidR="009E5C7A" w:rsidDel="00317F55" w:rsidRDefault="009E5C7A" w:rsidP="009E5C7A">
      <w:pPr>
        <w:jc w:val="center"/>
        <w:rPr>
          <w:del w:id="2799" w:author="Client" w:date="2023-02-06T18:03:00Z"/>
          <w:rFonts w:ascii="Times New Roman" w:eastAsia="Times New Roman" w:hAnsi="Times New Roman"/>
          <w:b/>
          <w:bCs/>
          <w:color w:val="000000"/>
          <w:sz w:val="24"/>
          <w:szCs w:val="24"/>
        </w:rPr>
      </w:pPr>
    </w:p>
    <w:p w14:paraId="0C9C95CE" w14:textId="5BD8904C" w:rsidR="009E5C7A" w:rsidDel="00317F55" w:rsidRDefault="009E5C7A" w:rsidP="009E5C7A">
      <w:pPr>
        <w:jc w:val="center"/>
        <w:rPr>
          <w:del w:id="2800" w:author="Client" w:date="2023-02-06T18:03:00Z"/>
          <w:rFonts w:ascii="Times New Roman" w:eastAsia="Times New Roman" w:hAnsi="Times New Roman"/>
          <w:b/>
          <w:bCs/>
          <w:color w:val="000000"/>
          <w:sz w:val="24"/>
          <w:szCs w:val="24"/>
        </w:rPr>
      </w:pPr>
    </w:p>
    <w:p w14:paraId="1C8DE11E" w14:textId="1E24A7D3" w:rsidR="009E5C7A" w:rsidDel="00317F55" w:rsidRDefault="009E5C7A" w:rsidP="009E5C7A">
      <w:pPr>
        <w:jc w:val="center"/>
        <w:rPr>
          <w:del w:id="2801" w:author="Client" w:date="2023-02-06T18:03:00Z"/>
          <w:rFonts w:ascii="Times New Roman" w:eastAsia="Times New Roman" w:hAnsi="Times New Roman"/>
          <w:b/>
          <w:bCs/>
          <w:color w:val="000000"/>
          <w:sz w:val="24"/>
          <w:szCs w:val="24"/>
        </w:rPr>
      </w:pPr>
    </w:p>
    <w:p w14:paraId="09D86A10" w14:textId="7F4718EC" w:rsidR="009E5C7A" w:rsidDel="00317F55" w:rsidRDefault="009E5C7A" w:rsidP="009E5C7A">
      <w:pPr>
        <w:jc w:val="center"/>
        <w:rPr>
          <w:del w:id="2802" w:author="Client" w:date="2023-02-06T18:03:00Z"/>
          <w:rFonts w:ascii="Times New Roman" w:eastAsia="Times New Roman" w:hAnsi="Times New Roman"/>
          <w:b/>
          <w:bCs/>
          <w:color w:val="000000"/>
          <w:sz w:val="24"/>
          <w:szCs w:val="24"/>
        </w:rPr>
      </w:pPr>
    </w:p>
    <w:p w14:paraId="4D069B9B" w14:textId="65941CAE" w:rsidR="00192A6B" w:rsidDel="00317F55" w:rsidRDefault="00192A6B">
      <w:pPr>
        <w:rPr>
          <w:del w:id="2803" w:author="Client" w:date="2023-02-06T18:03:00Z"/>
          <w:rFonts w:ascii="Times New Roman" w:eastAsia="Times New Roman" w:hAnsi="Times New Roman"/>
          <w:b/>
          <w:bCs/>
          <w:color w:val="000000"/>
          <w:sz w:val="24"/>
          <w:szCs w:val="24"/>
        </w:rPr>
        <w:pPrChange w:id="2804" w:author="HI!" w:date="2023-01-30T12:54:00Z">
          <w:pPr>
            <w:jc w:val="center"/>
          </w:pPr>
        </w:pPrChange>
      </w:pPr>
    </w:p>
    <w:p w14:paraId="3DB22A5B" w14:textId="7E1D1E4B" w:rsidR="00B46218" w:rsidDel="00317F55" w:rsidRDefault="00B46218" w:rsidP="009E5C7A">
      <w:pPr>
        <w:jc w:val="center"/>
        <w:rPr>
          <w:ins w:id="2805" w:author="HI!" w:date="2023-01-30T13:00:00Z"/>
          <w:del w:id="2806" w:author="Client" w:date="2023-02-06T18:03:00Z"/>
          <w:rFonts w:ascii="Times New Roman" w:eastAsia="Times New Roman" w:hAnsi="Times New Roman"/>
          <w:b/>
          <w:bCs/>
          <w:color w:val="000000"/>
          <w:sz w:val="24"/>
          <w:szCs w:val="24"/>
        </w:rPr>
      </w:pPr>
    </w:p>
    <w:p w14:paraId="2FEDA851" w14:textId="3E201058" w:rsidR="00B46218" w:rsidDel="00317F55" w:rsidRDefault="00B46218" w:rsidP="009E5C7A">
      <w:pPr>
        <w:jc w:val="center"/>
        <w:rPr>
          <w:ins w:id="2807" w:author="HI!" w:date="2023-01-30T13:00:00Z"/>
          <w:del w:id="2808" w:author="Client" w:date="2023-02-06T18:03:00Z"/>
          <w:rFonts w:ascii="Times New Roman" w:eastAsia="Times New Roman" w:hAnsi="Times New Roman"/>
          <w:b/>
          <w:bCs/>
          <w:color w:val="000000"/>
          <w:sz w:val="24"/>
          <w:szCs w:val="24"/>
        </w:rPr>
      </w:pPr>
    </w:p>
    <w:p w14:paraId="0A86BE92" w14:textId="30E5CF0D" w:rsidR="00C100EA" w:rsidDel="00317F55" w:rsidRDefault="00C100EA" w:rsidP="009E5C7A">
      <w:pPr>
        <w:jc w:val="center"/>
        <w:rPr>
          <w:del w:id="2809" w:author="Client" w:date="2023-02-06T18:03:00Z"/>
          <w:rFonts w:ascii="Times New Roman" w:eastAsia="Times New Roman" w:hAnsi="Times New Roman"/>
          <w:b/>
          <w:bCs/>
          <w:color w:val="000000"/>
          <w:sz w:val="24"/>
          <w:szCs w:val="24"/>
        </w:rPr>
      </w:pPr>
      <w:del w:id="2810" w:author="Client" w:date="2023-02-06T18:03:00Z">
        <w:r w:rsidDel="00317F55">
          <w:rPr>
            <w:rFonts w:ascii="Times New Roman" w:eastAsia="Times New Roman" w:hAnsi="Times New Roman"/>
            <w:b/>
            <w:bCs/>
            <w:color w:val="000000"/>
            <w:sz w:val="24"/>
            <w:szCs w:val="24"/>
          </w:rPr>
          <w:delText>CHAPTER 4</w:delText>
        </w:r>
      </w:del>
    </w:p>
    <w:p w14:paraId="6E499FE8" w14:textId="1C83BD3C" w:rsidR="00C100EA" w:rsidDel="00317F55" w:rsidRDefault="00C100EA" w:rsidP="00C100EA">
      <w:pPr>
        <w:jc w:val="center"/>
        <w:rPr>
          <w:del w:id="2811" w:author="Client" w:date="2023-02-06T18:03:00Z"/>
          <w:rFonts w:ascii="Times New Roman" w:eastAsia="Times New Roman" w:hAnsi="Times New Roman"/>
          <w:b/>
          <w:bCs/>
          <w:color w:val="000000"/>
          <w:sz w:val="24"/>
          <w:szCs w:val="24"/>
        </w:rPr>
      </w:pPr>
      <w:del w:id="2812" w:author="Client" w:date="2023-02-06T18:03:00Z">
        <w:r w:rsidDel="00317F55">
          <w:rPr>
            <w:rFonts w:ascii="Times New Roman" w:eastAsia="Times New Roman" w:hAnsi="Times New Roman"/>
            <w:b/>
            <w:bCs/>
            <w:color w:val="000000"/>
            <w:sz w:val="24"/>
            <w:szCs w:val="24"/>
          </w:rPr>
          <w:delText>Presentation, Analysis and Interpretation of Data</w:delText>
        </w:r>
      </w:del>
    </w:p>
    <w:p w14:paraId="19888251" w14:textId="31015786" w:rsidR="00C100EA" w:rsidDel="00317F55" w:rsidRDefault="00C100EA" w:rsidP="00C100EA">
      <w:pPr>
        <w:spacing w:line="480" w:lineRule="auto"/>
        <w:jc w:val="both"/>
        <w:rPr>
          <w:del w:id="2813" w:author="Client" w:date="2023-02-06T18:03:00Z"/>
          <w:rFonts w:ascii="Times New Roman" w:eastAsia="Times New Roman" w:hAnsi="Times New Roman"/>
          <w:bCs/>
          <w:color w:val="000000"/>
          <w:sz w:val="24"/>
          <w:szCs w:val="24"/>
        </w:rPr>
      </w:pPr>
      <w:del w:id="2814" w:author="Client" w:date="2023-02-06T18:03:00Z">
        <w:r w:rsidDel="00317F55">
          <w:rPr>
            <w:rFonts w:ascii="Times New Roman" w:eastAsia="Times New Roman" w:hAnsi="Times New Roman"/>
            <w:b/>
            <w:bCs/>
            <w:color w:val="000000"/>
            <w:sz w:val="24"/>
            <w:szCs w:val="24"/>
          </w:rPr>
          <w:tab/>
        </w:r>
        <w:r w:rsidDel="00317F55">
          <w:rPr>
            <w:rFonts w:ascii="Times New Roman" w:eastAsia="Times New Roman" w:hAnsi="Times New Roman"/>
            <w:bCs/>
            <w:color w:val="000000"/>
            <w:sz w:val="24"/>
            <w:szCs w:val="24"/>
          </w:rPr>
          <w:delText xml:space="preserve">This chapter introduced the presentation, analysis and interpretation of the gathered data from the Importance of Business Innovation to Target Market. The data in this study are analyzed, tabulated and interpreted to determine the Importance of Business Innovation.  </w:delText>
        </w:r>
      </w:del>
    </w:p>
    <w:p w14:paraId="24FC1ACB" w14:textId="35863519" w:rsidR="00C100EA" w:rsidDel="00317F55" w:rsidRDefault="00C100EA" w:rsidP="00C100EA">
      <w:pPr>
        <w:spacing w:line="240" w:lineRule="auto"/>
        <w:jc w:val="center"/>
        <w:rPr>
          <w:del w:id="2815" w:author="Client" w:date="2023-02-06T18:03:00Z"/>
          <w:rFonts w:ascii="Times New Roman" w:eastAsia="Times New Roman" w:hAnsi="Times New Roman"/>
          <w:b/>
          <w:bCs/>
          <w:color w:val="000000"/>
          <w:sz w:val="24"/>
          <w:szCs w:val="24"/>
        </w:rPr>
      </w:pPr>
      <w:del w:id="2816" w:author="Client" w:date="2023-02-06T18:03:00Z">
        <w:r w:rsidDel="00317F55">
          <w:rPr>
            <w:rFonts w:ascii="Times New Roman" w:eastAsia="Times New Roman" w:hAnsi="Times New Roman"/>
            <w:b/>
            <w:bCs/>
            <w:color w:val="000000"/>
            <w:sz w:val="24"/>
            <w:szCs w:val="24"/>
          </w:rPr>
          <w:delText>Table 1</w:delText>
        </w:r>
      </w:del>
    </w:p>
    <w:p w14:paraId="769CAE84" w14:textId="6BB72203" w:rsidR="00C100EA" w:rsidRPr="00904F89" w:rsidDel="00317F55" w:rsidRDefault="00C100EA" w:rsidP="00C100EA">
      <w:pPr>
        <w:spacing w:line="240" w:lineRule="auto"/>
        <w:jc w:val="center"/>
        <w:rPr>
          <w:del w:id="2817" w:author="Client" w:date="2023-02-06T18:03:00Z"/>
          <w:rFonts w:ascii="Times New Roman" w:hAnsi="Times New Roman"/>
        </w:rPr>
      </w:pPr>
      <w:del w:id="2818" w:author="Client" w:date="2023-02-06T18:03:00Z">
        <w:r w:rsidDel="00317F55">
          <w:delText xml:space="preserve">   </w:delText>
        </w:r>
        <w:r w:rsidRPr="00904F89" w:rsidDel="00317F55">
          <w:rPr>
            <w:rFonts w:ascii="Times New Roman" w:hAnsi="Times New Roman"/>
          </w:rPr>
          <w:delText xml:space="preserve"> Business innovation in terms of Product/service innovation</w:delText>
        </w:r>
      </w:del>
    </w:p>
    <w:tbl>
      <w:tblPr>
        <w:tblStyle w:val="TableGrid"/>
        <w:tblpPr w:leftFromText="180" w:rightFromText="180" w:vertAnchor="text" w:tblpX="85" w:tblpY="1"/>
        <w:tblOverlap w:val="never"/>
        <w:tblW w:w="8095" w:type="dxa"/>
        <w:tblLook w:val="04A0" w:firstRow="1" w:lastRow="0" w:firstColumn="1" w:lastColumn="0" w:noHBand="0" w:noVBand="1"/>
      </w:tblPr>
      <w:tblGrid>
        <w:gridCol w:w="4747"/>
        <w:gridCol w:w="1665"/>
        <w:gridCol w:w="1683"/>
      </w:tblGrid>
      <w:tr w:rsidR="00C100EA" w:rsidDel="00317F55" w14:paraId="577A3A7E" w14:textId="2D58FE88" w:rsidTr="003C64DB">
        <w:trPr>
          <w:del w:id="2819" w:author="Client" w:date="2023-02-06T18:03:00Z"/>
        </w:trPr>
        <w:tc>
          <w:tcPr>
            <w:tcW w:w="5565" w:type="dxa"/>
          </w:tcPr>
          <w:p w14:paraId="73DFF6CF" w14:textId="6BA0B7EF" w:rsidR="00C100EA" w:rsidDel="00317F55" w:rsidRDefault="00C100EA" w:rsidP="003C64DB">
            <w:pPr>
              <w:tabs>
                <w:tab w:val="left" w:pos="2356"/>
              </w:tabs>
              <w:jc w:val="center"/>
              <w:rPr>
                <w:del w:id="2820" w:author="Client" w:date="2023-02-06T18:03:00Z"/>
                <w:rFonts w:ascii="Times New Roman" w:hAnsi="Times New Roman" w:cs="Times New Roman"/>
                <w:b/>
                <w:sz w:val="24"/>
              </w:rPr>
            </w:pPr>
          </w:p>
          <w:p w14:paraId="720C62F3" w14:textId="6C3CF8BC" w:rsidR="00C100EA" w:rsidDel="00317F55" w:rsidRDefault="00C100EA" w:rsidP="003C64DB">
            <w:pPr>
              <w:tabs>
                <w:tab w:val="left" w:pos="2356"/>
              </w:tabs>
              <w:jc w:val="center"/>
              <w:rPr>
                <w:del w:id="2821" w:author="Client" w:date="2023-02-06T18:03:00Z"/>
                <w:rFonts w:ascii="Times New Roman" w:hAnsi="Times New Roman" w:cs="Times New Roman"/>
                <w:b/>
                <w:sz w:val="24"/>
              </w:rPr>
            </w:pPr>
            <w:del w:id="2822" w:author="Client" w:date="2023-02-06T18:03:00Z">
              <w:r w:rsidDel="00317F55">
                <w:rPr>
                  <w:rFonts w:ascii="Times New Roman" w:hAnsi="Times New Roman" w:cs="Times New Roman"/>
                  <w:b/>
                  <w:sz w:val="24"/>
                </w:rPr>
                <w:delText>Variable</w:delText>
              </w:r>
            </w:del>
          </w:p>
          <w:p w14:paraId="603CF8F0" w14:textId="1BE45C37" w:rsidR="00C100EA" w:rsidRPr="00904F89" w:rsidDel="00317F55" w:rsidRDefault="00C100EA" w:rsidP="003C64DB">
            <w:pPr>
              <w:tabs>
                <w:tab w:val="left" w:pos="2356"/>
              </w:tabs>
              <w:jc w:val="center"/>
              <w:rPr>
                <w:del w:id="2823" w:author="Client" w:date="2023-02-06T18:03:00Z"/>
                <w:rFonts w:ascii="Times New Roman" w:hAnsi="Times New Roman" w:cs="Times New Roman"/>
                <w:b/>
                <w:sz w:val="24"/>
              </w:rPr>
            </w:pPr>
            <w:del w:id="2824" w:author="Client" w:date="2023-02-06T18:03:00Z">
              <w:r w:rsidRPr="00904F89" w:rsidDel="00317F55">
                <w:rPr>
                  <w:rFonts w:ascii="Times New Roman" w:hAnsi="Times New Roman"/>
                  <w:b/>
                  <w:sz w:val="24"/>
                  <w:szCs w:val="24"/>
                </w:rPr>
                <w:delText xml:space="preserve"> 1.1 Product/service innovation</w:delText>
              </w:r>
            </w:del>
          </w:p>
          <w:p w14:paraId="1E270859" w14:textId="22B259DD" w:rsidR="00C100EA" w:rsidDel="00317F55" w:rsidRDefault="00C100EA" w:rsidP="003C64DB">
            <w:pPr>
              <w:tabs>
                <w:tab w:val="left" w:pos="2356"/>
              </w:tabs>
              <w:jc w:val="center"/>
              <w:rPr>
                <w:del w:id="2825" w:author="Client" w:date="2023-02-06T18:03:00Z"/>
                <w:rFonts w:ascii="Times New Roman" w:hAnsi="Times New Roman" w:cs="Times New Roman"/>
                <w:b/>
                <w:sz w:val="24"/>
              </w:rPr>
            </w:pPr>
          </w:p>
        </w:tc>
        <w:tc>
          <w:tcPr>
            <w:tcW w:w="1800" w:type="dxa"/>
          </w:tcPr>
          <w:p w14:paraId="5A780D28" w14:textId="18F673FD" w:rsidR="00C100EA" w:rsidDel="00317F55" w:rsidRDefault="00C100EA" w:rsidP="003C64DB">
            <w:pPr>
              <w:tabs>
                <w:tab w:val="left" w:pos="2356"/>
              </w:tabs>
              <w:rPr>
                <w:del w:id="2826" w:author="Client" w:date="2023-02-06T18:03:00Z"/>
                <w:rFonts w:ascii="Times New Roman" w:hAnsi="Times New Roman" w:cs="Times New Roman"/>
                <w:b/>
                <w:sz w:val="24"/>
              </w:rPr>
            </w:pPr>
            <w:del w:id="2827" w:author="Client" w:date="2023-02-06T18:03:00Z">
              <w:r w:rsidDel="00317F55">
                <w:rPr>
                  <w:rFonts w:ascii="Times New Roman" w:hAnsi="Times New Roman" w:cs="Times New Roman"/>
                  <w:b/>
                  <w:sz w:val="24"/>
                </w:rPr>
                <w:delText xml:space="preserve"> </w:delText>
              </w:r>
            </w:del>
          </w:p>
          <w:p w14:paraId="4A9D94AB" w14:textId="5A844C81" w:rsidR="00C100EA" w:rsidDel="00317F55" w:rsidRDefault="00C100EA" w:rsidP="003C64DB">
            <w:pPr>
              <w:tabs>
                <w:tab w:val="left" w:pos="2356"/>
              </w:tabs>
              <w:rPr>
                <w:del w:id="2828" w:author="Client" w:date="2023-02-06T18:03:00Z"/>
                <w:rFonts w:ascii="Times New Roman" w:hAnsi="Times New Roman" w:cs="Times New Roman"/>
                <w:b/>
                <w:sz w:val="24"/>
              </w:rPr>
            </w:pPr>
            <w:del w:id="2829" w:author="Client" w:date="2023-02-06T18:03:00Z">
              <w:r w:rsidDel="00317F55">
                <w:rPr>
                  <w:rFonts w:ascii="Times New Roman" w:hAnsi="Times New Roman" w:cs="Times New Roman"/>
                  <w:b/>
                  <w:sz w:val="24"/>
                </w:rPr>
                <w:delText xml:space="preserve">Weighted        </w:delText>
              </w:r>
            </w:del>
          </w:p>
          <w:p w14:paraId="1A5D357F" w14:textId="31123142" w:rsidR="00C100EA" w:rsidDel="00317F55" w:rsidRDefault="00C100EA" w:rsidP="003C64DB">
            <w:pPr>
              <w:tabs>
                <w:tab w:val="left" w:pos="2356"/>
              </w:tabs>
              <w:rPr>
                <w:del w:id="2830" w:author="Client" w:date="2023-02-06T18:03:00Z"/>
                <w:rFonts w:ascii="Times New Roman" w:hAnsi="Times New Roman" w:cs="Times New Roman"/>
                <w:b/>
                <w:sz w:val="24"/>
              </w:rPr>
            </w:pPr>
            <w:del w:id="2831" w:author="Client" w:date="2023-02-06T18:03:00Z">
              <w:r w:rsidDel="00317F55">
                <w:rPr>
                  <w:rFonts w:ascii="Times New Roman" w:hAnsi="Times New Roman" w:cs="Times New Roman"/>
                  <w:b/>
                  <w:sz w:val="24"/>
                </w:rPr>
                <w:delText xml:space="preserve">             Mean</w:delText>
              </w:r>
            </w:del>
          </w:p>
        </w:tc>
        <w:tc>
          <w:tcPr>
            <w:tcW w:w="730" w:type="dxa"/>
          </w:tcPr>
          <w:p w14:paraId="04DA06A8" w14:textId="21F886B2" w:rsidR="00C100EA" w:rsidDel="00317F55" w:rsidRDefault="00C100EA" w:rsidP="003C64DB">
            <w:pPr>
              <w:tabs>
                <w:tab w:val="left" w:pos="2356"/>
              </w:tabs>
              <w:jc w:val="center"/>
              <w:rPr>
                <w:del w:id="2832" w:author="Client" w:date="2023-02-06T18:03:00Z"/>
                <w:rFonts w:ascii="Times New Roman" w:hAnsi="Times New Roman" w:cs="Times New Roman"/>
                <w:b/>
                <w:sz w:val="24"/>
              </w:rPr>
            </w:pPr>
          </w:p>
          <w:p w14:paraId="3B3E1361" w14:textId="764417FB" w:rsidR="00C100EA" w:rsidDel="00317F55" w:rsidRDefault="00C100EA" w:rsidP="003C64DB">
            <w:pPr>
              <w:tabs>
                <w:tab w:val="left" w:pos="2356"/>
              </w:tabs>
              <w:jc w:val="center"/>
              <w:rPr>
                <w:del w:id="2833" w:author="Client" w:date="2023-02-06T18:03:00Z"/>
                <w:rFonts w:ascii="Times New Roman" w:hAnsi="Times New Roman" w:cs="Times New Roman"/>
                <w:b/>
                <w:sz w:val="24"/>
              </w:rPr>
            </w:pPr>
            <w:del w:id="2834" w:author="Client" w:date="2023-02-06T18:03:00Z">
              <w:r w:rsidDel="00317F55">
                <w:rPr>
                  <w:rFonts w:ascii="Times New Roman" w:hAnsi="Times New Roman" w:cs="Times New Roman"/>
                  <w:b/>
                  <w:sz w:val="24"/>
                </w:rPr>
                <w:delText>Verbal Interpretation</w:delText>
              </w:r>
            </w:del>
          </w:p>
        </w:tc>
      </w:tr>
      <w:tr w:rsidR="00C100EA" w:rsidDel="00317F55" w14:paraId="08C9D847" w14:textId="74CECB07" w:rsidTr="003C64DB">
        <w:trPr>
          <w:del w:id="2835" w:author="Client" w:date="2023-02-06T18:03:00Z"/>
        </w:trPr>
        <w:tc>
          <w:tcPr>
            <w:tcW w:w="5565" w:type="dxa"/>
          </w:tcPr>
          <w:p w14:paraId="0722CDD7" w14:textId="1548880E" w:rsidR="00C100EA" w:rsidRPr="00DD7C76" w:rsidDel="00317F55" w:rsidRDefault="00C100EA" w:rsidP="003C64DB">
            <w:pPr>
              <w:tabs>
                <w:tab w:val="left" w:pos="2356"/>
              </w:tabs>
              <w:rPr>
                <w:del w:id="2836" w:author="Client" w:date="2023-02-06T18:03:00Z"/>
                <w:rFonts w:ascii="Times New Roman" w:hAnsi="Times New Roman" w:cs="Times New Roman"/>
                <w:sz w:val="24"/>
              </w:rPr>
            </w:pPr>
            <w:del w:id="2837" w:author="Client" w:date="2023-02-06T18:03:00Z">
              <w:r w:rsidDel="00317F55">
                <w:rPr>
                  <w:rFonts w:ascii="Times New Roman" w:hAnsi="Times New Roman" w:cs="Times New Roman"/>
                  <w:sz w:val="24"/>
                </w:rPr>
                <w:delText xml:space="preserve">1. </w:delText>
              </w:r>
              <w:r w:rsidRPr="00DD7C76" w:rsidDel="00317F55">
                <w:rPr>
                  <w:rFonts w:ascii="Times New Roman" w:hAnsi="Times New Roman" w:cs="Times New Roman"/>
                  <w:sz w:val="24"/>
                </w:rPr>
                <w:delText>It increases my sales.</w:delText>
              </w:r>
            </w:del>
          </w:p>
        </w:tc>
        <w:tc>
          <w:tcPr>
            <w:tcW w:w="1800" w:type="dxa"/>
          </w:tcPr>
          <w:p w14:paraId="5D3F7151" w14:textId="5CCEE25A" w:rsidR="00C100EA" w:rsidRPr="00955E80" w:rsidDel="00317F55" w:rsidRDefault="00C100EA" w:rsidP="003C64DB">
            <w:pPr>
              <w:tabs>
                <w:tab w:val="left" w:pos="2356"/>
              </w:tabs>
              <w:jc w:val="center"/>
              <w:rPr>
                <w:del w:id="2838" w:author="Client" w:date="2023-02-06T18:03:00Z"/>
                <w:rFonts w:ascii="Times New Roman" w:hAnsi="Times New Roman" w:cs="Times New Roman"/>
                <w:sz w:val="24"/>
              </w:rPr>
            </w:pPr>
            <w:del w:id="2839" w:author="Client" w:date="2023-02-06T18:03:00Z">
              <w:r w:rsidDel="00317F55">
                <w:rPr>
                  <w:rFonts w:ascii="Times New Roman" w:hAnsi="Times New Roman" w:cs="Times New Roman"/>
                  <w:sz w:val="24"/>
                </w:rPr>
                <w:delText>3.27</w:delText>
              </w:r>
            </w:del>
          </w:p>
        </w:tc>
        <w:tc>
          <w:tcPr>
            <w:tcW w:w="730" w:type="dxa"/>
          </w:tcPr>
          <w:p w14:paraId="65EB23D0" w14:textId="197D3E61" w:rsidR="00C100EA" w:rsidRPr="00D92123" w:rsidDel="00317F55" w:rsidRDefault="00C100EA" w:rsidP="003C64DB">
            <w:pPr>
              <w:tabs>
                <w:tab w:val="left" w:pos="2356"/>
              </w:tabs>
              <w:jc w:val="center"/>
              <w:rPr>
                <w:del w:id="2840" w:author="Client" w:date="2023-02-06T18:03:00Z"/>
                <w:rFonts w:ascii="Times New Roman" w:hAnsi="Times New Roman" w:cs="Times New Roman"/>
                <w:sz w:val="24"/>
              </w:rPr>
            </w:pPr>
            <w:del w:id="2841" w:author="Client" w:date="2023-02-06T18:03:00Z">
              <w:r w:rsidDel="00317F55">
                <w:rPr>
                  <w:rFonts w:ascii="Times New Roman" w:hAnsi="Times New Roman" w:cs="Times New Roman"/>
                  <w:sz w:val="24"/>
                </w:rPr>
                <w:delText>Agree</w:delText>
              </w:r>
            </w:del>
          </w:p>
        </w:tc>
      </w:tr>
      <w:tr w:rsidR="00C100EA" w:rsidDel="00317F55" w14:paraId="01ED850F" w14:textId="02D0EB92" w:rsidTr="003C64DB">
        <w:trPr>
          <w:del w:id="2842" w:author="Client" w:date="2023-02-06T18:03:00Z"/>
        </w:trPr>
        <w:tc>
          <w:tcPr>
            <w:tcW w:w="5565" w:type="dxa"/>
          </w:tcPr>
          <w:p w14:paraId="427ADCFB" w14:textId="73EBE4A1" w:rsidR="00C100EA" w:rsidRPr="00DD7C76" w:rsidDel="00317F55" w:rsidRDefault="00C100EA" w:rsidP="003C64DB">
            <w:pPr>
              <w:rPr>
                <w:del w:id="2843" w:author="Client" w:date="2023-02-06T18:03:00Z"/>
                <w:rFonts w:ascii="Times New Roman" w:hAnsi="Times New Roman" w:cs="Times New Roman"/>
                <w:sz w:val="24"/>
                <w:szCs w:val="24"/>
              </w:rPr>
            </w:pPr>
            <w:del w:id="2844" w:author="Client" w:date="2023-02-06T18:03:00Z">
              <w:r w:rsidRPr="00DD7C76" w:rsidDel="00317F55">
                <w:rPr>
                  <w:rFonts w:ascii="Times New Roman" w:hAnsi="Times New Roman" w:cs="Times New Roman"/>
                  <w:sz w:val="24"/>
                  <w:szCs w:val="24"/>
                </w:rPr>
                <w:delText>2.</w:delText>
              </w:r>
              <w:r w:rsidDel="00317F55">
                <w:rPr>
                  <w:rFonts w:ascii="Times New Roman" w:hAnsi="Times New Roman" w:cs="Times New Roman"/>
                  <w:sz w:val="24"/>
                  <w:szCs w:val="24"/>
                </w:rPr>
                <w:delText xml:space="preserve"> </w:delText>
              </w:r>
              <w:r w:rsidRPr="00DD7C76" w:rsidDel="00317F55">
                <w:rPr>
                  <w:rFonts w:ascii="Times New Roman" w:hAnsi="Times New Roman" w:cs="Times New Roman"/>
                  <w:sz w:val="24"/>
                  <w:szCs w:val="24"/>
                </w:rPr>
                <w:delText>It gains me more buyers/custome</w:delText>
              </w:r>
              <w:r w:rsidDel="00317F55">
                <w:rPr>
                  <w:rFonts w:ascii="Times New Roman" w:hAnsi="Times New Roman" w:cs="Times New Roman"/>
                  <w:sz w:val="24"/>
                  <w:szCs w:val="24"/>
                </w:rPr>
                <w:delText>rs.</w:delText>
              </w:r>
            </w:del>
          </w:p>
        </w:tc>
        <w:tc>
          <w:tcPr>
            <w:tcW w:w="1800" w:type="dxa"/>
          </w:tcPr>
          <w:p w14:paraId="7E7C6411" w14:textId="3E59053A" w:rsidR="00C100EA" w:rsidDel="00317F55" w:rsidRDefault="00C100EA" w:rsidP="003C64DB">
            <w:pPr>
              <w:pStyle w:val="ListParagraph"/>
              <w:ind w:left="0"/>
              <w:jc w:val="center"/>
              <w:rPr>
                <w:del w:id="2845" w:author="Client" w:date="2023-02-06T18:03:00Z"/>
                <w:rFonts w:ascii="Times New Roman" w:hAnsi="Times New Roman" w:cs="Times New Roman"/>
                <w:sz w:val="24"/>
                <w:szCs w:val="24"/>
              </w:rPr>
            </w:pPr>
            <w:del w:id="2846" w:author="Client" w:date="2023-02-06T18:03:00Z">
              <w:r w:rsidDel="00317F55">
                <w:rPr>
                  <w:rFonts w:ascii="Times New Roman" w:hAnsi="Times New Roman" w:cs="Times New Roman"/>
                  <w:sz w:val="24"/>
                  <w:szCs w:val="24"/>
                </w:rPr>
                <w:delText>1.80</w:delText>
              </w:r>
            </w:del>
          </w:p>
        </w:tc>
        <w:tc>
          <w:tcPr>
            <w:tcW w:w="730" w:type="dxa"/>
          </w:tcPr>
          <w:p w14:paraId="0517ED0B" w14:textId="0D8D5A61" w:rsidR="00C100EA" w:rsidDel="00317F55" w:rsidRDefault="00C100EA" w:rsidP="003C64DB">
            <w:pPr>
              <w:pStyle w:val="ListParagraph"/>
              <w:ind w:left="0"/>
              <w:jc w:val="center"/>
              <w:rPr>
                <w:del w:id="2847" w:author="Client" w:date="2023-02-06T18:03:00Z"/>
                <w:rFonts w:ascii="Times New Roman" w:hAnsi="Times New Roman" w:cs="Times New Roman"/>
                <w:sz w:val="24"/>
                <w:szCs w:val="24"/>
              </w:rPr>
            </w:pPr>
            <w:del w:id="2848" w:author="Client" w:date="2023-02-06T18:03:00Z">
              <w:r w:rsidDel="00317F55">
                <w:rPr>
                  <w:rFonts w:ascii="Times New Roman" w:hAnsi="Times New Roman" w:cs="Times New Roman"/>
                  <w:sz w:val="24"/>
                  <w:szCs w:val="24"/>
                </w:rPr>
                <w:delText>Disagree</w:delText>
              </w:r>
            </w:del>
          </w:p>
        </w:tc>
      </w:tr>
      <w:tr w:rsidR="00C100EA" w:rsidDel="00317F55" w14:paraId="0F208E4B" w14:textId="5B8E2314" w:rsidTr="003C64DB">
        <w:trPr>
          <w:del w:id="2849" w:author="Client" w:date="2023-02-06T18:03:00Z"/>
        </w:trPr>
        <w:tc>
          <w:tcPr>
            <w:tcW w:w="5565" w:type="dxa"/>
          </w:tcPr>
          <w:p w14:paraId="10163D8F" w14:textId="6218B626" w:rsidR="00C100EA" w:rsidDel="00317F55" w:rsidRDefault="00C100EA" w:rsidP="003C64DB">
            <w:pPr>
              <w:pStyle w:val="ListParagraph"/>
              <w:tabs>
                <w:tab w:val="left" w:pos="288"/>
              </w:tabs>
              <w:ind w:left="0"/>
              <w:rPr>
                <w:del w:id="2850" w:author="Client" w:date="2023-02-06T18:03:00Z"/>
                <w:rFonts w:ascii="Times New Roman" w:hAnsi="Times New Roman" w:cs="Times New Roman"/>
                <w:sz w:val="24"/>
                <w:szCs w:val="24"/>
              </w:rPr>
            </w:pPr>
            <w:del w:id="2851" w:author="Client" w:date="2023-02-06T18:03:00Z">
              <w:r w:rsidDel="00317F55">
                <w:rPr>
                  <w:rFonts w:ascii="Times New Roman" w:hAnsi="Times New Roman" w:cs="Times New Roman"/>
                  <w:sz w:val="24"/>
                  <w:szCs w:val="24"/>
                </w:rPr>
                <w:delText>3. It widens my target market.</w:delText>
              </w:r>
              <w:r w:rsidDel="00317F55">
                <w:rPr>
                  <w:rFonts w:ascii="Times New Roman" w:hAnsi="Times New Roman" w:cs="Times New Roman"/>
                  <w:sz w:val="24"/>
                  <w:szCs w:val="24"/>
                </w:rPr>
                <w:tab/>
              </w:r>
            </w:del>
          </w:p>
        </w:tc>
        <w:tc>
          <w:tcPr>
            <w:tcW w:w="1800" w:type="dxa"/>
          </w:tcPr>
          <w:p w14:paraId="404457C4" w14:textId="4461F5E6" w:rsidR="00C100EA" w:rsidDel="00317F55" w:rsidRDefault="00C100EA" w:rsidP="003C64DB">
            <w:pPr>
              <w:pStyle w:val="ListParagraph"/>
              <w:ind w:left="0"/>
              <w:jc w:val="center"/>
              <w:rPr>
                <w:del w:id="2852" w:author="Client" w:date="2023-02-06T18:03:00Z"/>
                <w:rFonts w:ascii="Times New Roman" w:hAnsi="Times New Roman" w:cs="Times New Roman"/>
                <w:sz w:val="24"/>
                <w:szCs w:val="24"/>
              </w:rPr>
            </w:pPr>
            <w:del w:id="2853" w:author="Client" w:date="2023-02-06T18:03:00Z">
              <w:r w:rsidDel="00317F55">
                <w:rPr>
                  <w:rFonts w:ascii="Times New Roman" w:hAnsi="Times New Roman" w:cs="Times New Roman"/>
                  <w:sz w:val="24"/>
                  <w:szCs w:val="24"/>
                </w:rPr>
                <w:delText>3.33</w:delText>
              </w:r>
            </w:del>
          </w:p>
        </w:tc>
        <w:tc>
          <w:tcPr>
            <w:tcW w:w="730" w:type="dxa"/>
          </w:tcPr>
          <w:p w14:paraId="18E7C941" w14:textId="505EAFE1" w:rsidR="00C100EA" w:rsidDel="00317F55" w:rsidRDefault="00C100EA" w:rsidP="003C64DB">
            <w:pPr>
              <w:pStyle w:val="ListParagraph"/>
              <w:ind w:left="0"/>
              <w:jc w:val="center"/>
              <w:rPr>
                <w:del w:id="2854" w:author="Client" w:date="2023-02-06T18:03:00Z"/>
                <w:rFonts w:ascii="Times New Roman" w:hAnsi="Times New Roman" w:cs="Times New Roman"/>
                <w:sz w:val="24"/>
                <w:szCs w:val="24"/>
              </w:rPr>
            </w:pPr>
            <w:del w:id="2855" w:author="Client" w:date="2023-02-06T18:03:00Z">
              <w:r w:rsidDel="00317F55">
                <w:rPr>
                  <w:rFonts w:ascii="Times New Roman" w:hAnsi="Times New Roman" w:cs="Times New Roman"/>
                  <w:sz w:val="24"/>
                  <w:szCs w:val="24"/>
                </w:rPr>
                <w:delText>Agree</w:delText>
              </w:r>
            </w:del>
          </w:p>
        </w:tc>
      </w:tr>
      <w:tr w:rsidR="00C100EA" w:rsidDel="00317F55" w14:paraId="5CA7B4A9" w14:textId="6301FAAA" w:rsidTr="003C64DB">
        <w:trPr>
          <w:del w:id="2856" w:author="Client" w:date="2023-02-06T18:03:00Z"/>
        </w:trPr>
        <w:tc>
          <w:tcPr>
            <w:tcW w:w="5565" w:type="dxa"/>
          </w:tcPr>
          <w:p w14:paraId="6EFF9841" w14:textId="3A5C4344" w:rsidR="00C100EA" w:rsidDel="00317F55" w:rsidRDefault="00C100EA" w:rsidP="003C64DB">
            <w:pPr>
              <w:pStyle w:val="ListParagraph"/>
              <w:ind w:left="0"/>
              <w:rPr>
                <w:del w:id="2857" w:author="Client" w:date="2023-02-06T18:03:00Z"/>
                <w:rFonts w:ascii="Times New Roman" w:hAnsi="Times New Roman" w:cs="Times New Roman"/>
                <w:sz w:val="24"/>
                <w:szCs w:val="24"/>
              </w:rPr>
            </w:pPr>
            <w:del w:id="2858" w:author="Client" w:date="2023-02-06T18:03:00Z">
              <w:r w:rsidDel="00317F55">
                <w:rPr>
                  <w:rFonts w:ascii="Times New Roman" w:hAnsi="Times New Roman" w:cs="Times New Roman"/>
                  <w:sz w:val="24"/>
                  <w:szCs w:val="24"/>
                </w:rPr>
                <w:delText>4. It makes my business grow.</w:delText>
              </w:r>
            </w:del>
          </w:p>
        </w:tc>
        <w:tc>
          <w:tcPr>
            <w:tcW w:w="1800" w:type="dxa"/>
          </w:tcPr>
          <w:p w14:paraId="5E80DA9D" w14:textId="4809C404" w:rsidR="00C100EA" w:rsidDel="00317F55" w:rsidRDefault="00C100EA" w:rsidP="003C64DB">
            <w:pPr>
              <w:pStyle w:val="ListParagraph"/>
              <w:ind w:left="0"/>
              <w:jc w:val="center"/>
              <w:rPr>
                <w:del w:id="2859" w:author="Client" w:date="2023-02-06T18:03:00Z"/>
                <w:rFonts w:ascii="Times New Roman" w:hAnsi="Times New Roman" w:cs="Times New Roman"/>
                <w:sz w:val="24"/>
                <w:szCs w:val="24"/>
              </w:rPr>
            </w:pPr>
            <w:del w:id="2860" w:author="Client" w:date="2023-02-06T18:03:00Z">
              <w:r w:rsidDel="00317F55">
                <w:rPr>
                  <w:rFonts w:ascii="Times New Roman" w:hAnsi="Times New Roman" w:cs="Times New Roman"/>
                  <w:sz w:val="24"/>
                  <w:szCs w:val="24"/>
                </w:rPr>
                <w:delText>3.52</w:delText>
              </w:r>
            </w:del>
          </w:p>
        </w:tc>
        <w:tc>
          <w:tcPr>
            <w:tcW w:w="730" w:type="dxa"/>
          </w:tcPr>
          <w:p w14:paraId="104FB38C" w14:textId="70FE3346" w:rsidR="00C100EA" w:rsidDel="00317F55" w:rsidRDefault="00C100EA" w:rsidP="003C64DB">
            <w:pPr>
              <w:pStyle w:val="ListParagraph"/>
              <w:ind w:left="0"/>
              <w:jc w:val="center"/>
              <w:rPr>
                <w:del w:id="2861" w:author="Client" w:date="2023-02-06T18:03:00Z"/>
                <w:rFonts w:ascii="Times New Roman" w:hAnsi="Times New Roman" w:cs="Times New Roman"/>
                <w:sz w:val="24"/>
                <w:szCs w:val="24"/>
              </w:rPr>
            </w:pPr>
            <w:del w:id="2862" w:author="Client" w:date="2023-02-06T18:03:00Z">
              <w:r w:rsidDel="00317F55">
                <w:rPr>
                  <w:rFonts w:ascii="Times New Roman" w:hAnsi="Times New Roman" w:cs="Times New Roman"/>
                  <w:sz w:val="24"/>
                  <w:szCs w:val="24"/>
                </w:rPr>
                <w:delText>Agree</w:delText>
              </w:r>
            </w:del>
          </w:p>
        </w:tc>
      </w:tr>
      <w:tr w:rsidR="00C100EA" w:rsidDel="00317F55" w14:paraId="694D61A9" w14:textId="5290161A" w:rsidTr="003C64DB">
        <w:trPr>
          <w:del w:id="2863" w:author="Client" w:date="2023-02-06T18:03:00Z"/>
        </w:trPr>
        <w:tc>
          <w:tcPr>
            <w:tcW w:w="5565" w:type="dxa"/>
          </w:tcPr>
          <w:p w14:paraId="28CA9714" w14:textId="6424865A" w:rsidR="00C100EA" w:rsidDel="00317F55" w:rsidRDefault="00C100EA" w:rsidP="003C64DB">
            <w:pPr>
              <w:pStyle w:val="ListParagraph"/>
              <w:ind w:left="0"/>
              <w:rPr>
                <w:del w:id="2864" w:author="Client" w:date="2023-02-06T18:03:00Z"/>
                <w:rFonts w:ascii="Times New Roman" w:hAnsi="Times New Roman" w:cs="Times New Roman"/>
                <w:sz w:val="24"/>
                <w:szCs w:val="24"/>
              </w:rPr>
            </w:pPr>
            <w:del w:id="2865" w:author="Client" w:date="2023-02-06T18:03:00Z">
              <w:r w:rsidDel="00317F55">
                <w:rPr>
                  <w:rFonts w:ascii="Times New Roman" w:hAnsi="Times New Roman" w:cs="Times New Roman"/>
                  <w:sz w:val="24"/>
                  <w:szCs w:val="24"/>
                </w:rPr>
                <w:delText>5. It gives good reputation to my business.</w:delText>
              </w:r>
            </w:del>
          </w:p>
        </w:tc>
        <w:tc>
          <w:tcPr>
            <w:tcW w:w="1800" w:type="dxa"/>
          </w:tcPr>
          <w:p w14:paraId="7F12B261" w14:textId="6F200148" w:rsidR="00C100EA" w:rsidDel="00317F55" w:rsidRDefault="00C100EA" w:rsidP="003C64DB">
            <w:pPr>
              <w:pStyle w:val="ListParagraph"/>
              <w:ind w:left="0"/>
              <w:jc w:val="center"/>
              <w:rPr>
                <w:del w:id="2866" w:author="Client" w:date="2023-02-06T18:03:00Z"/>
                <w:rFonts w:ascii="Times New Roman" w:hAnsi="Times New Roman" w:cs="Times New Roman"/>
                <w:sz w:val="24"/>
                <w:szCs w:val="24"/>
              </w:rPr>
            </w:pPr>
            <w:del w:id="2867" w:author="Client" w:date="2023-02-06T18:03:00Z">
              <w:r w:rsidDel="00317F55">
                <w:rPr>
                  <w:rFonts w:ascii="Times New Roman" w:hAnsi="Times New Roman" w:cs="Times New Roman"/>
                  <w:sz w:val="24"/>
                  <w:szCs w:val="24"/>
                </w:rPr>
                <w:delText>3.30</w:delText>
              </w:r>
            </w:del>
          </w:p>
        </w:tc>
        <w:tc>
          <w:tcPr>
            <w:tcW w:w="730" w:type="dxa"/>
          </w:tcPr>
          <w:p w14:paraId="0B522475" w14:textId="19F7CD6A" w:rsidR="00C100EA" w:rsidDel="00317F55" w:rsidRDefault="00C100EA" w:rsidP="003C64DB">
            <w:pPr>
              <w:pStyle w:val="ListParagraph"/>
              <w:ind w:left="0"/>
              <w:jc w:val="center"/>
              <w:rPr>
                <w:del w:id="2868" w:author="Client" w:date="2023-02-06T18:03:00Z"/>
                <w:rFonts w:ascii="Times New Roman" w:hAnsi="Times New Roman" w:cs="Times New Roman"/>
                <w:sz w:val="24"/>
                <w:szCs w:val="24"/>
              </w:rPr>
            </w:pPr>
            <w:del w:id="2869" w:author="Client" w:date="2023-02-06T18:03:00Z">
              <w:r w:rsidDel="00317F55">
                <w:rPr>
                  <w:rFonts w:ascii="Times New Roman" w:hAnsi="Times New Roman" w:cs="Times New Roman"/>
                  <w:sz w:val="24"/>
                  <w:szCs w:val="24"/>
                </w:rPr>
                <w:delText>Agree</w:delText>
              </w:r>
            </w:del>
          </w:p>
        </w:tc>
      </w:tr>
      <w:tr w:rsidR="00C100EA" w:rsidDel="00317F55" w14:paraId="54C722B3" w14:textId="493537A5" w:rsidTr="003C64DB">
        <w:trPr>
          <w:del w:id="2870" w:author="Client" w:date="2023-02-06T18:03:00Z"/>
        </w:trPr>
        <w:tc>
          <w:tcPr>
            <w:tcW w:w="5565" w:type="dxa"/>
          </w:tcPr>
          <w:p w14:paraId="58A88355" w14:textId="0A25A85A" w:rsidR="00C100EA" w:rsidRPr="00904F89" w:rsidDel="00317F55" w:rsidRDefault="00C100EA" w:rsidP="003C64DB">
            <w:pPr>
              <w:pStyle w:val="ListParagraph"/>
              <w:ind w:left="0"/>
              <w:rPr>
                <w:del w:id="2871" w:author="Client" w:date="2023-02-06T18:03:00Z"/>
                <w:rFonts w:ascii="Times New Roman" w:hAnsi="Times New Roman"/>
                <w:b/>
                <w:bCs/>
                <w:sz w:val="24"/>
                <w:szCs w:val="24"/>
              </w:rPr>
            </w:pPr>
            <w:del w:id="2872" w:author="Client" w:date="2023-02-06T18:03:00Z">
              <w:r w:rsidDel="00317F55">
                <w:rPr>
                  <w:rFonts w:ascii="Times New Roman" w:hAnsi="Times New Roman"/>
                  <w:b/>
                  <w:bCs/>
                  <w:sz w:val="24"/>
                  <w:szCs w:val="24"/>
                </w:rPr>
                <w:delText>Grand Weighted Mean</w:delText>
              </w:r>
            </w:del>
          </w:p>
        </w:tc>
        <w:tc>
          <w:tcPr>
            <w:tcW w:w="1800" w:type="dxa"/>
          </w:tcPr>
          <w:p w14:paraId="53C34625" w14:textId="7127DA7C" w:rsidR="00C100EA" w:rsidDel="00317F55" w:rsidRDefault="00C100EA" w:rsidP="003C64DB">
            <w:pPr>
              <w:pStyle w:val="ListParagraph"/>
              <w:ind w:left="0"/>
              <w:jc w:val="center"/>
              <w:rPr>
                <w:del w:id="2873" w:author="Client" w:date="2023-02-06T18:03:00Z"/>
                <w:rFonts w:ascii="Times New Roman" w:hAnsi="Times New Roman"/>
                <w:sz w:val="24"/>
                <w:szCs w:val="24"/>
              </w:rPr>
            </w:pPr>
            <w:del w:id="2874" w:author="Client" w:date="2023-02-06T18:03:00Z">
              <w:r w:rsidDel="00317F55">
                <w:rPr>
                  <w:rFonts w:ascii="Times New Roman" w:hAnsi="Times New Roman"/>
                  <w:sz w:val="24"/>
                  <w:szCs w:val="24"/>
                </w:rPr>
                <w:delText>3.04</w:delText>
              </w:r>
            </w:del>
          </w:p>
        </w:tc>
        <w:tc>
          <w:tcPr>
            <w:tcW w:w="730" w:type="dxa"/>
          </w:tcPr>
          <w:p w14:paraId="0566D35C" w14:textId="0DB08D9B" w:rsidR="00C100EA" w:rsidDel="00317F55" w:rsidRDefault="00C100EA" w:rsidP="003C64DB">
            <w:pPr>
              <w:pStyle w:val="ListParagraph"/>
              <w:ind w:left="0"/>
              <w:jc w:val="center"/>
              <w:rPr>
                <w:del w:id="2875" w:author="Client" w:date="2023-02-06T18:03:00Z"/>
                <w:rFonts w:ascii="Times New Roman" w:hAnsi="Times New Roman"/>
                <w:sz w:val="24"/>
                <w:szCs w:val="24"/>
              </w:rPr>
            </w:pPr>
            <w:del w:id="2876" w:author="Client" w:date="2023-02-06T18:03:00Z">
              <w:r w:rsidDel="00317F55">
                <w:rPr>
                  <w:rFonts w:ascii="Times New Roman" w:hAnsi="Times New Roman"/>
                  <w:sz w:val="24"/>
                  <w:szCs w:val="24"/>
                </w:rPr>
                <w:delText>Agree</w:delText>
              </w:r>
            </w:del>
          </w:p>
        </w:tc>
      </w:tr>
    </w:tbl>
    <w:p w14:paraId="4DE3EC35" w14:textId="305121D2" w:rsidR="00C100EA" w:rsidRPr="009E5C7A" w:rsidDel="00317F55" w:rsidRDefault="00C100EA" w:rsidP="006D34FC">
      <w:pPr>
        <w:spacing w:line="480" w:lineRule="auto"/>
        <w:ind w:firstLine="720"/>
        <w:jc w:val="both"/>
        <w:rPr>
          <w:del w:id="2877" w:author="Client" w:date="2023-02-06T18:03:00Z"/>
          <w:rFonts w:ascii="Times New Roman" w:eastAsia="Times New Roman" w:hAnsi="Times New Roman"/>
          <w:b/>
          <w:bCs/>
          <w:color w:val="000000"/>
          <w:sz w:val="24"/>
          <w:szCs w:val="24"/>
        </w:rPr>
      </w:pPr>
      <w:del w:id="2878" w:author="Client" w:date="2023-02-06T18:03:00Z">
        <w:r w:rsidDel="00317F55">
          <w:rPr>
            <w:rFonts w:ascii="Times New Roman" w:eastAsia="Times New Roman" w:hAnsi="Times New Roman"/>
            <w:color w:val="000000"/>
            <w:sz w:val="24"/>
            <w:szCs w:val="24"/>
          </w:rPr>
          <w:delText xml:space="preserve">Table 1 presents the weighted mean data gathered from the respondents. This table shows that most of the respondents agree on the given statement about product/service innovation. </w:delText>
        </w:r>
        <w:bookmarkStart w:id="2879" w:name="_Hlk125997422"/>
        <w:r w:rsidDel="00317F55">
          <w:rPr>
            <w:rFonts w:ascii="Times New Roman" w:eastAsia="Times New Roman" w:hAnsi="Times New Roman"/>
            <w:color w:val="000000"/>
            <w:sz w:val="24"/>
            <w:szCs w:val="24"/>
          </w:rPr>
          <w:delText xml:space="preserve">Most of the respondents agree </w:delText>
        </w:r>
        <w:bookmarkEnd w:id="2879"/>
        <w:r w:rsidDel="00317F55">
          <w:rPr>
            <w:rFonts w:ascii="Times New Roman" w:eastAsia="Times New Roman" w:hAnsi="Times New Roman"/>
            <w:color w:val="000000"/>
            <w:sz w:val="24"/>
            <w:szCs w:val="24"/>
          </w:rPr>
          <w:delText xml:space="preserve">with the weighted mean of </w:delText>
        </w:r>
        <w:r w:rsidR="006D34FC" w:rsidRPr="006D34FC" w:rsidDel="00317F55">
          <w:rPr>
            <w:rFonts w:ascii="Times New Roman" w:eastAsia="Times New Roman" w:hAnsi="Times New Roman"/>
            <w:color w:val="000000"/>
            <w:sz w:val="24"/>
            <w:szCs w:val="24"/>
          </w:rPr>
          <w:delText>3.52, 3.33, 3.30, 3.27 that innovating your product or service really is important to your target markets. Although there is one statement that on which they did not agree with the weighted mean of 1.80 that states product/service innovation gains more buyers.</w:delText>
        </w:r>
      </w:del>
    </w:p>
    <w:p w14:paraId="3BE99BEC" w14:textId="02AB5F41" w:rsidR="00C100EA" w:rsidDel="00317F55" w:rsidRDefault="00C100EA" w:rsidP="009E5C7A">
      <w:pPr>
        <w:spacing w:line="480" w:lineRule="auto"/>
        <w:ind w:firstLine="720"/>
        <w:jc w:val="both"/>
        <w:rPr>
          <w:del w:id="2880" w:author="Client" w:date="2023-02-06T18:03:00Z"/>
          <w:rFonts w:ascii="Times New Roman" w:eastAsia="Times New Roman" w:hAnsi="Times New Roman"/>
          <w:b/>
          <w:bCs/>
          <w:color w:val="000000"/>
          <w:sz w:val="24"/>
          <w:szCs w:val="24"/>
        </w:rPr>
      </w:pPr>
      <w:del w:id="2881" w:author="Client" w:date="2023-02-06T18:03:00Z">
        <w:r w:rsidRPr="00951B42" w:rsidDel="00317F55">
          <w:rPr>
            <w:rFonts w:ascii="Times New Roman" w:eastAsia="Times New Roman" w:hAnsi="Times New Roman"/>
            <w:color w:val="000000"/>
            <w:sz w:val="24"/>
            <w:szCs w:val="24"/>
          </w:rPr>
          <w:delText>The findings indicated that product innovation and service quality have significant positive effects on relationship quality and brand equity. Moreover, the findings revealed that relationship quality mediates the relationship between product innovation and brand equity. It also shows that relationship quality mediates the relationship between service quality and brand equity. (J. Hanaysha and H. Hilman, 2015</w:delText>
        </w:r>
        <w:r w:rsidDel="00317F55">
          <w:rPr>
            <w:rFonts w:ascii="Times New Roman" w:eastAsia="Times New Roman" w:hAnsi="Times New Roman"/>
            <w:b/>
            <w:bCs/>
            <w:color w:val="000000"/>
            <w:sz w:val="24"/>
            <w:szCs w:val="24"/>
          </w:rPr>
          <w:delText xml:space="preserve">     </w:delText>
        </w:r>
      </w:del>
    </w:p>
    <w:p w14:paraId="0C0F9171" w14:textId="3947EC6F" w:rsidR="00C100EA" w:rsidRPr="00904F89" w:rsidDel="00317F55" w:rsidRDefault="00C100EA" w:rsidP="00C100EA">
      <w:pPr>
        <w:spacing w:line="240" w:lineRule="auto"/>
        <w:jc w:val="center"/>
        <w:rPr>
          <w:del w:id="2882" w:author="Client" w:date="2023-02-06T18:03:00Z"/>
          <w:rFonts w:ascii="Times New Roman" w:hAnsi="Times New Roman"/>
          <w:b/>
          <w:sz w:val="24"/>
          <w:szCs w:val="24"/>
        </w:rPr>
      </w:pPr>
      <w:del w:id="2883" w:author="Client" w:date="2023-02-06T18:03:00Z">
        <w:r w:rsidDel="00317F55">
          <w:rPr>
            <w:rFonts w:ascii="Times New Roman" w:eastAsia="Times New Roman" w:hAnsi="Times New Roman"/>
            <w:b/>
            <w:bCs/>
            <w:color w:val="000000"/>
            <w:sz w:val="24"/>
            <w:szCs w:val="24"/>
          </w:rPr>
          <w:delText xml:space="preserve"> </w:delText>
        </w:r>
        <w:r w:rsidRPr="00904F89" w:rsidDel="00317F55">
          <w:rPr>
            <w:rFonts w:ascii="Times New Roman" w:hAnsi="Times New Roman"/>
            <w:b/>
            <w:sz w:val="24"/>
            <w:szCs w:val="24"/>
          </w:rPr>
          <w:delText>Table 2</w:delText>
        </w:r>
      </w:del>
    </w:p>
    <w:p w14:paraId="4C4B5452" w14:textId="7D55645F" w:rsidR="00C100EA" w:rsidRPr="00904F89" w:rsidDel="00317F55" w:rsidRDefault="00C100EA" w:rsidP="00C100EA">
      <w:pPr>
        <w:spacing w:line="240" w:lineRule="auto"/>
        <w:jc w:val="center"/>
        <w:rPr>
          <w:del w:id="2884" w:author="Client" w:date="2023-02-06T18:03:00Z"/>
          <w:rFonts w:ascii="Times New Roman" w:hAnsi="Times New Roman"/>
          <w:sz w:val="24"/>
          <w:szCs w:val="24"/>
        </w:rPr>
      </w:pPr>
      <w:del w:id="2885" w:author="Client" w:date="2023-02-06T18:03:00Z">
        <w:r w:rsidRPr="00904F89" w:rsidDel="00317F55">
          <w:rPr>
            <w:rFonts w:ascii="Times New Roman" w:hAnsi="Times New Roman"/>
            <w:sz w:val="24"/>
            <w:szCs w:val="24"/>
          </w:rPr>
          <w:delText>Business innovation in terms of Process innovation</w:delText>
        </w:r>
      </w:del>
    </w:p>
    <w:tbl>
      <w:tblPr>
        <w:tblStyle w:val="TableGrid"/>
        <w:tblpPr w:leftFromText="180" w:rightFromText="180" w:vertAnchor="text" w:tblpX="85" w:tblpY="1"/>
        <w:tblOverlap w:val="never"/>
        <w:tblW w:w="8185" w:type="dxa"/>
        <w:tblLook w:val="04A0" w:firstRow="1" w:lastRow="0" w:firstColumn="1" w:lastColumn="0" w:noHBand="0" w:noVBand="1"/>
      </w:tblPr>
      <w:tblGrid>
        <w:gridCol w:w="4821"/>
        <w:gridCol w:w="1681"/>
        <w:gridCol w:w="1683"/>
      </w:tblGrid>
      <w:tr w:rsidR="00C100EA" w:rsidDel="00317F55" w14:paraId="3969263C" w14:textId="40C90EF2" w:rsidTr="003C64DB">
        <w:trPr>
          <w:del w:id="2886" w:author="Client" w:date="2023-02-06T18:03:00Z"/>
        </w:trPr>
        <w:tc>
          <w:tcPr>
            <w:tcW w:w="5568" w:type="dxa"/>
          </w:tcPr>
          <w:p w14:paraId="00EEB771" w14:textId="4FF899DB" w:rsidR="00C100EA" w:rsidDel="00317F55" w:rsidRDefault="00C100EA" w:rsidP="003C64DB">
            <w:pPr>
              <w:jc w:val="center"/>
              <w:rPr>
                <w:del w:id="2887" w:author="Client" w:date="2023-02-06T18:03:00Z"/>
                <w:rFonts w:ascii="Times New Roman" w:hAnsi="Times New Roman" w:cs="Times New Roman"/>
                <w:b/>
                <w:sz w:val="24"/>
              </w:rPr>
            </w:pPr>
          </w:p>
          <w:p w14:paraId="610021DF" w14:textId="3BEF9E17" w:rsidR="00C100EA" w:rsidDel="00317F55" w:rsidRDefault="00C100EA" w:rsidP="003C64DB">
            <w:pPr>
              <w:jc w:val="center"/>
              <w:rPr>
                <w:del w:id="2888" w:author="Client" w:date="2023-02-06T18:03:00Z"/>
                <w:rFonts w:ascii="Times New Roman" w:hAnsi="Times New Roman" w:cs="Times New Roman"/>
                <w:b/>
                <w:sz w:val="24"/>
              </w:rPr>
            </w:pPr>
            <w:del w:id="2889" w:author="Client" w:date="2023-02-06T18:03:00Z">
              <w:r w:rsidDel="00317F55">
                <w:rPr>
                  <w:rFonts w:ascii="Times New Roman" w:hAnsi="Times New Roman" w:cs="Times New Roman"/>
                  <w:b/>
                  <w:sz w:val="24"/>
                </w:rPr>
                <w:delText xml:space="preserve">Variable </w:delText>
              </w:r>
            </w:del>
          </w:p>
          <w:p w14:paraId="5D204E37" w14:textId="32CF0852" w:rsidR="00C100EA" w:rsidRPr="00A0303E" w:rsidDel="00317F55" w:rsidRDefault="00C100EA" w:rsidP="003C64DB">
            <w:pPr>
              <w:jc w:val="center"/>
              <w:rPr>
                <w:del w:id="2890" w:author="Client" w:date="2023-02-06T18:03:00Z"/>
                <w:rFonts w:ascii="Times New Roman" w:hAnsi="Times New Roman"/>
                <w:b/>
                <w:sz w:val="24"/>
                <w:szCs w:val="24"/>
              </w:rPr>
            </w:pPr>
            <w:del w:id="2891" w:author="Client" w:date="2023-02-06T18:03:00Z">
              <w:r w:rsidRPr="00A0303E" w:rsidDel="00317F55">
                <w:rPr>
                  <w:rFonts w:ascii="Times New Roman" w:hAnsi="Times New Roman"/>
                  <w:b/>
                  <w:sz w:val="24"/>
                  <w:szCs w:val="24"/>
                </w:rPr>
                <w:delText>1.2 Process innovation</w:delText>
              </w:r>
            </w:del>
          </w:p>
          <w:p w14:paraId="3B656FFE" w14:textId="4B7F0C87" w:rsidR="00C100EA" w:rsidDel="00317F55" w:rsidRDefault="00C100EA" w:rsidP="003C64DB">
            <w:pPr>
              <w:tabs>
                <w:tab w:val="left" w:pos="778"/>
                <w:tab w:val="center" w:pos="2243"/>
                <w:tab w:val="left" w:pos="2356"/>
              </w:tabs>
              <w:rPr>
                <w:del w:id="2892" w:author="Client" w:date="2023-02-06T18:03:00Z"/>
                <w:rFonts w:ascii="Times New Roman" w:hAnsi="Times New Roman" w:cs="Times New Roman"/>
                <w:b/>
                <w:sz w:val="24"/>
              </w:rPr>
            </w:pPr>
          </w:p>
        </w:tc>
        <w:tc>
          <w:tcPr>
            <w:tcW w:w="1798" w:type="dxa"/>
            <w:tcBorders>
              <w:bottom w:val="single" w:sz="4" w:space="0" w:color="292934" w:themeColor="text1"/>
            </w:tcBorders>
          </w:tcPr>
          <w:p w14:paraId="3D863F36" w14:textId="659681F8" w:rsidR="00C100EA" w:rsidDel="00317F55" w:rsidRDefault="00C100EA" w:rsidP="003C64DB">
            <w:pPr>
              <w:tabs>
                <w:tab w:val="left" w:pos="2356"/>
              </w:tabs>
              <w:rPr>
                <w:del w:id="2893" w:author="Client" w:date="2023-02-06T18:03:00Z"/>
                <w:rFonts w:ascii="Times New Roman" w:hAnsi="Times New Roman" w:cs="Times New Roman"/>
                <w:b/>
                <w:sz w:val="24"/>
              </w:rPr>
            </w:pPr>
            <w:del w:id="2894" w:author="Client" w:date="2023-02-06T18:03:00Z">
              <w:r w:rsidDel="00317F55">
                <w:rPr>
                  <w:rFonts w:ascii="Times New Roman" w:hAnsi="Times New Roman" w:cs="Times New Roman"/>
                  <w:b/>
                  <w:sz w:val="24"/>
                </w:rPr>
                <w:delText xml:space="preserve">  </w:delText>
              </w:r>
            </w:del>
          </w:p>
          <w:p w14:paraId="6233CF96" w14:textId="0CE4AC92" w:rsidR="00C100EA" w:rsidDel="00317F55" w:rsidRDefault="00C100EA" w:rsidP="003C64DB">
            <w:pPr>
              <w:tabs>
                <w:tab w:val="left" w:pos="2356"/>
              </w:tabs>
              <w:rPr>
                <w:del w:id="2895" w:author="Client" w:date="2023-02-06T18:03:00Z"/>
                <w:rFonts w:ascii="Times New Roman" w:hAnsi="Times New Roman" w:cs="Times New Roman"/>
                <w:b/>
                <w:sz w:val="24"/>
              </w:rPr>
            </w:pPr>
            <w:del w:id="2896" w:author="Client" w:date="2023-02-06T18:03:00Z">
              <w:r w:rsidDel="00317F55">
                <w:rPr>
                  <w:rFonts w:ascii="Times New Roman" w:hAnsi="Times New Roman" w:cs="Times New Roman"/>
                  <w:b/>
                  <w:sz w:val="24"/>
                </w:rPr>
                <w:delText xml:space="preserve">Weighted        </w:delText>
              </w:r>
            </w:del>
          </w:p>
          <w:p w14:paraId="78AF8694" w14:textId="604BFCD2" w:rsidR="00C100EA" w:rsidDel="00317F55" w:rsidRDefault="00C100EA" w:rsidP="003C64DB">
            <w:pPr>
              <w:tabs>
                <w:tab w:val="left" w:pos="2356"/>
              </w:tabs>
              <w:rPr>
                <w:del w:id="2897" w:author="Client" w:date="2023-02-06T18:03:00Z"/>
                <w:rFonts w:ascii="Times New Roman" w:hAnsi="Times New Roman" w:cs="Times New Roman"/>
                <w:b/>
                <w:sz w:val="24"/>
              </w:rPr>
            </w:pPr>
            <w:del w:id="2898" w:author="Client" w:date="2023-02-06T18:03:00Z">
              <w:r w:rsidDel="00317F55">
                <w:rPr>
                  <w:rFonts w:ascii="Times New Roman" w:hAnsi="Times New Roman" w:cs="Times New Roman"/>
                  <w:b/>
                  <w:sz w:val="24"/>
                </w:rPr>
                <w:delText xml:space="preserve">             Mean</w:delText>
              </w:r>
            </w:del>
          </w:p>
        </w:tc>
        <w:tc>
          <w:tcPr>
            <w:tcW w:w="819" w:type="dxa"/>
          </w:tcPr>
          <w:p w14:paraId="00CADAD9" w14:textId="5E2EEBB0" w:rsidR="00C100EA" w:rsidDel="00317F55" w:rsidRDefault="00C100EA" w:rsidP="003C64DB">
            <w:pPr>
              <w:tabs>
                <w:tab w:val="left" w:pos="2356"/>
              </w:tabs>
              <w:jc w:val="center"/>
              <w:rPr>
                <w:del w:id="2899" w:author="Client" w:date="2023-02-06T18:03:00Z"/>
                <w:rFonts w:ascii="Times New Roman" w:hAnsi="Times New Roman" w:cs="Times New Roman"/>
                <w:b/>
                <w:sz w:val="24"/>
              </w:rPr>
            </w:pPr>
          </w:p>
          <w:p w14:paraId="013A6CB6" w14:textId="3A072FFF" w:rsidR="00C100EA" w:rsidDel="00317F55" w:rsidRDefault="00C100EA" w:rsidP="003C64DB">
            <w:pPr>
              <w:tabs>
                <w:tab w:val="left" w:pos="2356"/>
              </w:tabs>
              <w:jc w:val="center"/>
              <w:rPr>
                <w:del w:id="2900" w:author="Client" w:date="2023-02-06T18:03:00Z"/>
                <w:rFonts w:ascii="Times New Roman" w:hAnsi="Times New Roman" w:cs="Times New Roman"/>
                <w:b/>
                <w:sz w:val="24"/>
              </w:rPr>
            </w:pPr>
            <w:del w:id="2901" w:author="Client" w:date="2023-02-06T18:03:00Z">
              <w:r w:rsidDel="00317F55">
                <w:rPr>
                  <w:rFonts w:ascii="Times New Roman" w:hAnsi="Times New Roman" w:cs="Times New Roman"/>
                  <w:b/>
                  <w:sz w:val="24"/>
                </w:rPr>
                <w:delText>Verbal Interpretation</w:delText>
              </w:r>
            </w:del>
          </w:p>
        </w:tc>
      </w:tr>
      <w:tr w:rsidR="00C100EA" w:rsidDel="00317F55" w14:paraId="76F110C8" w14:textId="26434D58" w:rsidTr="003C64DB">
        <w:trPr>
          <w:del w:id="2902" w:author="Client" w:date="2023-02-06T18:03:00Z"/>
        </w:trPr>
        <w:tc>
          <w:tcPr>
            <w:tcW w:w="5568" w:type="dxa"/>
          </w:tcPr>
          <w:p w14:paraId="11EC9FE8" w14:textId="75ECB810" w:rsidR="00C100EA" w:rsidRPr="00DD7C76" w:rsidDel="00317F55" w:rsidRDefault="00C100EA" w:rsidP="003C64DB">
            <w:pPr>
              <w:tabs>
                <w:tab w:val="left" w:pos="2356"/>
              </w:tabs>
              <w:rPr>
                <w:del w:id="2903" w:author="Client" w:date="2023-02-06T18:03:00Z"/>
                <w:rFonts w:ascii="Times New Roman" w:hAnsi="Times New Roman" w:cs="Times New Roman"/>
                <w:sz w:val="24"/>
              </w:rPr>
            </w:pPr>
            <w:del w:id="2904" w:author="Client" w:date="2023-02-06T18:03:00Z">
              <w:r w:rsidDel="00317F55">
                <w:rPr>
                  <w:rFonts w:ascii="Times New Roman" w:hAnsi="Times New Roman" w:cs="Times New Roman"/>
                  <w:sz w:val="24"/>
                </w:rPr>
                <w:delText xml:space="preserve">1. </w:delText>
              </w:r>
              <w:r w:rsidRPr="00DD7C76" w:rsidDel="00317F55">
                <w:rPr>
                  <w:rFonts w:ascii="Times New Roman" w:hAnsi="Times New Roman" w:cs="Times New Roman"/>
                  <w:sz w:val="24"/>
                </w:rPr>
                <w:delText xml:space="preserve">It </w:delText>
              </w:r>
              <w:r w:rsidDel="00317F55">
                <w:rPr>
                  <w:rFonts w:ascii="Times New Roman" w:hAnsi="Times New Roman" w:cs="Times New Roman"/>
                  <w:sz w:val="24"/>
                </w:rPr>
                <w:delText>allows me to gain more outcomes.</w:delText>
              </w:r>
            </w:del>
          </w:p>
        </w:tc>
        <w:tc>
          <w:tcPr>
            <w:tcW w:w="1798" w:type="dxa"/>
          </w:tcPr>
          <w:p w14:paraId="3DBF32D1" w14:textId="59C3451D" w:rsidR="00C100EA" w:rsidRPr="00955E80" w:rsidDel="00317F55" w:rsidRDefault="00C100EA" w:rsidP="003C64DB">
            <w:pPr>
              <w:tabs>
                <w:tab w:val="left" w:pos="2356"/>
              </w:tabs>
              <w:jc w:val="center"/>
              <w:rPr>
                <w:del w:id="2905" w:author="Client" w:date="2023-02-06T18:03:00Z"/>
                <w:rFonts w:ascii="Times New Roman" w:hAnsi="Times New Roman" w:cs="Times New Roman"/>
                <w:sz w:val="24"/>
              </w:rPr>
            </w:pPr>
            <w:del w:id="2906" w:author="Client" w:date="2023-02-06T18:03:00Z">
              <w:r w:rsidDel="00317F55">
                <w:rPr>
                  <w:rFonts w:ascii="Times New Roman" w:hAnsi="Times New Roman" w:cs="Times New Roman"/>
                  <w:sz w:val="24"/>
                </w:rPr>
                <w:delText>3.33</w:delText>
              </w:r>
            </w:del>
          </w:p>
        </w:tc>
        <w:tc>
          <w:tcPr>
            <w:tcW w:w="819" w:type="dxa"/>
          </w:tcPr>
          <w:p w14:paraId="6B0D43DB" w14:textId="2121BC58" w:rsidR="00C100EA" w:rsidRPr="00D92123" w:rsidDel="00317F55" w:rsidRDefault="00C100EA" w:rsidP="003C64DB">
            <w:pPr>
              <w:tabs>
                <w:tab w:val="left" w:pos="2356"/>
              </w:tabs>
              <w:jc w:val="center"/>
              <w:rPr>
                <w:del w:id="2907" w:author="Client" w:date="2023-02-06T18:03:00Z"/>
                <w:rFonts w:ascii="Times New Roman" w:hAnsi="Times New Roman" w:cs="Times New Roman"/>
                <w:sz w:val="24"/>
              </w:rPr>
            </w:pPr>
            <w:del w:id="2908" w:author="Client" w:date="2023-02-06T18:03:00Z">
              <w:r w:rsidDel="00317F55">
                <w:rPr>
                  <w:rFonts w:ascii="Times New Roman" w:hAnsi="Times New Roman" w:cs="Times New Roman"/>
                  <w:sz w:val="24"/>
                </w:rPr>
                <w:delText>Agree</w:delText>
              </w:r>
            </w:del>
          </w:p>
        </w:tc>
      </w:tr>
      <w:tr w:rsidR="00C100EA" w:rsidDel="00317F55" w14:paraId="2D028EEA" w14:textId="1207705A" w:rsidTr="003C64DB">
        <w:trPr>
          <w:del w:id="2909" w:author="Client" w:date="2023-02-06T18:03:00Z"/>
        </w:trPr>
        <w:tc>
          <w:tcPr>
            <w:tcW w:w="5568" w:type="dxa"/>
          </w:tcPr>
          <w:p w14:paraId="191DBBF9" w14:textId="2947C116" w:rsidR="00C100EA" w:rsidRPr="00DD7C76" w:rsidDel="00317F55" w:rsidRDefault="00C100EA" w:rsidP="003C64DB">
            <w:pPr>
              <w:rPr>
                <w:del w:id="2910" w:author="Client" w:date="2023-02-06T18:03:00Z"/>
                <w:rFonts w:ascii="Times New Roman" w:hAnsi="Times New Roman" w:cs="Times New Roman"/>
                <w:sz w:val="24"/>
                <w:szCs w:val="24"/>
              </w:rPr>
            </w:pPr>
            <w:del w:id="2911" w:author="Client" w:date="2023-02-06T18:03:00Z">
              <w:r w:rsidRPr="00DD7C76" w:rsidDel="00317F55">
                <w:rPr>
                  <w:rFonts w:ascii="Times New Roman" w:hAnsi="Times New Roman" w:cs="Times New Roman"/>
                  <w:sz w:val="24"/>
                  <w:szCs w:val="24"/>
                </w:rPr>
                <w:delText>2.</w:delText>
              </w:r>
              <w:r w:rsidDel="00317F55">
                <w:rPr>
                  <w:rFonts w:ascii="Times New Roman" w:hAnsi="Times New Roman" w:cs="Times New Roman"/>
                  <w:sz w:val="24"/>
                  <w:szCs w:val="24"/>
                </w:rPr>
                <w:delText xml:space="preserve"> </w:delText>
              </w:r>
              <w:r w:rsidRPr="00DD7C76" w:rsidDel="00317F55">
                <w:rPr>
                  <w:rFonts w:ascii="Times New Roman" w:hAnsi="Times New Roman" w:cs="Times New Roman"/>
                  <w:sz w:val="24"/>
                  <w:szCs w:val="24"/>
                </w:rPr>
                <w:delText>It</w:delText>
              </w:r>
              <w:r w:rsidDel="00317F55">
                <w:rPr>
                  <w:rFonts w:ascii="Times New Roman" w:hAnsi="Times New Roman" w:cs="Times New Roman"/>
                  <w:sz w:val="24"/>
                  <w:szCs w:val="24"/>
                </w:rPr>
                <w:delText xml:space="preserve"> develops my business efficiency.</w:delText>
              </w:r>
            </w:del>
          </w:p>
        </w:tc>
        <w:tc>
          <w:tcPr>
            <w:tcW w:w="1798" w:type="dxa"/>
          </w:tcPr>
          <w:p w14:paraId="24C107EA" w14:textId="34D21448" w:rsidR="00C100EA" w:rsidDel="00317F55" w:rsidRDefault="00C100EA" w:rsidP="003C64DB">
            <w:pPr>
              <w:pStyle w:val="ListParagraph"/>
              <w:ind w:left="0"/>
              <w:jc w:val="center"/>
              <w:rPr>
                <w:del w:id="2912" w:author="Client" w:date="2023-02-06T18:03:00Z"/>
                <w:rFonts w:ascii="Times New Roman" w:hAnsi="Times New Roman" w:cs="Times New Roman"/>
                <w:sz w:val="24"/>
                <w:szCs w:val="24"/>
              </w:rPr>
            </w:pPr>
            <w:del w:id="2913" w:author="Client" w:date="2023-02-06T18:03:00Z">
              <w:r w:rsidDel="00317F55">
                <w:rPr>
                  <w:rFonts w:ascii="Times New Roman" w:hAnsi="Times New Roman" w:cs="Times New Roman"/>
                  <w:sz w:val="24"/>
                  <w:szCs w:val="24"/>
                </w:rPr>
                <w:delText>3.36</w:delText>
              </w:r>
            </w:del>
          </w:p>
        </w:tc>
        <w:tc>
          <w:tcPr>
            <w:tcW w:w="819" w:type="dxa"/>
          </w:tcPr>
          <w:p w14:paraId="1C59684A" w14:textId="6E7823EF" w:rsidR="00C100EA" w:rsidDel="00317F55" w:rsidRDefault="00C100EA" w:rsidP="003C64DB">
            <w:pPr>
              <w:pStyle w:val="ListParagraph"/>
              <w:ind w:left="0"/>
              <w:jc w:val="center"/>
              <w:rPr>
                <w:del w:id="2914" w:author="Client" w:date="2023-02-06T18:03:00Z"/>
                <w:rFonts w:ascii="Times New Roman" w:hAnsi="Times New Roman" w:cs="Times New Roman"/>
                <w:sz w:val="24"/>
                <w:szCs w:val="24"/>
              </w:rPr>
            </w:pPr>
            <w:del w:id="2915" w:author="Client" w:date="2023-02-06T18:03:00Z">
              <w:r w:rsidDel="00317F55">
                <w:rPr>
                  <w:rFonts w:ascii="Times New Roman" w:hAnsi="Times New Roman" w:cs="Times New Roman"/>
                  <w:sz w:val="24"/>
                  <w:szCs w:val="24"/>
                </w:rPr>
                <w:delText>Agree</w:delText>
              </w:r>
            </w:del>
          </w:p>
        </w:tc>
      </w:tr>
      <w:tr w:rsidR="00C100EA" w:rsidDel="00317F55" w14:paraId="50EA1CD5" w14:textId="1DC3CB96" w:rsidTr="003C64DB">
        <w:trPr>
          <w:del w:id="2916" w:author="Client" w:date="2023-02-06T18:03:00Z"/>
        </w:trPr>
        <w:tc>
          <w:tcPr>
            <w:tcW w:w="5568" w:type="dxa"/>
          </w:tcPr>
          <w:p w14:paraId="56316B0B" w14:textId="0E7CAFCB" w:rsidR="00C100EA" w:rsidDel="00317F55" w:rsidRDefault="00C100EA" w:rsidP="003C64DB">
            <w:pPr>
              <w:pStyle w:val="ListParagraph"/>
              <w:tabs>
                <w:tab w:val="left" w:pos="288"/>
              </w:tabs>
              <w:ind w:left="0"/>
              <w:rPr>
                <w:del w:id="2917" w:author="Client" w:date="2023-02-06T18:03:00Z"/>
                <w:rFonts w:ascii="Times New Roman" w:hAnsi="Times New Roman" w:cs="Times New Roman"/>
                <w:sz w:val="24"/>
                <w:szCs w:val="24"/>
              </w:rPr>
            </w:pPr>
            <w:del w:id="2918" w:author="Client" w:date="2023-02-06T18:03:00Z">
              <w:r w:rsidDel="00317F55">
                <w:rPr>
                  <w:rFonts w:ascii="Times New Roman" w:hAnsi="Times New Roman" w:cs="Times New Roman"/>
                  <w:sz w:val="24"/>
                  <w:szCs w:val="24"/>
                </w:rPr>
                <w:delText>3. It develops my business effectiveness.</w:delText>
              </w:r>
              <w:r w:rsidDel="00317F55">
                <w:rPr>
                  <w:rFonts w:ascii="Times New Roman" w:hAnsi="Times New Roman" w:cs="Times New Roman"/>
                  <w:sz w:val="24"/>
                  <w:szCs w:val="24"/>
                </w:rPr>
                <w:tab/>
              </w:r>
            </w:del>
          </w:p>
        </w:tc>
        <w:tc>
          <w:tcPr>
            <w:tcW w:w="1798" w:type="dxa"/>
          </w:tcPr>
          <w:p w14:paraId="40E45C23" w14:textId="6157A503" w:rsidR="00C100EA" w:rsidDel="00317F55" w:rsidRDefault="00C100EA" w:rsidP="003C64DB">
            <w:pPr>
              <w:pStyle w:val="ListParagraph"/>
              <w:ind w:left="0"/>
              <w:jc w:val="center"/>
              <w:rPr>
                <w:del w:id="2919" w:author="Client" w:date="2023-02-06T18:03:00Z"/>
                <w:rFonts w:ascii="Times New Roman" w:hAnsi="Times New Roman" w:cs="Times New Roman"/>
                <w:sz w:val="24"/>
                <w:szCs w:val="24"/>
              </w:rPr>
            </w:pPr>
            <w:del w:id="2920" w:author="Client" w:date="2023-02-06T18:03:00Z">
              <w:r w:rsidDel="00317F55">
                <w:rPr>
                  <w:rFonts w:ascii="Times New Roman" w:hAnsi="Times New Roman" w:cs="Times New Roman"/>
                  <w:sz w:val="24"/>
                  <w:szCs w:val="24"/>
                </w:rPr>
                <w:delText>3.35</w:delText>
              </w:r>
            </w:del>
          </w:p>
        </w:tc>
        <w:tc>
          <w:tcPr>
            <w:tcW w:w="819" w:type="dxa"/>
          </w:tcPr>
          <w:p w14:paraId="13AF8E13" w14:textId="27811307" w:rsidR="00C100EA" w:rsidDel="00317F55" w:rsidRDefault="00C100EA" w:rsidP="003C64DB">
            <w:pPr>
              <w:pStyle w:val="ListParagraph"/>
              <w:ind w:left="0"/>
              <w:jc w:val="center"/>
              <w:rPr>
                <w:del w:id="2921" w:author="Client" w:date="2023-02-06T18:03:00Z"/>
                <w:rFonts w:ascii="Times New Roman" w:hAnsi="Times New Roman" w:cs="Times New Roman"/>
                <w:sz w:val="24"/>
                <w:szCs w:val="24"/>
              </w:rPr>
            </w:pPr>
            <w:del w:id="2922" w:author="Client" w:date="2023-02-06T18:03:00Z">
              <w:r w:rsidDel="00317F55">
                <w:rPr>
                  <w:rFonts w:ascii="Times New Roman" w:hAnsi="Times New Roman" w:cs="Times New Roman"/>
                  <w:sz w:val="24"/>
                  <w:szCs w:val="24"/>
                </w:rPr>
                <w:delText>Agree</w:delText>
              </w:r>
            </w:del>
          </w:p>
        </w:tc>
      </w:tr>
      <w:tr w:rsidR="00C100EA" w:rsidDel="00317F55" w14:paraId="0D712596" w14:textId="203C56E5" w:rsidTr="003C64DB">
        <w:trPr>
          <w:del w:id="2923" w:author="Client" w:date="2023-02-06T18:03:00Z"/>
        </w:trPr>
        <w:tc>
          <w:tcPr>
            <w:tcW w:w="5568" w:type="dxa"/>
          </w:tcPr>
          <w:p w14:paraId="4060FE7B" w14:textId="741349B8" w:rsidR="00C100EA" w:rsidDel="00317F55" w:rsidRDefault="00C100EA" w:rsidP="003C64DB">
            <w:pPr>
              <w:pStyle w:val="ListParagraph"/>
              <w:ind w:left="0"/>
              <w:rPr>
                <w:del w:id="2924" w:author="Client" w:date="2023-02-06T18:03:00Z"/>
                <w:rFonts w:ascii="Times New Roman" w:hAnsi="Times New Roman" w:cs="Times New Roman"/>
                <w:sz w:val="24"/>
                <w:szCs w:val="24"/>
              </w:rPr>
            </w:pPr>
            <w:del w:id="2925" w:author="Client" w:date="2023-02-06T18:03:00Z">
              <w:r w:rsidDel="00317F55">
                <w:rPr>
                  <w:rFonts w:ascii="Times New Roman" w:hAnsi="Times New Roman" w:cs="Times New Roman"/>
                  <w:sz w:val="24"/>
                  <w:szCs w:val="24"/>
                </w:rPr>
                <w:delText>4. It reducts my overall cost for my product/service.</w:delText>
              </w:r>
            </w:del>
          </w:p>
        </w:tc>
        <w:tc>
          <w:tcPr>
            <w:tcW w:w="1798" w:type="dxa"/>
          </w:tcPr>
          <w:p w14:paraId="640F8C1F" w14:textId="55C134DE" w:rsidR="00C100EA" w:rsidDel="00317F55" w:rsidRDefault="00C100EA" w:rsidP="003C64DB">
            <w:pPr>
              <w:pStyle w:val="ListParagraph"/>
              <w:ind w:left="0"/>
              <w:jc w:val="center"/>
              <w:rPr>
                <w:del w:id="2926" w:author="Client" w:date="2023-02-06T18:03:00Z"/>
                <w:rFonts w:ascii="Times New Roman" w:hAnsi="Times New Roman" w:cs="Times New Roman"/>
                <w:sz w:val="24"/>
                <w:szCs w:val="24"/>
              </w:rPr>
            </w:pPr>
            <w:del w:id="2927" w:author="Client" w:date="2023-02-06T18:03:00Z">
              <w:r w:rsidDel="00317F55">
                <w:rPr>
                  <w:rFonts w:ascii="Times New Roman" w:hAnsi="Times New Roman" w:cs="Times New Roman"/>
                  <w:sz w:val="24"/>
                  <w:szCs w:val="24"/>
                </w:rPr>
                <w:delText>3.21</w:delText>
              </w:r>
            </w:del>
          </w:p>
        </w:tc>
        <w:tc>
          <w:tcPr>
            <w:tcW w:w="819" w:type="dxa"/>
          </w:tcPr>
          <w:p w14:paraId="437F807D" w14:textId="1789E5AA" w:rsidR="00C100EA" w:rsidDel="00317F55" w:rsidRDefault="00C100EA" w:rsidP="003C64DB">
            <w:pPr>
              <w:pStyle w:val="ListParagraph"/>
              <w:ind w:left="0"/>
              <w:jc w:val="center"/>
              <w:rPr>
                <w:del w:id="2928" w:author="Client" w:date="2023-02-06T18:03:00Z"/>
                <w:rFonts w:ascii="Times New Roman" w:hAnsi="Times New Roman" w:cs="Times New Roman"/>
                <w:sz w:val="24"/>
                <w:szCs w:val="24"/>
              </w:rPr>
            </w:pPr>
            <w:del w:id="2929" w:author="Client" w:date="2023-02-06T18:03:00Z">
              <w:r w:rsidDel="00317F55">
                <w:rPr>
                  <w:rFonts w:ascii="Times New Roman" w:hAnsi="Times New Roman" w:cs="Times New Roman"/>
                  <w:sz w:val="24"/>
                  <w:szCs w:val="24"/>
                </w:rPr>
                <w:delText>Agree</w:delText>
              </w:r>
            </w:del>
          </w:p>
        </w:tc>
      </w:tr>
      <w:tr w:rsidR="00C100EA" w:rsidDel="00317F55" w14:paraId="062ACE65" w14:textId="2490DA45" w:rsidTr="003C64DB">
        <w:trPr>
          <w:del w:id="2930" w:author="Client" w:date="2023-02-06T18:03:00Z"/>
        </w:trPr>
        <w:tc>
          <w:tcPr>
            <w:tcW w:w="5568" w:type="dxa"/>
          </w:tcPr>
          <w:p w14:paraId="48BBADBB" w14:textId="7A9C4CB2" w:rsidR="00C100EA" w:rsidDel="00317F55" w:rsidRDefault="00C100EA" w:rsidP="003C64DB">
            <w:pPr>
              <w:pStyle w:val="ListParagraph"/>
              <w:ind w:left="0"/>
              <w:rPr>
                <w:del w:id="2931" w:author="Client" w:date="2023-02-06T18:03:00Z"/>
                <w:rFonts w:ascii="Times New Roman" w:hAnsi="Times New Roman" w:cs="Times New Roman"/>
                <w:sz w:val="24"/>
                <w:szCs w:val="24"/>
              </w:rPr>
            </w:pPr>
            <w:del w:id="2932" w:author="Client" w:date="2023-02-06T18:03:00Z">
              <w:r w:rsidDel="00317F55">
                <w:rPr>
                  <w:rFonts w:ascii="Times New Roman" w:hAnsi="Times New Roman" w:cs="Times New Roman"/>
                  <w:sz w:val="24"/>
                  <w:szCs w:val="24"/>
                </w:rPr>
                <w:delText>5. It increases the competitiveness of my business.</w:delText>
              </w:r>
            </w:del>
          </w:p>
        </w:tc>
        <w:tc>
          <w:tcPr>
            <w:tcW w:w="1798" w:type="dxa"/>
            <w:tcBorders>
              <w:bottom w:val="single" w:sz="4" w:space="0" w:color="auto"/>
            </w:tcBorders>
          </w:tcPr>
          <w:p w14:paraId="6304A849" w14:textId="3774EFAC" w:rsidR="00C100EA" w:rsidDel="00317F55" w:rsidRDefault="00C100EA" w:rsidP="003C64DB">
            <w:pPr>
              <w:pStyle w:val="ListParagraph"/>
              <w:ind w:left="0"/>
              <w:jc w:val="center"/>
              <w:rPr>
                <w:del w:id="2933" w:author="Client" w:date="2023-02-06T18:03:00Z"/>
                <w:rFonts w:ascii="Times New Roman" w:hAnsi="Times New Roman" w:cs="Times New Roman"/>
                <w:sz w:val="24"/>
                <w:szCs w:val="24"/>
              </w:rPr>
            </w:pPr>
            <w:del w:id="2934" w:author="Client" w:date="2023-02-06T18:03:00Z">
              <w:r w:rsidDel="00317F55">
                <w:rPr>
                  <w:rFonts w:ascii="Times New Roman" w:hAnsi="Times New Roman" w:cs="Times New Roman"/>
                  <w:sz w:val="24"/>
                  <w:szCs w:val="24"/>
                </w:rPr>
                <w:delText>3.35</w:delText>
              </w:r>
            </w:del>
          </w:p>
        </w:tc>
        <w:tc>
          <w:tcPr>
            <w:tcW w:w="819" w:type="dxa"/>
          </w:tcPr>
          <w:p w14:paraId="44B8F20E" w14:textId="621040BF" w:rsidR="00C100EA" w:rsidDel="00317F55" w:rsidRDefault="00C100EA" w:rsidP="003C64DB">
            <w:pPr>
              <w:pStyle w:val="ListParagraph"/>
              <w:ind w:left="0"/>
              <w:jc w:val="center"/>
              <w:rPr>
                <w:del w:id="2935" w:author="Client" w:date="2023-02-06T18:03:00Z"/>
                <w:rFonts w:ascii="Times New Roman" w:hAnsi="Times New Roman" w:cs="Times New Roman"/>
                <w:sz w:val="24"/>
                <w:szCs w:val="24"/>
              </w:rPr>
            </w:pPr>
            <w:del w:id="2936" w:author="Client" w:date="2023-02-06T18:03:00Z">
              <w:r w:rsidDel="00317F55">
                <w:rPr>
                  <w:rFonts w:ascii="Times New Roman" w:hAnsi="Times New Roman" w:cs="Times New Roman"/>
                  <w:sz w:val="24"/>
                  <w:szCs w:val="24"/>
                </w:rPr>
                <w:delText>Agree</w:delText>
              </w:r>
            </w:del>
          </w:p>
        </w:tc>
      </w:tr>
      <w:tr w:rsidR="00C100EA" w:rsidDel="00317F55" w14:paraId="2E72D19A" w14:textId="5A977B85" w:rsidTr="003C64DB">
        <w:trPr>
          <w:del w:id="2937" w:author="Client" w:date="2023-02-06T18:03:00Z"/>
        </w:trPr>
        <w:tc>
          <w:tcPr>
            <w:tcW w:w="5568" w:type="dxa"/>
          </w:tcPr>
          <w:p w14:paraId="333C9ADC" w14:textId="2FC83732" w:rsidR="00C100EA" w:rsidRPr="00904F89" w:rsidDel="00317F55" w:rsidRDefault="00C100EA" w:rsidP="003C64DB">
            <w:pPr>
              <w:pStyle w:val="ListParagraph"/>
              <w:ind w:left="0"/>
              <w:rPr>
                <w:del w:id="2938" w:author="Client" w:date="2023-02-06T18:03:00Z"/>
                <w:rFonts w:ascii="Times New Roman" w:hAnsi="Times New Roman"/>
                <w:b/>
                <w:bCs/>
                <w:sz w:val="24"/>
                <w:szCs w:val="24"/>
              </w:rPr>
            </w:pPr>
            <w:del w:id="2939" w:author="Client" w:date="2023-02-06T18:03:00Z">
              <w:r w:rsidDel="00317F55">
                <w:rPr>
                  <w:rFonts w:ascii="Times New Roman" w:hAnsi="Times New Roman"/>
                  <w:b/>
                  <w:bCs/>
                  <w:sz w:val="24"/>
                  <w:szCs w:val="24"/>
                </w:rPr>
                <w:delText>Grand Weighted Mean</w:delText>
              </w:r>
            </w:del>
          </w:p>
        </w:tc>
        <w:tc>
          <w:tcPr>
            <w:tcW w:w="1798" w:type="dxa"/>
            <w:tcBorders>
              <w:top w:val="single" w:sz="4" w:space="0" w:color="auto"/>
            </w:tcBorders>
          </w:tcPr>
          <w:p w14:paraId="370DBD2B" w14:textId="6C8A0EBE" w:rsidR="00C100EA" w:rsidDel="00317F55" w:rsidRDefault="00C100EA" w:rsidP="003C64DB">
            <w:pPr>
              <w:pStyle w:val="ListParagraph"/>
              <w:ind w:left="0"/>
              <w:jc w:val="center"/>
              <w:rPr>
                <w:del w:id="2940" w:author="Client" w:date="2023-02-06T18:03:00Z"/>
                <w:rFonts w:ascii="Times New Roman" w:hAnsi="Times New Roman"/>
                <w:sz w:val="24"/>
                <w:szCs w:val="24"/>
              </w:rPr>
            </w:pPr>
            <w:del w:id="2941" w:author="Client" w:date="2023-02-06T18:03:00Z">
              <w:r w:rsidDel="00317F55">
                <w:rPr>
                  <w:rFonts w:ascii="Times New Roman" w:hAnsi="Times New Roman"/>
                  <w:sz w:val="24"/>
                  <w:szCs w:val="24"/>
                </w:rPr>
                <w:fldChar w:fldCharType="begin"/>
              </w:r>
              <w:r w:rsidDel="00317F55">
                <w:rPr>
                  <w:rFonts w:ascii="Times New Roman" w:hAnsi="Times New Roman"/>
                  <w:sz w:val="24"/>
                  <w:szCs w:val="24"/>
                </w:rPr>
                <w:delInstrText xml:space="preserve"> =SUM(ABOVE) \# "#,##0" </w:delInstrText>
              </w:r>
              <w:r w:rsidDel="00317F55">
                <w:rPr>
                  <w:rFonts w:ascii="Times New Roman" w:hAnsi="Times New Roman"/>
                  <w:sz w:val="24"/>
                  <w:szCs w:val="24"/>
                </w:rPr>
                <w:fldChar w:fldCharType="separate"/>
              </w:r>
              <w:r w:rsidDel="00317F55">
                <w:rPr>
                  <w:rFonts w:ascii="Times New Roman" w:hAnsi="Times New Roman"/>
                  <w:noProof/>
                  <w:sz w:val="24"/>
                  <w:szCs w:val="24"/>
                </w:rPr>
                <w:delText xml:space="preserve">  3.40</w:delText>
              </w:r>
              <w:r w:rsidDel="00317F55">
                <w:rPr>
                  <w:rFonts w:ascii="Times New Roman" w:hAnsi="Times New Roman"/>
                  <w:sz w:val="24"/>
                  <w:szCs w:val="24"/>
                </w:rPr>
                <w:fldChar w:fldCharType="end"/>
              </w:r>
            </w:del>
          </w:p>
        </w:tc>
        <w:tc>
          <w:tcPr>
            <w:tcW w:w="819" w:type="dxa"/>
          </w:tcPr>
          <w:p w14:paraId="251EECE5" w14:textId="33B5A569" w:rsidR="00C100EA" w:rsidDel="00317F55" w:rsidRDefault="00C100EA" w:rsidP="003C64DB">
            <w:pPr>
              <w:pStyle w:val="ListParagraph"/>
              <w:ind w:left="0"/>
              <w:jc w:val="center"/>
              <w:rPr>
                <w:del w:id="2942" w:author="Client" w:date="2023-02-06T18:03:00Z"/>
                <w:rFonts w:ascii="Times New Roman" w:hAnsi="Times New Roman"/>
                <w:sz w:val="24"/>
                <w:szCs w:val="24"/>
              </w:rPr>
            </w:pPr>
            <w:del w:id="2943" w:author="Client" w:date="2023-02-06T18:03:00Z">
              <w:r w:rsidDel="00317F55">
                <w:rPr>
                  <w:rFonts w:ascii="Times New Roman" w:hAnsi="Times New Roman"/>
                  <w:sz w:val="24"/>
                  <w:szCs w:val="24"/>
                </w:rPr>
                <w:delText>Agree</w:delText>
              </w:r>
            </w:del>
          </w:p>
        </w:tc>
      </w:tr>
    </w:tbl>
    <w:p w14:paraId="05DFD492" w14:textId="0F644B77" w:rsidR="00C100EA" w:rsidDel="00317F55" w:rsidRDefault="00C100EA" w:rsidP="00C100EA">
      <w:pPr>
        <w:spacing w:after="0" w:line="240" w:lineRule="auto"/>
        <w:jc w:val="both"/>
        <w:rPr>
          <w:del w:id="2944" w:author="Client" w:date="2023-02-06T18:03:00Z"/>
          <w:rFonts w:ascii="Times New Roman" w:eastAsia="Times New Roman" w:hAnsi="Times New Roman"/>
          <w:b/>
          <w:bCs/>
          <w:color w:val="000000"/>
          <w:sz w:val="24"/>
          <w:szCs w:val="24"/>
        </w:rPr>
      </w:pPr>
      <w:del w:id="2945" w:author="Client" w:date="2023-02-06T18:03:00Z">
        <w:r w:rsidDel="00317F55">
          <w:rPr>
            <w:rFonts w:ascii="Times New Roman" w:eastAsia="Times New Roman" w:hAnsi="Times New Roman"/>
            <w:b/>
            <w:bCs/>
            <w:color w:val="000000"/>
            <w:sz w:val="24"/>
            <w:szCs w:val="24"/>
          </w:rPr>
          <w:tab/>
        </w:r>
      </w:del>
    </w:p>
    <w:p w14:paraId="76EA8D6C" w14:textId="14B83A7B" w:rsidR="00C100EA" w:rsidDel="00317F55" w:rsidRDefault="00C100EA" w:rsidP="00C100EA">
      <w:pPr>
        <w:spacing w:after="0" w:line="480" w:lineRule="auto"/>
        <w:ind w:firstLine="720"/>
        <w:jc w:val="both"/>
        <w:rPr>
          <w:del w:id="2946" w:author="Client" w:date="2023-02-06T18:03:00Z"/>
          <w:rFonts w:ascii="Times New Roman" w:eastAsia="Times New Roman" w:hAnsi="Times New Roman"/>
          <w:color w:val="000000"/>
          <w:sz w:val="24"/>
          <w:szCs w:val="24"/>
        </w:rPr>
      </w:pPr>
      <w:del w:id="2947" w:author="Client" w:date="2023-02-06T18:03:00Z">
        <w:r w:rsidDel="00317F55">
          <w:rPr>
            <w:rFonts w:ascii="Times New Roman" w:eastAsia="Times New Roman" w:hAnsi="Times New Roman"/>
            <w:color w:val="000000"/>
            <w:sz w:val="24"/>
            <w:szCs w:val="24"/>
          </w:rPr>
          <w:delText xml:space="preserve">Table 2 show the weighted mean data of 3.36, 3.35, 3.33, 3.21 with the verbal interpretation of agree. In this table, most of the respondents had agree that process innovation is important to business target market.  </w:delText>
        </w:r>
      </w:del>
    </w:p>
    <w:p w14:paraId="1F4064C4" w14:textId="7AA83BC3" w:rsidR="00C100EA" w:rsidDel="00317F55" w:rsidRDefault="00C100EA" w:rsidP="00C100EA">
      <w:pPr>
        <w:spacing w:after="0" w:line="480" w:lineRule="auto"/>
        <w:jc w:val="both"/>
        <w:rPr>
          <w:del w:id="2948" w:author="Client" w:date="2023-02-06T18:03:00Z"/>
          <w:rFonts w:ascii="Times New Roman" w:eastAsia="Times New Roman" w:hAnsi="Times New Roman"/>
          <w:color w:val="000000"/>
          <w:sz w:val="24"/>
          <w:szCs w:val="24"/>
        </w:rPr>
      </w:pPr>
    </w:p>
    <w:p w14:paraId="046688DA" w14:textId="0A6410C7" w:rsidR="00C100EA" w:rsidDel="00317F55" w:rsidRDefault="00C100EA" w:rsidP="00C100EA">
      <w:pPr>
        <w:spacing w:after="0" w:line="480" w:lineRule="auto"/>
        <w:ind w:firstLine="720"/>
        <w:jc w:val="both"/>
        <w:rPr>
          <w:del w:id="2949" w:author="Client" w:date="2023-02-06T18:03:00Z"/>
          <w:rFonts w:ascii="Times New Roman" w:eastAsia="Times New Roman" w:hAnsi="Times New Roman"/>
          <w:color w:val="000000"/>
          <w:sz w:val="24"/>
          <w:szCs w:val="24"/>
        </w:rPr>
      </w:pPr>
      <w:del w:id="2950" w:author="Client" w:date="2023-02-06T18:03:00Z">
        <w:r w:rsidRPr="001465CD" w:rsidDel="00317F55">
          <w:rPr>
            <w:rFonts w:ascii="Times New Roman" w:eastAsia="Times New Roman" w:hAnsi="Times New Roman"/>
            <w:color w:val="000000"/>
            <w:sz w:val="24"/>
            <w:szCs w:val="24"/>
          </w:rPr>
          <w:delText>This study examined how process innovation functions as a mediator in the</w:delText>
        </w:r>
        <w:r w:rsidDel="00317F55">
          <w:rPr>
            <w:rFonts w:ascii="Times New Roman" w:eastAsia="Times New Roman" w:hAnsi="Times New Roman"/>
            <w:color w:val="000000"/>
            <w:sz w:val="24"/>
            <w:szCs w:val="24"/>
          </w:rPr>
          <w:delText xml:space="preserve"> </w:delText>
        </w:r>
        <w:r w:rsidRPr="001465CD" w:rsidDel="00317F55">
          <w:rPr>
            <w:rFonts w:ascii="Times New Roman" w:eastAsia="Times New Roman" w:hAnsi="Times New Roman"/>
            <w:color w:val="000000"/>
            <w:sz w:val="24"/>
            <w:szCs w:val="24"/>
          </w:rPr>
          <w:delText>interaction between the firm-specific qualities of absorptive ability, intrapreneurship,</w:delText>
        </w:r>
        <w:r w:rsidDel="00317F55">
          <w:rPr>
            <w:rFonts w:ascii="Times New Roman" w:eastAsia="Times New Roman" w:hAnsi="Times New Roman"/>
            <w:color w:val="000000"/>
            <w:sz w:val="24"/>
            <w:szCs w:val="24"/>
          </w:rPr>
          <w:delText xml:space="preserve"> </w:delText>
        </w:r>
        <w:r w:rsidRPr="001465CD" w:rsidDel="00317F55">
          <w:rPr>
            <w:rFonts w:ascii="Times New Roman" w:eastAsia="Times New Roman" w:hAnsi="Times New Roman"/>
            <w:color w:val="000000"/>
            <w:sz w:val="24"/>
            <w:szCs w:val="24"/>
          </w:rPr>
          <w:delText>and</w:delText>
        </w:r>
        <w:r w:rsidDel="00317F55">
          <w:rPr>
            <w:rFonts w:ascii="Times New Roman" w:eastAsia="Times New Roman" w:hAnsi="Times New Roman"/>
            <w:color w:val="000000"/>
            <w:sz w:val="24"/>
            <w:szCs w:val="24"/>
          </w:rPr>
          <w:delText xml:space="preserve"> </w:delText>
        </w:r>
        <w:r w:rsidRPr="001465CD" w:rsidDel="00317F55">
          <w:rPr>
            <w:rFonts w:ascii="Times New Roman" w:eastAsia="Times New Roman" w:hAnsi="Times New Roman"/>
            <w:color w:val="000000"/>
            <w:sz w:val="24"/>
            <w:szCs w:val="24"/>
          </w:rPr>
          <w:delText>stakeholder integration for sustainable innovation in SMEs. With 190 companies</w:delText>
        </w:r>
        <w:r w:rsidDel="00317F55">
          <w:rPr>
            <w:rFonts w:ascii="Times New Roman" w:eastAsia="Times New Roman" w:hAnsi="Times New Roman"/>
            <w:color w:val="000000"/>
            <w:sz w:val="24"/>
            <w:szCs w:val="24"/>
          </w:rPr>
          <w:delText xml:space="preserve"> </w:delText>
        </w:r>
        <w:r w:rsidRPr="001465CD" w:rsidDel="00317F55">
          <w:rPr>
            <w:rFonts w:ascii="Times New Roman" w:eastAsia="Times New Roman" w:hAnsi="Times New Roman"/>
            <w:color w:val="000000"/>
            <w:sz w:val="24"/>
            <w:szCs w:val="24"/>
          </w:rPr>
          <w:delText>as its sample size, this empirical study looks at the manufacturing sector of Indonesian</w:delText>
        </w:r>
        <w:r w:rsidDel="00317F55">
          <w:rPr>
            <w:rFonts w:ascii="Times New Roman" w:eastAsia="Times New Roman" w:hAnsi="Times New Roman"/>
            <w:color w:val="000000"/>
            <w:sz w:val="24"/>
            <w:szCs w:val="24"/>
          </w:rPr>
          <w:delText xml:space="preserve"> </w:delText>
        </w:r>
        <w:r w:rsidRPr="001465CD" w:rsidDel="00317F55">
          <w:rPr>
            <w:rFonts w:ascii="Times New Roman" w:eastAsia="Times New Roman" w:hAnsi="Times New Roman"/>
            <w:color w:val="000000"/>
            <w:sz w:val="24"/>
            <w:szCs w:val="24"/>
          </w:rPr>
          <w:delText>SMEs.The study discovered that process innovation methods have an impact on</w:delText>
        </w:r>
        <w:r w:rsidDel="00317F55">
          <w:rPr>
            <w:rFonts w:ascii="Times New Roman" w:eastAsia="Times New Roman" w:hAnsi="Times New Roman"/>
            <w:color w:val="000000"/>
            <w:sz w:val="24"/>
            <w:szCs w:val="24"/>
          </w:rPr>
          <w:delText xml:space="preserve"> </w:delText>
        </w:r>
        <w:r w:rsidRPr="001465CD" w:rsidDel="00317F55">
          <w:rPr>
            <w:rFonts w:ascii="Times New Roman" w:eastAsia="Times New Roman" w:hAnsi="Times New Roman"/>
            <w:color w:val="000000"/>
            <w:sz w:val="24"/>
            <w:szCs w:val="24"/>
          </w:rPr>
          <w:delText>Sustainable innovation, even at early stages, as a mediator brought on by firm-specific</w:delText>
        </w:r>
      </w:del>
    </w:p>
    <w:p w14:paraId="6C9CB7E8" w14:textId="555A1A70" w:rsidR="00C100EA" w:rsidDel="00317F55" w:rsidRDefault="00C100EA" w:rsidP="00C100EA">
      <w:pPr>
        <w:spacing w:after="0" w:line="480" w:lineRule="auto"/>
        <w:jc w:val="both"/>
        <w:rPr>
          <w:del w:id="2951" w:author="Client" w:date="2023-02-06T18:03:00Z"/>
          <w:rFonts w:ascii="Times New Roman" w:eastAsia="Times New Roman" w:hAnsi="Times New Roman"/>
          <w:color w:val="000000"/>
          <w:sz w:val="24"/>
          <w:szCs w:val="24"/>
        </w:rPr>
      </w:pPr>
      <w:del w:id="2952" w:author="Client" w:date="2023-02-06T18:03:00Z">
        <w:r w:rsidRPr="001465CD" w:rsidDel="00317F55">
          <w:rPr>
            <w:rFonts w:ascii="Times New Roman" w:eastAsia="Times New Roman" w:hAnsi="Times New Roman"/>
            <w:color w:val="000000"/>
            <w:sz w:val="24"/>
            <w:szCs w:val="24"/>
          </w:rPr>
          <w:delText>abilities such as absorptive ability, intrapreneurship, and stakeholder integration.</w:delText>
        </w:r>
        <w:r w:rsidDel="00317F55">
          <w:rPr>
            <w:rFonts w:ascii="Times New Roman" w:eastAsia="Times New Roman" w:hAnsi="Times New Roman"/>
            <w:color w:val="000000"/>
            <w:sz w:val="24"/>
            <w:szCs w:val="24"/>
          </w:rPr>
          <w:delText xml:space="preserve"> </w:delText>
        </w:r>
        <w:r w:rsidRPr="001465CD" w:rsidDel="00317F55">
          <w:rPr>
            <w:rFonts w:ascii="Times New Roman" w:eastAsia="Times New Roman" w:hAnsi="Times New Roman"/>
            <w:color w:val="000000"/>
            <w:sz w:val="24"/>
            <w:szCs w:val="24"/>
          </w:rPr>
          <w:delText>Finally, conclusions are given with regard to the theory and application of achieving</w:delText>
        </w:r>
        <w:r w:rsidDel="00317F55">
          <w:rPr>
            <w:rFonts w:ascii="Times New Roman" w:eastAsia="Times New Roman" w:hAnsi="Times New Roman"/>
            <w:color w:val="000000"/>
            <w:sz w:val="24"/>
            <w:szCs w:val="24"/>
          </w:rPr>
          <w:delText xml:space="preserve"> </w:delText>
        </w:r>
        <w:r w:rsidRPr="001465CD" w:rsidDel="00317F55">
          <w:rPr>
            <w:rFonts w:ascii="Times New Roman" w:eastAsia="Times New Roman" w:hAnsi="Times New Roman"/>
            <w:color w:val="000000"/>
            <w:sz w:val="24"/>
            <w:szCs w:val="24"/>
          </w:rPr>
          <w:delText>sustainable innovation in SMEs. (A. Widya-Hasuti et al.., 2018)</w:delText>
        </w:r>
      </w:del>
    </w:p>
    <w:p w14:paraId="53483FA2" w14:textId="7CB5296E" w:rsidR="00C100EA" w:rsidDel="00317F55" w:rsidRDefault="00C100EA" w:rsidP="00C100EA">
      <w:pPr>
        <w:spacing w:after="0" w:line="240" w:lineRule="auto"/>
        <w:jc w:val="center"/>
        <w:rPr>
          <w:del w:id="2953" w:author="Client" w:date="2023-02-06T18:03:00Z"/>
          <w:rFonts w:ascii="Times New Roman" w:eastAsia="Times New Roman" w:hAnsi="Times New Roman"/>
          <w:b/>
          <w:bCs/>
          <w:color w:val="000000"/>
          <w:sz w:val="24"/>
          <w:szCs w:val="24"/>
        </w:rPr>
      </w:pPr>
    </w:p>
    <w:p w14:paraId="15BE098A" w14:textId="4D034CA2" w:rsidR="00C100EA" w:rsidDel="00317F55" w:rsidRDefault="00C100EA" w:rsidP="00C100EA">
      <w:pPr>
        <w:spacing w:after="0" w:line="240" w:lineRule="auto"/>
        <w:jc w:val="center"/>
        <w:rPr>
          <w:del w:id="2954" w:author="Client" w:date="2023-02-06T18:03:00Z"/>
          <w:rFonts w:ascii="Times New Roman" w:eastAsia="Times New Roman" w:hAnsi="Times New Roman"/>
          <w:b/>
          <w:bCs/>
          <w:color w:val="000000"/>
          <w:sz w:val="24"/>
          <w:szCs w:val="24"/>
        </w:rPr>
      </w:pPr>
    </w:p>
    <w:p w14:paraId="3680A4E3" w14:textId="6F5D83C0" w:rsidR="00C100EA" w:rsidRPr="005F6E98" w:rsidDel="00317F55" w:rsidRDefault="00C100EA" w:rsidP="00C100EA">
      <w:pPr>
        <w:spacing w:after="0" w:line="240" w:lineRule="auto"/>
        <w:jc w:val="center"/>
        <w:rPr>
          <w:del w:id="2955" w:author="Client" w:date="2023-02-06T18:03:00Z"/>
          <w:rFonts w:ascii="Times New Roman" w:hAnsi="Times New Roman"/>
          <w:b/>
          <w:sz w:val="24"/>
          <w:szCs w:val="24"/>
        </w:rPr>
      </w:pPr>
      <w:del w:id="2956" w:author="Client" w:date="2023-02-06T18:03:00Z">
        <w:r w:rsidDel="00317F55">
          <w:rPr>
            <w:rFonts w:ascii="Times New Roman" w:eastAsia="Times New Roman" w:hAnsi="Times New Roman"/>
            <w:b/>
            <w:bCs/>
            <w:color w:val="000000"/>
            <w:sz w:val="24"/>
            <w:szCs w:val="24"/>
          </w:rPr>
          <w:delText xml:space="preserve"> </w:delText>
        </w:r>
        <w:r w:rsidDel="00317F55">
          <w:rPr>
            <w:rFonts w:ascii="Times New Roman" w:hAnsi="Times New Roman"/>
            <w:b/>
            <w:sz w:val="24"/>
            <w:szCs w:val="24"/>
          </w:rPr>
          <w:delText xml:space="preserve">Table 3 </w:delText>
        </w:r>
      </w:del>
    </w:p>
    <w:p w14:paraId="00426353" w14:textId="6F21FDBF" w:rsidR="00C100EA" w:rsidRPr="005F6E98" w:rsidDel="00317F55" w:rsidRDefault="00C100EA" w:rsidP="00C100EA">
      <w:pPr>
        <w:tabs>
          <w:tab w:val="left" w:pos="2371"/>
        </w:tabs>
        <w:jc w:val="center"/>
        <w:rPr>
          <w:del w:id="2957" w:author="Client" w:date="2023-02-06T18:03:00Z"/>
          <w:rFonts w:ascii="Times New Roman" w:hAnsi="Times New Roman"/>
          <w:sz w:val="24"/>
          <w:szCs w:val="24"/>
        </w:rPr>
      </w:pPr>
      <w:del w:id="2958" w:author="Client" w:date="2023-02-06T18:03:00Z">
        <w:r w:rsidDel="00317F55">
          <w:rPr>
            <w:rFonts w:ascii="Times New Roman" w:hAnsi="Times New Roman"/>
            <w:sz w:val="24"/>
            <w:szCs w:val="24"/>
          </w:rPr>
          <w:delText>Business innovation in terms of  Technological innovation</w:delText>
        </w:r>
      </w:del>
    </w:p>
    <w:tbl>
      <w:tblPr>
        <w:tblStyle w:val="TableGrid"/>
        <w:tblpPr w:leftFromText="180" w:rightFromText="180" w:vertAnchor="text" w:tblpX="85" w:tblpY="1"/>
        <w:tblOverlap w:val="never"/>
        <w:tblW w:w="8185" w:type="dxa"/>
        <w:tblLook w:val="04A0" w:firstRow="1" w:lastRow="0" w:firstColumn="1" w:lastColumn="0" w:noHBand="0" w:noVBand="1"/>
      </w:tblPr>
      <w:tblGrid>
        <w:gridCol w:w="4824"/>
        <w:gridCol w:w="1678"/>
        <w:gridCol w:w="1683"/>
      </w:tblGrid>
      <w:tr w:rsidR="00C100EA" w:rsidDel="00317F55" w14:paraId="08F2440E" w14:textId="030065DA" w:rsidTr="003C64DB">
        <w:trPr>
          <w:trHeight w:val="70"/>
          <w:del w:id="2959" w:author="Client" w:date="2023-02-06T18:03:00Z"/>
        </w:trPr>
        <w:tc>
          <w:tcPr>
            <w:tcW w:w="5568" w:type="dxa"/>
          </w:tcPr>
          <w:p w14:paraId="0DE905E0" w14:textId="4141129A" w:rsidR="00C100EA" w:rsidDel="00317F55" w:rsidRDefault="00C100EA" w:rsidP="003C64DB">
            <w:pPr>
              <w:tabs>
                <w:tab w:val="left" w:pos="778"/>
                <w:tab w:val="center" w:pos="2243"/>
                <w:tab w:val="left" w:pos="2356"/>
              </w:tabs>
              <w:rPr>
                <w:del w:id="2960" w:author="Client" w:date="2023-02-06T18:03:00Z"/>
                <w:rFonts w:ascii="Times New Roman" w:hAnsi="Times New Roman" w:cs="Times New Roman"/>
                <w:b/>
                <w:sz w:val="24"/>
              </w:rPr>
            </w:pPr>
            <w:del w:id="2961" w:author="Client" w:date="2023-02-06T18:03:00Z">
              <w:r w:rsidDel="00317F55">
                <w:rPr>
                  <w:rFonts w:ascii="Times New Roman" w:hAnsi="Times New Roman" w:cs="Times New Roman"/>
                  <w:b/>
                  <w:sz w:val="24"/>
                </w:rPr>
                <w:tab/>
              </w:r>
              <w:r w:rsidDel="00317F55">
                <w:rPr>
                  <w:rFonts w:ascii="Times New Roman" w:hAnsi="Times New Roman" w:cs="Times New Roman"/>
                  <w:b/>
                  <w:sz w:val="24"/>
                </w:rPr>
                <w:tab/>
                <w:delText xml:space="preserve"> </w:delText>
              </w:r>
            </w:del>
          </w:p>
          <w:p w14:paraId="3F9327FC" w14:textId="0211BCD3" w:rsidR="00C100EA" w:rsidDel="00317F55" w:rsidRDefault="00C100EA" w:rsidP="003C64DB">
            <w:pPr>
              <w:tabs>
                <w:tab w:val="left" w:pos="778"/>
                <w:tab w:val="center" w:pos="2243"/>
                <w:tab w:val="left" w:pos="2356"/>
              </w:tabs>
              <w:jc w:val="center"/>
              <w:rPr>
                <w:del w:id="2962" w:author="Client" w:date="2023-02-06T18:03:00Z"/>
                <w:rFonts w:ascii="Times New Roman" w:hAnsi="Times New Roman" w:cs="Times New Roman"/>
                <w:b/>
                <w:sz w:val="24"/>
              </w:rPr>
            </w:pPr>
            <w:del w:id="2963" w:author="Client" w:date="2023-02-06T18:03:00Z">
              <w:r w:rsidDel="00317F55">
                <w:rPr>
                  <w:rFonts w:ascii="Times New Roman" w:hAnsi="Times New Roman" w:cs="Times New Roman"/>
                  <w:b/>
                  <w:sz w:val="24"/>
                </w:rPr>
                <w:delText>Variable</w:delText>
              </w:r>
            </w:del>
          </w:p>
          <w:p w14:paraId="0B71CCF1" w14:textId="07F981B9" w:rsidR="00C100EA" w:rsidDel="00317F55" w:rsidRDefault="00C100EA" w:rsidP="003C64DB">
            <w:pPr>
              <w:tabs>
                <w:tab w:val="left" w:pos="2371"/>
              </w:tabs>
              <w:jc w:val="center"/>
              <w:rPr>
                <w:del w:id="2964" w:author="Client" w:date="2023-02-06T18:03:00Z"/>
                <w:rFonts w:ascii="Times New Roman" w:hAnsi="Times New Roman"/>
                <w:b/>
                <w:sz w:val="24"/>
                <w:szCs w:val="24"/>
              </w:rPr>
            </w:pPr>
            <w:del w:id="2965" w:author="Client" w:date="2023-02-06T18:03:00Z">
              <w:r w:rsidDel="00317F55">
                <w:rPr>
                  <w:rFonts w:ascii="Times New Roman" w:hAnsi="Times New Roman"/>
                  <w:b/>
                  <w:sz w:val="24"/>
                  <w:szCs w:val="24"/>
                </w:rPr>
                <w:delText>1.3 Technological innovation</w:delText>
              </w:r>
            </w:del>
          </w:p>
          <w:p w14:paraId="27CFEFCD" w14:textId="09F23934" w:rsidR="00C100EA" w:rsidDel="00317F55" w:rsidRDefault="00C100EA" w:rsidP="003C64DB">
            <w:pPr>
              <w:tabs>
                <w:tab w:val="left" w:pos="778"/>
                <w:tab w:val="center" w:pos="2243"/>
                <w:tab w:val="left" w:pos="2356"/>
              </w:tabs>
              <w:rPr>
                <w:del w:id="2966" w:author="Client" w:date="2023-02-06T18:03:00Z"/>
                <w:rFonts w:ascii="Times New Roman" w:hAnsi="Times New Roman" w:cs="Times New Roman"/>
                <w:b/>
                <w:sz w:val="24"/>
              </w:rPr>
            </w:pPr>
          </w:p>
        </w:tc>
        <w:tc>
          <w:tcPr>
            <w:tcW w:w="1798" w:type="dxa"/>
          </w:tcPr>
          <w:p w14:paraId="6F2F526D" w14:textId="2C892CB3" w:rsidR="00C100EA" w:rsidDel="00317F55" w:rsidRDefault="00C100EA" w:rsidP="003C64DB">
            <w:pPr>
              <w:tabs>
                <w:tab w:val="left" w:pos="2356"/>
              </w:tabs>
              <w:rPr>
                <w:del w:id="2967" w:author="Client" w:date="2023-02-06T18:03:00Z"/>
                <w:rFonts w:ascii="Times New Roman" w:hAnsi="Times New Roman" w:cs="Times New Roman"/>
                <w:b/>
                <w:sz w:val="24"/>
              </w:rPr>
            </w:pPr>
          </w:p>
          <w:p w14:paraId="057A2054" w14:textId="6B217768" w:rsidR="00C100EA" w:rsidDel="00317F55" w:rsidRDefault="00C100EA" w:rsidP="003C64DB">
            <w:pPr>
              <w:tabs>
                <w:tab w:val="left" w:pos="2356"/>
              </w:tabs>
              <w:rPr>
                <w:del w:id="2968" w:author="Client" w:date="2023-02-06T18:03:00Z"/>
                <w:rFonts w:ascii="Times New Roman" w:hAnsi="Times New Roman" w:cs="Times New Roman"/>
                <w:b/>
                <w:sz w:val="24"/>
              </w:rPr>
            </w:pPr>
            <w:del w:id="2969" w:author="Client" w:date="2023-02-06T18:03:00Z">
              <w:r w:rsidDel="00317F55">
                <w:rPr>
                  <w:rFonts w:ascii="Times New Roman" w:hAnsi="Times New Roman" w:cs="Times New Roman"/>
                  <w:b/>
                  <w:sz w:val="24"/>
                </w:rPr>
                <w:delText xml:space="preserve"> Weighted        </w:delText>
              </w:r>
            </w:del>
          </w:p>
          <w:p w14:paraId="3936EC64" w14:textId="4CD730AD" w:rsidR="00C100EA" w:rsidDel="00317F55" w:rsidRDefault="00C100EA" w:rsidP="003C64DB">
            <w:pPr>
              <w:tabs>
                <w:tab w:val="left" w:pos="2356"/>
              </w:tabs>
              <w:rPr>
                <w:del w:id="2970" w:author="Client" w:date="2023-02-06T18:03:00Z"/>
                <w:rFonts w:ascii="Times New Roman" w:hAnsi="Times New Roman" w:cs="Times New Roman"/>
                <w:b/>
                <w:sz w:val="24"/>
              </w:rPr>
            </w:pPr>
            <w:del w:id="2971" w:author="Client" w:date="2023-02-06T18:03:00Z">
              <w:r w:rsidDel="00317F55">
                <w:rPr>
                  <w:rFonts w:ascii="Times New Roman" w:hAnsi="Times New Roman" w:cs="Times New Roman"/>
                  <w:b/>
                  <w:sz w:val="24"/>
                </w:rPr>
                <w:delText xml:space="preserve">             Mean</w:delText>
              </w:r>
            </w:del>
          </w:p>
        </w:tc>
        <w:tc>
          <w:tcPr>
            <w:tcW w:w="819" w:type="dxa"/>
          </w:tcPr>
          <w:p w14:paraId="0B1782CF" w14:textId="7673284C" w:rsidR="00C100EA" w:rsidDel="00317F55" w:rsidRDefault="00C100EA" w:rsidP="003C64DB">
            <w:pPr>
              <w:tabs>
                <w:tab w:val="left" w:pos="2356"/>
              </w:tabs>
              <w:jc w:val="center"/>
              <w:rPr>
                <w:del w:id="2972" w:author="Client" w:date="2023-02-06T18:03:00Z"/>
                <w:rFonts w:ascii="Times New Roman" w:hAnsi="Times New Roman" w:cs="Times New Roman"/>
                <w:b/>
                <w:sz w:val="24"/>
              </w:rPr>
            </w:pPr>
          </w:p>
          <w:p w14:paraId="200207CF" w14:textId="6E2B0234" w:rsidR="00C100EA" w:rsidDel="00317F55" w:rsidRDefault="00C100EA" w:rsidP="003C64DB">
            <w:pPr>
              <w:tabs>
                <w:tab w:val="left" w:pos="2356"/>
              </w:tabs>
              <w:jc w:val="center"/>
              <w:rPr>
                <w:del w:id="2973" w:author="Client" w:date="2023-02-06T18:03:00Z"/>
                <w:rFonts w:ascii="Times New Roman" w:hAnsi="Times New Roman" w:cs="Times New Roman"/>
                <w:b/>
                <w:sz w:val="24"/>
              </w:rPr>
            </w:pPr>
            <w:del w:id="2974" w:author="Client" w:date="2023-02-06T18:03:00Z">
              <w:r w:rsidDel="00317F55">
                <w:rPr>
                  <w:rFonts w:ascii="Times New Roman" w:hAnsi="Times New Roman" w:cs="Times New Roman"/>
                  <w:b/>
                  <w:sz w:val="24"/>
                </w:rPr>
                <w:delText>Verbal Interpretation</w:delText>
              </w:r>
            </w:del>
          </w:p>
        </w:tc>
      </w:tr>
      <w:tr w:rsidR="00C100EA" w:rsidRPr="00D92123" w:rsidDel="00317F55" w14:paraId="0C9C5EC9" w14:textId="2CE0C476" w:rsidTr="003C64DB">
        <w:trPr>
          <w:del w:id="2975" w:author="Client" w:date="2023-02-06T18:03:00Z"/>
        </w:trPr>
        <w:tc>
          <w:tcPr>
            <w:tcW w:w="5568" w:type="dxa"/>
          </w:tcPr>
          <w:p w14:paraId="512974DF" w14:textId="7659E71F" w:rsidR="00C100EA" w:rsidRPr="00DD7C76" w:rsidDel="00317F55" w:rsidRDefault="00C100EA" w:rsidP="003C64DB">
            <w:pPr>
              <w:tabs>
                <w:tab w:val="left" w:pos="2356"/>
              </w:tabs>
              <w:rPr>
                <w:del w:id="2976" w:author="Client" w:date="2023-02-06T18:03:00Z"/>
                <w:rFonts w:ascii="Times New Roman" w:hAnsi="Times New Roman" w:cs="Times New Roman"/>
                <w:sz w:val="24"/>
              </w:rPr>
            </w:pPr>
            <w:del w:id="2977" w:author="Client" w:date="2023-02-06T18:03:00Z">
              <w:r w:rsidDel="00317F55">
                <w:rPr>
                  <w:rFonts w:ascii="Times New Roman" w:hAnsi="Times New Roman" w:cs="Times New Roman"/>
                  <w:sz w:val="24"/>
                </w:rPr>
                <w:delText xml:space="preserve">1. </w:delText>
              </w:r>
              <w:r w:rsidRPr="00DD7C76" w:rsidDel="00317F55">
                <w:rPr>
                  <w:rFonts w:ascii="Times New Roman" w:hAnsi="Times New Roman" w:cs="Times New Roman"/>
                  <w:sz w:val="24"/>
                </w:rPr>
                <w:delText xml:space="preserve">It </w:delText>
              </w:r>
              <w:r w:rsidDel="00317F55">
                <w:rPr>
                  <w:rFonts w:ascii="Times New Roman" w:hAnsi="Times New Roman" w:cs="Times New Roman"/>
                  <w:sz w:val="24"/>
                </w:rPr>
                <w:delText>makes easier transaction for my business.</w:delText>
              </w:r>
            </w:del>
          </w:p>
        </w:tc>
        <w:tc>
          <w:tcPr>
            <w:tcW w:w="1798" w:type="dxa"/>
          </w:tcPr>
          <w:p w14:paraId="3E757A29" w14:textId="30FF3B65" w:rsidR="00C100EA" w:rsidRPr="00955E80" w:rsidDel="00317F55" w:rsidRDefault="00C100EA" w:rsidP="003C64DB">
            <w:pPr>
              <w:tabs>
                <w:tab w:val="left" w:pos="2356"/>
              </w:tabs>
              <w:jc w:val="center"/>
              <w:rPr>
                <w:del w:id="2978" w:author="Client" w:date="2023-02-06T18:03:00Z"/>
                <w:rFonts w:ascii="Times New Roman" w:hAnsi="Times New Roman" w:cs="Times New Roman"/>
                <w:sz w:val="24"/>
              </w:rPr>
            </w:pPr>
            <w:del w:id="2979" w:author="Client" w:date="2023-02-06T18:03:00Z">
              <w:r w:rsidDel="00317F55">
                <w:rPr>
                  <w:rFonts w:ascii="Times New Roman" w:hAnsi="Times New Roman" w:cs="Times New Roman"/>
                  <w:sz w:val="24"/>
                </w:rPr>
                <w:delText>3.35</w:delText>
              </w:r>
            </w:del>
          </w:p>
        </w:tc>
        <w:tc>
          <w:tcPr>
            <w:tcW w:w="819" w:type="dxa"/>
          </w:tcPr>
          <w:p w14:paraId="3BDC46FE" w14:textId="0501B09A" w:rsidR="00C100EA" w:rsidRPr="00D92123" w:rsidDel="00317F55" w:rsidRDefault="00C100EA" w:rsidP="003C64DB">
            <w:pPr>
              <w:tabs>
                <w:tab w:val="left" w:pos="2356"/>
              </w:tabs>
              <w:jc w:val="center"/>
              <w:rPr>
                <w:del w:id="2980" w:author="Client" w:date="2023-02-06T18:03:00Z"/>
                <w:rFonts w:ascii="Times New Roman" w:hAnsi="Times New Roman" w:cs="Times New Roman"/>
                <w:sz w:val="24"/>
              </w:rPr>
            </w:pPr>
            <w:del w:id="2981" w:author="Client" w:date="2023-02-06T18:03:00Z">
              <w:r w:rsidDel="00317F55">
                <w:rPr>
                  <w:rFonts w:ascii="Times New Roman" w:hAnsi="Times New Roman" w:cs="Times New Roman"/>
                  <w:sz w:val="24"/>
                </w:rPr>
                <w:delText>Agree</w:delText>
              </w:r>
            </w:del>
          </w:p>
        </w:tc>
      </w:tr>
      <w:tr w:rsidR="00C100EA" w:rsidDel="00317F55" w14:paraId="6B76C936" w14:textId="53F08933" w:rsidTr="003C64DB">
        <w:trPr>
          <w:del w:id="2982" w:author="Client" w:date="2023-02-06T18:03:00Z"/>
        </w:trPr>
        <w:tc>
          <w:tcPr>
            <w:tcW w:w="5568" w:type="dxa"/>
          </w:tcPr>
          <w:p w14:paraId="65ECF6B2" w14:textId="3D028DB6" w:rsidR="00C100EA" w:rsidRPr="00DD7C76" w:rsidDel="00317F55" w:rsidRDefault="00C100EA" w:rsidP="003C64DB">
            <w:pPr>
              <w:rPr>
                <w:del w:id="2983" w:author="Client" w:date="2023-02-06T18:03:00Z"/>
                <w:rFonts w:ascii="Times New Roman" w:hAnsi="Times New Roman" w:cs="Times New Roman"/>
                <w:sz w:val="24"/>
                <w:szCs w:val="24"/>
              </w:rPr>
            </w:pPr>
            <w:del w:id="2984" w:author="Client" w:date="2023-02-06T18:03:00Z">
              <w:r w:rsidRPr="00DD7C76" w:rsidDel="00317F55">
                <w:rPr>
                  <w:rFonts w:ascii="Times New Roman" w:hAnsi="Times New Roman" w:cs="Times New Roman"/>
                  <w:sz w:val="24"/>
                  <w:szCs w:val="24"/>
                </w:rPr>
                <w:delText>2.</w:delText>
              </w:r>
              <w:r w:rsidDel="00317F55">
                <w:rPr>
                  <w:rFonts w:ascii="Times New Roman" w:hAnsi="Times New Roman" w:cs="Times New Roman"/>
                  <w:sz w:val="24"/>
                  <w:szCs w:val="24"/>
                </w:rPr>
                <w:delText xml:space="preserve"> </w:delText>
              </w:r>
              <w:r w:rsidRPr="00DD7C76" w:rsidDel="00317F55">
                <w:rPr>
                  <w:rFonts w:ascii="Times New Roman" w:hAnsi="Times New Roman" w:cs="Times New Roman"/>
                  <w:sz w:val="24"/>
                  <w:szCs w:val="24"/>
                </w:rPr>
                <w:delText>It</w:delText>
              </w:r>
              <w:r w:rsidDel="00317F55">
                <w:rPr>
                  <w:rFonts w:ascii="Times New Roman" w:hAnsi="Times New Roman" w:cs="Times New Roman"/>
                  <w:sz w:val="24"/>
                  <w:szCs w:val="24"/>
                </w:rPr>
                <w:delText xml:space="preserve"> makes communication with my customers/buyers faster and easier.</w:delText>
              </w:r>
            </w:del>
          </w:p>
        </w:tc>
        <w:tc>
          <w:tcPr>
            <w:tcW w:w="1798" w:type="dxa"/>
          </w:tcPr>
          <w:p w14:paraId="4EC0F4E9" w14:textId="67A115E2" w:rsidR="00C100EA" w:rsidDel="00317F55" w:rsidRDefault="00C100EA" w:rsidP="003C64DB">
            <w:pPr>
              <w:pStyle w:val="ListParagraph"/>
              <w:ind w:left="0"/>
              <w:jc w:val="center"/>
              <w:rPr>
                <w:del w:id="2985" w:author="Client" w:date="2023-02-06T18:03:00Z"/>
                <w:rFonts w:ascii="Times New Roman" w:hAnsi="Times New Roman" w:cs="Times New Roman"/>
                <w:sz w:val="24"/>
                <w:szCs w:val="24"/>
              </w:rPr>
            </w:pPr>
            <w:del w:id="2986" w:author="Client" w:date="2023-02-06T18:03:00Z">
              <w:r w:rsidDel="00317F55">
                <w:rPr>
                  <w:rFonts w:ascii="Times New Roman" w:hAnsi="Times New Roman" w:cs="Times New Roman"/>
                  <w:sz w:val="24"/>
                  <w:szCs w:val="24"/>
                </w:rPr>
                <w:delText>3.42</w:delText>
              </w:r>
            </w:del>
          </w:p>
        </w:tc>
        <w:tc>
          <w:tcPr>
            <w:tcW w:w="819" w:type="dxa"/>
          </w:tcPr>
          <w:p w14:paraId="5B807E36" w14:textId="62C8FF21" w:rsidR="00C100EA" w:rsidDel="00317F55" w:rsidRDefault="00C100EA" w:rsidP="003C64DB">
            <w:pPr>
              <w:pStyle w:val="ListParagraph"/>
              <w:ind w:left="0"/>
              <w:jc w:val="center"/>
              <w:rPr>
                <w:del w:id="2987" w:author="Client" w:date="2023-02-06T18:03:00Z"/>
                <w:rFonts w:ascii="Times New Roman" w:hAnsi="Times New Roman" w:cs="Times New Roman"/>
                <w:sz w:val="24"/>
                <w:szCs w:val="24"/>
              </w:rPr>
            </w:pPr>
            <w:del w:id="2988" w:author="Client" w:date="2023-02-06T18:03:00Z">
              <w:r w:rsidDel="00317F55">
                <w:rPr>
                  <w:rFonts w:ascii="Times New Roman" w:hAnsi="Times New Roman" w:cs="Times New Roman"/>
                  <w:sz w:val="24"/>
                  <w:szCs w:val="24"/>
                </w:rPr>
                <w:delText>Agree</w:delText>
              </w:r>
            </w:del>
          </w:p>
        </w:tc>
      </w:tr>
      <w:tr w:rsidR="00C100EA" w:rsidDel="00317F55" w14:paraId="525DF48F" w14:textId="026A75BC" w:rsidTr="003C64DB">
        <w:trPr>
          <w:del w:id="2989" w:author="Client" w:date="2023-02-06T18:03:00Z"/>
        </w:trPr>
        <w:tc>
          <w:tcPr>
            <w:tcW w:w="5568" w:type="dxa"/>
          </w:tcPr>
          <w:p w14:paraId="47121687" w14:textId="346BAED7" w:rsidR="00C100EA" w:rsidDel="00317F55" w:rsidRDefault="00C100EA" w:rsidP="003C64DB">
            <w:pPr>
              <w:pStyle w:val="ListParagraph"/>
              <w:tabs>
                <w:tab w:val="left" w:pos="288"/>
              </w:tabs>
              <w:ind w:left="0"/>
              <w:rPr>
                <w:del w:id="2990" w:author="Client" w:date="2023-02-06T18:03:00Z"/>
                <w:rFonts w:ascii="Times New Roman" w:hAnsi="Times New Roman" w:cs="Times New Roman"/>
                <w:sz w:val="24"/>
                <w:szCs w:val="24"/>
              </w:rPr>
            </w:pPr>
            <w:del w:id="2991" w:author="Client" w:date="2023-02-06T18:03:00Z">
              <w:r w:rsidDel="00317F55">
                <w:rPr>
                  <w:rFonts w:ascii="Times New Roman" w:hAnsi="Times New Roman" w:cs="Times New Roman"/>
                  <w:sz w:val="24"/>
                  <w:szCs w:val="24"/>
                </w:rPr>
                <w:delText>3. It makes my easier to access.</w:delText>
              </w:r>
              <w:r w:rsidDel="00317F55">
                <w:rPr>
                  <w:rFonts w:ascii="Times New Roman" w:hAnsi="Times New Roman" w:cs="Times New Roman"/>
                  <w:sz w:val="24"/>
                  <w:szCs w:val="24"/>
                </w:rPr>
                <w:tab/>
              </w:r>
            </w:del>
          </w:p>
        </w:tc>
        <w:tc>
          <w:tcPr>
            <w:tcW w:w="1798" w:type="dxa"/>
          </w:tcPr>
          <w:p w14:paraId="1BF700E7" w14:textId="25DE37AA" w:rsidR="00C100EA" w:rsidDel="00317F55" w:rsidRDefault="00C100EA" w:rsidP="003C64DB">
            <w:pPr>
              <w:pStyle w:val="ListParagraph"/>
              <w:ind w:left="0"/>
              <w:jc w:val="center"/>
              <w:rPr>
                <w:del w:id="2992" w:author="Client" w:date="2023-02-06T18:03:00Z"/>
                <w:rFonts w:ascii="Times New Roman" w:hAnsi="Times New Roman" w:cs="Times New Roman"/>
                <w:sz w:val="24"/>
                <w:szCs w:val="24"/>
              </w:rPr>
            </w:pPr>
            <w:del w:id="2993" w:author="Client" w:date="2023-02-06T18:03:00Z">
              <w:r w:rsidDel="00317F55">
                <w:rPr>
                  <w:rFonts w:ascii="Times New Roman" w:hAnsi="Times New Roman" w:cs="Times New Roman"/>
                  <w:sz w:val="24"/>
                  <w:szCs w:val="24"/>
                </w:rPr>
                <w:delText>3.46</w:delText>
              </w:r>
            </w:del>
          </w:p>
        </w:tc>
        <w:tc>
          <w:tcPr>
            <w:tcW w:w="819" w:type="dxa"/>
          </w:tcPr>
          <w:p w14:paraId="6DEA58CF" w14:textId="79065150" w:rsidR="00C100EA" w:rsidDel="00317F55" w:rsidRDefault="00C100EA" w:rsidP="003C64DB">
            <w:pPr>
              <w:pStyle w:val="ListParagraph"/>
              <w:ind w:left="0"/>
              <w:jc w:val="center"/>
              <w:rPr>
                <w:del w:id="2994" w:author="Client" w:date="2023-02-06T18:03:00Z"/>
                <w:rFonts w:ascii="Times New Roman" w:hAnsi="Times New Roman" w:cs="Times New Roman"/>
                <w:sz w:val="24"/>
                <w:szCs w:val="24"/>
              </w:rPr>
            </w:pPr>
            <w:del w:id="2995" w:author="Client" w:date="2023-02-06T18:03:00Z">
              <w:r w:rsidDel="00317F55">
                <w:rPr>
                  <w:rFonts w:ascii="Times New Roman" w:hAnsi="Times New Roman" w:cs="Times New Roman"/>
                  <w:sz w:val="24"/>
                  <w:szCs w:val="24"/>
                </w:rPr>
                <w:delText>Agree</w:delText>
              </w:r>
            </w:del>
          </w:p>
        </w:tc>
      </w:tr>
      <w:tr w:rsidR="00C100EA" w:rsidDel="00317F55" w14:paraId="2D8DAB73" w14:textId="38B68080" w:rsidTr="003C64DB">
        <w:trPr>
          <w:del w:id="2996" w:author="Client" w:date="2023-02-06T18:03:00Z"/>
        </w:trPr>
        <w:tc>
          <w:tcPr>
            <w:tcW w:w="5568" w:type="dxa"/>
          </w:tcPr>
          <w:p w14:paraId="797BF96C" w14:textId="50A7798A" w:rsidR="00C100EA" w:rsidDel="00317F55" w:rsidRDefault="00C100EA" w:rsidP="003C64DB">
            <w:pPr>
              <w:pStyle w:val="ListParagraph"/>
              <w:ind w:left="0"/>
              <w:rPr>
                <w:del w:id="2997" w:author="Client" w:date="2023-02-06T18:03:00Z"/>
                <w:rFonts w:ascii="Times New Roman" w:hAnsi="Times New Roman" w:cs="Times New Roman"/>
                <w:sz w:val="24"/>
                <w:szCs w:val="24"/>
              </w:rPr>
            </w:pPr>
            <w:del w:id="2998" w:author="Client" w:date="2023-02-06T18:03:00Z">
              <w:r w:rsidDel="00317F55">
                <w:rPr>
                  <w:rFonts w:ascii="Times New Roman" w:hAnsi="Times New Roman" w:cs="Times New Roman"/>
                  <w:sz w:val="24"/>
                  <w:szCs w:val="24"/>
                </w:rPr>
                <w:delText>4. It can improve my business value and  recognition.</w:delText>
              </w:r>
            </w:del>
          </w:p>
        </w:tc>
        <w:tc>
          <w:tcPr>
            <w:tcW w:w="1798" w:type="dxa"/>
          </w:tcPr>
          <w:p w14:paraId="241C9E85" w14:textId="2E099BF8" w:rsidR="00C100EA" w:rsidDel="00317F55" w:rsidRDefault="00C100EA" w:rsidP="003C64DB">
            <w:pPr>
              <w:pStyle w:val="ListParagraph"/>
              <w:ind w:left="0"/>
              <w:jc w:val="center"/>
              <w:rPr>
                <w:del w:id="2999" w:author="Client" w:date="2023-02-06T18:03:00Z"/>
                <w:rFonts w:ascii="Times New Roman" w:hAnsi="Times New Roman" w:cs="Times New Roman"/>
                <w:sz w:val="24"/>
                <w:szCs w:val="24"/>
              </w:rPr>
            </w:pPr>
            <w:del w:id="3000" w:author="Client" w:date="2023-02-06T18:03:00Z">
              <w:r w:rsidDel="00317F55">
                <w:rPr>
                  <w:rFonts w:ascii="Times New Roman" w:hAnsi="Times New Roman" w:cs="Times New Roman"/>
                  <w:sz w:val="24"/>
                  <w:szCs w:val="24"/>
                </w:rPr>
                <w:delText>3.55</w:delText>
              </w:r>
            </w:del>
          </w:p>
        </w:tc>
        <w:tc>
          <w:tcPr>
            <w:tcW w:w="819" w:type="dxa"/>
          </w:tcPr>
          <w:p w14:paraId="78FA1893" w14:textId="47CDAEC4" w:rsidR="00C100EA" w:rsidDel="00317F55" w:rsidRDefault="00C100EA" w:rsidP="003C64DB">
            <w:pPr>
              <w:pStyle w:val="ListParagraph"/>
              <w:ind w:left="0"/>
              <w:jc w:val="center"/>
              <w:rPr>
                <w:del w:id="3001" w:author="Client" w:date="2023-02-06T18:03:00Z"/>
                <w:rFonts w:ascii="Times New Roman" w:hAnsi="Times New Roman" w:cs="Times New Roman"/>
                <w:sz w:val="24"/>
                <w:szCs w:val="24"/>
              </w:rPr>
            </w:pPr>
            <w:del w:id="3002" w:author="Client" w:date="2023-02-06T18:03:00Z">
              <w:r w:rsidDel="00317F55">
                <w:rPr>
                  <w:rFonts w:ascii="Times New Roman" w:hAnsi="Times New Roman" w:cs="Times New Roman"/>
                  <w:sz w:val="24"/>
                  <w:szCs w:val="24"/>
                </w:rPr>
                <w:delText>Agree</w:delText>
              </w:r>
            </w:del>
          </w:p>
        </w:tc>
      </w:tr>
      <w:tr w:rsidR="00C100EA" w:rsidDel="00317F55" w14:paraId="319B6B63" w14:textId="6DAED9E4" w:rsidTr="003C64DB">
        <w:trPr>
          <w:del w:id="3003" w:author="Client" w:date="2023-02-06T18:03:00Z"/>
        </w:trPr>
        <w:tc>
          <w:tcPr>
            <w:tcW w:w="5568" w:type="dxa"/>
          </w:tcPr>
          <w:p w14:paraId="2EF731EC" w14:textId="7B583C08" w:rsidR="00C100EA" w:rsidDel="00317F55" w:rsidRDefault="00C100EA" w:rsidP="003C64DB">
            <w:pPr>
              <w:pStyle w:val="ListParagraph"/>
              <w:ind w:left="0"/>
              <w:rPr>
                <w:del w:id="3004" w:author="Client" w:date="2023-02-06T18:03:00Z"/>
                <w:rFonts w:ascii="Times New Roman" w:hAnsi="Times New Roman" w:cs="Times New Roman"/>
                <w:sz w:val="24"/>
                <w:szCs w:val="24"/>
              </w:rPr>
            </w:pPr>
            <w:del w:id="3005" w:author="Client" w:date="2023-02-06T18:03:00Z">
              <w:r w:rsidDel="00317F55">
                <w:rPr>
                  <w:rFonts w:ascii="Times New Roman" w:hAnsi="Times New Roman" w:cs="Times New Roman"/>
                  <w:sz w:val="24"/>
                  <w:szCs w:val="24"/>
                </w:rPr>
                <w:delText>5. It can save me time in running my business.</w:delText>
              </w:r>
            </w:del>
          </w:p>
        </w:tc>
        <w:tc>
          <w:tcPr>
            <w:tcW w:w="1798" w:type="dxa"/>
          </w:tcPr>
          <w:p w14:paraId="5C42E7B9" w14:textId="4B3668BB" w:rsidR="00C100EA" w:rsidDel="00317F55" w:rsidRDefault="00C100EA" w:rsidP="003C64DB">
            <w:pPr>
              <w:pStyle w:val="ListParagraph"/>
              <w:ind w:left="0"/>
              <w:jc w:val="center"/>
              <w:rPr>
                <w:del w:id="3006" w:author="Client" w:date="2023-02-06T18:03:00Z"/>
                <w:rFonts w:ascii="Times New Roman" w:hAnsi="Times New Roman" w:cs="Times New Roman"/>
                <w:sz w:val="24"/>
                <w:szCs w:val="24"/>
              </w:rPr>
            </w:pPr>
            <w:del w:id="3007" w:author="Client" w:date="2023-02-06T18:03:00Z">
              <w:r w:rsidDel="00317F55">
                <w:rPr>
                  <w:rFonts w:ascii="Times New Roman" w:hAnsi="Times New Roman" w:cs="Times New Roman"/>
                  <w:sz w:val="24"/>
                  <w:szCs w:val="24"/>
                </w:rPr>
                <w:delText>3.47</w:delText>
              </w:r>
            </w:del>
          </w:p>
        </w:tc>
        <w:tc>
          <w:tcPr>
            <w:tcW w:w="819" w:type="dxa"/>
          </w:tcPr>
          <w:p w14:paraId="0DC09EDE" w14:textId="58BD3533" w:rsidR="00C100EA" w:rsidDel="00317F55" w:rsidRDefault="00C100EA" w:rsidP="003C64DB">
            <w:pPr>
              <w:pStyle w:val="ListParagraph"/>
              <w:ind w:left="0"/>
              <w:jc w:val="center"/>
              <w:rPr>
                <w:del w:id="3008" w:author="Client" w:date="2023-02-06T18:03:00Z"/>
                <w:rFonts w:ascii="Times New Roman" w:hAnsi="Times New Roman" w:cs="Times New Roman"/>
                <w:sz w:val="24"/>
                <w:szCs w:val="24"/>
              </w:rPr>
            </w:pPr>
            <w:del w:id="3009" w:author="Client" w:date="2023-02-06T18:03:00Z">
              <w:r w:rsidDel="00317F55">
                <w:rPr>
                  <w:rFonts w:ascii="Times New Roman" w:hAnsi="Times New Roman" w:cs="Times New Roman"/>
                  <w:sz w:val="24"/>
                  <w:szCs w:val="24"/>
                </w:rPr>
                <w:delText>Agree</w:delText>
              </w:r>
            </w:del>
          </w:p>
        </w:tc>
      </w:tr>
      <w:tr w:rsidR="00C100EA" w:rsidDel="00317F55" w14:paraId="0C3FEF23" w14:textId="76120C7A" w:rsidTr="003C64DB">
        <w:trPr>
          <w:del w:id="3010" w:author="Client" w:date="2023-02-06T18:03:00Z"/>
        </w:trPr>
        <w:tc>
          <w:tcPr>
            <w:tcW w:w="5568" w:type="dxa"/>
          </w:tcPr>
          <w:p w14:paraId="32738C68" w14:textId="13896D44" w:rsidR="00C100EA" w:rsidRPr="00904F89" w:rsidDel="00317F55" w:rsidRDefault="00C100EA" w:rsidP="003C64DB">
            <w:pPr>
              <w:pStyle w:val="ListParagraph"/>
              <w:ind w:left="0"/>
              <w:rPr>
                <w:del w:id="3011" w:author="Client" w:date="2023-02-06T18:03:00Z"/>
                <w:rFonts w:ascii="Times New Roman" w:hAnsi="Times New Roman"/>
                <w:b/>
                <w:bCs/>
                <w:sz w:val="24"/>
                <w:szCs w:val="24"/>
              </w:rPr>
            </w:pPr>
            <w:del w:id="3012" w:author="Client" w:date="2023-02-06T18:03:00Z">
              <w:r w:rsidDel="00317F55">
                <w:rPr>
                  <w:rFonts w:ascii="Times New Roman" w:hAnsi="Times New Roman"/>
                  <w:b/>
                  <w:bCs/>
                  <w:sz w:val="24"/>
                  <w:szCs w:val="24"/>
                </w:rPr>
                <w:delText>Grand Weighted Mean</w:delText>
              </w:r>
            </w:del>
          </w:p>
        </w:tc>
        <w:tc>
          <w:tcPr>
            <w:tcW w:w="1798" w:type="dxa"/>
          </w:tcPr>
          <w:p w14:paraId="15DE4AA6" w14:textId="288C2025" w:rsidR="00C100EA" w:rsidDel="00317F55" w:rsidRDefault="00C100EA" w:rsidP="003C64DB">
            <w:pPr>
              <w:pStyle w:val="ListParagraph"/>
              <w:ind w:left="0"/>
              <w:jc w:val="center"/>
              <w:rPr>
                <w:del w:id="3013" w:author="Client" w:date="2023-02-06T18:03:00Z"/>
                <w:rFonts w:ascii="Times New Roman" w:hAnsi="Times New Roman"/>
                <w:sz w:val="24"/>
                <w:szCs w:val="24"/>
              </w:rPr>
            </w:pPr>
            <w:del w:id="3014" w:author="Client" w:date="2023-02-06T18:03:00Z">
              <w:r w:rsidDel="00317F55">
                <w:rPr>
                  <w:rFonts w:ascii="Times New Roman" w:hAnsi="Times New Roman"/>
                  <w:sz w:val="24"/>
                  <w:szCs w:val="24"/>
                </w:rPr>
                <w:fldChar w:fldCharType="begin"/>
              </w:r>
              <w:r w:rsidDel="00317F55">
                <w:rPr>
                  <w:rFonts w:ascii="Times New Roman" w:hAnsi="Times New Roman"/>
                  <w:sz w:val="24"/>
                  <w:szCs w:val="24"/>
                </w:rPr>
                <w:delInstrText xml:space="preserve"> =SUM(ABOVE) \# "#,##0" </w:delInstrText>
              </w:r>
              <w:r w:rsidDel="00317F55">
                <w:rPr>
                  <w:rFonts w:ascii="Times New Roman" w:hAnsi="Times New Roman"/>
                  <w:sz w:val="24"/>
                  <w:szCs w:val="24"/>
                </w:rPr>
                <w:fldChar w:fldCharType="separate"/>
              </w:r>
              <w:r w:rsidDel="00317F55">
                <w:rPr>
                  <w:rFonts w:ascii="Times New Roman" w:hAnsi="Times New Roman"/>
                  <w:noProof/>
                  <w:sz w:val="24"/>
                  <w:szCs w:val="24"/>
                </w:rPr>
                <w:delText xml:space="preserve">  3.40</w:delText>
              </w:r>
              <w:r w:rsidDel="00317F55">
                <w:rPr>
                  <w:rFonts w:ascii="Times New Roman" w:hAnsi="Times New Roman"/>
                  <w:sz w:val="24"/>
                  <w:szCs w:val="24"/>
                </w:rPr>
                <w:fldChar w:fldCharType="end"/>
              </w:r>
            </w:del>
          </w:p>
        </w:tc>
        <w:tc>
          <w:tcPr>
            <w:tcW w:w="819" w:type="dxa"/>
          </w:tcPr>
          <w:p w14:paraId="0BE2861E" w14:textId="53C2DFD7" w:rsidR="00C100EA" w:rsidDel="00317F55" w:rsidRDefault="00C100EA" w:rsidP="003C64DB">
            <w:pPr>
              <w:pStyle w:val="ListParagraph"/>
              <w:ind w:left="0"/>
              <w:jc w:val="center"/>
              <w:rPr>
                <w:del w:id="3015" w:author="Client" w:date="2023-02-06T18:03:00Z"/>
                <w:rFonts w:ascii="Times New Roman" w:hAnsi="Times New Roman"/>
                <w:sz w:val="24"/>
                <w:szCs w:val="24"/>
              </w:rPr>
            </w:pPr>
            <w:del w:id="3016" w:author="Client" w:date="2023-02-06T18:03:00Z">
              <w:r w:rsidDel="00317F55">
                <w:rPr>
                  <w:rFonts w:ascii="Times New Roman" w:hAnsi="Times New Roman"/>
                  <w:sz w:val="24"/>
                  <w:szCs w:val="24"/>
                </w:rPr>
                <w:delText>Agree</w:delText>
              </w:r>
            </w:del>
          </w:p>
        </w:tc>
      </w:tr>
    </w:tbl>
    <w:p w14:paraId="0BC5DB13" w14:textId="2D758834" w:rsidR="00C100EA" w:rsidDel="00317F55" w:rsidRDefault="00C100EA" w:rsidP="00C100EA">
      <w:pPr>
        <w:tabs>
          <w:tab w:val="left" w:pos="2371"/>
        </w:tabs>
        <w:rPr>
          <w:del w:id="3017" w:author="Client" w:date="2023-02-06T18:03:00Z"/>
        </w:rPr>
      </w:pPr>
    </w:p>
    <w:p w14:paraId="407214B6" w14:textId="50D099AA" w:rsidR="00C100EA" w:rsidDel="00317F55" w:rsidRDefault="00C100EA" w:rsidP="00C100EA">
      <w:pPr>
        <w:tabs>
          <w:tab w:val="left" w:pos="2371"/>
        </w:tabs>
        <w:spacing w:line="480" w:lineRule="auto"/>
        <w:jc w:val="both"/>
        <w:rPr>
          <w:del w:id="3018" w:author="Client" w:date="2023-02-06T18:03:00Z"/>
          <w:rFonts w:ascii="Times New Roman" w:hAnsi="Times New Roman"/>
          <w:sz w:val="24"/>
          <w:szCs w:val="24"/>
        </w:rPr>
      </w:pPr>
      <w:del w:id="3019" w:author="Client" w:date="2023-02-06T18:03:00Z">
        <w:r w:rsidDel="00317F55">
          <w:delText xml:space="preserve">               </w:delText>
        </w:r>
        <w:r w:rsidDel="00317F55">
          <w:rPr>
            <w:rFonts w:ascii="Times New Roman" w:hAnsi="Times New Roman"/>
            <w:sz w:val="24"/>
            <w:szCs w:val="24"/>
          </w:rPr>
          <w:delText xml:space="preserve">Table 3 shows the weighted mean data gathered from the respondents. Table shows the weighted mean of 3.55, 3.47, 3.46, 3.42, 3.35 with the verbal interpretation of agree. It shows that technological innovation can make esier transaction for my business, makes communication easier and faster with my customer/buyers, makes my business easy to access, can improve my business value and recognition, can save me time in running my business. It is mostly agreed important for a business target market by the respondents. In conclusion, Technological innovation is indeed important not only for a business target market, but also for its development or improvement. </w:delText>
        </w:r>
        <w:r w:rsidDel="00317F55">
          <w:rPr>
            <w:rFonts w:ascii="Times New Roman" w:hAnsi="Times New Roman"/>
            <w:sz w:val="24"/>
            <w:szCs w:val="24"/>
          </w:rPr>
          <w:tab/>
        </w:r>
      </w:del>
    </w:p>
    <w:p w14:paraId="7391556B" w14:textId="0EAFA0CC" w:rsidR="00C100EA" w:rsidDel="00317F55" w:rsidRDefault="00C100EA" w:rsidP="00C100EA">
      <w:pPr>
        <w:tabs>
          <w:tab w:val="left" w:pos="2371"/>
        </w:tabs>
        <w:spacing w:line="480" w:lineRule="auto"/>
        <w:jc w:val="both"/>
        <w:rPr>
          <w:del w:id="3020" w:author="Client" w:date="2023-02-06T18:03:00Z"/>
          <w:rFonts w:ascii="Times New Roman" w:hAnsi="Times New Roman"/>
          <w:sz w:val="24"/>
          <w:szCs w:val="24"/>
        </w:rPr>
      </w:pPr>
      <w:del w:id="3021" w:author="Client" w:date="2023-02-06T18:03:00Z">
        <w:r w:rsidDel="00317F55">
          <w:rPr>
            <w:rFonts w:ascii="Times New Roman" w:hAnsi="Times New Roman"/>
            <w:sz w:val="24"/>
            <w:szCs w:val="24"/>
          </w:rPr>
          <w:delText xml:space="preserve">              </w:delText>
        </w:r>
        <w:r w:rsidRPr="00F93BD9" w:rsidDel="00317F55">
          <w:rPr>
            <w:rFonts w:ascii="Times New Roman" w:hAnsi="Times New Roman"/>
            <w:sz w:val="24"/>
            <w:szCs w:val="24"/>
          </w:rPr>
          <w:delText xml:space="preserve">The first section of this essay explores the current state of enterprise business management. The second section examines the role of technological innovation in business management, and the third section discusses the methods for applying scientific and technology innovation in three different ways: by placing more focus on their use, fostering the development of talent, and increasing the financial investment in them. </w:delText>
        </w:r>
        <w:r w:rsidDel="00317F55">
          <w:rPr>
            <w:rFonts w:ascii="Times New Roman" w:hAnsi="Times New Roman"/>
            <w:sz w:val="24"/>
            <w:szCs w:val="24"/>
          </w:rPr>
          <w:delText>(Haixing Ni, 2018)</w:delText>
        </w:r>
      </w:del>
    </w:p>
    <w:p w14:paraId="647B4721" w14:textId="7982419D" w:rsidR="00C100EA" w:rsidDel="00317F55" w:rsidRDefault="00C100EA" w:rsidP="003C64DB">
      <w:pPr>
        <w:tabs>
          <w:tab w:val="left" w:pos="2371"/>
        </w:tabs>
        <w:rPr>
          <w:del w:id="3022" w:author="Client" w:date="2023-02-06T18:03:00Z"/>
          <w:rFonts w:ascii="Times New Roman" w:hAnsi="Times New Roman"/>
        </w:rPr>
      </w:pPr>
      <w:del w:id="3023" w:author="Client" w:date="2023-02-06T18:03:00Z">
        <w:r w:rsidDel="00317F55">
          <w:rPr>
            <w:rFonts w:ascii="Times New Roman" w:hAnsi="Times New Roman"/>
          </w:rPr>
          <w:delText xml:space="preserve"> </w:delText>
        </w:r>
      </w:del>
    </w:p>
    <w:p w14:paraId="62B38D3A" w14:textId="151C285D" w:rsidR="003C64DB" w:rsidDel="00317F55" w:rsidRDefault="003C64DB" w:rsidP="003C64DB">
      <w:pPr>
        <w:tabs>
          <w:tab w:val="left" w:pos="2371"/>
        </w:tabs>
        <w:rPr>
          <w:del w:id="3024" w:author="Client" w:date="2023-02-06T18:03:00Z"/>
          <w:rFonts w:ascii="Times New Roman" w:hAnsi="Times New Roman"/>
        </w:rPr>
      </w:pPr>
    </w:p>
    <w:p w14:paraId="39874D70" w14:textId="744539CB" w:rsidR="003C64DB" w:rsidDel="00317F55" w:rsidRDefault="003C64DB" w:rsidP="003C64DB">
      <w:pPr>
        <w:tabs>
          <w:tab w:val="left" w:pos="2371"/>
        </w:tabs>
        <w:rPr>
          <w:del w:id="3025" w:author="Client" w:date="2023-02-06T18:03:00Z"/>
          <w:rFonts w:ascii="Times New Roman" w:hAnsi="Times New Roman"/>
        </w:rPr>
      </w:pPr>
    </w:p>
    <w:p w14:paraId="1EAD7214" w14:textId="1EC721ED" w:rsidR="003C64DB" w:rsidRPr="003C64DB" w:rsidDel="00317F55" w:rsidRDefault="003C64DB" w:rsidP="003C64DB">
      <w:pPr>
        <w:tabs>
          <w:tab w:val="left" w:pos="2371"/>
        </w:tabs>
        <w:rPr>
          <w:del w:id="3026" w:author="Client" w:date="2023-02-06T18:03:00Z"/>
          <w:rFonts w:ascii="Times New Roman" w:eastAsia="Times New Roman" w:hAnsi="Times New Roman"/>
          <w:b/>
          <w:bCs/>
          <w:color w:val="000000"/>
          <w:sz w:val="24"/>
          <w:szCs w:val="24"/>
        </w:rPr>
      </w:pPr>
    </w:p>
    <w:p w14:paraId="6864B6F8" w14:textId="7161333E" w:rsidR="00C100EA" w:rsidRPr="005F6E98" w:rsidDel="00317F55" w:rsidRDefault="00C100EA" w:rsidP="00C100EA">
      <w:pPr>
        <w:tabs>
          <w:tab w:val="left" w:pos="2371"/>
        </w:tabs>
        <w:spacing w:line="240" w:lineRule="auto"/>
        <w:jc w:val="center"/>
        <w:rPr>
          <w:del w:id="3027" w:author="Client" w:date="2023-02-06T18:03:00Z"/>
          <w:rFonts w:ascii="Times New Roman" w:hAnsi="Times New Roman"/>
          <w:b/>
          <w:sz w:val="24"/>
          <w:szCs w:val="24"/>
        </w:rPr>
      </w:pPr>
      <w:del w:id="3028" w:author="Client" w:date="2023-02-06T18:03:00Z">
        <w:r w:rsidDel="00317F55">
          <w:rPr>
            <w:rFonts w:ascii="Times New Roman" w:hAnsi="Times New Roman"/>
            <w:b/>
            <w:sz w:val="24"/>
            <w:szCs w:val="24"/>
          </w:rPr>
          <w:delText>Table 4</w:delText>
        </w:r>
      </w:del>
    </w:p>
    <w:p w14:paraId="7ACC3D34" w14:textId="1532E9F6" w:rsidR="00C100EA" w:rsidRPr="005F6E98" w:rsidDel="00317F55" w:rsidRDefault="00C100EA" w:rsidP="00C100EA">
      <w:pPr>
        <w:tabs>
          <w:tab w:val="left" w:pos="2371"/>
        </w:tabs>
        <w:spacing w:line="240" w:lineRule="auto"/>
        <w:jc w:val="center"/>
        <w:rPr>
          <w:del w:id="3029" w:author="Client" w:date="2023-02-06T18:03:00Z"/>
          <w:rFonts w:ascii="Times New Roman" w:hAnsi="Times New Roman"/>
          <w:sz w:val="24"/>
          <w:szCs w:val="24"/>
        </w:rPr>
      </w:pPr>
      <w:del w:id="3030" w:author="Client" w:date="2023-02-06T18:03:00Z">
        <w:r w:rsidDel="00317F55">
          <w:rPr>
            <w:rFonts w:ascii="Times New Roman" w:hAnsi="Times New Roman"/>
            <w:sz w:val="24"/>
            <w:szCs w:val="24"/>
          </w:rPr>
          <w:delText>Business innovation in terms of  Marketing innovation</w:delText>
        </w:r>
      </w:del>
    </w:p>
    <w:tbl>
      <w:tblPr>
        <w:tblStyle w:val="TableGrid"/>
        <w:tblpPr w:leftFromText="180" w:rightFromText="180" w:vertAnchor="text" w:tblpX="85" w:tblpY="1"/>
        <w:tblOverlap w:val="never"/>
        <w:tblW w:w="8185" w:type="dxa"/>
        <w:tblLook w:val="04A0" w:firstRow="1" w:lastRow="0" w:firstColumn="1" w:lastColumn="0" w:noHBand="0" w:noVBand="1"/>
      </w:tblPr>
      <w:tblGrid>
        <w:gridCol w:w="4824"/>
        <w:gridCol w:w="1678"/>
        <w:gridCol w:w="1683"/>
      </w:tblGrid>
      <w:tr w:rsidR="00C100EA" w:rsidDel="00317F55" w14:paraId="6B3A4C90" w14:textId="39AA5A1E" w:rsidTr="003C64DB">
        <w:trPr>
          <w:del w:id="3031" w:author="Client" w:date="2023-02-06T18:03:00Z"/>
        </w:trPr>
        <w:tc>
          <w:tcPr>
            <w:tcW w:w="5568" w:type="dxa"/>
          </w:tcPr>
          <w:p w14:paraId="0854F06D" w14:textId="5D462F9F" w:rsidR="00C100EA" w:rsidDel="00317F55" w:rsidRDefault="00C100EA" w:rsidP="003C64DB">
            <w:pPr>
              <w:tabs>
                <w:tab w:val="left" w:pos="2371"/>
              </w:tabs>
              <w:jc w:val="center"/>
              <w:rPr>
                <w:del w:id="3032" w:author="Client" w:date="2023-02-06T18:03:00Z"/>
                <w:rFonts w:ascii="Times New Roman" w:hAnsi="Times New Roman" w:cs="Times New Roman"/>
                <w:b/>
                <w:sz w:val="24"/>
              </w:rPr>
            </w:pPr>
          </w:p>
          <w:p w14:paraId="3D9834E1" w14:textId="0B08F68C" w:rsidR="00C100EA" w:rsidDel="00317F55" w:rsidRDefault="00C100EA" w:rsidP="003C64DB">
            <w:pPr>
              <w:tabs>
                <w:tab w:val="left" w:pos="2371"/>
              </w:tabs>
              <w:jc w:val="center"/>
              <w:rPr>
                <w:del w:id="3033" w:author="Client" w:date="2023-02-06T18:03:00Z"/>
                <w:rFonts w:ascii="Times New Roman" w:hAnsi="Times New Roman"/>
                <w:b/>
                <w:sz w:val="24"/>
                <w:szCs w:val="24"/>
              </w:rPr>
            </w:pPr>
            <w:del w:id="3034" w:author="Client" w:date="2023-02-06T18:03:00Z">
              <w:r w:rsidDel="00317F55">
                <w:rPr>
                  <w:rFonts w:ascii="Times New Roman" w:hAnsi="Times New Roman" w:cs="Times New Roman"/>
                  <w:b/>
                  <w:sz w:val="24"/>
                </w:rPr>
                <w:delText>Variable</w:delText>
              </w:r>
            </w:del>
          </w:p>
          <w:p w14:paraId="133166D2" w14:textId="472A586A" w:rsidR="00C100EA" w:rsidDel="00317F55" w:rsidRDefault="00C100EA" w:rsidP="003C64DB">
            <w:pPr>
              <w:tabs>
                <w:tab w:val="left" w:pos="2371"/>
              </w:tabs>
              <w:jc w:val="center"/>
              <w:rPr>
                <w:del w:id="3035" w:author="Client" w:date="2023-02-06T18:03:00Z"/>
                <w:rFonts w:ascii="Times New Roman" w:hAnsi="Times New Roman"/>
                <w:b/>
                <w:sz w:val="24"/>
                <w:szCs w:val="24"/>
              </w:rPr>
            </w:pPr>
            <w:del w:id="3036" w:author="Client" w:date="2023-02-06T18:03:00Z">
              <w:r w:rsidDel="00317F55">
                <w:rPr>
                  <w:rFonts w:ascii="Times New Roman" w:hAnsi="Times New Roman"/>
                  <w:b/>
                  <w:sz w:val="24"/>
                  <w:szCs w:val="24"/>
                </w:rPr>
                <w:delText>1.4 Marketing innovation</w:delText>
              </w:r>
            </w:del>
          </w:p>
          <w:p w14:paraId="694239EA" w14:textId="3E8EBCBD" w:rsidR="00C100EA" w:rsidDel="00317F55" w:rsidRDefault="00C100EA" w:rsidP="003C64DB">
            <w:pPr>
              <w:tabs>
                <w:tab w:val="left" w:pos="778"/>
                <w:tab w:val="center" w:pos="2243"/>
                <w:tab w:val="left" w:pos="2356"/>
              </w:tabs>
              <w:rPr>
                <w:del w:id="3037" w:author="Client" w:date="2023-02-06T18:03:00Z"/>
                <w:rFonts w:ascii="Times New Roman" w:hAnsi="Times New Roman" w:cs="Times New Roman"/>
                <w:b/>
                <w:sz w:val="24"/>
              </w:rPr>
            </w:pPr>
          </w:p>
        </w:tc>
        <w:tc>
          <w:tcPr>
            <w:tcW w:w="1798" w:type="dxa"/>
          </w:tcPr>
          <w:p w14:paraId="2CB4A59E" w14:textId="593B2F81" w:rsidR="00C100EA" w:rsidDel="00317F55" w:rsidRDefault="00C100EA" w:rsidP="003C64DB">
            <w:pPr>
              <w:tabs>
                <w:tab w:val="left" w:pos="2356"/>
              </w:tabs>
              <w:rPr>
                <w:del w:id="3038" w:author="Client" w:date="2023-02-06T18:03:00Z"/>
                <w:rFonts w:ascii="Times New Roman" w:hAnsi="Times New Roman" w:cs="Times New Roman"/>
                <w:b/>
                <w:sz w:val="24"/>
              </w:rPr>
            </w:pPr>
            <w:del w:id="3039" w:author="Client" w:date="2023-02-06T18:03:00Z">
              <w:r w:rsidDel="00317F55">
                <w:rPr>
                  <w:rFonts w:ascii="Times New Roman" w:hAnsi="Times New Roman" w:cs="Times New Roman"/>
                  <w:b/>
                  <w:sz w:val="24"/>
                </w:rPr>
                <w:delText xml:space="preserve"> </w:delText>
              </w:r>
            </w:del>
          </w:p>
          <w:p w14:paraId="29426F8C" w14:textId="136393B0" w:rsidR="00C100EA" w:rsidDel="00317F55" w:rsidRDefault="00C100EA" w:rsidP="003C64DB">
            <w:pPr>
              <w:tabs>
                <w:tab w:val="left" w:pos="2356"/>
              </w:tabs>
              <w:rPr>
                <w:del w:id="3040" w:author="Client" w:date="2023-02-06T18:03:00Z"/>
                <w:rFonts w:ascii="Times New Roman" w:hAnsi="Times New Roman" w:cs="Times New Roman"/>
                <w:b/>
                <w:sz w:val="24"/>
              </w:rPr>
            </w:pPr>
            <w:del w:id="3041" w:author="Client" w:date="2023-02-06T18:03:00Z">
              <w:r w:rsidDel="00317F55">
                <w:rPr>
                  <w:rFonts w:ascii="Times New Roman" w:hAnsi="Times New Roman" w:cs="Times New Roman"/>
                  <w:b/>
                  <w:sz w:val="24"/>
                </w:rPr>
                <w:delText xml:space="preserve">Weighted        </w:delText>
              </w:r>
            </w:del>
          </w:p>
          <w:p w14:paraId="74BE1CD5" w14:textId="319C063D" w:rsidR="00C100EA" w:rsidDel="00317F55" w:rsidRDefault="00C100EA" w:rsidP="003C64DB">
            <w:pPr>
              <w:tabs>
                <w:tab w:val="left" w:pos="2356"/>
              </w:tabs>
              <w:rPr>
                <w:del w:id="3042" w:author="Client" w:date="2023-02-06T18:03:00Z"/>
                <w:rFonts w:ascii="Times New Roman" w:hAnsi="Times New Roman" w:cs="Times New Roman"/>
                <w:b/>
                <w:sz w:val="24"/>
              </w:rPr>
            </w:pPr>
            <w:del w:id="3043" w:author="Client" w:date="2023-02-06T18:03:00Z">
              <w:r w:rsidDel="00317F55">
                <w:rPr>
                  <w:rFonts w:ascii="Times New Roman" w:hAnsi="Times New Roman" w:cs="Times New Roman"/>
                  <w:b/>
                  <w:sz w:val="24"/>
                </w:rPr>
                <w:delText xml:space="preserve">             Mean</w:delText>
              </w:r>
            </w:del>
          </w:p>
        </w:tc>
        <w:tc>
          <w:tcPr>
            <w:tcW w:w="819" w:type="dxa"/>
          </w:tcPr>
          <w:p w14:paraId="3C650274" w14:textId="49A8172B" w:rsidR="00C100EA" w:rsidDel="00317F55" w:rsidRDefault="00C100EA" w:rsidP="003C64DB">
            <w:pPr>
              <w:tabs>
                <w:tab w:val="left" w:pos="2356"/>
              </w:tabs>
              <w:jc w:val="center"/>
              <w:rPr>
                <w:del w:id="3044" w:author="Client" w:date="2023-02-06T18:03:00Z"/>
                <w:rFonts w:ascii="Times New Roman" w:hAnsi="Times New Roman" w:cs="Times New Roman"/>
                <w:b/>
                <w:sz w:val="24"/>
              </w:rPr>
            </w:pPr>
          </w:p>
          <w:p w14:paraId="0A1BE559" w14:textId="57F6FF3B" w:rsidR="00C100EA" w:rsidDel="00317F55" w:rsidRDefault="00C100EA" w:rsidP="003C64DB">
            <w:pPr>
              <w:tabs>
                <w:tab w:val="left" w:pos="2356"/>
              </w:tabs>
              <w:jc w:val="center"/>
              <w:rPr>
                <w:del w:id="3045" w:author="Client" w:date="2023-02-06T18:03:00Z"/>
                <w:rFonts w:ascii="Times New Roman" w:hAnsi="Times New Roman" w:cs="Times New Roman"/>
                <w:b/>
                <w:sz w:val="24"/>
              </w:rPr>
            </w:pPr>
            <w:del w:id="3046" w:author="Client" w:date="2023-02-06T18:03:00Z">
              <w:r w:rsidDel="00317F55">
                <w:rPr>
                  <w:rFonts w:ascii="Times New Roman" w:hAnsi="Times New Roman" w:cs="Times New Roman"/>
                  <w:b/>
                  <w:sz w:val="24"/>
                </w:rPr>
                <w:delText>Verbal Interpretation</w:delText>
              </w:r>
            </w:del>
          </w:p>
        </w:tc>
      </w:tr>
      <w:tr w:rsidR="00C100EA" w:rsidRPr="00D92123" w:rsidDel="00317F55" w14:paraId="53156709" w14:textId="3D13C1D4" w:rsidTr="003C64DB">
        <w:trPr>
          <w:del w:id="3047" w:author="Client" w:date="2023-02-06T18:03:00Z"/>
        </w:trPr>
        <w:tc>
          <w:tcPr>
            <w:tcW w:w="5568" w:type="dxa"/>
          </w:tcPr>
          <w:p w14:paraId="36982A39" w14:textId="7D0CE4A0" w:rsidR="00C100EA" w:rsidRPr="00DD7C76" w:rsidDel="00317F55" w:rsidRDefault="00C100EA" w:rsidP="003C64DB">
            <w:pPr>
              <w:tabs>
                <w:tab w:val="left" w:pos="2356"/>
              </w:tabs>
              <w:rPr>
                <w:del w:id="3048" w:author="Client" w:date="2023-02-06T18:03:00Z"/>
                <w:rFonts w:ascii="Times New Roman" w:hAnsi="Times New Roman" w:cs="Times New Roman"/>
                <w:sz w:val="24"/>
              </w:rPr>
            </w:pPr>
            <w:del w:id="3049" w:author="Client" w:date="2023-02-06T18:03:00Z">
              <w:r w:rsidDel="00317F55">
                <w:rPr>
                  <w:rFonts w:ascii="Times New Roman" w:hAnsi="Times New Roman" w:cs="Times New Roman"/>
                  <w:sz w:val="24"/>
                </w:rPr>
                <w:delText xml:space="preserve">1. </w:delText>
              </w:r>
              <w:r w:rsidRPr="00DD7C76" w:rsidDel="00317F55">
                <w:rPr>
                  <w:rFonts w:ascii="Times New Roman" w:hAnsi="Times New Roman" w:cs="Times New Roman"/>
                  <w:sz w:val="24"/>
                </w:rPr>
                <w:delText xml:space="preserve">It </w:delText>
              </w:r>
              <w:r w:rsidDel="00317F55">
                <w:rPr>
                  <w:rFonts w:ascii="Times New Roman" w:hAnsi="Times New Roman" w:cs="Times New Roman"/>
                  <w:sz w:val="24"/>
                </w:rPr>
                <w:delText>makes me identify proper marketing channels for my buyer/customers.</w:delText>
              </w:r>
            </w:del>
          </w:p>
        </w:tc>
        <w:tc>
          <w:tcPr>
            <w:tcW w:w="1798" w:type="dxa"/>
          </w:tcPr>
          <w:p w14:paraId="06989491" w14:textId="429EAF21" w:rsidR="00C100EA" w:rsidRPr="00955E80" w:rsidDel="00317F55" w:rsidRDefault="00C100EA" w:rsidP="003C64DB">
            <w:pPr>
              <w:tabs>
                <w:tab w:val="left" w:pos="2356"/>
              </w:tabs>
              <w:jc w:val="center"/>
              <w:rPr>
                <w:del w:id="3050" w:author="Client" w:date="2023-02-06T18:03:00Z"/>
                <w:rFonts w:ascii="Times New Roman" w:hAnsi="Times New Roman" w:cs="Times New Roman"/>
                <w:sz w:val="24"/>
              </w:rPr>
            </w:pPr>
            <w:del w:id="3051" w:author="Client" w:date="2023-02-06T18:03:00Z">
              <w:r w:rsidDel="00317F55">
                <w:rPr>
                  <w:rFonts w:ascii="Times New Roman" w:hAnsi="Times New Roman" w:cs="Times New Roman"/>
                  <w:sz w:val="24"/>
                </w:rPr>
                <w:delText>3.25</w:delText>
              </w:r>
            </w:del>
          </w:p>
        </w:tc>
        <w:tc>
          <w:tcPr>
            <w:tcW w:w="819" w:type="dxa"/>
          </w:tcPr>
          <w:p w14:paraId="26883992" w14:textId="1BEBB88D" w:rsidR="00C100EA" w:rsidRPr="00D92123" w:rsidDel="00317F55" w:rsidRDefault="00C100EA" w:rsidP="003C64DB">
            <w:pPr>
              <w:tabs>
                <w:tab w:val="left" w:pos="2356"/>
              </w:tabs>
              <w:jc w:val="center"/>
              <w:rPr>
                <w:del w:id="3052" w:author="Client" w:date="2023-02-06T18:03:00Z"/>
                <w:rFonts w:ascii="Times New Roman" w:hAnsi="Times New Roman" w:cs="Times New Roman"/>
                <w:sz w:val="24"/>
              </w:rPr>
            </w:pPr>
            <w:del w:id="3053" w:author="Client" w:date="2023-02-06T18:03:00Z">
              <w:r w:rsidDel="00317F55">
                <w:rPr>
                  <w:rFonts w:ascii="Times New Roman" w:hAnsi="Times New Roman" w:cs="Times New Roman"/>
                  <w:sz w:val="24"/>
                </w:rPr>
                <w:delText>Agree</w:delText>
              </w:r>
            </w:del>
          </w:p>
        </w:tc>
      </w:tr>
      <w:tr w:rsidR="00C100EA" w:rsidDel="00317F55" w14:paraId="0B57C6CC" w14:textId="47C76544" w:rsidTr="003C64DB">
        <w:trPr>
          <w:del w:id="3054" w:author="Client" w:date="2023-02-06T18:03:00Z"/>
        </w:trPr>
        <w:tc>
          <w:tcPr>
            <w:tcW w:w="5568" w:type="dxa"/>
          </w:tcPr>
          <w:p w14:paraId="771EABAB" w14:textId="70B5FE55" w:rsidR="00C100EA" w:rsidRPr="00DD7C76" w:rsidDel="00317F55" w:rsidRDefault="00C100EA" w:rsidP="003C64DB">
            <w:pPr>
              <w:rPr>
                <w:del w:id="3055" w:author="Client" w:date="2023-02-06T18:03:00Z"/>
                <w:rFonts w:ascii="Times New Roman" w:hAnsi="Times New Roman" w:cs="Times New Roman"/>
                <w:sz w:val="24"/>
                <w:szCs w:val="24"/>
              </w:rPr>
            </w:pPr>
            <w:del w:id="3056" w:author="Client" w:date="2023-02-06T18:03:00Z">
              <w:r w:rsidRPr="00DD7C76" w:rsidDel="00317F55">
                <w:rPr>
                  <w:rFonts w:ascii="Times New Roman" w:hAnsi="Times New Roman" w:cs="Times New Roman"/>
                  <w:sz w:val="24"/>
                  <w:szCs w:val="24"/>
                </w:rPr>
                <w:delText>2.</w:delText>
              </w:r>
              <w:r w:rsidDel="00317F55">
                <w:rPr>
                  <w:rFonts w:ascii="Times New Roman" w:hAnsi="Times New Roman" w:cs="Times New Roman"/>
                  <w:sz w:val="24"/>
                  <w:szCs w:val="24"/>
                </w:rPr>
                <w:delText xml:space="preserve"> </w:delText>
              </w:r>
              <w:r w:rsidRPr="00DD7C76" w:rsidDel="00317F55">
                <w:rPr>
                  <w:rFonts w:ascii="Times New Roman" w:hAnsi="Times New Roman" w:cs="Times New Roman"/>
                  <w:sz w:val="24"/>
                  <w:szCs w:val="24"/>
                </w:rPr>
                <w:delText>It</w:delText>
              </w:r>
              <w:r w:rsidDel="00317F55">
                <w:rPr>
                  <w:rFonts w:ascii="Times New Roman" w:hAnsi="Times New Roman" w:cs="Times New Roman"/>
                  <w:sz w:val="24"/>
                  <w:szCs w:val="24"/>
                </w:rPr>
                <w:delText xml:space="preserve"> can build better positioning to attract more customers for my business.</w:delText>
              </w:r>
            </w:del>
          </w:p>
        </w:tc>
        <w:tc>
          <w:tcPr>
            <w:tcW w:w="1798" w:type="dxa"/>
          </w:tcPr>
          <w:p w14:paraId="6EACB26F" w14:textId="229D117B" w:rsidR="00C100EA" w:rsidDel="00317F55" w:rsidRDefault="00C100EA" w:rsidP="003C64DB">
            <w:pPr>
              <w:pStyle w:val="ListParagraph"/>
              <w:ind w:left="0"/>
              <w:jc w:val="center"/>
              <w:rPr>
                <w:del w:id="3057" w:author="Client" w:date="2023-02-06T18:03:00Z"/>
                <w:rFonts w:ascii="Times New Roman" w:hAnsi="Times New Roman" w:cs="Times New Roman"/>
                <w:sz w:val="24"/>
                <w:szCs w:val="24"/>
              </w:rPr>
            </w:pPr>
            <w:del w:id="3058" w:author="Client" w:date="2023-02-06T18:03:00Z">
              <w:r w:rsidDel="00317F55">
                <w:rPr>
                  <w:rFonts w:ascii="Times New Roman" w:hAnsi="Times New Roman" w:cs="Times New Roman"/>
                  <w:sz w:val="24"/>
                  <w:szCs w:val="24"/>
                </w:rPr>
                <w:delText>3.26</w:delText>
              </w:r>
            </w:del>
          </w:p>
        </w:tc>
        <w:tc>
          <w:tcPr>
            <w:tcW w:w="819" w:type="dxa"/>
          </w:tcPr>
          <w:p w14:paraId="72463B24" w14:textId="6A9A9808" w:rsidR="00C100EA" w:rsidDel="00317F55" w:rsidRDefault="00C100EA" w:rsidP="003C64DB">
            <w:pPr>
              <w:pStyle w:val="ListParagraph"/>
              <w:ind w:left="0"/>
              <w:jc w:val="center"/>
              <w:rPr>
                <w:del w:id="3059" w:author="Client" w:date="2023-02-06T18:03:00Z"/>
                <w:rFonts w:ascii="Times New Roman" w:hAnsi="Times New Roman" w:cs="Times New Roman"/>
                <w:sz w:val="24"/>
                <w:szCs w:val="24"/>
              </w:rPr>
            </w:pPr>
            <w:del w:id="3060" w:author="Client" w:date="2023-02-06T18:03:00Z">
              <w:r w:rsidDel="00317F55">
                <w:rPr>
                  <w:rFonts w:ascii="Times New Roman" w:hAnsi="Times New Roman" w:cs="Times New Roman"/>
                  <w:sz w:val="24"/>
                  <w:szCs w:val="24"/>
                </w:rPr>
                <w:delText>Agree</w:delText>
              </w:r>
            </w:del>
          </w:p>
        </w:tc>
      </w:tr>
      <w:tr w:rsidR="00C100EA" w:rsidDel="00317F55" w14:paraId="00A67744" w14:textId="0CB5351A" w:rsidTr="003C64DB">
        <w:trPr>
          <w:del w:id="3061" w:author="Client" w:date="2023-02-06T18:03:00Z"/>
        </w:trPr>
        <w:tc>
          <w:tcPr>
            <w:tcW w:w="5568" w:type="dxa"/>
          </w:tcPr>
          <w:p w14:paraId="4172372F" w14:textId="1F93C355" w:rsidR="00C100EA" w:rsidDel="00317F55" w:rsidRDefault="00C100EA" w:rsidP="003C64DB">
            <w:pPr>
              <w:pStyle w:val="ListParagraph"/>
              <w:tabs>
                <w:tab w:val="left" w:pos="288"/>
              </w:tabs>
              <w:ind w:left="0"/>
              <w:rPr>
                <w:del w:id="3062" w:author="Client" w:date="2023-02-06T18:03:00Z"/>
                <w:rFonts w:ascii="Times New Roman" w:hAnsi="Times New Roman" w:cs="Times New Roman"/>
                <w:sz w:val="24"/>
                <w:szCs w:val="24"/>
              </w:rPr>
            </w:pPr>
            <w:del w:id="3063" w:author="Client" w:date="2023-02-06T18:03:00Z">
              <w:r w:rsidDel="00317F55">
                <w:rPr>
                  <w:rFonts w:ascii="Times New Roman" w:hAnsi="Times New Roman" w:cs="Times New Roman"/>
                  <w:sz w:val="24"/>
                  <w:szCs w:val="24"/>
                </w:rPr>
                <w:delText>3. It can enable me to find the right approach for my target market.</w:delText>
              </w:r>
              <w:r w:rsidDel="00317F55">
                <w:rPr>
                  <w:rFonts w:ascii="Times New Roman" w:hAnsi="Times New Roman" w:cs="Times New Roman"/>
                  <w:sz w:val="24"/>
                  <w:szCs w:val="24"/>
                </w:rPr>
                <w:tab/>
              </w:r>
            </w:del>
          </w:p>
        </w:tc>
        <w:tc>
          <w:tcPr>
            <w:tcW w:w="1798" w:type="dxa"/>
          </w:tcPr>
          <w:p w14:paraId="55BBCCF5" w14:textId="1D824B3A" w:rsidR="00C100EA" w:rsidDel="00317F55" w:rsidRDefault="00C100EA" w:rsidP="003C64DB">
            <w:pPr>
              <w:pStyle w:val="ListParagraph"/>
              <w:ind w:left="0"/>
              <w:jc w:val="center"/>
              <w:rPr>
                <w:del w:id="3064" w:author="Client" w:date="2023-02-06T18:03:00Z"/>
                <w:rFonts w:ascii="Times New Roman" w:hAnsi="Times New Roman" w:cs="Times New Roman"/>
                <w:sz w:val="24"/>
                <w:szCs w:val="24"/>
              </w:rPr>
            </w:pPr>
            <w:del w:id="3065" w:author="Client" w:date="2023-02-06T18:03:00Z">
              <w:r w:rsidDel="00317F55">
                <w:rPr>
                  <w:rFonts w:ascii="Times New Roman" w:hAnsi="Times New Roman" w:cs="Times New Roman"/>
                  <w:sz w:val="24"/>
                  <w:szCs w:val="24"/>
                </w:rPr>
                <w:delText>3.51</w:delText>
              </w:r>
            </w:del>
          </w:p>
        </w:tc>
        <w:tc>
          <w:tcPr>
            <w:tcW w:w="819" w:type="dxa"/>
          </w:tcPr>
          <w:p w14:paraId="20B2A667" w14:textId="729301B3" w:rsidR="00C100EA" w:rsidDel="00317F55" w:rsidRDefault="00C100EA" w:rsidP="003C64DB">
            <w:pPr>
              <w:pStyle w:val="ListParagraph"/>
              <w:ind w:left="0"/>
              <w:jc w:val="center"/>
              <w:rPr>
                <w:del w:id="3066" w:author="Client" w:date="2023-02-06T18:03:00Z"/>
                <w:rFonts w:ascii="Times New Roman" w:hAnsi="Times New Roman" w:cs="Times New Roman"/>
                <w:sz w:val="24"/>
                <w:szCs w:val="24"/>
              </w:rPr>
            </w:pPr>
            <w:del w:id="3067" w:author="Client" w:date="2023-02-06T18:03:00Z">
              <w:r w:rsidDel="00317F55">
                <w:rPr>
                  <w:rFonts w:ascii="Times New Roman" w:hAnsi="Times New Roman" w:cs="Times New Roman"/>
                  <w:sz w:val="24"/>
                  <w:szCs w:val="24"/>
                </w:rPr>
                <w:delText>Agree</w:delText>
              </w:r>
            </w:del>
          </w:p>
        </w:tc>
      </w:tr>
      <w:tr w:rsidR="00C100EA" w:rsidDel="00317F55" w14:paraId="5BE35B2B" w14:textId="6E2A3F3F" w:rsidTr="003C64DB">
        <w:trPr>
          <w:del w:id="3068" w:author="Client" w:date="2023-02-06T18:03:00Z"/>
        </w:trPr>
        <w:tc>
          <w:tcPr>
            <w:tcW w:w="5568" w:type="dxa"/>
          </w:tcPr>
          <w:p w14:paraId="0D3A27E0" w14:textId="3798DD18" w:rsidR="00C100EA" w:rsidDel="00317F55" w:rsidRDefault="00C100EA" w:rsidP="003C64DB">
            <w:pPr>
              <w:pStyle w:val="ListParagraph"/>
              <w:ind w:left="0"/>
              <w:rPr>
                <w:del w:id="3069" w:author="Client" w:date="2023-02-06T18:03:00Z"/>
                <w:rFonts w:ascii="Times New Roman" w:hAnsi="Times New Roman" w:cs="Times New Roman"/>
                <w:sz w:val="24"/>
                <w:szCs w:val="24"/>
              </w:rPr>
            </w:pPr>
            <w:del w:id="3070" w:author="Client" w:date="2023-02-06T18:03:00Z">
              <w:r w:rsidDel="00317F55">
                <w:rPr>
                  <w:rFonts w:ascii="Times New Roman" w:hAnsi="Times New Roman" w:cs="Times New Roman"/>
                  <w:sz w:val="24"/>
                  <w:szCs w:val="24"/>
                </w:rPr>
                <w:delText>4. It can reveal the needs of my target market.</w:delText>
              </w:r>
            </w:del>
          </w:p>
        </w:tc>
        <w:tc>
          <w:tcPr>
            <w:tcW w:w="1798" w:type="dxa"/>
          </w:tcPr>
          <w:p w14:paraId="0B186A63" w14:textId="425F1ADA" w:rsidR="00C100EA" w:rsidDel="00317F55" w:rsidRDefault="00C100EA" w:rsidP="003C64DB">
            <w:pPr>
              <w:pStyle w:val="ListParagraph"/>
              <w:ind w:left="0"/>
              <w:jc w:val="center"/>
              <w:rPr>
                <w:del w:id="3071" w:author="Client" w:date="2023-02-06T18:03:00Z"/>
                <w:rFonts w:ascii="Times New Roman" w:hAnsi="Times New Roman" w:cs="Times New Roman"/>
                <w:sz w:val="24"/>
                <w:szCs w:val="24"/>
              </w:rPr>
            </w:pPr>
            <w:del w:id="3072" w:author="Client" w:date="2023-02-06T18:03:00Z">
              <w:r w:rsidDel="00317F55">
                <w:rPr>
                  <w:rFonts w:ascii="Times New Roman" w:hAnsi="Times New Roman" w:cs="Times New Roman"/>
                  <w:sz w:val="24"/>
                  <w:szCs w:val="24"/>
                </w:rPr>
                <w:delText>3.37</w:delText>
              </w:r>
            </w:del>
          </w:p>
        </w:tc>
        <w:tc>
          <w:tcPr>
            <w:tcW w:w="819" w:type="dxa"/>
          </w:tcPr>
          <w:p w14:paraId="42B604CF" w14:textId="73A0780B" w:rsidR="00C100EA" w:rsidDel="00317F55" w:rsidRDefault="00C100EA" w:rsidP="003C64DB">
            <w:pPr>
              <w:pStyle w:val="ListParagraph"/>
              <w:ind w:left="0"/>
              <w:jc w:val="center"/>
              <w:rPr>
                <w:del w:id="3073" w:author="Client" w:date="2023-02-06T18:03:00Z"/>
                <w:rFonts w:ascii="Times New Roman" w:hAnsi="Times New Roman" w:cs="Times New Roman"/>
                <w:sz w:val="24"/>
                <w:szCs w:val="24"/>
              </w:rPr>
            </w:pPr>
            <w:del w:id="3074" w:author="Client" w:date="2023-02-06T18:03:00Z">
              <w:r w:rsidDel="00317F55">
                <w:rPr>
                  <w:rFonts w:ascii="Times New Roman" w:hAnsi="Times New Roman" w:cs="Times New Roman"/>
                  <w:sz w:val="24"/>
                  <w:szCs w:val="24"/>
                </w:rPr>
                <w:delText>Agree</w:delText>
              </w:r>
            </w:del>
          </w:p>
        </w:tc>
      </w:tr>
      <w:tr w:rsidR="00C100EA" w:rsidDel="00317F55" w14:paraId="7F193F4B" w14:textId="0F6F7C94" w:rsidTr="003C64DB">
        <w:trPr>
          <w:del w:id="3075" w:author="Client" w:date="2023-02-06T18:03:00Z"/>
        </w:trPr>
        <w:tc>
          <w:tcPr>
            <w:tcW w:w="5568" w:type="dxa"/>
          </w:tcPr>
          <w:p w14:paraId="3C2D5A3C" w14:textId="73D4B454" w:rsidR="00C100EA" w:rsidDel="00317F55" w:rsidRDefault="00C100EA" w:rsidP="003C64DB">
            <w:pPr>
              <w:pStyle w:val="ListParagraph"/>
              <w:ind w:left="0"/>
              <w:rPr>
                <w:del w:id="3076" w:author="Client" w:date="2023-02-06T18:03:00Z"/>
                <w:rFonts w:ascii="Times New Roman" w:hAnsi="Times New Roman" w:cs="Times New Roman"/>
                <w:sz w:val="24"/>
                <w:szCs w:val="24"/>
              </w:rPr>
            </w:pPr>
            <w:del w:id="3077" w:author="Client" w:date="2023-02-06T18:03:00Z">
              <w:r w:rsidDel="00317F55">
                <w:rPr>
                  <w:rFonts w:ascii="Times New Roman" w:hAnsi="Times New Roman" w:cs="Times New Roman"/>
                  <w:sz w:val="24"/>
                  <w:szCs w:val="24"/>
                </w:rPr>
                <w:delText>5. It can help me discover the market potential of  my business.</w:delText>
              </w:r>
            </w:del>
          </w:p>
        </w:tc>
        <w:tc>
          <w:tcPr>
            <w:tcW w:w="1798" w:type="dxa"/>
          </w:tcPr>
          <w:p w14:paraId="32EB92EE" w14:textId="06161C99" w:rsidR="00C100EA" w:rsidDel="00317F55" w:rsidRDefault="00C100EA" w:rsidP="003C64DB">
            <w:pPr>
              <w:pStyle w:val="ListParagraph"/>
              <w:ind w:left="0"/>
              <w:jc w:val="center"/>
              <w:rPr>
                <w:del w:id="3078" w:author="Client" w:date="2023-02-06T18:03:00Z"/>
                <w:rFonts w:ascii="Times New Roman" w:hAnsi="Times New Roman" w:cs="Times New Roman"/>
                <w:sz w:val="24"/>
                <w:szCs w:val="24"/>
              </w:rPr>
            </w:pPr>
            <w:del w:id="3079" w:author="Client" w:date="2023-02-06T18:03:00Z">
              <w:r w:rsidDel="00317F55">
                <w:rPr>
                  <w:rFonts w:ascii="Times New Roman" w:hAnsi="Times New Roman" w:cs="Times New Roman"/>
                  <w:sz w:val="24"/>
                  <w:szCs w:val="24"/>
                </w:rPr>
                <w:delText>3.51</w:delText>
              </w:r>
            </w:del>
          </w:p>
        </w:tc>
        <w:tc>
          <w:tcPr>
            <w:tcW w:w="819" w:type="dxa"/>
          </w:tcPr>
          <w:p w14:paraId="127073DA" w14:textId="3F2527AA" w:rsidR="00C100EA" w:rsidDel="00317F55" w:rsidRDefault="00C100EA" w:rsidP="003C64DB">
            <w:pPr>
              <w:pStyle w:val="ListParagraph"/>
              <w:ind w:left="0"/>
              <w:jc w:val="center"/>
              <w:rPr>
                <w:del w:id="3080" w:author="Client" w:date="2023-02-06T18:03:00Z"/>
                <w:rFonts w:ascii="Times New Roman" w:hAnsi="Times New Roman" w:cs="Times New Roman"/>
                <w:sz w:val="24"/>
                <w:szCs w:val="24"/>
              </w:rPr>
            </w:pPr>
            <w:del w:id="3081" w:author="Client" w:date="2023-02-06T18:03:00Z">
              <w:r w:rsidDel="00317F55">
                <w:rPr>
                  <w:rFonts w:ascii="Times New Roman" w:hAnsi="Times New Roman" w:cs="Times New Roman"/>
                  <w:sz w:val="24"/>
                  <w:szCs w:val="24"/>
                </w:rPr>
                <w:delText>Agree</w:delText>
              </w:r>
            </w:del>
          </w:p>
        </w:tc>
      </w:tr>
      <w:tr w:rsidR="00C100EA" w:rsidDel="00317F55" w14:paraId="0863FC78" w14:textId="3D63E71A" w:rsidTr="003C64DB">
        <w:trPr>
          <w:del w:id="3082" w:author="Client" w:date="2023-02-06T18:03:00Z"/>
        </w:trPr>
        <w:tc>
          <w:tcPr>
            <w:tcW w:w="5568" w:type="dxa"/>
          </w:tcPr>
          <w:p w14:paraId="069E1CEE" w14:textId="148FBCF5" w:rsidR="00C100EA" w:rsidRPr="00904F89" w:rsidDel="00317F55" w:rsidRDefault="00C100EA" w:rsidP="003C64DB">
            <w:pPr>
              <w:pStyle w:val="ListParagraph"/>
              <w:ind w:left="0"/>
              <w:rPr>
                <w:del w:id="3083" w:author="Client" w:date="2023-02-06T18:03:00Z"/>
                <w:rFonts w:ascii="Times New Roman" w:hAnsi="Times New Roman"/>
                <w:b/>
                <w:bCs/>
                <w:sz w:val="24"/>
                <w:szCs w:val="24"/>
              </w:rPr>
            </w:pPr>
            <w:del w:id="3084" w:author="Client" w:date="2023-02-06T18:03:00Z">
              <w:r w:rsidDel="00317F55">
                <w:rPr>
                  <w:rFonts w:ascii="Times New Roman" w:hAnsi="Times New Roman"/>
                  <w:b/>
                  <w:bCs/>
                  <w:sz w:val="24"/>
                  <w:szCs w:val="24"/>
                </w:rPr>
                <w:delText>Granted Weighted Mean</w:delText>
              </w:r>
            </w:del>
          </w:p>
        </w:tc>
        <w:tc>
          <w:tcPr>
            <w:tcW w:w="1798" w:type="dxa"/>
          </w:tcPr>
          <w:p w14:paraId="7AC89386" w14:textId="2E5F3E2F" w:rsidR="00C100EA" w:rsidDel="00317F55" w:rsidRDefault="00C100EA" w:rsidP="003C64DB">
            <w:pPr>
              <w:pStyle w:val="ListParagraph"/>
              <w:ind w:left="0"/>
              <w:jc w:val="center"/>
              <w:rPr>
                <w:del w:id="3085" w:author="Client" w:date="2023-02-06T18:03:00Z"/>
                <w:rFonts w:ascii="Times New Roman" w:hAnsi="Times New Roman"/>
                <w:sz w:val="24"/>
                <w:szCs w:val="24"/>
              </w:rPr>
            </w:pPr>
            <w:del w:id="3086" w:author="Client" w:date="2023-02-06T18:03:00Z">
              <w:r w:rsidDel="00317F55">
                <w:rPr>
                  <w:rFonts w:ascii="Times New Roman" w:hAnsi="Times New Roman"/>
                  <w:sz w:val="24"/>
                  <w:szCs w:val="24"/>
                </w:rPr>
                <w:fldChar w:fldCharType="begin"/>
              </w:r>
              <w:r w:rsidDel="00317F55">
                <w:rPr>
                  <w:rFonts w:ascii="Times New Roman" w:hAnsi="Times New Roman"/>
                  <w:sz w:val="24"/>
                  <w:szCs w:val="24"/>
                </w:rPr>
                <w:delInstrText xml:space="preserve"> =SUM(ABOVE) \# "#,##0" </w:delInstrText>
              </w:r>
              <w:r w:rsidDel="00317F55">
                <w:rPr>
                  <w:rFonts w:ascii="Times New Roman" w:hAnsi="Times New Roman"/>
                  <w:sz w:val="24"/>
                  <w:szCs w:val="24"/>
                </w:rPr>
                <w:fldChar w:fldCharType="separate"/>
              </w:r>
              <w:r w:rsidDel="00317F55">
                <w:rPr>
                  <w:rFonts w:ascii="Times New Roman" w:hAnsi="Times New Roman"/>
                  <w:noProof/>
                  <w:sz w:val="24"/>
                  <w:szCs w:val="24"/>
                </w:rPr>
                <w:delText xml:space="preserve">  3.40</w:delText>
              </w:r>
              <w:r w:rsidDel="00317F55">
                <w:rPr>
                  <w:rFonts w:ascii="Times New Roman" w:hAnsi="Times New Roman"/>
                  <w:sz w:val="24"/>
                  <w:szCs w:val="24"/>
                </w:rPr>
                <w:fldChar w:fldCharType="end"/>
              </w:r>
            </w:del>
          </w:p>
        </w:tc>
        <w:tc>
          <w:tcPr>
            <w:tcW w:w="819" w:type="dxa"/>
          </w:tcPr>
          <w:p w14:paraId="7BD07D4D" w14:textId="5C3D7950" w:rsidR="00C100EA" w:rsidDel="00317F55" w:rsidRDefault="00C100EA" w:rsidP="003C64DB">
            <w:pPr>
              <w:pStyle w:val="ListParagraph"/>
              <w:ind w:left="0"/>
              <w:jc w:val="center"/>
              <w:rPr>
                <w:del w:id="3087" w:author="Client" w:date="2023-02-06T18:03:00Z"/>
                <w:rFonts w:ascii="Times New Roman" w:hAnsi="Times New Roman"/>
                <w:sz w:val="24"/>
                <w:szCs w:val="24"/>
              </w:rPr>
            </w:pPr>
            <w:del w:id="3088" w:author="Client" w:date="2023-02-06T18:03:00Z">
              <w:r w:rsidDel="00317F55">
                <w:rPr>
                  <w:rFonts w:ascii="Times New Roman" w:hAnsi="Times New Roman"/>
                  <w:sz w:val="24"/>
                  <w:szCs w:val="24"/>
                </w:rPr>
                <w:delText>Agree</w:delText>
              </w:r>
            </w:del>
          </w:p>
        </w:tc>
      </w:tr>
    </w:tbl>
    <w:p w14:paraId="7ED9470E" w14:textId="3CA59FA5" w:rsidR="00C100EA" w:rsidDel="00317F55" w:rsidRDefault="00C100EA" w:rsidP="00C100EA">
      <w:pPr>
        <w:spacing w:line="480" w:lineRule="auto"/>
        <w:jc w:val="both"/>
        <w:rPr>
          <w:del w:id="3089" w:author="Client" w:date="2023-02-06T18:03:00Z"/>
          <w:rFonts w:ascii="Times New Roman" w:eastAsia="Times New Roman" w:hAnsi="Times New Roman"/>
          <w:b/>
          <w:bCs/>
          <w:color w:val="000000"/>
          <w:sz w:val="24"/>
          <w:szCs w:val="24"/>
        </w:rPr>
      </w:pPr>
    </w:p>
    <w:p w14:paraId="7087DE84" w14:textId="49AD19DF" w:rsidR="00C100EA" w:rsidDel="00317F55" w:rsidRDefault="00C100EA" w:rsidP="00C100EA">
      <w:pPr>
        <w:spacing w:line="480" w:lineRule="auto"/>
        <w:jc w:val="both"/>
        <w:rPr>
          <w:del w:id="3090" w:author="Client" w:date="2023-02-06T18:03:00Z"/>
          <w:rFonts w:ascii="Times New Roman" w:eastAsia="Times New Roman" w:hAnsi="Times New Roman"/>
          <w:color w:val="000000"/>
          <w:sz w:val="24"/>
          <w:szCs w:val="24"/>
        </w:rPr>
      </w:pPr>
      <w:del w:id="3091" w:author="Client" w:date="2023-02-06T18:03:00Z">
        <w:r w:rsidDel="00317F55">
          <w:rPr>
            <w:rFonts w:ascii="Times New Roman" w:eastAsia="Times New Roman" w:hAnsi="Times New Roman"/>
            <w:b/>
            <w:bCs/>
            <w:color w:val="000000"/>
            <w:sz w:val="24"/>
            <w:szCs w:val="24"/>
          </w:rPr>
          <w:tab/>
        </w:r>
        <w:r w:rsidDel="00317F55">
          <w:rPr>
            <w:rFonts w:ascii="Times New Roman" w:eastAsia="Times New Roman" w:hAnsi="Times New Roman"/>
            <w:color w:val="000000"/>
            <w:sz w:val="24"/>
            <w:szCs w:val="24"/>
          </w:rPr>
          <w:delText xml:space="preserve">Table 4 shows the gathered weighted mean data of 3.51, 3.37, 3.26, 3.25 with theverbal interpretation of agree. The table states </w:delText>
        </w:r>
        <w:bookmarkStart w:id="3092" w:name="_Hlk125997722"/>
        <w:r w:rsidDel="00317F55">
          <w:rPr>
            <w:rFonts w:ascii="Times New Roman" w:eastAsia="Times New Roman" w:hAnsi="Times New Roman"/>
            <w:color w:val="000000"/>
            <w:sz w:val="24"/>
            <w:szCs w:val="24"/>
          </w:rPr>
          <w:delText xml:space="preserve">that marketing innovation makes identify proper marketing channels for buyers, can build better positioning to attract more customers for my business, can enable to find the right approach to target market, can reveal the needs of target market, can help to discover the market potential of my business. </w:delText>
        </w:r>
        <w:bookmarkEnd w:id="3092"/>
        <w:r w:rsidDel="00317F55">
          <w:rPr>
            <w:rFonts w:ascii="Times New Roman" w:eastAsia="Times New Roman" w:hAnsi="Times New Roman"/>
            <w:color w:val="000000"/>
            <w:sz w:val="24"/>
            <w:szCs w:val="24"/>
          </w:rPr>
          <w:delText>It is mostly agreed for the business target market by the respondents. Marketing innovation is importat for the business and for its target market.</w:delText>
        </w:r>
        <w:r w:rsidDel="00317F55">
          <w:rPr>
            <w:rFonts w:ascii="Times New Roman" w:eastAsia="Times New Roman" w:hAnsi="Times New Roman"/>
            <w:color w:val="000000"/>
            <w:sz w:val="24"/>
            <w:szCs w:val="24"/>
          </w:rPr>
          <w:tab/>
        </w:r>
      </w:del>
    </w:p>
    <w:p w14:paraId="277066AA" w14:textId="0D1566D1" w:rsidR="00C100EA" w:rsidRPr="00904F89" w:rsidDel="00317F55" w:rsidRDefault="00C100EA" w:rsidP="00C100EA">
      <w:pPr>
        <w:spacing w:line="480" w:lineRule="auto"/>
        <w:ind w:firstLine="720"/>
        <w:jc w:val="both"/>
        <w:rPr>
          <w:del w:id="3093" w:author="Client" w:date="2023-02-06T18:03:00Z"/>
          <w:rFonts w:ascii="Times New Roman" w:eastAsia="Times New Roman" w:hAnsi="Times New Roman"/>
          <w:color w:val="000000"/>
          <w:sz w:val="24"/>
          <w:szCs w:val="24"/>
        </w:rPr>
      </w:pPr>
      <w:del w:id="3094" w:author="Client" w:date="2023-02-06T18:03:00Z">
        <w:r w:rsidRPr="00904F89" w:rsidDel="00317F55">
          <w:rPr>
            <w:rFonts w:ascii="Times New Roman" w:eastAsia="Times New Roman" w:hAnsi="Times New Roman"/>
            <w:color w:val="000000"/>
            <w:sz w:val="24"/>
            <w:szCs w:val="24"/>
          </w:rPr>
          <w:delText>Additionally, this study helped to clarify that the differing Marketing Innovation Index values had no bearing on the outcomes because they were equivalent when a dummy variable (innovated/not innovated in marketing) was employed as the dependent variable. When we evaluate the four levels of marketing innovation (design, distribution, advertising, and price), we find that the elements are helpful in determining whether Portuguese businesses innovate in marketing or not.  (Patricia Monteiro et al, 2019.)</w:delText>
        </w:r>
      </w:del>
    </w:p>
    <w:p w14:paraId="1E1F5337" w14:textId="2E46AFDA" w:rsidR="00C100EA" w:rsidDel="00317F55" w:rsidRDefault="00C100EA" w:rsidP="00C100EA">
      <w:pPr>
        <w:spacing w:line="480" w:lineRule="auto"/>
        <w:jc w:val="center"/>
        <w:rPr>
          <w:del w:id="3095" w:author="Client" w:date="2023-02-06T18:03:00Z"/>
          <w:rFonts w:ascii="Times New Roman" w:hAnsi="Times New Roman"/>
          <w:b/>
          <w:sz w:val="24"/>
          <w:szCs w:val="24"/>
        </w:rPr>
      </w:pPr>
      <w:del w:id="3096" w:author="Client" w:date="2023-02-06T18:03:00Z">
        <w:r w:rsidDel="00317F55">
          <w:rPr>
            <w:rFonts w:ascii="Times New Roman" w:hAnsi="Times New Roman"/>
            <w:b/>
            <w:sz w:val="24"/>
            <w:szCs w:val="24"/>
          </w:rPr>
          <w:delText>II. Is there a significant relationship between the importance of business innovation to target market?</w:delText>
        </w:r>
      </w:del>
    </w:p>
    <w:p w14:paraId="32C81516" w14:textId="4EC64872" w:rsidR="00C100EA" w:rsidDel="00317F55" w:rsidRDefault="00C100EA" w:rsidP="00C100EA">
      <w:pPr>
        <w:tabs>
          <w:tab w:val="left" w:pos="2371"/>
        </w:tabs>
        <w:jc w:val="center"/>
        <w:rPr>
          <w:del w:id="3097" w:author="Client" w:date="2023-02-06T18:03:00Z"/>
          <w:rFonts w:ascii="Times New Roman" w:hAnsi="Times New Roman"/>
          <w:b/>
          <w:sz w:val="24"/>
          <w:szCs w:val="24"/>
        </w:rPr>
      </w:pPr>
      <w:del w:id="3098" w:author="Client" w:date="2023-02-06T18:03:00Z">
        <w:r w:rsidDel="00317F55">
          <w:rPr>
            <w:rFonts w:ascii="Times New Roman" w:hAnsi="Times New Roman"/>
            <w:b/>
            <w:sz w:val="24"/>
            <w:szCs w:val="24"/>
          </w:rPr>
          <w:delText>Table 5</w:delText>
        </w:r>
      </w:del>
    </w:p>
    <w:p w14:paraId="40DDB7FF" w14:textId="4E649409" w:rsidR="00C100EA" w:rsidDel="00317F55" w:rsidRDefault="00C100EA" w:rsidP="00C100EA">
      <w:pPr>
        <w:tabs>
          <w:tab w:val="left" w:pos="2371"/>
        </w:tabs>
        <w:jc w:val="center"/>
        <w:rPr>
          <w:del w:id="3099" w:author="Client" w:date="2023-02-06T18:03:00Z"/>
          <w:rFonts w:ascii="Times New Roman" w:hAnsi="Times New Roman"/>
          <w:sz w:val="24"/>
          <w:szCs w:val="24"/>
        </w:rPr>
      </w:pPr>
      <w:del w:id="3100" w:author="Client" w:date="2023-02-06T18:03:00Z">
        <w:r w:rsidDel="00317F55">
          <w:rPr>
            <w:rFonts w:ascii="Times New Roman" w:hAnsi="Times New Roman"/>
            <w:sz w:val="24"/>
            <w:szCs w:val="24"/>
          </w:rPr>
          <w:delText>Significant relationship between the importance of business innovation to target market</w:delText>
        </w:r>
      </w:del>
    </w:p>
    <w:p w14:paraId="14E884A9" w14:textId="03900679" w:rsidR="00C100EA" w:rsidDel="00317F55" w:rsidRDefault="00C100EA" w:rsidP="00C100EA">
      <w:pPr>
        <w:tabs>
          <w:tab w:val="left" w:pos="2371"/>
        </w:tabs>
        <w:jc w:val="center"/>
        <w:rPr>
          <w:del w:id="3101" w:author="Client" w:date="2023-02-06T18:03:00Z"/>
          <w:rFonts w:ascii="Times New Roman" w:hAnsi="Times New Roman"/>
          <w:sz w:val="24"/>
          <w:szCs w:val="24"/>
        </w:rPr>
      </w:pPr>
    </w:p>
    <w:tbl>
      <w:tblPr>
        <w:tblStyle w:val="TableGrid"/>
        <w:tblW w:w="8385" w:type="dxa"/>
        <w:tblLayout w:type="fixed"/>
        <w:tblLook w:val="04A0" w:firstRow="1" w:lastRow="0" w:firstColumn="1" w:lastColumn="0" w:noHBand="0" w:noVBand="1"/>
      </w:tblPr>
      <w:tblGrid>
        <w:gridCol w:w="1413"/>
        <w:gridCol w:w="761"/>
        <w:gridCol w:w="637"/>
        <w:gridCol w:w="865"/>
        <w:gridCol w:w="756"/>
        <w:gridCol w:w="783"/>
        <w:gridCol w:w="810"/>
        <w:gridCol w:w="1080"/>
        <w:gridCol w:w="1280"/>
      </w:tblGrid>
      <w:tr w:rsidR="00C100EA" w:rsidDel="00317F55" w14:paraId="4398AA51" w14:textId="1CA53136" w:rsidTr="003C64DB">
        <w:trPr>
          <w:trHeight w:val="886"/>
          <w:del w:id="3102" w:author="Client" w:date="2023-02-06T18:03:00Z"/>
        </w:trPr>
        <w:tc>
          <w:tcPr>
            <w:tcW w:w="1413" w:type="dxa"/>
          </w:tcPr>
          <w:p w14:paraId="373604C3" w14:textId="23940972" w:rsidR="00C100EA" w:rsidDel="00317F55" w:rsidRDefault="00C100EA" w:rsidP="003C64DB">
            <w:pPr>
              <w:tabs>
                <w:tab w:val="left" w:pos="2371"/>
              </w:tabs>
              <w:jc w:val="center"/>
              <w:rPr>
                <w:del w:id="3103" w:author="Client" w:date="2023-02-06T18:03:00Z"/>
                <w:rFonts w:ascii="Times New Roman" w:hAnsi="Times New Roman" w:cs="Times New Roman"/>
                <w:sz w:val="24"/>
                <w:szCs w:val="24"/>
              </w:rPr>
            </w:pPr>
            <w:del w:id="3104" w:author="Client" w:date="2023-02-06T18:03:00Z">
              <w:r w:rsidDel="00317F55">
                <w:rPr>
                  <w:rFonts w:ascii="Times New Roman" w:hAnsi="Times New Roman" w:cs="Times New Roman"/>
                  <w:sz w:val="24"/>
                  <w:szCs w:val="24"/>
                </w:rPr>
                <w:delText>The Importance of Business Innovation</w:delText>
              </w:r>
            </w:del>
          </w:p>
        </w:tc>
        <w:tc>
          <w:tcPr>
            <w:tcW w:w="761" w:type="dxa"/>
          </w:tcPr>
          <w:p w14:paraId="2E617D9D" w14:textId="5595C733" w:rsidR="00C100EA" w:rsidDel="00317F55" w:rsidRDefault="00C100EA" w:rsidP="003C64DB">
            <w:pPr>
              <w:tabs>
                <w:tab w:val="left" w:pos="2371"/>
              </w:tabs>
              <w:jc w:val="center"/>
              <w:rPr>
                <w:del w:id="3105" w:author="Client" w:date="2023-02-06T18:03:00Z"/>
                <w:rFonts w:ascii="Times New Roman" w:hAnsi="Times New Roman" w:cs="Times New Roman"/>
                <w:sz w:val="24"/>
                <w:szCs w:val="24"/>
              </w:rPr>
            </w:pPr>
            <w:del w:id="3106" w:author="Client" w:date="2023-02-06T18:03:00Z">
              <w:r w:rsidDel="00317F55">
                <w:rPr>
                  <w:rFonts w:ascii="Times New Roman" w:hAnsi="Times New Roman" w:cs="Times New Roman"/>
                  <w:sz w:val="24"/>
                  <w:szCs w:val="24"/>
                </w:rPr>
                <w:delText>SS</w:delText>
              </w:r>
            </w:del>
          </w:p>
        </w:tc>
        <w:tc>
          <w:tcPr>
            <w:tcW w:w="637" w:type="dxa"/>
          </w:tcPr>
          <w:p w14:paraId="6D1CC287" w14:textId="3ED2D51C" w:rsidR="00C100EA" w:rsidDel="00317F55" w:rsidRDefault="00C100EA" w:rsidP="003C64DB">
            <w:pPr>
              <w:tabs>
                <w:tab w:val="left" w:pos="2371"/>
              </w:tabs>
              <w:jc w:val="center"/>
              <w:rPr>
                <w:del w:id="3107" w:author="Client" w:date="2023-02-06T18:03:00Z"/>
                <w:rFonts w:ascii="Times New Roman" w:hAnsi="Times New Roman" w:cs="Times New Roman"/>
                <w:sz w:val="24"/>
                <w:szCs w:val="24"/>
              </w:rPr>
            </w:pPr>
            <w:del w:id="3108" w:author="Client" w:date="2023-02-06T18:03:00Z">
              <w:r w:rsidDel="00317F55">
                <w:rPr>
                  <w:rFonts w:ascii="Times New Roman" w:hAnsi="Times New Roman" w:cs="Times New Roman"/>
                  <w:sz w:val="24"/>
                  <w:szCs w:val="24"/>
                </w:rPr>
                <w:delText>df</w:delText>
              </w:r>
            </w:del>
          </w:p>
        </w:tc>
        <w:tc>
          <w:tcPr>
            <w:tcW w:w="865" w:type="dxa"/>
          </w:tcPr>
          <w:p w14:paraId="035FB4BA" w14:textId="5B4CFABB" w:rsidR="00C100EA" w:rsidDel="00317F55" w:rsidRDefault="00C100EA" w:rsidP="003C64DB">
            <w:pPr>
              <w:tabs>
                <w:tab w:val="left" w:pos="2371"/>
              </w:tabs>
              <w:rPr>
                <w:del w:id="3109" w:author="Client" w:date="2023-02-06T18:03:00Z"/>
                <w:rFonts w:ascii="Times New Roman" w:hAnsi="Times New Roman" w:cs="Times New Roman"/>
                <w:sz w:val="24"/>
                <w:szCs w:val="24"/>
              </w:rPr>
            </w:pPr>
            <w:del w:id="3110" w:author="Client" w:date="2023-02-06T18:03:00Z">
              <w:r w:rsidDel="00317F55">
                <w:rPr>
                  <w:rFonts w:ascii="Times New Roman" w:hAnsi="Times New Roman" w:cs="Times New Roman"/>
                  <w:sz w:val="24"/>
                  <w:szCs w:val="24"/>
                </w:rPr>
                <w:delText>MS</w:delText>
              </w:r>
            </w:del>
          </w:p>
        </w:tc>
        <w:tc>
          <w:tcPr>
            <w:tcW w:w="756" w:type="dxa"/>
          </w:tcPr>
          <w:p w14:paraId="09A4E478" w14:textId="146A873E" w:rsidR="00C100EA" w:rsidDel="00317F55" w:rsidRDefault="00C100EA" w:rsidP="003C64DB">
            <w:pPr>
              <w:tabs>
                <w:tab w:val="left" w:pos="2371"/>
              </w:tabs>
              <w:jc w:val="center"/>
              <w:rPr>
                <w:del w:id="3111" w:author="Client" w:date="2023-02-06T18:03:00Z"/>
                <w:rFonts w:ascii="Times New Roman" w:hAnsi="Times New Roman" w:cs="Times New Roman"/>
                <w:sz w:val="24"/>
                <w:szCs w:val="24"/>
              </w:rPr>
            </w:pPr>
            <w:del w:id="3112" w:author="Client" w:date="2023-02-06T18:03:00Z">
              <w:r w:rsidDel="00317F55">
                <w:rPr>
                  <w:rFonts w:ascii="Times New Roman" w:hAnsi="Times New Roman" w:cs="Times New Roman"/>
                  <w:sz w:val="24"/>
                  <w:szCs w:val="24"/>
                </w:rPr>
                <w:delText>F</w:delText>
              </w:r>
            </w:del>
          </w:p>
        </w:tc>
        <w:tc>
          <w:tcPr>
            <w:tcW w:w="783" w:type="dxa"/>
          </w:tcPr>
          <w:p w14:paraId="15DD791B" w14:textId="1D2C89BE" w:rsidR="00C100EA" w:rsidDel="00317F55" w:rsidRDefault="00C100EA" w:rsidP="003C64DB">
            <w:pPr>
              <w:tabs>
                <w:tab w:val="left" w:pos="2371"/>
              </w:tabs>
              <w:rPr>
                <w:del w:id="3113" w:author="Client" w:date="2023-02-06T18:03:00Z"/>
                <w:rFonts w:ascii="Times New Roman" w:hAnsi="Times New Roman" w:cs="Times New Roman"/>
                <w:sz w:val="24"/>
                <w:szCs w:val="24"/>
              </w:rPr>
            </w:pPr>
            <w:del w:id="3114" w:author="Client" w:date="2023-02-06T18:03:00Z">
              <w:r w:rsidDel="00317F55">
                <w:rPr>
                  <w:rFonts w:ascii="Times New Roman" w:hAnsi="Times New Roman" w:cs="Times New Roman"/>
                  <w:sz w:val="24"/>
                  <w:szCs w:val="24"/>
                </w:rPr>
                <w:delText>P-value</w:delText>
              </w:r>
            </w:del>
          </w:p>
        </w:tc>
        <w:tc>
          <w:tcPr>
            <w:tcW w:w="810" w:type="dxa"/>
          </w:tcPr>
          <w:p w14:paraId="6C7BCC69" w14:textId="1723BCE1" w:rsidR="00C100EA" w:rsidDel="00317F55" w:rsidRDefault="00C100EA" w:rsidP="003C64DB">
            <w:pPr>
              <w:tabs>
                <w:tab w:val="left" w:pos="2371"/>
              </w:tabs>
              <w:jc w:val="center"/>
              <w:rPr>
                <w:del w:id="3115" w:author="Client" w:date="2023-02-06T18:03:00Z"/>
                <w:rFonts w:ascii="Times New Roman" w:hAnsi="Times New Roman" w:cs="Times New Roman"/>
                <w:sz w:val="24"/>
                <w:szCs w:val="24"/>
              </w:rPr>
            </w:pPr>
            <w:del w:id="3116" w:author="Client" w:date="2023-02-06T18:03:00Z">
              <w:r w:rsidDel="00317F55">
                <w:rPr>
                  <w:rFonts w:ascii="Times New Roman" w:hAnsi="Times New Roman" w:cs="Times New Roman"/>
                  <w:sz w:val="24"/>
                  <w:szCs w:val="24"/>
                </w:rPr>
                <w:delText>F-crit</w:delText>
              </w:r>
            </w:del>
          </w:p>
        </w:tc>
        <w:tc>
          <w:tcPr>
            <w:tcW w:w="1080" w:type="dxa"/>
          </w:tcPr>
          <w:p w14:paraId="645DBC8C" w14:textId="32496CA6" w:rsidR="00C100EA" w:rsidDel="00317F55" w:rsidRDefault="00C100EA" w:rsidP="003C64DB">
            <w:pPr>
              <w:tabs>
                <w:tab w:val="left" w:pos="2371"/>
              </w:tabs>
              <w:jc w:val="center"/>
              <w:rPr>
                <w:del w:id="3117" w:author="Client" w:date="2023-02-06T18:03:00Z"/>
                <w:rFonts w:ascii="Times New Roman" w:hAnsi="Times New Roman" w:cs="Times New Roman"/>
                <w:sz w:val="24"/>
                <w:szCs w:val="24"/>
              </w:rPr>
            </w:pPr>
            <w:del w:id="3118" w:author="Client" w:date="2023-02-06T18:03:00Z">
              <w:r w:rsidDel="00317F55">
                <w:rPr>
                  <w:rFonts w:ascii="Times New Roman" w:hAnsi="Times New Roman" w:cs="Times New Roman"/>
                  <w:sz w:val="24"/>
                  <w:szCs w:val="24"/>
                </w:rPr>
                <w:delText>Decision</w:delText>
              </w:r>
            </w:del>
          </w:p>
        </w:tc>
        <w:tc>
          <w:tcPr>
            <w:tcW w:w="1280" w:type="dxa"/>
          </w:tcPr>
          <w:p w14:paraId="7B172FFB" w14:textId="562676B7" w:rsidR="00C100EA" w:rsidDel="00317F55" w:rsidRDefault="00C100EA" w:rsidP="003C64DB">
            <w:pPr>
              <w:tabs>
                <w:tab w:val="left" w:pos="2371"/>
              </w:tabs>
              <w:jc w:val="center"/>
              <w:rPr>
                <w:del w:id="3119" w:author="Client" w:date="2023-02-06T18:03:00Z"/>
                <w:rFonts w:ascii="Times New Roman" w:hAnsi="Times New Roman" w:cs="Times New Roman"/>
                <w:sz w:val="24"/>
                <w:szCs w:val="24"/>
              </w:rPr>
            </w:pPr>
            <w:del w:id="3120" w:author="Client" w:date="2023-02-06T18:03:00Z">
              <w:r w:rsidDel="00317F55">
                <w:rPr>
                  <w:rFonts w:ascii="Times New Roman" w:hAnsi="Times New Roman" w:cs="Times New Roman"/>
                  <w:sz w:val="24"/>
                  <w:szCs w:val="24"/>
                </w:rPr>
                <w:delText>Remarks</w:delText>
              </w:r>
            </w:del>
          </w:p>
        </w:tc>
      </w:tr>
      <w:tr w:rsidR="00C100EA" w:rsidDel="00317F55" w14:paraId="543875C9" w14:textId="088B8440" w:rsidTr="003C64DB">
        <w:trPr>
          <w:trHeight w:val="283"/>
          <w:del w:id="3121" w:author="Client" w:date="2023-02-06T18:03:00Z"/>
        </w:trPr>
        <w:tc>
          <w:tcPr>
            <w:tcW w:w="1413" w:type="dxa"/>
          </w:tcPr>
          <w:p w14:paraId="52CAC243" w14:textId="09CBC074" w:rsidR="00C100EA" w:rsidDel="00317F55" w:rsidRDefault="00C100EA" w:rsidP="003C64DB">
            <w:pPr>
              <w:tabs>
                <w:tab w:val="left" w:pos="2371"/>
              </w:tabs>
              <w:jc w:val="center"/>
              <w:rPr>
                <w:del w:id="3122" w:author="Client" w:date="2023-02-06T18:03:00Z"/>
                <w:rFonts w:ascii="Times New Roman" w:hAnsi="Times New Roman" w:cs="Times New Roman"/>
                <w:sz w:val="24"/>
                <w:szCs w:val="24"/>
              </w:rPr>
            </w:pPr>
            <w:del w:id="3123" w:author="Client" w:date="2023-02-06T18:03:00Z">
              <w:r w:rsidDel="00317F55">
                <w:rPr>
                  <w:rFonts w:ascii="Times New Roman" w:hAnsi="Times New Roman" w:cs="Times New Roman"/>
                  <w:sz w:val="24"/>
                  <w:szCs w:val="24"/>
                </w:rPr>
                <w:delText>Between Groups</w:delText>
              </w:r>
            </w:del>
          </w:p>
        </w:tc>
        <w:tc>
          <w:tcPr>
            <w:tcW w:w="761" w:type="dxa"/>
            <w:vAlign w:val="bottom"/>
          </w:tcPr>
          <w:p w14:paraId="478B6034" w14:textId="4C14A71C" w:rsidR="00C100EA" w:rsidRPr="007126F5" w:rsidDel="00317F55" w:rsidRDefault="00C100EA" w:rsidP="003C64DB">
            <w:pPr>
              <w:jc w:val="center"/>
              <w:rPr>
                <w:del w:id="3124" w:author="Client" w:date="2023-02-06T18:03:00Z"/>
                <w:rFonts w:ascii="Times New Roman" w:hAnsi="Times New Roman" w:cs="Times New Roman"/>
                <w:color w:val="000000"/>
                <w:sz w:val="24"/>
                <w:szCs w:val="24"/>
              </w:rPr>
            </w:pPr>
            <w:del w:id="3125" w:author="Client" w:date="2023-02-06T18:03:00Z">
              <w:r w:rsidRPr="007126F5" w:rsidDel="00317F55">
                <w:rPr>
                  <w:rFonts w:ascii="Times New Roman" w:hAnsi="Times New Roman" w:cs="Times New Roman"/>
                  <w:color w:val="000000"/>
                  <w:sz w:val="24"/>
                  <w:szCs w:val="24"/>
                </w:rPr>
                <w:delText>29132.7</w:delText>
              </w:r>
            </w:del>
          </w:p>
        </w:tc>
        <w:tc>
          <w:tcPr>
            <w:tcW w:w="637" w:type="dxa"/>
            <w:vAlign w:val="bottom"/>
          </w:tcPr>
          <w:p w14:paraId="48F678E4" w14:textId="0E014ED3" w:rsidR="00C100EA" w:rsidRPr="007126F5" w:rsidDel="00317F55" w:rsidRDefault="00C100EA" w:rsidP="003C64DB">
            <w:pPr>
              <w:jc w:val="center"/>
              <w:rPr>
                <w:del w:id="3126" w:author="Client" w:date="2023-02-06T18:03:00Z"/>
                <w:rFonts w:ascii="Times New Roman" w:hAnsi="Times New Roman" w:cs="Times New Roman"/>
                <w:color w:val="000000"/>
                <w:sz w:val="24"/>
                <w:szCs w:val="24"/>
              </w:rPr>
            </w:pPr>
            <w:del w:id="3127" w:author="Client" w:date="2023-02-06T18:03:00Z">
              <w:r w:rsidRPr="007126F5" w:rsidDel="00317F55">
                <w:rPr>
                  <w:rFonts w:ascii="Times New Roman" w:hAnsi="Times New Roman" w:cs="Times New Roman"/>
                  <w:color w:val="000000"/>
                  <w:sz w:val="24"/>
                  <w:szCs w:val="24"/>
                </w:rPr>
                <w:delText>3</w:delText>
              </w:r>
            </w:del>
          </w:p>
        </w:tc>
        <w:tc>
          <w:tcPr>
            <w:tcW w:w="865" w:type="dxa"/>
            <w:vAlign w:val="bottom"/>
          </w:tcPr>
          <w:p w14:paraId="3288A00A" w14:textId="5F05227C" w:rsidR="00C100EA" w:rsidRPr="007126F5" w:rsidDel="00317F55" w:rsidRDefault="00C100EA" w:rsidP="003C64DB">
            <w:pPr>
              <w:jc w:val="center"/>
              <w:rPr>
                <w:del w:id="3128" w:author="Client" w:date="2023-02-06T18:03:00Z"/>
                <w:rFonts w:ascii="Times New Roman" w:hAnsi="Times New Roman" w:cs="Times New Roman"/>
                <w:color w:val="000000"/>
                <w:sz w:val="24"/>
                <w:szCs w:val="24"/>
              </w:rPr>
            </w:pPr>
            <w:del w:id="3129" w:author="Client" w:date="2023-02-06T18:03:00Z">
              <w:r w:rsidRPr="007126F5" w:rsidDel="00317F55">
                <w:rPr>
                  <w:rFonts w:ascii="Times New Roman" w:hAnsi="Times New Roman" w:cs="Times New Roman"/>
                  <w:color w:val="000000"/>
                  <w:sz w:val="24"/>
                  <w:szCs w:val="24"/>
                </w:rPr>
                <w:delText>9710.9</w:delText>
              </w:r>
              <w:r w:rsidDel="00317F55">
                <w:rPr>
                  <w:rFonts w:ascii="Times New Roman" w:hAnsi="Times New Roman" w:cs="Times New Roman"/>
                  <w:color w:val="000000"/>
                  <w:sz w:val="24"/>
                  <w:szCs w:val="24"/>
                </w:rPr>
                <w:delText>0</w:delText>
              </w:r>
            </w:del>
          </w:p>
        </w:tc>
        <w:tc>
          <w:tcPr>
            <w:tcW w:w="756" w:type="dxa"/>
            <w:vMerge w:val="restart"/>
            <w:vAlign w:val="center"/>
          </w:tcPr>
          <w:p w14:paraId="3E7077F9" w14:textId="2DB7FCD4" w:rsidR="00C100EA" w:rsidRPr="007126F5" w:rsidDel="00317F55" w:rsidRDefault="00C100EA" w:rsidP="003C64DB">
            <w:pPr>
              <w:jc w:val="center"/>
              <w:rPr>
                <w:del w:id="3130" w:author="Client" w:date="2023-02-06T18:03:00Z"/>
                <w:rFonts w:ascii="Times New Roman" w:hAnsi="Times New Roman" w:cs="Times New Roman"/>
                <w:color w:val="000000"/>
                <w:sz w:val="24"/>
                <w:szCs w:val="24"/>
              </w:rPr>
            </w:pPr>
            <w:del w:id="3131" w:author="Client" w:date="2023-02-06T18:03:00Z">
              <w:r w:rsidRPr="007126F5" w:rsidDel="00317F55">
                <w:rPr>
                  <w:rFonts w:ascii="Times New Roman" w:hAnsi="Times New Roman" w:cs="Times New Roman"/>
                  <w:color w:val="000000"/>
                  <w:sz w:val="24"/>
                  <w:szCs w:val="24"/>
                </w:rPr>
                <w:delText>414.</w:delText>
              </w:r>
              <w:r w:rsidDel="00317F55">
                <w:rPr>
                  <w:rFonts w:ascii="Times New Roman" w:hAnsi="Times New Roman" w:cs="Times New Roman"/>
                  <w:color w:val="000000"/>
                  <w:sz w:val="24"/>
                  <w:szCs w:val="24"/>
                </w:rPr>
                <w:delText>3</w:delText>
              </w:r>
              <w:r w:rsidRPr="007126F5" w:rsidDel="00317F55">
                <w:rPr>
                  <w:rFonts w:ascii="Times New Roman" w:hAnsi="Times New Roman" w:cs="Times New Roman"/>
                  <w:color w:val="000000"/>
                  <w:sz w:val="24"/>
                  <w:szCs w:val="24"/>
                </w:rPr>
                <w:delText>2</w:delText>
              </w:r>
            </w:del>
          </w:p>
        </w:tc>
        <w:tc>
          <w:tcPr>
            <w:tcW w:w="783" w:type="dxa"/>
            <w:vMerge w:val="restart"/>
            <w:vAlign w:val="center"/>
          </w:tcPr>
          <w:p w14:paraId="7BB76B36" w14:textId="5607BFDF" w:rsidR="00C100EA" w:rsidRPr="007126F5" w:rsidDel="00317F55" w:rsidRDefault="00C100EA" w:rsidP="003C64DB">
            <w:pPr>
              <w:jc w:val="center"/>
              <w:rPr>
                <w:del w:id="3132" w:author="Client" w:date="2023-02-06T18:03:00Z"/>
                <w:rFonts w:ascii="Times New Roman" w:hAnsi="Times New Roman" w:cs="Times New Roman"/>
                <w:color w:val="000000"/>
                <w:sz w:val="24"/>
                <w:szCs w:val="24"/>
              </w:rPr>
            </w:pPr>
            <w:del w:id="3133" w:author="Client" w:date="2023-02-06T18:03:00Z">
              <w:r w:rsidRPr="007126F5" w:rsidDel="00317F55">
                <w:rPr>
                  <w:rFonts w:ascii="Times New Roman" w:hAnsi="Times New Roman" w:cs="Times New Roman"/>
                  <w:color w:val="000000"/>
                  <w:sz w:val="24"/>
                  <w:szCs w:val="24"/>
                </w:rPr>
                <w:delText>5.45E47</w:delText>
              </w:r>
            </w:del>
          </w:p>
        </w:tc>
        <w:tc>
          <w:tcPr>
            <w:tcW w:w="810" w:type="dxa"/>
            <w:vMerge w:val="restart"/>
            <w:vAlign w:val="center"/>
          </w:tcPr>
          <w:p w14:paraId="4698FC10" w14:textId="1ED8A01C" w:rsidR="00C100EA" w:rsidRPr="007126F5" w:rsidDel="00317F55" w:rsidRDefault="00C100EA" w:rsidP="003C64DB">
            <w:pPr>
              <w:jc w:val="center"/>
              <w:rPr>
                <w:del w:id="3134" w:author="Client" w:date="2023-02-06T18:03:00Z"/>
                <w:rFonts w:ascii="Times New Roman" w:hAnsi="Times New Roman" w:cs="Times New Roman"/>
                <w:color w:val="000000"/>
                <w:sz w:val="24"/>
                <w:szCs w:val="24"/>
              </w:rPr>
            </w:pPr>
            <w:del w:id="3135" w:author="Client" w:date="2023-02-06T18:03:00Z">
              <w:r w:rsidRPr="007126F5" w:rsidDel="00317F55">
                <w:rPr>
                  <w:rFonts w:ascii="Times New Roman" w:hAnsi="Times New Roman" w:cs="Times New Roman"/>
                  <w:color w:val="000000"/>
                  <w:sz w:val="24"/>
                  <w:szCs w:val="24"/>
                </w:rPr>
                <w:delText>2.72</w:delText>
              </w:r>
            </w:del>
          </w:p>
        </w:tc>
        <w:tc>
          <w:tcPr>
            <w:tcW w:w="1080" w:type="dxa"/>
            <w:vMerge w:val="restart"/>
            <w:vAlign w:val="center"/>
          </w:tcPr>
          <w:p w14:paraId="760ADEFB" w14:textId="1FA30030" w:rsidR="00C100EA" w:rsidRPr="00904F89" w:rsidDel="00317F55" w:rsidRDefault="00C100EA" w:rsidP="003C64DB">
            <w:pPr>
              <w:jc w:val="center"/>
              <w:rPr>
                <w:del w:id="3136" w:author="Client" w:date="2023-02-06T18:03:00Z"/>
                <w:rFonts w:ascii="Times New Roman" w:hAnsi="Times New Roman" w:cs="Times New Roman"/>
                <w:color w:val="000000"/>
                <w:sz w:val="24"/>
                <w:szCs w:val="24"/>
                <w:highlight w:val="yellow"/>
              </w:rPr>
            </w:pPr>
            <w:del w:id="3137" w:author="Client" w:date="2023-02-06T18:03:00Z">
              <w:r w:rsidRPr="00E8050C" w:rsidDel="00317F55">
                <w:rPr>
                  <w:rFonts w:ascii="Times New Roman" w:hAnsi="Times New Roman"/>
                  <w:color w:val="000000"/>
                  <w:sz w:val="24"/>
                  <w:szCs w:val="24"/>
                </w:rPr>
                <w:delText>Rejected</w:delText>
              </w:r>
              <w:r w:rsidDel="00317F55">
                <w:rPr>
                  <w:rFonts w:ascii="Times New Roman" w:hAnsi="Times New Roman"/>
                  <w:color w:val="000000"/>
                  <w:sz w:val="24"/>
                  <w:szCs w:val="24"/>
                </w:rPr>
                <w:delText>.Ho</w:delText>
              </w:r>
            </w:del>
          </w:p>
        </w:tc>
        <w:tc>
          <w:tcPr>
            <w:tcW w:w="1280" w:type="dxa"/>
            <w:vMerge w:val="restart"/>
            <w:vAlign w:val="center"/>
          </w:tcPr>
          <w:p w14:paraId="1A1935FA" w14:textId="3A23C00D" w:rsidR="00C100EA" w:rsidRPr="007126F5" w:rsidDel="00317F55" w:rsidRDefault="00C100EA" w:rsidP="003C64DB">
            <w:pPr>
              <w:jc w:val="center"/>
              <w:rPr>
                <w:del w:id="3138" w:author="Client" w:date="2023-02-06T18:03:00Z"/>
                <w:rFonts w:ascii="Times New Roman" w:hAnsi="Times New Roman" w:cs="Times New Roman"/>
                <w:color w:val="000000"/>
                <w:sz w:val="24"/>
                <w:szCs w:val="24"/>
              </w:rPr>
            </w:pPr>
            <w:del w:id="3139" w:author="Client" w:date="2023-02-06T18:03:00Z">
              <w:r w:rsidDel="00317F55">
                <w:rPr>
                  <w:rFonts w:ascii="Times New Roman" w:hAnsi="Times New Roman" w:cs="Times New Roman"/>
                  <w:color w:val="000000"/>
                  <w:sz w:val="24"/>
                  <w:szCs w:val="24"/>
                </w:rPr>
                <w:delText>Signifca</w:delText>
              </w:r>
              <w:r w:rsidRPr="000925F0" w:rsidDel="00317F55">
                <w:rPr>
                  <w:rFonts w:ascii="Times New Roman" w:hAnsi="Times New Roman" w:cs="Times New Roman"/>
                  <w:color w:val="000000"/>
                  <w:sz w:val="24"/>
                  <w:szCs w:val="24"/>
                </w:rPr>
                <w:delText>nt</w:delText>
              </w:r>
            </w:del>
          </w:p>
        </w:tc>
      </w:tr>
      <w:tr w:rsidR="00C100EA" w:rsidDel="00317F55" w14:paraId="6ED51DDE" w14:textId="3E12D5E4" w:rsidTr="003C64DB">
        <w:trPr>
          <w:trHeight w:val="725"/>
          <w:del w:id="3140" w:author="Client" w:date="2023-02-06T18:03:00Z"/>
        </w:trPr>
        <w:tc>
          <w:tcPr>
            <w:tcW w:w="1413" w:type="dxa"/>
          </w:tcPr>
          <w:p w14:paraId="150B822E" w14:textId="71145012" w:rsidR="00C100EA" w:rsidDel="00317F55" w:rsidRDefault="00C100EA" w:rsidP="003C64DB">
            <w:pPr>
              <w:tabs>
                <w:tab w:val="left" w:pos="2371"/>
              </w:tabs>
              <w:jc w:val="center"/>
              <w:rPr>
                <w:del w:id="3141" w:author="Client" w:date="2023-02-06T18:03:00Z"/>
                <w:rFonts w:ascii="Times New Roman" w:hAnsi="Times New Roman" w:cs="Times New Roman"/>
                <w:sz w:val="24"/>
                <w:szCs w:val="24"/>
              </w:rPr>
            </w:pPr>
            <w:del w:id="3142" w:author="Client" w:date="2023-02-06T18:03:00Z">
              <w:r w:rsidDel="00317F55">
                <w:rPr>
                  <w:rFonts w:ascii="Times New Roman" w:hAnsi="Times New Roman" w:cs="Times New Roman"/>
                  <w:sz w:val="24"/>
                  <w:szCs w:val="24"/>
                </w:rPr>
                <w:delText>Within Groups</w:delText>
              </w:r>
            </w:del>
          </w:p>
        </w:tc>
        <w:tc>
          <w:tcPr>
            <w:tcW w:w="761" w:type="dxa"/>
            <w:vAlign w:val="bottom"/>
          </w:tcPr>
          <w:p w14:paraId="758DD03C" w14:textId="3A185E1E" w:rsidR="00C100EA" w:rsidRPr="007126F5" w:rsidDel="00317F55" w:rsidRDefault="00C100EA" w:rsidP="003C64DB">
            <w:pPr>
              <w:jc w:val="center"/>
              <w:rPr>
                <w:del w:id="3143" w:author="Client" w:date="2023-02-06T18:03:00Z"/>
                <w:rFonts w:ascii="Times New Roman" w:hAnsi="Times New Roman" w:cs="Times New Roman"/>
                <w:color w:val="000000"/>
                <w:sz w:val="24"/>
                <w:szCs w:val="24"/>
              </w:rPr>
            </w:pPr>
            <w:del w:id="3144" w:author="Client" w:date="2023-02-06T18:03:00Z">
              <w:r w:rsidRPr="007126F5" w:rsidDel="00317F55">
                <w:rPr>
                  <w:rFonts w:ascii="Times New Roman" w:hAnsi="Times New Roman" w:cs="Times New Roman"/>
                  <w:color w:val="000000"/>
                  <w:sz w:val="24"/>
                  <w:szCs w:val="24"/>
                </w:rPr>
                <w:delText>1781.3</w:delText>
              </w:r>
            </w:del>
          </w:p>
        </w:tc>
        <w:tc>
          <w:tcPr>
            <w:tcW w:w="637" w:type="dxa"/>
            <w:vAlign w:val="bottom"/>
          </w:tcPr>
          <w:p w14:paraId="5C7A9078" w14:textId="7A8529B1" w:rsidR="00C100EA" w:rsidRPr="007126F5" w:rsidDel="00317F55" w:rsidRDefault="00C100EA" w:rsidP="003C64DB">
            <w:pPr>
              <w:jc w:val="center"/>
              <w:rPr>
                <w:del w:id="3145" w:author="Client" w:date="2023-02-06T18:03:00Z"/>
                <w:rFonts w:ascii="Times New Roman" w:hAnsi="Times New Roman" w:cs="Times New Roman"/>
                <w:color w:val="000000"/>
                <w:sz w:val="24"/>
                <w:szCs w:val="24"/>
              </w:rPr>
            </w:pPr>
            <w:del w:id="3146" w:author="Client" w:date="2023-02-06T18:03:00Z">
              <w:r w:rsidDel="00317F55">
                <w:rPr>
                  <w:rFonts w:ascii="Times New Roman" w:hAnsi="Times New Roman" w:cs="Times New Roman"/>
                  <w:color w:val="000000"/>
                  <w:sz w:val="24"/>
                  <w:szCs w:val="24"/>
                </w:rPr>
                <w:delText>7</w:delText>
              </w:r>
              <w:r w:rsidRPr="007126F5" w:rsidDel="00317F55">
                <w:rPr>
                  <w:rFonts w:ascii="Times New Roman" w:hAnsi="Times New Roman" w:cs="Times New Roman"/>
                  <w:color w:val="000000"/>
                  <w:sz w:val="24"/>
                  <w:szCs w:val="24"/>
                </w:rPr>
                <w:delText>6</w:delText>
              </w:r>
            </w:del>
          </w:p>
        </w:tc>
        <w:tc>
          <w:tcPr>
            <w:tcW w:w="865" w:type="dxa"/>
            <w:vMerge w:val="restart"/>
            <w:vAlign w:val="center"/>
          </w:tcPr>
          <w:p w14:paraId="65054367" w14:textId="4BC00417" w:rsidR="00C100EA" w:rsidRPr="007126F5" w:rsidDel="00317F55" w:rsidRDefault="00C100EA" w:rsidP="003C64DB">
            <w:pPr>
              <w:jc w:val="center"/>
              <w:rPr>
                <w:del w:id="3147" w:author="Client" w:date="2023-02-06T18:03:00Z"/>
                <w:rFonts w:ascii="Times New Roman" w:hAnsi="Times New Roman" w:cs="Times New Roman"/>
                <w:color w:val="000000"/>
                <w:sz w:val="24"/>
                <w:szCs w:val="24"/>
              </w:rPr>
            </w:pPr>
            <w:del w:id="3148" w:author="Client" w:date="2023-02-06T18:03:00Z">
              <w:r w:rsidRPr="007126F5" w:rsidDel="00317F55">
                <w:rPr>
                  <w:rFonts w:ascii="Times New Roman" w:hAnsi="Times New Roman" w:cs="Times New Roman"/>
                  <w:color w:val="000000"/>
                  <w:sz w:val="24"/>
                  <w:szCs w:val="24"/>
                </w:rPr>
                <w:delText>23.4</w:delText>
              </w:r>
              <w:r w:rsidDel="00317F55">
                <w:rPr>
                  <w:rFonts w:ascii="Times New Roman" w:hAnsi="Times New Roman" w:cs="Times New Roman"/>
                  <w:color w:val="000000"/>
                  <w:sz w:val="24"/>
                  <w:szCs w:val="24"/>
                </w:rPr>
                <w:delText>4</w:delText>
              </w:r>
            </w:del>
          </w:p>
        </w:tc>
        <w:tc>
          <w:tcPr>
            <w:tcW w:w="756" w:type="dxa"/>
            <w:vMerge/>
          </w:tcPr>
          <w:p w14:paraId="15F7B145" w14:textId="2069B482" w:rsidR="00C100EA" w:rsidRPr="007126F5" w:rsidDel="00317F55" w:rsidRDefault="00C100EA" w:rsidP="003C64DB">
            <w:pPr>
              <w:tabs>
                <w:tab w:val="left" w:pos="2371"/>
              </w:tabs>
              <w:jc w:val="center"/>
              <w:rPr>
                <w:del w:id="3149" w:author="Client" w:date="2023-02-06T18:03:00Z"/>
                <w:rFonts w:ascii="Times New Roman" w:hAnsi="Times New Roman" w:cs="Times New Roman"/>
                <w:sz w:val="24"/>
                <w:szCs w:val="24"/>
              </w:rPr>
            </w:pPr>
          </w:p>
        </w:tc>
        <w:tc>
          <w:tcPr>
            <w:tcW w:w="783" w:type="dxa"/>
            <w:vMerge/>
          </w:tcPr>
          <w:p w14:paraId="5A58584A" w14:textId="123EA404" w:rsidR="00C100EA" w:rsidRPr="007126F5" w:rsidDel="00317F55" w:rsidRDefault="00C100EA" w:rsidP="003C64DB">
            <w:pPr>
              <w:tabs>
                <w:tab w:val="left" w:pos="2371"/>
              </w:tabs>
              <w:jc w:val="center"/>
              <w:rPr>
                <w:del w:id="3150" w:author="Client" w:date="2023-02-06T18:03:00Z"/>
                <w:rFonts w:ascii="Times New Roman" w:hAnsi="Times New Roman" w:cs="Times New Roman"/>
                <w:sz w:val="24"/>
                <w:szCs w:val="24"/>
              </w:rPr>
            </w:pPr>
          </w:p>
        </w:tc>
        <w:tc>
          <w:tcPr>
            <w:tcW w:w="810" w:type="dxa"/>
            <w:vMerge/>
          </w:tcPr>
          <w:p w14:paraId="0A3FFFE1" w14:textId="0826D731" w:rsidR="00C100EA" w:rsidRPr="007126F5" w:rsidDel="00317F55" w:rsidRDefault="00C100EA" w:rsidP="003C64DB">
            <w:pPr>
              <w:tabs>
                <w:tab w:val="left" w:pos="2371"/>
              </w:tabs>
              <w:jc w:val="center"/>
              <w:rPr>
                <w:del w:id="3151" w:author="Client" w:date="2023-02-06T18:03:00Z"/>
                <w:rFonts w:ascii="Times New Roman" w:hAnsi="Times New Roman" w:cs="Times New Roman"/>
                <w:sz w:val="24"/>
                <w:szCs w:val="24"/>
              </w:rPr>
            </w:pPr>
          </w:p>
        </w:tc>
        <w:tc>
          <w:tcPr>
            <w:tcW w:w="1080" w:type="dxa"/>
            <w:vMerge/>
          </w:tcPr>
          <w:p w14:paraId="54480AEB" w14:textId="551A2CF2" w:rsidR="00C100EA" w:rsidRPr="007126F5" w:rsidDel="00317F55" w:rsidRDefault="00C100EA" w:rsidP="003C64DB">
            <w:pPr>
              <w:tabs>
                <w:tab w:val="left" w:pos="2371"/>
              </w:tabs>
              <w:jc w:val="center"/>
              <w:rPr>
                <w:del w:id="3152" w:author="Client" w:date="2023-02-06T18:03:00Z"/>
                <w:rFonts w:ascii="Times New Roman" w:hAnsi="Times New Roman" w:cs="Times New Roman"/>
                <w:sz w:val="24"/>
                <w:szCs w:val="24"/>
              </w:rPr>
            </w:pPr>
          </w:p>
        </w:tc>
        <w:tc>
          <w:tcPr>
            <w:tcW w:w="1280" w:type="dxa"/>
            <w:vMerge/>
          </w:tcPr>
          <w:p w14:paraId="6AD7AB57" w14:textId="683B17F4" w:rsidR="00C100EA" w:rsidDel="00317F55" w:rsidRDefault="00C100EA" w:rsidP="003C64DB">
            <w:pPr>
              <w:tabs>
                <w:tab w:val="left" w:pos="2371"/>
              </w:tabs>
              <w:jc w:val="center"/>
              <w:rPr>
                <w:del w:id="3153" w:author="Client" w:date="2023-02-06T18:03:00Z"/>
                <w:rFonts w:ascii="Times New Roman" w:hAnsi="Times New Roman" w:cs="Times New Roman"/>
                <w:sz w:val="24"/>
                <w:szCs w:val="24"/>
              </w:rPr>
            </w:pPr>
          </w:p>
        </w:tc>
      </w:tr>
      <w:tr w:rsidR="00C100EA" w:rsidDel="00317F55" w14:paraId="52AD231E" w14:textId="5FF6A53B" w:rsidTr="003C64DB">
        <w:trPr>
          <w:trHeight w:val="62"/>
          <w:del w:id="3154" w:author="Client" w:date="2023-02-06T18:03:00Z"/>
        </w:trPr>
        <w:tc>
          <w:tcPr>
            <w:tcW w:w="1413" w:type="dxa"/>
          </w:tcPr>
          <w:p w14:paraId="00E7B1D5" w14:textId="025EFF82" w:rsidR="00C100EA" w:rsidDel="00317F55" w:rsidRDefault="00C100EA" w:rsidP="003C64DB">
            <w:pPr>
              <w:tabs>
                <w:tab w:val="left" w:pos="2371"/>
              </w:tabs>
              <w:jc w:val="center"/>
              <w:rPr>
                <w:del w:id="3155" w:author="Client" w:date="2023-02-06T18:03:00Z"/>
                <w:rFonts w:ascii="Times New Roman" w:hAnsi="Times New Roman" w:cs="Times New Roman"/>
                <w:sz w:val="24"/>
                <w:szCs w:val="24"/>
              </w:rPr>
            </w:pPr>
            <w:del w:id="3156" w:author="Client" w:date="2023-02-06T18:03:00Z">
              <w:r w:rsidDel="00317F55">
                <w:rPr>
                  <w:rFonts w:ascii="Times New Roman" w:hAnsi="Times New Roman" w:cs="Times New Roman"/>
                  <w:sz w:val="24"/>
                  <w:szCs w:val="24"/>
                </w:rPr>
                <w:delText>Total</w:delText>
              </w:r>
            </w:del>
          </w:p>
        </w:tc>
        <w:tc>
          <w:tcPr>
            <w:tcW w:w="761" w:type="dxa"/>
            <w:vAlign w:val="bottom"/>
          </w:tcPr>
          <w:p w14:paraId="539DE64F" w14:textId="7B9442ED" w:rsidR="00C100EA" w:rsidRPr="007126F5" w:rsidDel="00317F55" w:rsidRDefault="00C100EA" w:rsidP="003C64DB">
            <w:pPr>
              <w:jc w:val="center"/>
              <w:rPr>
                <w:del w:id="3157" w:author="Client" w:date="2023-02-06T18:03:00Z"/>
                <w:rFonts w:ascii="Times New Roman" w:hAnsi="Times New Roman" w:cs="Times New Roman"/>
                <w:color w:val="000000"/>
                <w:sz w:val="24"/>
                <w:szCs w:val="24"/>
              </w:rPr>
            </w:pPr>
            <w:del w:id="3158" w:author="Client" w:date="2023-02-06T18:03:00Z">
              <w:r w:rsidRPr="007126F5" w:rsidDel="00317F55">
                <w:rPr>
                  <w:rFonts w:ascii="Times New Roman" w:hAnsi="Times New Roman" w:cs="Times New Roman"/>
                  <w:color w:val="000000"/>
                  <w:sz w:val="24"/>
                  <w:szCs w:val="24"/>
                </w:rPr>
                <w:delText>30914</w:delText>
              </w:r>
            </w:del>
          </w:p>
        </w:tc>
        <w:tc>
          <w:tcPr>
            <w:tcW w:w="637" w:type="dxa"/>
            <w:vAlign w:val="bottom"/>
          </w:tcPr>
          <w:p w14:paraId="6B994BCD" w14:textId="67361B61" w:rsidR="00C100EA" w:rsidRPr="007126F5" w:rsidDel="00317F55" w:rsidRDefault="00C100EA" w:rsidP="003C64DB">
            <w:pPr>
              <w:jc w:val="center"/>
              <w:rPr>
                <w:del w:id="3159" w:author="Client" w:date="2023-02-06T18:03:00Z"/>
                <w:rFonts w:ascii="Times New Roman" w:hAnsi="Times New Roman" w:cs="Times New Roman"/>
                <w:color w:val="000000"/>
                <w:sz w:val="24"/>
                <w:szCs w:val="24"/>
              </w:rPr>
            </w:pPr>
            <w:del w:id="3160" w:author="Client" w:date="2023-02-06T18:03:00Z">
              <w:r w:rsidRPr="007126F5" w:rsidDel="00317F55">
                <w:rPr>
                  <w:rFonts w:ascii="Times New Roman" w:hAnsi="Times New Roman" w:cs="Times New Roman"/>
                  <w:color w:val="000000"/>
                  <w:sz w:val="24"/>
                  <w:szCs w:val="24"/>
                </w:rPr>
                <w:delText>79</w:delText>
              </w:r>
            </w:del>
          </w:p>
        </w:tc>
        <w:tc>
          <w:tcPr>
            <w:tcW w:w="865" w:type="dxa"/>
            <w:vMerge/>
            <w:vAlign w:val="bottom"/>
          </w:tcPr>
          <w:p w14:paraId="72FDDA60" w14:textId="21C54018" w:rsidR="00C100EA" w:rsidRPr="007126F5" w:rsidDel="00317F55" w:rsidRDefault="00C100EA" w:rsidP="003C64DB">
            <w:pPr>
              <w:jc w:val="right"/>
              <w:rPr>
                <w:del w:id="3161" w:author="Client" w:date="2023-02-06T18:03:00Z"/>
                <w:rFonts w:ascii="Times New Roman" w:hAnsi="Times New Roman" w:cs="Times New Roman"/>
                <w:color w:val="000000"/>
                <w:sz w:val="24"/>
                <w:szCs w:val="24"/>
              </w:rPr>
            </w:pPr>
          </w:p>
        </w:tc>
        <w:tc>
          <w:tcPr>
            <w:tcW w:w="756" w:type="dxa"/>
            <w:vMerge/>
          </w:tcPr>
          <w:p w14:paraId="0FAF8C17" w14:textId="273899C2" w:rsidR="00C100EA" w:rsidRPr="007126F5" w:rsidDel="00317F55" w:rsidRDefault="00C100EA" w:rsidP="003C64DB">
            <w:pPr>
              <w:tabs>
                <w:tab w:val="left" w:pos="2371"/>
              </w:tabs>
              <w:jc w:val="center"/>
              <w:rPr>
                <w:del w:id="3162" w:author="Client" w:date="2023-02-06T18:03:00Z"/>
                <w:rFonts w:ascii="Times New Roman" w:hAnsi="Times New Roman" w:cs="Times New Roman"/>
                <w:sz w:val="24"/>
                <w:szCs w:val="24"/>
              </w:rPr>
            </w:pPr>
          </w:p>
        </w:tc>
        <w:tc>
          <w:tcPr>
            <w:tcW w:w="783" w:type="dxa"/>
            <w:vMerge/>
          </w:tcPr>
          <w:p w14:paraId="5C9E0188" w14:textId="416F746E" w:rsidR="00C100EA" w:rsidRPr="007126F5" w:rsidDel="00317F55" w:rsidRDefault="00C100EA" w:rsidP="003C64DB">
            <w:pPr>
              <w:tabs>
                <w:tab w:val="left" w:pos="2371"/>
              </w:tabs>
              <w:jc w:val="center"/>
              <w:rPr>
                <w:del w:id="3163" w:author="Client" w:date="2023-02-06T18:03:00Z"/>
                <w:rFonts w:ascii="Times New Roman" w:hAnsi="Times New Roman" w:cs="Times New Roman"/>
                <w:sz w:val="24"/>
                <w:szCs w:val="24"/>
              </w:rPr>
            </w:pPr>
          </w:p>
        </w:tc>
        <w:tc>
          <w:tcPr>
            <w:tcW w:w="810" w:type="dxa"/>
            <w:vMerge/>
          </w:tcPr>
          <w:p w14:paraId="34AD9A92" w14:textId="6BD26857" w:rsidR="00C100EA" w:rsidRPr="007126F5" w:rsidDel="00317F55" w:rsidRDefault="00C100EA" w:rsidP="003C64DB">
            <w:pPr>
              <w:tabs>
                <w:tab w:val="left" w:pos="2371"/>
              </w:tabs>
              <w:jc w:val="center"/>
              <w:rPr>
                <w:del w:id="3164" w:author="Client" w:date="2023-02-06T18:03:00Z"/>
                <w:rFonts w:ascii="Times New Roman" w:hAnsi="Times New Roman" w:cs="Times New Roman"/>
                <w:sz w:val="24"/>
                <w:szCs w:val="24"/>
              </w:rPr>
            </w:pPr>
          </w:p>
        </w:tc>
        <w:tc>
          <w:tcPr>
            <w:tcW w:w="1080" w:type="dxa"/>
            <w:vMerge/>
          </w:tcPr>
          <w:p w14:paraId="030F968E" w14:textId="01F9BD48" w:rsidR="00C100EA" w:rsidRPr="007126F5" w:rsidDel="00317F55" w:rsidRDefault="00C100EA" w:rsidP="003C64DB">
            <w:pPr>
              <w:tabs>
                <w:tab w:val="left" w:pos="2371"/>
              </w:tabs>
              <w:jc w:val="center"/>
              <w:rPr>
                <w:del w:id="3165" w:author="Client" w:date="2023-02-06T18:03:00Z"/>
                <w:rFonts w:ascii="Times New Roman" w:hAnsi="Times New Roman" w:cs="Times New Roman"/>
                <w:sz w:val="24"/>
                <w:szCs w:val="24"/>
              </w:rPr>
            </w:pPr>
          </w:p>
        </w:tc>
        <w:tc>
          <w:tcPr>
            <w:tcW w:w="1280" w:type="dxa"/>
            <w:vMerge/>
          </w:tcPr>
          <w:p w14:paraId="080F6BF4" w14:textId="64DF2761" w:rsidR="00C100EA" w:rsidDel="00317F55" w:rsidRDefault="00C100EA" w:rsidP="003C64DB">
            <w:pPr>
              <w:tabs>
                <w:tab w:val="left" w:pos="2371"/>
              </w:tabs>
              <w:jc w:val="center"/>
              <w:rPr>
                <w:del w:id="3166" w:author="Client" w:date="2023-02-06T18:03:00Z"/>
                <w:rFonts w:ascii="Times New Roman" w:hAnsi="Times New Roman" w:cs="Times New Roman"/>
                <w:sz w:val="24"/>
                <w:szCs w:val="24"/>
              </w:rPr>
            </w:pPr>
          </w:p>
        </w:tc>
      </w:tr>
    </w:tbl>
    <w:p w14:paraId="57291E90" w14:textId="142DB5FB" w:rsidR="00C100EA" w:rsidDel="00317F55" w:rsidRDefault="00C100EA" w:rsidP="00C100EA">
      <w:pPr>
        <w:spacing w:after="0" w:line="240" w:lineRule="auto"/>
        <w:rPr>
          <w:del w:id="3167" w:author="Client" w:date="2023-02-06T18:03:00Z"/>
          <w:rFonts w:ascii="Times New Roman" w:eastAsia="Times New Roman" w:hAnsi="Times New Roman"/>
          <w:b/>
          <w:bCs/>
          <w:color w:val="000000"/>
          <w:sz w:val="24"/>
          <w:szCs w:val="24"/>
        </w:rPr>
      </w:pPr>
    </w:p>
    <w:p w14:paraId="57C2868C" w14:textId="38AB2717" w:rsidR="009E5C7A" w:rsidDel="00317F55" w:rsidRDefault="009E5C7A" w:rsidP="00C100EA">
      <w:pPr>
        <w:spacing w:after="0" w:line="480" w:lineRule="auto"/>
        <w:jc w:val="both"/>
        <w:rPr>
          <w:del w:id="3168" w:author="Client" w:date="2023-02-06T18:03:00Z"/>
          <w:rFonts w:ascii="Times New Roman" w:eastAsia="Times New Roman" w:hAnsi="Times New Roman"/>
          <w:b/>
          <w:bCs/>
          <w:color w:val="000000"/>
          <w:sz w:val="24"/>
          <w:szCs w:val="24"/>
        </w:rPr>
      </w:pPr>
    </w:p>
    <w:p w14:paraId="415F766F" w14:textId="3CC8FE1A" w:rsidR="00C100EA" w:rsidDel="00317F55" w:rsidRDefault="00C100EA" w:rsidP="00192A6B">
      <w:pPr>
        <w:spacing w:after="0" w:line="480" w:lineRule="auto"/>
        <w:ind w:firstLine="720"/>
        <w:jc w:val="both"/>
        <w:rPr>
          <w:del w:id="3169" w:author="Client" w:date="2023-02-06T18:03:00Z"/>
          <w:rFonts w:ascii="Times New Roman" w:eastAsia="Times New Roman" w:hAnsi="Times New Roman"/>
          <w:bCs/>
          <w:color w:val="000000"/>
          <w:sz w:val="24"/>
          <w:szCs w:val="24"/>
        </w:rPr>
      </w:pPr>
      <w:del w:id="3170" w:author="Client" w:date="2023-02-06T18:03:00Z">
        <w:r w:rsidDel="00317F55">
          <w:rPr>
            <w:rFonts w:ascii="Times New Roman" w:eastAsia="Times New Roman" w:hAnsi="Times New Roman"/>
            <w:bCs/>
            <w:color w:val="000000"/>
            <w:sz w:val="24"/>
            <w:szCs w:val="24"/>
          </w:rPr>
          <w:delText xml:space="preserve">Table 5 presents that there is a significant relationsip between the importance of business innovation to target market. </w:delText>
        </w:r>
        <w:bookmarkStart w:id="3171" w:name="_Hlk125997761"/>
        <w:r w:rsidDel="00317F55">
          <w:rPr>
            <w:rFonts w:ascii="Times New Roman" w:eastAsia="Times New Roman" w:hAnsi="Times New Roman"/>
            <w:bCs/>
            <w:color w:val="000000"/>
            <w:sz w:val="24"/>
            <w:szCs w:val="24"/>
          </w:rPr>
          <w:delText xml:space="preserve">The F value which is </w:delText>
        </w:r>
        <w:r w:rsidRPr="00AC3498" w:rsidDel="00317F55">
          <w:rPr>
            <w:rFonts w:ascii="Times New Roman" w:eastAsia="Times New Roman" w:hAnsi="Times New Roman"/>
            <w:bCs/>
            <w:color w:val="000000"/>
            <w:sz w:val="24"/>
            <w:szCs w:val="24"/>
          </w:rPr>
          <w:delText>414.3201</w:delText>
        </w:r>
        <w:r w:rsidDel="00317F55">
          <w:rPr>
            <w:rFonts w:ascii="Times New Roman" w:eastAsia="Times New Roman" w:hAnsi="Times New Roman"/>
            <w:bCs/>
            <w:color w:val="000000"/>
            <w:sz w:val="24"/>
            <w:szCs w:val="24"/>
          </w:rPr>
          <w:delText xml:space="preserve"> is much greater than the value of the F-crit which is </w:delText>
        </w:r>
        <w:r w:rsidRPr="00AC3498" w:rsidDel="00317F55">
          <w:rPr>
            <w:rFonts w:ascii="Times New Roman" w:eastAsia="Times New Roman" w:hAnsi="Times New Roman"/>
            <w:bCs/>
            <w:color w:val="000000"/>
            <w:sz w:val="24"/>
            <w:szCs w:val="24"/>
          </w:rPr>
          <w:delText>2.724944</w:delText>
        </w:r>
        <w:r w:rsidDel="00317F55">
          <w:rPr>
            <w:rFonts w:ascii="Times New Roman" w:eastAsia="Times New Roman" w:hAnsi="Times New Roman"/>
            <w:bCs/>
            <w:color w:val="000000"/>
            <w:sz w:val="24"/>
            <w:szCs w:val="24"/>
          </w:rPr>
          <w:delText>. This only means that the null hypothesis is rejected therefore there is a significant relationship between the two variables. This table shows that innovation is indeed important for your target market. In conclusion, there is a relationship that is significant between the importance of business innovation to target market.</w:delText>
        </w:r>
        <w:bookmarkEnd w:id="3171"/>
      </w:del>
    </w:p>
    <w:p w14:paraId="064F48B5" w14:textId="05C90570" w:rsidR="00C100EA" w:rsidDel="00317F55" w:rsidRDefault="00C100EA" w:rsidP="00C100EA">
      <w:pPr>
        <w:spacing w:after="0" w:line="480" w:lineRule="auto"/>
        <w:jc w:val="both"/>
        <w:rPr>
          <w:del w:id="3172" w:author="Client" w:date="2023-02-06T18:03:00Z"/>
          <w:rFonts w:ascii="Times New Roman" w:eastAsia="Times New Roman" w:hAnsi="Times New Roman"/>
          <w:bCs/>
          <w:color w:val="000000"/>
          <w:sz w:val="24"/>
          <w:szCs w:val="24"/>
        </w:rPr>
      </w:pPr>
    </w:p>
    <w:p w14:paraId="2AA50D10" w14:textId="47AE7D3D" w:rsidR="00C100EA" w:rsidDel="00317F55" w:rsidRDefault="00C100EA" w:rsidP="00C100EA">
      <w:pPr>
        <w:spacing w:after="0" w:line="480" w:lineRule="auto"/>
        <w:jc w:val="both"/>
        <w:rPr>
          <w:del w:id="3173" w:author="Client" w:date="2023-02-06T18:03:00Z"/>
          <w:rFonts w:ascii="Times New Roman" w:eastAsia="Times New Roman" w:hAnsi="Times New Roman"/>
          <w:bCs/>
          <w:color w:val="000000"/>
          <w:sz w:val="24"/>
          <w:szCs w:val="24"/>
        </w:rPr>
      </w:pPr>
      <w:del w:id="3174" w:author="Client" w:date="2023-02-06T18:03:00Z">
        <w:r w:rsidDel="00317F55">
          <w:rPr>
            <w:rFonts w:ascii="Times New Roman" w:eastAsia="Times New Roman" w:hAnsi="Times New Roman"/>
            <w:bCs/>
            <w:color w:val="000000"/>
            <w:sz w:val="24"/>
            <w:szCs w:val="24"/>
          </w:rPr>
          <w:tab/>
        </w:r>
        <w:r w:rsidRPr="00DC4401" w:rsidDel="00317F55">
          <w:rPr>
            <w:rFonts w:ascii="Times New Roman" w:eastAsia="Times New Roman" w:hAnsi="Times New Roman"/>
            <w:bCs/>
            <w:color w:val="000000"/>
            <w:sz w:val="24"/>
            <w:szCs w:val="24"/>
          </w:rPr>
          <w:delText xml:space="preserve">The study also looks at innovation as a crucial intermediary between business performance and customer involvement capacity. The findings demonstrate a direct and positive </w:delText>
        </w:r>
        <w:r w:rsidDel="00317F55">
          <w:rPr>
            <w:rFonts w:ascii="Times New Roman" w:eastAsia="Times New Roman" w:hAnsi="Times New Roman"/>
            <w:bCs/>
            <w:color w:val="000000"/>
            <w:sz w:val="24"/>
            <w:szCs w:val="24"/>
          </w:rPr>
          <w:delText xml:space="preserve">relationship </w:delText>
        </w:r>
        <w:r w:rsidRPr="00DC4401" w:rsidDel="00317F55">
          <w:rPr>
            <w:rFonts w:ascii="Times New Roman" w:eastAsia="Times New Roman" w:hAnsi="Times New Roman"/>
            <w:bCs/>
            <w:color w:val="000000"/>
            <w:sz w:val="24"/>
            <w:szCs w:val="24"/>
          </w:rPr>
          <w:delText>between customer involvement capabilities and service firm performance.</w:delText>
        </w:r>
        <w:r w:rsidDel="00317F55">
          <w:rPr>
            <w:rFonts w:ascii="Times New Roman" w:eastAsia="Times New Roman" w:hAnsi="Times New Roman"/>
            <w:bCs/>
            <w:color w:val="000000"/>
            <w:sz w:val="24"/>
            <w:szCs w:val="24"/>
          </w:rPr>
          <w:delText xml:space="preserve"> (Thomas Dorson, 2018)</w:delText>
        </w:r>
      </w:del>
    </w:p>
    <w:p w14:paraId="18F2F954" w14:textId="0C077B15" w:rsidR="00C100EA" w:rsidDel="00317F55" w:rsidRDefault="00C100EA" w:rsidP="00C100EA">
      <w:pPr>
        <w:spacing w:after="0" w:line="240" w:lineRule="auto"/>
        <w:rPr>
          <w:del w:id="3175" w:author="Client" w:date="2023-02-06T18:03:00Z"/>
          <w:rFonts w:ascii="Times New Roman" w:eastAsia="Times New Roman" w:hAnsi="Times New Roman"/>
          <w:b/>
          <w:bCs/>
          <w:color w:val="000000"/>
          <w:sz w:val="24"/>
          <w:szCs w:val="24"/>
        </w:rPr>
      </w:pPr>
    </w:p>
    <w:p w14:paraId="3C53CF2D" w14:textId="09664693" w:rsidR="00C100EA" w:rsidDel="00317F55" w:rsidRDefault="00C100EA" w:rsidP="00C100EA">
      <w:pPr>
        <w:spacing w:after="0" w:line="240" w:lineRule="auto"/>
        <w:rPr>
          <w:del w:id="3176" w:author="Client" w:date="2023-02-06T18:03:00Z"/>
          <w:rFonts w:ascii="Times New Roman" w:eastAsia="Times New Roman" w:hAnsi="Times New Roman"/>
          <w:b/>
          <w:bCs/>
          <w:color w:val="000000"/>
          <w:sz w:val="24"/>
          <w:szCs w:val="24"/>
        </w:rPr>
      </w:pPr>
      <w:del w:id="3177" w:author="Client" w:date="2023-02-06T18:03:00Z">
        <w:r w:rsidDel="00317F55">
          <w:rPr>
            <w:rFonts w:ascii="Times New Roman" w:eastAsia="Times New Roman" w:hAnsi="Times New Roman"/>
            <w:b/>
            <w:bCs/>
            <w:color w:val="000000"/>
            <w:sz w:val="24"/>
            <w:szCs w:val="24"/>
          </w:rPr>
          <w:tab/>
        </w:r>
      </w:del>
    </w:p>
    <w:p w14:paraId="763FCC02" w14:textId="33AE34F1" w:rsidR="00C100EA" w:rsidDel="00317F55" w:rsidRDefault="00C100EA" w:rsidP="00C100EA">
      <w:pPr>
        <w:spacing w:after="0" w:line="240" w:lineRule="auto"/>
        <w:rPr>
          <w:del w:id="3178" w:author="Client" w:date="2023-02-06T18:03:00Z"/>
          <w:rFonts w:ascii="Times New Roman" w:eastAsia="Times New Roman" w:hAnsi="Times New Roman"/>
          <w:b/>
          <w:bCs/>
          <w:color w:val="000000"/>
          <w:sz w:val="24"/>
          <w:szCs w:val="24"/>
        </w:rPr>
      </w:pPr>
    </w:p>
    <w:p w14:paraId="088260B1" w14:textId="3D31DC97" w:rsidR="00C100EA" w:rsidDel="00317F55" w:rsidRDefault="00C100EA" w:rsidP="00C100EA">
      <w:pPr>
        <w:spacing w:after="0" w:line="240" w:lineRule="auto"/>
        <w:rPr>
          <w:del w:id="3179" w:author="Client" w:date="2023-02-06T18:03:00Z"/>
          <w:rFonts w:ascii="Times New Roman" w:eastAsia="Times New Roman" w:hAnsi="Times New Roman"/>
          <w:b/>
          <w:bCs/>
          <w:color w:val="000000"/>
          <w:sz w:val="24"/>
          <w:szCs w:val="24"/>
        </w:rPr>
      </w:pPr>
    </w:p>
    <w:p w14:paraId="0CC41270" w14:textId="3CE85AEE" w:rsidR="00C100EA" w:rsidDel="00317F55" w:rsidRDefault="00C100EA" w:rsidP="00C100EA">
      <w:pPr>
        <w:spacing w:after="0" w:line="240" w:lineRule="auto"/>
        <w:rPr>
          <w:del w:id="3180" w:author="Client" w:date="2023-02-06T18:03:00Z"/>
          <w:rFonts w:ascii="Times New Roman" w:eastAsia="Times New Roman" w:hAnsi="Times New Roman"/>
          <w:b/>
          <w:bCs/>
          <w:color w:val="000000"/>
          <w:sz w:val="24"/>
          <w:szCs w:val="24"/>
        </w:rPr>
      </w:pPr>
    </w:p>
    <w:p w14:paraId="590405A3" w14:textId="38F540A4" w:rsidR="00C100EA" w:rsidDel="00317F55" w:rsidRDefault="00C100EA" w:rsidP="00C100EA">
      <w:pPr>
        <w:spacing w:after="0" w:line="240" w:lineRule="auto"/>
        <w:rPr>
          <w:del w:id="3181" w:author="Client" w:date="2023-02-06T18:03:00Z"/>
          <w:rFonts w:ascii="Times New Roman" w:eastAsia="Times New Roman" w:hAnsi="Times New Roman"/>
          <w:b/>
          <w:bCs/>
          <w:color w:val="000000"/>
          <w:sz w:val="24"/>
          <w:szCs w:val="24"/>
        </w:rPr>
      </w:pPr>
    </w:p>
    <w:p w14:paraId="0A592BD7" w14:textId="33BDA7CC" w:rsidR="00C100EA" w:rsidDel="00317F55" w:rsidRDefault="00C100EA" w:rsidP="00C100EA">
      <w:pPr>
        <w:spacing w:after="0" w:line="240" w:lineRule="auto"/>
        <w:rPr>
          <w:del w:id="3182" w:author="Client" w:date="2023-02-06T18:03:00Z"/>
          <w:rFonts w:ascii="Times New Roman" w:eastAsia="Times New Roman" w:hAnsi="Times New Roman"/>
          <w:b/>
          <w:bCs/>
          <w:color w:val="000000"/>
          <w:sz w:val="24"/>
          <w:szCs w:val="24"/>
        </w:rPr>
      </w:pPr>
    </w:p>
    <w:p w14:paraId="19F3809E" w14:textId="0DDB1D3F" w:rsidR="00C100EA" w:rsidDel="00317F55" w:rsidRDefault="00C100EA" w:rsidP="00C100EA">
      <w:pPr>
        <w:spacing w:after="0" w:line="240" w:lineRule="auto"/>
        <w:rPr>
          <w:del w:id="3183" w:author="Client" w:date="2023-02-06T18:03:00Z"/>
          <w:rFonts w:ascii="Times New Roman" w:eastAsia="Times New Roman" w:hAnsi="Times New Roman"/>
          <w:b/>
          <w:bCs/>
          <w:color w:val="000000"/>
          <w:sz w:val="24"/>
          <w:szCs w:val="24"/>
        </w:rPr>
      </w:pPr>
    </w:p>
    <w:p w14:paraId="2D99F901" w14:textId="29FDAF16" w:rsidR="00C100EA" w:rsidDel="00317F55" w:rsidRDefault="00C100EA" w:rsidP="00C100EA">
      <w:pPr>
        <w:spacing w:after="0" w:line="240" w:lineRule="auto"/>
        <w:rPr>
          <w:del w:id="3184" w:author="Client" w:date="2023-02-06T18:03:00Z"/>
          <w:rFonts w:ascii="Times New Roman" w:eastAsia="Times New Roman" w:hAnsi="Times New Roman"/>
          <w:b/>
          <w:bCs/>
          <w:color w:val="000000"/>
          <w:sz w:val="24"/>
          <w:szCs w:val="24"/>
        </w:rPr>
      </w:pPr>
    </w:p>
    <w:p w14:paraId="06F25968" w14:textId="0432B77D" w:rsidR="00C100EA" w:rsidDel="00317F55" w:rsidRDefault="00C100EA" w:rsidP="00C100EA">
      <w:pPr>
        <w:spacing w:after="0" w:line="240" w:lineRule="auto"/>
        <w:rPr>
          <w:del w:id="3185" w:author="Client" w:date="2023-02-06T18:03:00Z"/>
          <w:rFonts w:ascii="Times New Roman" w:eastAsia="Times New Roman" w:hAnsi="Times New Roman"/>
          <w:b/>
          <w:bCs/>
          <w:color w:val="000000"/>
          <w:sz w:val="24"/>
          <w:szCs w:val="24"/>
        </w:rPr>
      </w:pPr>
    </w:p>
    <w:p w14:paraId="1A5CAD8C" w14:textId="28B5D761" w:rsidR="00C100EA" w:rsidDel="00317F55" w:rsidRDefault="00C100EA" w:rsidP="00C100EA">
      <w:pPr>
        <w:spacing w:after="0" w:line="240" w:lineRule="auto"/>
        <w:rPr>
          <w:del w:id="3186" w:author="Client" w:date="2023-02-06T18:03:00Z"/>
          <w:rFonts w:ascii="Times New Roman" w:eastAsia="Times New Roman" w:hAnsi="Times New Roman"/>
          <w:b/>
          <w:bCs/>
          <w:color w:val="000000"/>
          <w:sz w:val="24"/>
          <w:szCs w:val="24"/>
        </w:rPr>
      </w:pPr>
    </w:p>
    <w:p w14:paraId="707A8143" w14:textId="63147B14" w:rsidR="00C100EA" w:rsidDel="00317F55" w:rsidRDefault="00C100EA" w:rsidP="00C100EA">
      <w:pPr>
        <w:spacing w:after="0" w:line="240" w:lineRule="auto"/>
        <w:rPr>
          <w:del w:id="3187" w:author="Client" w:date="2023-02-06T18:03:00Z"/>
          <w:rFonts w:ascii="Times New Roman" w:eastAsia="Times New Roman" w:hAnsi="Times New Roman"/>
          <w:b/>
          <w:bCs/>
          <w:color w:val="000000"/>
          <w:sz w:val="24"/>
          <w:szCs w:val="24"/>
        </w:rPr>
      </w:pPr>
    </w:p>
    <w:p w14:paraId="26BDEA64" w14:textId="23C29C1D" w:rsidR="00C100EA" w:rsidDel="00317F55" w:rsidRDefault="00C100EA" w:rsidP="00C100EA">
      <w:pPr>
        <w:spacing w:after="0" w:line="240" w:lineRule="auto"/>
        <w:rPr>
          <w:del w:id="3188" w:author="Client" w:date="2023-02-06T18:03:00Z"/>
          <w:rFonts w:ascii="Times New Roman" w:eastAsia="Times New Roman" w:hAnsi="Times New Roman"/>
          <w:b/>
          <w:bCs/>
          <w:color w:val="000000"/>
          <w:sz w:val="24"/>
          <w:szCs w:val="24"/>
        </w:rPr>
      </w:pPr>
    </w:p>
    <w:p w14:paraId="5ED5CC54" w14:textId="7BEBC2F2" w:rsidR="00C100EA" w:rsidDel="00317F55" w:rsidRDefault="00C100EA" w:rsidP="00C100EA">
      <w:pPr>
        <w:spacing w:after="0" w:line="240" w:lineRule="auto"/>
        <w:rPr>
          <w:del w:id="3189" w:author="Client" w:date="2023-02-06T18:03:00Z"/>
          <w:rFonts w:ascii="Times New Roman" w:eastAsia="Times New Roman" w:hAnsi="Times New Roman"/>
          <w:b/>
          <w:bCs/>
          <w:color w:val="000000"/>
          <w:sz w:val="24"/>
          <w:szCs w:val="24"/>
        </w:rPr>
      </w:pPr>
    </w:p>
    <w:p w14:paraId="4B0C8FBA" w14:textId="1EA2C9E2" w:rsidR="00C100EA" w:rsidDel="00317F55" w:rsidRDefault="00C100EA" w:rsidP="00C100EA">
      <w:pPr>
        <w:spacing w:after="0" w:line="240" w:lineRule="auto"/>
        <w:rPr>
          <w:del w:id="3190" w:author="Client" w:date="2023-02-06T18:03:00Z"/>
          <w:rFonts w:ascii="Times New Roman" w:eastAsia="Times New Roman" w:hAnsi="Times New Roman"/>
          <w:b/>
          <w:bCs/>
          <w:color w:val="000000"/>
          <w:sz w:val="24"/>
          <w:szCs w:val="24"/>
        </w:rPr>
      </w:pPr>
    </w:p>
    <w:p w14:paraId="3BF2AAE9" w14:textId="6627A244" w:rsidR="00C100EA" w:rsidDel="00317F55" w:rsidRDefault="00C100EA" w:rsidP="00C100EA">
      <w:pPr>
        <w:spacing w:after="0" w:line="240" w:lineRule="auto"/>
        <w:rPr>
          <w:del w:id="3191" w:author="Client" w:date="2023-02-06T18:03:00Z"/>
          <w:rFonts w:ascii="Times New Roman" w:eastAsia="Times New Roman" w:hAnsi="Times New Roman"/>
          <w:b/>
          <w:bCs/>
          <w:color w:val="000000"/>
          <w:sz w:val="24"/>
          <w:szCs w:val="24"/>
        </w:rPr>
      </w:pPr>
    </w:p>
    <w:p w14:paraId="67938C67" w14:textId="1988E944" w:rsidR="00C100EA" w:rsidDel="00317F55" w:rsidRDefault="00C100EA" w:rsidP="00C100EA">
      <w:pPr>
        <w:spacing w:after="0" w:line="240" w:lineRule="auto"/>
        <w:jc w:val="center"/>
        <w:rPr>
          <w:del w:id="3192" w:author="Client" w:date="2023-02-06T18:03:00Z"/>
          <w:rFonts w:ascii="Times New Roman" w:eastAsia="Times New Roman" w:hAnsi="Times New Roman"/>
          <w:b/>
          <w:bCs/>
          <w:color w:val="000000"/>
          <w:sz w:val="24"/>
          <w:szCs w:val="24"/>
        </w:rPr>
      </w:pPr>
    </w:p>
    <w:p w14:paraId="227E2A81" w14:textId="34699205" w:rsidR="00C100EA" w:rsidDel="00317F55" w:rsidRDefault="00C100EA" w:rsidP="00C100EA">
      <w:pPr>
        <w:spacing w:after="0" w:line="240" w:lineRule="auto"/>
        <w:jc w:val="center"/>
        <w:rPr>
          <w:del w:id="3193" w:author="Client" w:date="2023-02-06T18:03:00Z"/>
          <w:rFonts w:ascii="Times New Roman" w:eastAsia="Times New Roman" w:hAnsi="Times New Roman"/>
          <w:b/>
          <w:bCs/>
          <w:color w:val="000000"/>
          <w:sz w:val="24"/>
          <w:szCs w:val="24"/>
        </w:rPr>
      </w:pPr>
    </w:p>
    <w:p w14:paraId="5D315D98" w14:textId="5113AC1F" w:rsidR="00C100EA" w:rsidDel="00317F55" w:rsidRDefault="00C100EA" w:rsidP="00C100EA">
      <w:pPr>
        <w:spacing w:after="0" w:line="240" w:lineRule="auto"/>
        <w:jc w:val="center"/>
        <w:rPr>
          <w:del w:id="3194" w:author="Client" w:date="2023-02-06T18:03:00Z"/>
          <w:rFonts w:ascii="Times New Roman" w:eastAsia="Times New Roman" w:hAnsi="Times New Roman"/>
          <w:b/>
          <w:bCs/>
          <w:color w:val="000000"/>
          <w:sz w:val="24"/>
          <w:szCs w:val="24"/>
        </w:rPr>
      </w:pPr>
    </w:p>
    <w:p w14:paraId="49E07C0A" w14:textId="7ABF0716" w:rsidR="00C100EA" w:rsidDel="00317F55" w:rsidRDefault="00C100EA" w:rsidP="00C100EA">
      <w:pPr>
        <w:spacing w:after="0" w:line="240" w:lineRule="auto"/>
        <w:jc w:val="center"/>
        <w:rPr>
          <w:del w:id="3195" w:author="Client" w:date="2023-02-06T18:03:00Z"/>
          <w:rFonts w:ascii="Times New Roman" w:eastAsia="Times New Roman" w:hAnsi="Times New Roman"/>
          <w:b/>
          <w:bCs/>
          <w:color w:val="000000"/>
          <w:sz w:val="24"/>
          <w:szCs w:val="24"/>
        </w:rPr>
      </w:pPr>
    </w:p>
    <w:p w14:paraId="44037415" w14:textId="0D7FD16E" w:rsidR="00C100EA" w:rsidDel="00317F55" w:rsidRDefault="00C100EA" w:rsidP="00C100EA">
      <w:pPr>
        <w:spacing w:after="0" w:line="240" w:lineRule="auto"/>
        <w:jc w:val="center"/>
        <w:rPr>
          <w:del w:id="3196" w:author="Client" w:date="2023-02-06T18:03:00Z"/>
          <w:rFonts w:ascii="Times New Roman" w:eastAsia="Times New Roman" w:hAnsi="Times New Roman"/>
          <w:b/>
          <w:bCs/>
          <w:color w:val="000000"/>
          <w:sz w:val="24"/>
          <w:szCs w:val="24"/>
        </w:rPr>
      </w:pPr>
    </w:p>
    <w:p w14:paraId="53892B69" w14:textId="7B9214F1" w:rsidR="00C100EA" w:rsidDel="00317F55" w:rsidRDefault="00C100EA" w:rsidP="00C100EA">
      <w:pPr>
        <w:spacing w:after="0" w:line="240" w:lineRule="auto"/>
        <w:jc w:val="center"/>
        <w:rPr>
          <w:del w:id="3197" w:author="Client" w:date="2023-02-06T18:03:00Z"/>
          <w:rFonts w:ascii="Times New Roman" w:eastAsia="Times New Roman" w:hAnsi="Times New Roman"/>
          <w:b/>
          <w:bCs/>
          <w:color w:val="000000"/>
          <w:sz w:val="24"/>
          <w:szCs w:val="24"/>
        </w:rPr>
      </w:pPr>
    </w:p>
    <w:p w14:paraId="5053368E" w14:textId="0E9A33E6" w:rsidR="00C100EA" w:rsidDel="00317F55" w:rsidRDefault="00C100EA" w:rsidP="00C100EA">
      <w:pPr>
        <w:spacing w:after="0" w:line="240" w:lineRule="auto"/>
        <w:jc w:val="center"/>
        <w:rPr>
          <w:del w:id="3198" w:author="Client" w:date="2023-02-06T18:03:00Z"/>
          <w:rFonts w:ascii="Times New Roman" w:eastAsia="Times New Roman" w:hAnsi="Times New Roman"/>
          <w:b/>
          <w:bCs/>
          <w:color w:val="000000"/>
          <w:sz w:val="24"/>
          <w:szCs w:val="24"/>
        </w:rPr>
      </w:pPr>
      <w:del w:id="3199" w:author="Client" w:date="2023-02-06T18:03:00Z">
        <w:r w:rsidDel="00317F55">
          <w:rPr>
            <w:rFonts w:ascii="Times New Roman" w:eastAsia="Times New Roman" w:hAnsi="Times New Roman"/>
            <w:b/>
            <w:bCs/>
            <w:color w:val="000000"/>
            <w:sz w:val="24"/>
            <w:szCs w:val="24"/>
          </w:rPr>
          <w:delText>CHAPTER 5</w:delText>
        </w:r>
      </w:del>
    </w:p>
    <w:p w14:paraId="2360D681" w14:textId="4CC5B540" w:rsidR="00C100EA" w:rsidDel="00317F55" w:rsidRDefault="00C100EA" w:rsidP="00C100EA">
      <w:pPr>
        <w:spacing w:after="0" w:line="240" w:lineRule="auto"/>
        <w:jc w:val="center"/>
        <w:rPr>
          <w:del w:id="3200" w:author="Client" w:date="2023-02-06T18:03:00Z"/>
          <w:rFonts w:ascii="Times New Roman" w:eastAsia="Times New Roman" w:hAnsi="Times New Roman"/>
          <w:b/>
          <w:bCs/>
          <w:color w:val="000000"/>
          <w:sz w:val="24"/>
          <w:szCs w:val="24"/>
        </w:rPr>
      </w:pPr>
    </w:p>
    <w:p w14:paraId="5511E270" w14:textId="73896E79" w:rsidR="00C100EA" w:rsidDel="00317F55" w:rsidRDefault="00C100EA" w:rsidP="00C100EA">
      <w:pPr>
        <w:spacing w:after="0" w:line="480" w:lineRule="auto"/>
        <w:jc w:val="both"/>
        <w:rPr>
          <w:del w:id="3201" w:author="Client" w:date="2023-02-06T18:03:00Z"/>
          <w:rFonts w:ascii="Times New Roman" w:eastAsia="Times New Roman" w:hAnsi="Times New Roman"/>
          <w:color w:val="000000"/>
          <w:sz w:val="24"/>
          <w:szCs w:val="24"/>
        </w:rPr>
      </w:pPr>
      <w:del w:id="3202" w:author="Client" w:date="2023-02-06T18:03:00Z">
        <w:r w:rsidDel="00317F55">
          <w:rPr>
            <w:rFonts w:ascii="Times New Roman" w:eastAsia="Times New Roman" w:hAnsi="Times New Roman"/>
            <w:b/>
            <w:bCs/>
            <w:color w:val="000000"/>
            <w:sz w:val="24"/>
            <w:szCs w:val="24"/>
          </w:rPr>
          <w:tab/>
        </w:r>
        <w:r w:rsidDel="00317F55">
          <w:rPr>
            <w:rFonts w:ascii="Times New Roman" w:eastAsia="Times New Roman" w:hAnsi="Times New Roman"/>
            <w:color w:val="000000"/>
            <w:sz w:val="24"/>
            <w:szCs w:val="24"/>
          </w:rPr>
          <w:delText>This chapter presents the Summary of the findings, conclusions, recommendations, appendices, references, and curriculum vitae.</w:delText>
        </w:r>
      </w:del>
    </w:p>
    <w:p w14:paraId="2A28B8C8" w14:textId="7A600C18" w:rsidR="00C100EA" w:rsidDel="00317F55" w:rsidRDefault="00C100EA" w:rsidP="00C100EA">
      <w:pPr>
        <w:spacing w:after="0" w:line="480" w:lineRule="auto"/>
        <w:jc w:val="both"/>
        <w:rPr>
          <w:del w:id="3203" w:author="Client" w:date="2023-02-06T18:03:00Z"/>
          <w:rFonts w:ascii="Times New Roman" w:eastAsia="Times New Roman" w:hAnsi="Times New Roman"/>
          <w:color w:val="000000"/>
          <w:sz w:val="24"/>
          <w:szCs w:val="24"/>
        </w:rPr>
      </w:pPr>
    </w:p>
    <w:p w14:paraId="77459F2E" w14:textId="5671F17C" w:rsidR="00C100EA" w:rsidDel="00317F55" w:rsidRDefault="00C100EA" w:rsidP="00C100EA">
      <w:pPr>
        <w:spacing w:after="0" w:line="480" w:lineRule="auto"/>
        <w:jc w:val="both"/>
        <w:rPr>
          <w:del w:id="3204" w:author="Client" w:date="2023-02-06T18:03:00Z"/>
          <w:rFonts w:ascii="Times New Roman" w:eastAsia="Times New Roman" w:hAnsi="Times New Roman"/>
          <w:b/>
          <w:bCs/>
          <w:color w:val="000000"/>
          <w:sz w:val="24"/>
          <w:szCs w:val="24"/>
        </w:rPr>
      </w:pPr>
      <w:del w:id="3205" w:author="Client" w:date="2023-02-06T18:03:00Z">
        <w:r w:rsidDel="00317F55">
          <w:rPr>
            <w:rFonts w:ascii="Times New Roman" w:eastAsia="Times New Roman" w:hAnsi="Times New Roman"/>
            <w:b/>
            <w:bCs/>
            <w:color w:val="000000"/>
            <w:sz w:val="24"/>
            <w:szCs w:val="24"/>
          </w:rPr>
          <w:delText>Summary of the Findings</w:delText>
        </w:r>
      </w:del>
    </w:p>
    <w:p w14:paraId="44F88F56" w14:textId="28C41C21" w:rsidR="00C100EA" w:rsidDel="00317F55" w:rsidRDefault="00C100EA" w:rsidP="00C100EA">
      <w:pPr>
        <w:pStyle w:val="ListParagraph"/>
        <w:numPr>
          <w:ilvl w:val="0"/>
          <w:numId w:val="19"/>
        </w:numPr>
        <w:spacing w:after="0" w:line="480" w:lineRule="auto"/>
        <w:jc w:val="both"/>
        <w:rPr>
          <w:del w:id="3206" w:author="Client" w:date="2023-02-06T18:03:00Z"/>
          <w:rFonts w:ascii="Times New Roman" w:eastAsia="Times New Roman" w:hAnsi="Times New Roman"/>
          <w:bCs/>
          <w:color w:val="000000"/>
          <w:sz w:val="24"/>
          <w:szCs w:val="24"/>
        </w:rPr>
      </w:pPr>
      <w:del w:id="3207" w:author="Client" w:date="2023-02-06T18:03:00Z">
        <w:r w:rsidRPr="00785C7D" w:rsidDel="00317F55">
          <w:rPr>
            <w:rFonts w:ascii="Times New Roman" w:eastAsia="Times New Roman" w:hAnsi="Times New Roman"/>
            <w:bCs/>
            <w:color w:val="000000"/>
            <w:sz w:val="24"/>
            <w:szCs w:val="24"/>
          </w:rPr>
          <w:delText xml:space="preserve">Most of the respondents </w:delText>
        </w:r>
        <w:r w:rsidDel="00317F55">
          <w:rPr>
            <w:rFonts w:ascii="Times New Roman" w:eastAsia="Times New Roman" w:hAnsi="Times New Roman"/>
            <w:bCs/>
            <w:color w:val="000000"/>
            <w:sz w:val="24"/>
            <w:szCs w:val="24"/>
          </w:rPr>
          <w:delText xml:space="preserve">had </w:delText>
        </w:r>
        <w:r w:rsidRPr="00785C7D" w:rsidDel="00317F55">
          <w:rPr>
            <w:rFonts w:ascii="Times New Roman" w:eastAsia="Times New Roman" w:hAnsi="Times New Roman"/>
            <w:bCs/>
            <w:color w:val="000000"/>
            <w:sz w:val="24"/>
            <w:szCs w:val="24"/>
          </w:rPr>
          <w:delText xml:space="preserve">agree that </w:delText>
        </w:r>
        <w:r w:rsidDel="00317F55">
          <w:rPr>
            <w:rFonts w:ascii="Times New Roman" w:eastAsia="Times New Roman" w:hAnsi="Times New Roman"/>
            <w:bCs/>
            <w:color w:val="000000"/>
            <w:sz w:val="24"/>
            <w:szCs w:val="24"/>
          </w:rPr>
          <w:delText>product/service innovation increase sales, widens target market, make business grow, and give good reputation to  a business.</w:delText>
        </w:r>
      </w:del>
    </w:p>
    <w:p w14:paraId="0E9FB82D" w14:textId="7424BDAF" w:rsidR="00C100EA" w:rsidDel="00317F55" w:rsidRDefault="00C100EA" w:rsidP="00C100EA">
      <w:pPr>
        <w:pStyle w:val="ListParagraph"/>
        <w:numPr>
          <w:ilvl w:val="0"/>
          <w:numId w:val="19"/>
        </w:numPr>
        <w:spacing w:after="0" w:line="480" w:lineRule="auto"/>
        <w:jc w:val="both"/>
        <w:rPr>
          <w:del w:id="3208" w:author="Client" w:date="2023-02-06T18:03:00Z"/>
          <w:rFonts w:ascii="Times New Roman" w:eastAsia="Times New Roman" w:hAnsi="Times New Roman"/>
          <w:bCs/>
          <w:color w:val="000000"/>
          <w:sz w:val="24"/>
          <w:szCs w:val="24"/>
        </w:rPr>
      </w:pPr>
      <w:del w:id="3209" w:author="Client" w:date="2023-02-06T18:03:00Z">
        <w:r w:rsidDel="00317F55">
          <w:rPr>
            <w:rFonts w:ascii="Times New Roman" w:eastAsia="Times New Roman" w:hAnsi="Times New Roman"/>
            <w:bCs/>
            <w:color w:val="000000"/>
            <w:sz w:val="24"/>
            <w:szCs w:val="24"/>
          </w:rPr>
          <w:delText>In terms of process innovation most of the respondents had agree that it allows the business owners to gain more outcomes, develop business efficiency and effectiveness, reducts overall cost for ones product/service, and increase the competitiveness of a business.</w:delText>
        </w:r>
      </w:del>
    </w:p>
    <w:p w14:paraId="20695956" w14:textId="6AB5FDF3" w:rsidR="00C100EA" w:rsidDel="00317F55" w:rsidRDefault="00C100EA" w:rsidP="00C100EA">
      <w:pPr>
        <w:pStyle w:val="ListParagraph"/>
        <w:numPr>
          <w:ilvl w:val="0"/>
          <w:numId w:val="19"/>
        </w:numPr>
        <w:spacing w:after="0" w:line="480" w:lineRule="auto"/>
        <w:jc w:val="both"/>
        <w:rPr>
          <w:del w:id="3210" w:author="Client" w:date="2023-02-06T18:03:00Z"/>
          <w:rFonts w:ascii="Times New Roman" w:eastAsia="Times New Roman" w:hAnsi="Times New Roman"/>
          <w:bCs/>
          <w:color w:val="000000"/>
          <w:sz w:val="24"/>
          <w:szCs w:val="24"/>
        </w:rPr>
      </w:pPr>
      <w:del w:id="3211" w:author="Client" w:date="2023-02-06T18:03:00Z">
        <w:r w:rsidDel="00317F55">
          <w:rPr>
            <w:rFonts w:ascii="Times New Roman" w:eastAsia="Times New Roman" w:hAnsi="Times New Roman"/>
            <w:bCs/>
            <w:color w:val="000000"/>
            <w:sz w:val="24"/>
            <w:szCs w:val="24"/>
          </w:rPr>
          <w:delText>In terms of technological innovation most of the respondents had agree that technological innovation makes transaction easier for a business, makes communication faster and easier with customers/buyers, makes business easier to access, improve a business value and recognition, and could save time in running a business.</w:delText>
        </w:r>
      </w:del>
    </w:p>
    <w:p w14:paraId="0494FA8F" w14:textId="4AA95989" w:rsidR="00C100EA" w:rsidDel="00317F55" w:rsidRDefault="00C100EA" w:rsidP="00C100EA">
      <w:pPr>
        <w:pStyle w:val="ListParagraph"/>
        <w:numPr>
          <w:ilvl w:val="0"/>
          <w:numId w:val="19"/>
        </w:numPr>
        <w:spacing w:after="0" w:line="480" w:lineRule="auto"/>
        <w:jc w:val="both"/>
        <w:rPr>
          <w:del w:id="3212" w:author="Client" w:date="2023-02-06T18:03:00Z"/>
          <w:rFonts w:ascii="Times New Roman" w:eastAsia="Times New Roman" w:hAnsi="Times New Roman"/>
          <w:bCs/>
          <w:color w:val="000000"/>
          <w:sz w:val="24"/>
          <w:szCs w:val="24"/>
        </w:rPr>
      </w:pPr>
      <w:del w:id="3213" w:author="Client" w:date="2023-02-06T18:03:00Z">
        <w:r w:rsidDel="00317F55">
          <w:rPr>
            <w:rFonts w:ascii="Times New Roman" w:eastAsia="Times New Roman" w:hAnsi="Times New Roman"/>
            <w:bCs/>
            <w:color w:val="000000"/>
            <w:sz w:val="24"/>
            <w:szCs w:val="24"/>
          </w:rPr>
          <w:delText>Most of the respondents had agree that marketing innovation identify proper marketing channels for customers/buyers, build better positioning to attract more customers for a business, can enable to find the right approach for target markets, reveal the needs of target markets, and help discover the market potential of a business.</w:delText>
        </w:r>
      </w:del>
    </w:p>
    <w:p w14:paraId="625CE9E8" w14:textId="0F5DC7B4" w:rsidR="00C100EA" w:rsidRPr="00785C7D" w:rsidDel="00317F55" w:rsidRDefault="00C100EA" w:rsidP="00C100EA">
      <w:pPr>
        <w:pStyle w:val="ListParagraph"/>
        <w:numPr>
          <w:ilvl w:val="0"/>
          <w:numId w:val="19"/>
        </w:numPr>
        <w:spacing w:after="0" w:line="480" w:lineRule="auto"/>
        <w:jc w:val="both"/>
        <w:rPr>
          <w:del w:id="3214" w:author="Client" w:date="2023-02-06T18:03:00Z"/>
          <w:rFonts w:ascii="Times New Roman" w:eastAsia="Times New Roman" w:hAnsi="Times New Roman"/>
          <w:bCs/>
          <w:color w:val="000000"/>
          <w:sz w:val="24"/>
          <w:szCs w:val="24"/>
        </w:rPr>
      </w:pPr>
      <w:del w:id="3215" w:author="Client" w:date="2023-02-06T18:03:00Z">
        <w:r w:rsidDel="00317F55">
          <w:rPr>
            <w:rFonts w:ascii="Times New Roman" w:eastAsia="Times New Roman" w:hAnsi="Times New Roman"/>
            <w:bCs/>
            <w:color w:val="000000"/>
            <w:sz w:val="24"/>
            <w:szCs w:val="24"/>
          </w:rPr>
          <w:delText xml:space="preserve">The F value which is </w:delText>
        </w:r>
        <w:r w:rsidRPr="00AC3498" w:rsidDel="00317F55">
          <w:rPr>
            <w:rFonts w:ascii="Times New Roman" w:eastAsia="Times New Roman" w:hAnsi="Times New Roman"/>
            <w:bCs/>
            <w:color w:val="000000"/>
            <w:sz w:val="24"/>
            <w:szCs w:val="24"/>
          </w:rPr>
          <w:delText>414.3201</w:delText>
        </w:r>
        <w:r w:rsidDel="00317F55">
          <w:rPr>
            <w:rFonts w:ascii="Times New Roman" w:eastAsia="Times New Roman" w:hAnsi="Times New Roman"/>
            <w:bCs/>
            <w:color w:val="000000"/>
            <w:sz w:val="24"/>
            <w:szCs w:val="24"/>
          </w:rPr>
          <w:delText xml:space="preserve"> is much greater than the value of the F-crit which is </w:delText>
        </w:r>
        <w:r w:rsidRPr="00AC3498" w:rsidDel="00317F55">
          <w:rPr>
            <w:rFonts w:ascii="Times New Roman" w:eastAsia="Times New Roman" w:hAnsi="Times New Roman"/>
            <w:bCs/>
            <w:color w:val="000000"/>
            <w:sz w:val="24"/>
            <w:szCs w:val="24"/>
          </w:rPr>
          <w:delText>2.724944</w:delText>
        </w:r>
        <w:r w:rsidDel="00317F55">
          <w:rPr>
            <w:rFonts w:ascii="Times New Roman" w:eastAsia="Times New Roman" w:hAnsi="Times New Roman"/>
            <w:bCs/>
            <w:color w:val="000000"/>
            <w:sz w:val="24"/>
            <w:szCs w:val="24"/>
          </w:rPr>
          <w:delText>. The null hypothesis is rejected therefore there is a significant relationship between the two variables.</w:delText>
        </w:r>
      </w:del>
    </w:p>
    <w:p w14:paraId="21865EB2" w14:textId="1BC30E0C" w:rsidR="00C100EA" w:rsidRPr="00904F89" w:rsidDel="00317F55" w:rsidRDefault="00C100EA" w:rsidP="00C100EA">
      <w:pPr>
        <w:spacing w:after="0" w:line="480" w:lineRule="auto"/>
        <w:ind w:left="360"/>
        <w:jc w:val="both"/>
        <w:rPr>
          <w:del w:id="3216" w:author="Client" w:date="2023-02-06T18:03:00Z"/>
          <w:rFonts w:ascii="Times New Roman" w:eastAsia="Times New Roman" w:hAnsi="Times New Roman"/>
          <w:bCs/>
          <w:color w:val="000000"/>
          <w:sz w:val="24"/>
          <w:szCs w:val="24"/>
        </w:rPr>
      </w:pPr>
    </w:p>
    <w:p w14:paraId="3AEB9E58" w14:textId="58F47FD0" w:rsidR="00C100EA" w:rsidDel="00317F55" w:rsidRDefault="00C100EA" w:rsidP="00C100EA">
      <w:pPr>
        <w:spacing w:after="0" w:line="480" w:lineRule="auto"/>
        <w:jc w:val="both"/>
        <w:rPr>
          <w:del w:id="3217" w:author="Client" w:date="2023-02-06T18:03:00Z"/>
          <w:rFonts w:ascii="Times New Roman" w:eastAsia="Times New Roman" w:hAnsi="Times New Roman"/>
          <w:b/>
          <w:bCs/>
          <w:color w:val="000000"/>
          <w:sz w:val="24"/>
          <w:szCs w:val="24"/>
        </w:rPr>
      </w:pPr>
      <w:del w:id="3218" w:author="Client" w:date="2023-02-06T18:03:00Z">
        <w:r w:rsidDel="00317F55">
          <w:rPr>
            <w:rFonts w:ascii="Times New Roman" w:eastAsia="Times New Roman" w:hAnsi="Times New Roman"/>
            <w:b/>
            <w:bCs/>
            <w:color w:val="000000"/>
            <w:sz w:val="24"/>
            <w:szCs w:val="24"/>
          </w:rPr>
          <w:delText>Conclusions</w:delText>
        </w:r>
      </w:del>
    </w:p>
    <w:p w14:paraId="7C265AF9" w14:textId="20F4022A" w:rsidR="00C100EA" w:rsidDel="00317F55" w:rsidRDefault="00C100EA" w:rsidP="00C100EA">
      <w:pPr>
        <w:pStyle w:val="ListParagraph"/>
        <w:numPr>
          <w:ilvl w:val="0"/>
          <w:numId w:val="20"/>
        </w:numPr>
        <w:spacing w:after="0" w:line="480" w:lineRule="auto"/>
        <w:jc w:val="both"/>
        <w:rPr>
          <w:del w:id="3219" w:author="Client" w:date="2023-02-06T18:03:00Z"/>
          <w:rFonts w:ascii="Times New Roman" w:eastAsia="Times New Roman" w:hAnsi="Times New Roman"/>
          <w:bCs/>
          <w:color w:val="000000"/>
          <w:sz w:val="24"/>
          <w:szCs w:val="24"/>
        </w:rPr>
      </w:pPr>
      <w:del w:id="3220" w:author="Client" w:date="2023-02-06T18:03:00Z">
        <w:r w:rsidDel="00317F55">
          <w:rPr>
            <w:rFonts w:ascii="Times New Roman" w:eastAsia="Times New Roman" w:hAnsi="Times New Roman"/>
            <w:bCs/>
            <w:color w:val="000000"/>
            <w:sz w:val="24"/>
            <w:szCs w:val="24"/>
          </w:rPr>
          <w:delText>Product/service innovation is agreed beneficial for a business target market by the respondents.</w:delText>
        </w:r>
      </w:del>
    </w:p>
    <w:p w14:paraId="667D0DD2" w14:textId="128BF5DC" w:rsidR="00C100EA" w:rsidDel="00317F55" w:rsidRDefault="00C100EA" w:rsidP="00C100EA">
      <w:pPr>
        <w:pStyle w:val="ListParagraph"/>
        <w:numPr>
          <w:ilvl w:val="0"/>
          <w:numId w:val="20"/>
        </w:numPr>
        <w:spacing w:after="0" w:line="480" w:lineRule="auto"/>
        <w:jc w:val="both"/>
        <w:rPr>
          <w:del w:id="3221" w:author="Client" w:date="2023-02-06T18:03:00Z"/>
          <w:rFonts w:ascii="Times New Roman" w:eastAsia="Times New Roman" w:hAnsi="Times New Roman"/>
          <w:bCs/>
          <w:color w:val="000000"/>
          <w:sz w:val="24"/>
          <w:szCs w:val="24"/>
        </w:rPr>
      </w:pPr>
      <w:del w:id="3222" w:author="Client" w:date="2023-02-06T18:03:00Z">
        <w:r w:rsidDel="00317F55">
          <w:rPr>
            <w:rFonts w:ascii="Times New Roman" w:eastAsia="Times New Roman" w:hAnsi="Times New Roman"/>
            <w:bCs/>
            <w:color w:val="000000"/>
            <w:sz w:val="24"/>
            <w:szCs w:val="24"/>
          </w:rPr>
          <w:delText>Process innovation is mostly agreed good for a target market of a business by the respondents.</w:delText>
        </w:r>
      </w:del>
    </w:p>
    <w:p w14:paraId="66882BCB" w14:textId="70AB98CB" w:rsidR="00C100EA" w:rsidDel="00317F55" w:rsidRDefault="00C100EA" w:rsidP="00C100EA">
      <w:pPr>
        <w:pStyle w:val="ListParagraph"/>
        <w:numPr>
          <w:ilvl w:val="0"/>
          <w:numId w:val="20"/>
        </w:numPr>
        <w:spacing w:after="0" w:line="480" w:lineRule="auto"/>
        <w:jc w:val="both"/>
        <w:rPr>
          <w:del w:id="3223" w:author="Client" w:date="2023-02-06T18:03:00Z"/>
          <w:rFonts w:ascii="Times New Roman" w:eastAsia="Times New Roman" w:hAnsi="Times New Roman"/>
          <w:bCs/>
          <w:color w:val="000000"/>
          <w:sz w:val="24"/>
          <w:szCs w:val="24"/>
        </w:rPr>
      </w:pPr>
      <w:del w:id="3224" w:author="Client" w:date="2023-02-06T18:03:00Z">
        <w:r w:rsidDel="00317F55">
          <w:rPr>
            <w:rFonts w:ascii="Times New Roman" w:eastAsia="Times New Roman" w:hAnsi="Times New Roman"/>
            <w:bCs/>
            <w:color w:val="000000"/>
            <w:sz w:val="24"/>
            <w:szCs w:val="24"/>
          </w:rPr>
          <w:delText>Technological innovation is agreed helpful for a business target market by most of the respondents.</w:delText>
        </w:r>
      </w:del>
    </w:p>
    <w:p w14:paraId="11050A47" w14:textId="6FC681F0" w:rsidR="00C100EA" w:rsidDel="00317F55" w:rsidRDefault="00C100EA" w:rsidP="00C100EA">
      <w:pPr>
        <w:pStyle w:val="ListParagraph"/>
        <w:numPr>
          <w:ilvl w:val="0"/>
          <w:numId w:val="20"/>
        </w:numPr>
        <w:spacing w:after="0" w:line="480" w:lineRule="auto"/>
        <w:jc w:val="both"/>
        <w:rPr>
          <w:del w:id="3225" w:author="Client" w:date="2023-02-06T18:03:00Z"/>
          <w:rFonts w:ascii="Times New Roman" w:eastAsia="Times New Roman" w:hAnsi="Times New Roman"/>
          <w:bCs/>
          <w:color w:val="000000"/>
          <w:sz w:val="24"/>
          <w:szCs w:val="24"/>
        </w:rPr>
      </w:pPr>
      <w:del w:id="3226" w:author="Client" w:date="2023-02-06T18:03:00Z">
        <w:r w:rsidDel="00317F55">
          <w:rPr>
            <w:rFonts w:ascii="Times New Roman" w:eastAsia="Times New Roman" w:hAnsi="Times New Roman"/>
            <w:bCs/>
            <w:color w:val="000000"/>
            <w:sz w:val="24"/>
            <w:szCs w:val="24"/>
          </w:rPr>
          <w:delText>Marketing innovation is agreed advantageous for the target market of a business by most of the repondents of this study.</w:delText>
        </w:r>
      </w:del>
    </w:p>
    <w:p w14:paraId="0967FF1E" w14:textId="4E15642E" w:rsidR="00C100EA" w:rsidRPr="00904F89" w:rsidDel="00317F55" w:rsidRDefault="00C100EA" w:rsidP="00C100EA">
      <w:pPr>
        <w:pStyle w:val="ListParagraph"/>
        <w:numPr>
          <w:ilvl w:val="0"/>
          <w:numId w:val="20"/>
        </w:numPr>
        <w:spacing w:after="0" w:line="480" w:lineRule="auto"/>
        <w:jc w:val="both"/>
        <w:rPr>
          <w:del w:id="3227" w:author="Client" w:date="2023-02-06T18:03:00Z"/>
          <w:rFonts w:ascii="Times New Roman" w:eastAsia="Times New Roman" w:hAnsi="Times New Roman"/>
          <w:bCs/>
          <w:color w:val="000000"/>
          <w:sz w:val="24"/>
          <w:szCs w:val="24"/>
        </w:rPr>
      </w:pPr>
      <w:del w:id="3228" w:author="Client" w:date="2023-02-06T18:03:00Z">
        <w:r w:rsidDel="00317F55">
          <w:rPr>
            <w:rFonts w:ascii="Times New Roman" w:eastAsia="Times New Roman" w:hAnsi="Times New Roman"/>
            <w:bCs/>
            <w:color w:val="000000"/>
            <w:sz w:val="24"/>
            <w:szCs w:val="24"/>
          </w:rPr>
          <w:delText xml:space="preserve">There is a significant relationship between the importance of business innovation to target market. </w:delText>
        </w:r>
      </w:del>
    </w:p>
    <w:p w14:paraId="2395A41A" w14:textId="25B11A92" w:rsidR="003C64DB" w:rsidDel="00317F55" w:rsidRDefault="003C64DB" w:rsidP="00C100EA">
      <w:pPr>
        <w:spacing w:after="0" w:line="480" w:lineRule="auto"/>
        <w:jc w:val="both"/>
        <w:rPr>
          <w:del w:id="3229" w:author="Client" w:date="2023-02-06T18:03:00Z"/>
          <w:rFonts w:ascii="Times New Roman" w:eastAsia="Times New Roman" w:hAnsi="Times New Roman"/>
          <w:b/>
          <w:bCs/>
          <w:color w:val="000000"/>
          <w:sz w:val="24"/>
          <w:szCs w:val="24"/>
        </w:rPr>
      </w:pPr>
    </w:p>
    <w:p w14:paraId="15C48106" w14:textId="16550F0F" w:rsidR="003C64DB" w:rsidDel="00317F55" w:rsidRDefault="003C64DB" w:rsidP="00C100EA">
      <w:pPr>
        <w:spacing w:after="0" w:line="480" w:lineRule="auto"/>
        <w:jc w:val="both"/>
        <w:rPr>
          <w:del w:id="3230" w:author="Client" w:date="2023-02-06T18:03:00Z"/>
          <w:rFonts w:ascii="Times New Roman" w:eastAsia="Times New Roman" w:hAnsi="Times New Roman"/>
          <w:b/>
          <w:bCs/>
          <w:color w:val="000000"/>
          <w:sz w:val="24"/>
          <w:szCs w:val="24"/>
        </w:rPr>
      </w:pPr>
    </w:p>
    <w:p w14:paraId="5C2F7E5C" w14:textId="582F78E1" w:rsidR="003C64DB" w:rsidDel="00317F55" w:rsidRDefault="003C64DB" w:rsidP="00C100EA">
      <w:pPr>
        <w:spacing w:after="0" w:line="480" w:lineRule="auto"/>
        <w:jc w:val="both"/>
        <w:rPr>
          <w:del w:id="3231" w:author="Client" w:date="2023-02-06T18:03:00Z"/>
          <w:rFonts w:ascii="Times New Roman" w:eastAsia="Times New Roman" w:hAnsi="Times New Roman"/>
          <w:b/>
          <w:bCs/>
          <w:color w:val="000000"/>
          <w:sz w:val="24"/>
          <w:szCs w:val="24"/>
        </w:rPr>
      </w:pPr>
    </w:p>
    <w:p w14:paraId="3AD87406" w14:textId="303D460D" w:rsidR="003C64DB" w:rsidDel="00317F55" w:rsidRDefault="003C64DB" w:rsidP="00C100EA">
      <w:pPr>
        <w:spacing w:after="0" w:line="480" w:lineRule="auto"/>
        <w:jc w:val="both"/>
        <w:rPr>
          <w:del w:id="3232" w:author="Client" w:date="2023-02-06T18:03:00Z"/>
          <w:rFonts w:ascii="Times New Roman" w:eastAsia="Times New Roman" w:hAnsi="Times New Roman"/>
          <w:b/>
          <w:bCs/>
          <w:color w:val="000000"/>
          <w:sz w:val="24"/>
          <w:szCs w:val="24"/>
        </w:rPr>
      </w:pPr>
    </w:p>
    <w:p w14:paraId="02D3FE78" w14:textId="39B5334B" w:rsidR="003C64DB" w:rsidDel="00317F55" w:rsidRDefault="003C64DB" w:rsidP="00C100EA">
      <w:pPr>
        <w:spacing w:after="0" w:line="480" w:lineRule="auto"/>
        <w:jc w:val="both"/>
        <w:rPr>
          <w:del w:id="3233" w:author="Client" w:date="2023-02-06T18:03:00Z"/>
          <w:rFonts w:ascii="Times New Roman" w:eastAsia="Times New Roman" w:hAnsi="Times New Roman"/>
          <w:b/>
          <w:bCs/>
          <w:color w:val="000000"/>
          <w:sz w:val="24"/>
          <w:szCs w:val="24"/>
        </w:rPr>
      </w:pPr>
    </w:p>
    <w:p w14:paraId="219DCC3C" w14:textId="777DA487" w:rsidR="004E2D2E" w:rsidDel="00317F55" w:rsidRDefault="004E2D2E" w:rsidP="00C100EA">
      <w:pPr>
        <w:spacing w:after="0" w:line="480" w:lineRule="auto"/>
        <w:jc w:val="both"/>
        <w:rPr>
          <w:del w:id="3234" w:author="Client" w:date="2023-02-06T18:03:00Z"/>
          <w:rFonts w:ascii="Times New Roman" w:eastAsia="Times New Roman" w:hAnsi="Times New Roman"/>
          <w:b/>
          <w:bCs/>
          <w:color w:val="000000"/>
          <w:sz w:val="24"/>
          <w:szCs w:val="24"/>
        </w:rPr>
      </w:pPr>
    </w:p>
    <w:p w14:paraId="75B2D3A6" w14:textId="513D7CBE" w:rsidR="00C100EA" w:rsidDel="00317F55" w:rsidRDefault="00C100EA" w:rsidP="00C100EA">
      <w:pPr>
        <w:spacing w:after="0" w:line="480" w:lineRule="auto"/>
        <w:jc w:val="both"/>
        <w:rPr>
          <w:del w:id="3235" w:author="Client" w:date="2023-02-06T18:03:00Z"/>
          <w:rFonts w:ascii="Times New Roman" w:eastAsia="Times New Roman" w:hAnsi="Times New Roman"/>
          <w:b/>
          <w:bCs/>
          <w:color w:val="000000"/>
          <w:sz w:val="24"/>
          <w:szCs w:val="24"/>
        </w:rPr>
      </w:pPr>
      <w:del w:id="3236" w:author="Client" w:date="2023-02-06T18:03:00Z">
        <w:r w:rsidDel="00317F55">
          <w:rPr>
            <w:rFonts w:ascii="Times New Roman" w:eastAsia="Times New Roman" w:hAnsi="Times New Roman"/>
            <w:b/>
            <w:bCs/>
            <w:color w:val="000000"/>
            <w:sz w:val="24"/>
            <w:szCs w:val="24"/>
          </w:rPr>
          <w:delText>Recommendations</w:delText>
        </w:r>
      </w:del>
    </w:p>
    <w:p w14:paraId="32A7EB51" w14:textId="69EFE5AD" w:rsidR="005E1C77" w:rsidDel="00317F55" w:rsidRDefault="001A4E49" w:rsidP="006D34FC">
      <w:pPr>
        <w:pStyle w:val="ListParagraph"/>
        <w:numPr>
          <w:ilvl w:val="0"/>
          <w:numId w:val="21"/>
        </w:numPr>
        <w:spacing w:after="0" w:line="480" w:lineRule="auto"/>
        <w:jc w:val="both"/>
        <w:rPr>
          <w:del w:id="3237" w:author="Client" w:date="2023-02-06T18:03:00Z"/>
          <w:rFonts w:ascii="Times New Roman" w:eastAsia="Times New Roman" w:hAnsi="Times New Roman"/>
          <w:bCs/>
          <w:color w:val="000000"/>
          <w:sz w:val="24"/>
          <w:szCs w:val="24"/>
        </w:rPr>
      </w:pPr>
      <w:del w:id="3238" w:author="Client" w:date="2023-02-06T18:03:00Z">
        <w:r w:rsidDel="00317F55">
          <w:rPr>
            <w:rFonts w:ascii="Times New Roman" w:eastAsia="Times New Roman" w:hAnsi="Times New Roman"/>
            <w:bCs/>
            <w:color w:val="000000"/>
            <w:sz w:val="24"/>
            <w:szCs w:val="24"/>
          </w:rPr>
          <w:delText xml:space="preserve">Students. </w:delText>
        </w:r>
        <w:r w:rsidR="005E1C77" w:rsidDel="00317F55">
          <w:rPr>
            <w:rFonts w:ascii="Times New Roman" w:eastAsia="Times New Roman" w:hAnsi="Times New Roman"/>
            <w:bCs/>
            <w:color w:val="000000"/>
            <w:sz w:val="24"/>
            <w:szCs w:val="24"/>
          </w:rPr>
          <w:delText>The researchers recommend this research study to future ABM students who aspire to have their own business someday.</w:delText>
        </w:r>
      </w:del>
    </w:p>
    <w:p w14:paraId="1AFCB6F8" w14:textId="32F5972C" w:rsidR="005E1C77" w:rsidDel="00317F55" w:rsidRDefault="001A4E49" w:rsidP="006D34FC">
      <w:pPr>
        <w:pStyle w:val="ListParagraph"/>
        <w:numPr>
          <w:ilvl w:val="0"/>
          <w:numId w:val="21"/>
        </w:numPr>
        <w:spacing w:after="0" w:line="480" w:lineRule="auto"/>
        <w:jc w:val="both"/>
        <w:rPr>
          <w:del w:id="3239" w:author="Client" w:date="2023-02-06T18:03:00Z"/>
          <w:rFonts w:ascii="Times New Roman" w:eastAsia="Times New Roman" w:hAnsi="Times New Roman"/>
          <w:bCs/>
          <w:color w:val="000000"/>
          <w:sz w:val="24"/>
          <w:szCs w:val="24"/>
        </w:rPr>
      </w:pPr>
      <w:del w:id="3240" w:author="Client" w:date="2023-02-06T18:03:00Z">
        <w:r w:rsidDel="00317F55">
          <w:rPr>
            <w:rFonts w:ascii="Times New Roman" w:eastAsia="Times New Roman" w:hAnsi="Times New Roman"/>
            <w:bCs/>
            <w:color w:val="000000"/>
            <w:sz w:val="24"/>
            <w:szCs w:val="24"/>
          </w:rPr>
          <w:delText xml:space="preserve">Researchers. </w:delText>
        </w:r>
        <w:r w:rsidR="005E1C77" w:rsidDel="00317F55">
          <w:rPr>
            <w:rFonts w:ascii="Times New Roman" w:eastAsia="Times New Roman" w:hAnsi="Times New Roman"/>
            <w:bCs/>
            <w:color w:val="000000"/>
            <w:sz w:val="24"/>
            <w:szCs w:val="24"/>
          </w:rPr>
          <w:delText xml:space="preserve">The researchers </w:delText>
        </w:r>
        <w:r w:rsidR="004E2D2E" w:rsidDel="00317F55">
          <w:rPr>
            <w:rFonts w:ascii="Times New Roman" w:eastAsia="Times New Roman" w:hAnsi="Times New Roman"/>
            <w:bCs/>
            <w:color w:val="000000"/>
            <w:sz w:val="24"/>
            <w:szCs w:val="24"/>
          </w:rPr>
          <w:delText xml:space="preserve">recommend this research study for the convenience of researchers </w:delText>
        </w:r>
        <w:r w:rsidR="00791354" w:rsidDel="00317F55">
          <w:rPr>
            <w:rFonts w:ascii="Times New Roman" w:eastAsia="Times New Roman" w:hAnsi="Times New Roman"/>
            <w:bCs/>
            <w:color w:val="000000"/>
            <w:sz w:val="24"/>
            <w:szCs w:val="24"/>
          </w:rPr>
          <w:delText>that</w:delText>
        </w:r>
        <w:r w:rsidR="005E1C77" w:rsidDel="00317F55">
          <w:rPr>
            <w:rFonts w:ascii="Times New Roman" w:eastAsia="Times New Roman" w:hAnsi="Times New Roman"/>
            <w:bCs/>
            <w:color w:val="000000"/>
            <w:sz w:val="24"/>
            <w:szCs w:val="24"/>
          </w:rPr>
          <w:delText xml:space="preserve"> tackles a similar </w:delText>
        </w:r>
        <w:r w:rsidR="00791354" w:rsidDel="00317F55">
          <w:rPr>
            <w:rFonts w:ascii="Times New Roman" w:eastAsia="Times New Roman" w:hAnsi="Times New Roman"/>
            <w:bCs/>
            <w:color w:val="000000"/>
            <w:sz w:val="24"/>
            <w:szCs w:val="24"/>
          </w:rPr>
          <w:delText>topic.</w:delText>
        </w:r>
      </w:del>
    </w:p>
    <w:p w14:paraId="6F022F75" w14:textId="68E9223E" w:rsidR="005E1C77" w:rsidDel="00317F55" w:rsidRDefault="001A4E49" w:rsidP="006D34FC">
      <w:pPr>
        <w:pStyle w:val="ListParagraph"/>
        <w:numPr>
          <w:ilvl w:val="0"/>
          <w:numId w:val="21"/>
        </w:numPr>
        <w:spacing w:after="0" w:line="480" w:lineRule="auto"/>
        <w:jc w:val="both"/>
        <w:rPr>
          <w:del w:id="3241" w:author="Client" w:date="2023-02-06T18:03:00Z"/>
          <w:rFonts w:ascii="Times New Roman" w:eastAsia="Times New Roman" w:hAnsi="Times New Roman"/>
          <w:bCs/>
          <w:color w:val="000000"/>
          <w:sz w:val="24"/>
          <w:szCs w:val="24"/>
        </w:rPr>
      </w:pPr>
      <w:del w:id="3242" w:author="Client" w:date="2023-02-06T18:03:00Z">
        <w:r w:rsidDel="00317F55">
          <w:rPr>
            <w:rFonts w:ascii="Times New Roman" w:eastAsia="Times New Roman" w:hAnsi="Times New Roman"/>
            <w:bCs/>
            <w:color w:val="000000"/>
            <w:sz w:val="24"/>
            <w:szCs w:val="24"/>
          </w:rPr>
          <w:delText xml:space="preserve">Teachers. </w:delText>
        </w:r>
        <w:r w:rsidR="005E1C77" w:rsidDel="00317F55">
          <w:rPr>
            <w:rFonts w:ascii="Times New Roman" w:eastAsia="Times New Roman" w:hAnsi="Times New Roman"/>
            <w:bCs/>
            <w:color w:val="000000"/>
            <w:sz w:val="24"/>
            <w:szCs w:val="24"/>
          </w:rPr>
          <w:delText>The researchers r</w:delText>
        </w:r>
        <w:r w:rsidDel="00317F55">
          <w:rPr>
            <w:rFonts w:ascii="Times New Roman" w:eastAsia="Times New Roman" w:hAnsi="Times New Roman"/>
            <w:bCs/>
            <w:color w:val="000000"/>
            <w:sz w:val="24"/>
            <w:szCs w:val="24"/>
          </w:rPr>
          <w:delText>ecommend this study to teachers who have their own business/es.</w:delText>
        </w:r>
      </w:del>
    </w:p>
    <w:p w14:paraId="7680769E" w14:textId="1C91432D" w:rsidR="004E2D2E" w:rsidDel="00317F55" w:rsidRDefault="004E2D2E" w:rsidP="006D34FC">
      <w:pPr>
        <w:pStyle w:val="ListParagraph"/>
        <w:numPr>
          <w:ilvl w:val="0"/>
          <w:numId w:val="21"/>
        </w:numPr>
        <w:spacing w:after="0" w:line="480" w:lineRule="auto"/>
        <w:jc w:val="both"/>
        <w:rPr>
          <w:del w:id="3243" w:author="Client" w:date="2023-02-06T18:03:00Z"/>
          <w:rFonts w:ascii="Times New Roman" w:eastAsia="Times New Roman" w:hAnsi="Times New Roman"/>
          <w:bCs/>
          <w:color w:val="000000"/>
          <w:sz w:val="24"/>
          <w:szCs w:val="24"/>
        </w:rPr>
      </w:pPr>
      <w:del w:id="3244" w:author="Client" w:date="2023-02-06T18:03:00Z">
        <w:r w:rsidDel="00317F55">
          <w:rPr>
            <w:rFonts w:ascii="Times New Roman" w:eastAsia="Times New Roman" w:hAnsi="Times New Roman"/>
            <w:bCs/>
            <w:color w:val="000000"/>
            <w:sz w:val="24"/>
            <w:szCs w:val="24"/>
          </w:rPr>
          <w:delText>Aspiring Business Owner. The researchers recommend this study for the benefit of  individuals who wants or aspires  to be a owner of a business.</w:delText>
        </w:r>
      </w:del>
    </w:p>
    <w:p w14:paraId="5BA6261D" w14:textId="2F143BC7" w:rsidR="00791354" w:rsidDel="00317F55" w:rsidRDefault="00791354" w:rsidP="006D34FC">
      <w:pPr>
        <w:pStyle w:val="ListParagraph"/>
        <w:numPr>
          <w:ilvl w:val="0"/>
          <w:numId w:val="21"/>
        </w:numPr>
        <w:spacing w:after="0" w:line="480" w:lineRule="auto"/>
        <w:jc w:val="both"/>
        <w:rPr>
          <w:del w:id="3245" w:author="Client" w:date="2023-02-06T18:03:00Z"/>
          <w:rFonts w:ascii="Times New Roman" w:eastAsia="Times New Roman" w:hAnsi="Times New Roman"/>
          <w:bCs/>
          <w:color w:val="000000"/>
          <w:sz w:val="24"/>
          <w:szCs w:val="24"/>
        </w:rPr>
      </w:pPr>
      <w:del w:id="3246" w:author="Client" w:date="2023-02-06T18:03:00Z">
        <w:r w:rsidDel="00317F55">
          <w:rPr>
            <w:rFonts w:ascii="Times New Roman" w:eastAsia="Times New Roman" w:hAnsi="Times New Roman"/>
            <w:bCs/>
            <w:color w:val="000000"/>
            <w:sz w:val="24"/>
            <w:szCs w:val="24"/>
          </w:rPr>
          <w:delText xml:space="preserve">Future Researchers. The researchers recommend this study for the </w:delText>
        </w:r>
        <w:r w:rsidR="004E2D2E" w:rsidDel="00317F55">
          <w:rPr>
            <w:rFonts w:ascii="Times New Roman" w:eastAsia="Times New Roman" w:hAnsi="Times New Roman"/>
            <w:bCs/>
            <w:color w:val="000000"/>
            <w:sz w:val="24"/>
            <w:szCs w:val="24"/>
          </w:rPr>
          <w:delText xml:space="preserve">advantage </w:delText>
        </w:r>
        <w:r w:rsidDel="00317F55">
          <w:rPr>
            <w:rFonts w:ascii="Times New Roman" w:eastAsia="Times New Roman" w:hAnsi="Times New Roman"/>
            <w:bCs/>
            <w:color w:val="000000"/>
            <w:sz w:val="24"/>
            <w:szCs w:val="24"/>
          </w:rPr>
          <w:delText>of the future researchers that will continue to conduct a research study related to this topic.</w:delText>
        </w:r>
      </w:del>
    </w:p>
    <w:p w14:paraId="706B19FC" w14:textId="6BE6FA5E" w:rsidR="004E2D2E" w:rsidDel="00317F55" w:rsidRDefault="004E2D2E" w:rsidP="004E2D2E">
      <w:pPr>
        <w:pStyle w:val="ListParagraph"/>
        <w:numPr>
          <w:ilvl w:val="0"/>
          <w:numId w:val="21"/>
        </w:numPr>
        <w:spacing w:after="0" w:line="480" w:lineRule="auto"/>
        <w:jc w:val="both"/>
        <w:rPr>
          <w:del w:id="3247" w:author="Client" w:date="2023-02-06T18:03:00Z"/>
          <w:rFonts w:ascii="Times New Roman" w:eastAsia="Times New Roman" w:hAnsi="Times New Roman"/>
          <w:bCs/>
          <w:color w:val="000000"/>
          <w:sz w:val="24"/>
          <w:szCs w:val="24"/>
        </w:rPr>
      </w:pPr>
      <w:del w:id="3248" w:author="Client" w:date="2023-02-06T18:03:00Z">
        <w:r w:rsidDel="00317F55">
          <w:rPr>
            <w:rFonts w:ascii="Times New Roman" w:eastAsia="Times New Roman" w:hAnsi="Times New Roman"/>
            <w:bCs/>
            <w:color w:val="000000"/>
            <w:sz w:val="24"/>
            <w:szCs w:val="24"/>
          </w:rPr>
          <w:delText>School. The researchers recommend this study to the school. The researchers recommend for the school to encourage ABM students to pursue topics or study similar to this one.</w:delText>
        </w:r>
      </w:del>
    </w:p>
    <w:p w14:paraId="167DC45B" w14:textId="171FD279" w:rsidR="005A43CB" w:rsidDel="00317F55" w:rsidRDefault="005A43CB" w:rsidP="00192A6B">
      <w:pPr>
        <w:pStyle w:val="ListParagraph"/>
        <w:spacing w:after="0" w:line="480" w:lineRule="auto"/>
        <w:jc w:val="both"/>
        <w:rPr>
          <w:del w:id="3249" w:author="Client" w:date="2023-02-06T18:03:00Z"/>
          <w:rFonts w:ascii="Times New Roman" w:eastAsia="Times New Roman" w:hAnsi="Times New Roman"/>
          <w:bCs/>
          <w:color w:val="000000"/>
          <w:sz w:val="24"/>
          <w:szCs w:val="24"/>
        </w:rPr>
      </w:pPr>
    </w:p>
    <w:p w14:paraId="680CACDC" w14:textId="3ADA3C35" w:rsidR="00791354" w:rsidRPr="00192A6B" w:rsidDel="00317F55" w:rsidRDefault="00791354" w:rsidP="00192A6B">
      <w:pPr>
        <w:pStyle w:val="ListParagraph"/>
        <w:spacing w:after="0" w:line="480" w:lineRule="auto"/>
        <w:jc w:val="both"/>
        <w:rPr>
          <w:del w:id="3250" w:author="Client" w:date="2023-02-06T18:03:00Z"/>
          <w:rFonts w:ascii="Times New Roman" w:eastAsia="Times New Roman" w:hAnsi="Times New Roman"/>
          <w:bCs/>
          <w:color w:val="000000"/>
          <w:sz w:val="24"/>
          <w:szCs w:val="24"/>
        </w:rPr>
      </w:pPr>
    </w:p>
    <w:p w14:paraId="686E7885" w14:textId="61448555" w:rsidR="00C100EA" w:rsidDel="00317F55" w:rsidRDefault="00C100EA" w:rsidP="00C100EA">
      <w:pPr>
        <w:spacing w:after="0" w:line="480" w:lineRule="auto"/>
        <w:jc w:val="both"/>
        <w:rPr>
          <w:del w:id="3251" w:author="Client" w:date="2023-02-06T18:03:00Z"/>
          <w:rFonts w:ascii="Times New Roman" w:eastAsia="Times New Roman" w:hAnsi="Times New Roman"/>
          <w:b/>
          <w:bCs/>
          <w:color w:val="000000"/>
          <w:sz w:val="24"/>
          <w:szCs w:val="24"/>
        </w:rPr>
      </w:pPr>
    </w:p>
    <w:p w14:paraId="6BBB1C33" w14:textId="1CBC040B" w:rsidR="003C64DB" w:rsidDel="00317F55" w:rsidRDefault="003C64DB" w:rsidP="00C100EA">
      <w:pPr>
        <w:spacing w:after="0" w:line="480" w:lineRule="auto"/>
        <w:jc w:val="both"/>
        <w:rPr>
          <w:del w:id="3252" w:author="Client" w:date="2023-02-06T18:03:00Z"/>
          <w:rFonts w:ascii="Times New Roman" w:eastAsia="Times New Roman" w:hAnsi="Times New Roman"/>
          <w:b/>
          <w:bCs/>
          <w:color w:val="000000"/>
          <w:sz w:val="24"/>
          <w:szCs w:val="24"/>
        </w:rPr>
      </w:pPr>
    </w:p>
    <w:p w14:paraId="02C6ACF0" w14:textId="73F3DEA1" w:rsidR="003C64DB" w:rsidDel="00317F55" w:rsidRDefault="003C64DB" w:rsidP="00C100EA">
      <w:pPr>
        <w:spacing w:after="0" w:line="480" w:lineRule="auto"/>
        <w:jc w:val="both"/>
        <w:rPr>
          <w:del w:id="3253" w:author="Client" w:date="2023-02-06T18:03:00Z"/>
          <w:rFonts w:ascii="Times New Roman" w:eastAsia="Times New Roman" w:hAnsi="Times New Roman"/>
          <w:b/>
          <w:bCs/>
          <w:color w:val="000000"/>
          <w:sz w:val="24"/>
          <w:szCs w:val="24"/>
        </w:rPr>
      </w:pPr>
    </w:p>
    <w:p w14:paraId="433D89C0" w14:textId="6DB0AF03" w:rsidR="009E5C7A" w:rsidDel="00317F55" w:rsidRDefault="009E5C7A" w:rsidP="00C100EA">
      <w:pPr>
        <w:spacing w:after="0" w:line="480" w:lineRule="auto"/>
        <w:jc w:val="both"/>
        <w:rPr>
          <w:del w:id="3254" w:author="Client" w:date="2023-02-06T18:03:00Z"/>
          <w:rFonts w:ascii="Times New Roman" w:eastAsia="Times New Roman" w:hAnsi="Times New Roman"/>
          <w:b/>
          <w:bCs/>
          <w:color w:val="000000"/>
          <w:sz w:val="24"/>
          <w:szCs w:val="24"/>
        </w:rPr>
      </w:pPr>
    </w:p>
    <w:p w14:paraId="14392E09" w14:textId="2E36EEEA" w:rsidR="00192A6B" w:rsidDel="00317F55" w:rsidRDefault="00192A6B" w:rsidP="00C100EA">
      <w:pPr>
        <w:spacing w:after="0" w:line="480" w:lineRule="auto"/>
        <w:jc w:val="both"/>
        <w:rPr>
          <w:del w:id="3255" w:author="Client" w:date="2023-02-06T18:03:00Z"/>
          <w:rFonts w:ascii="Times New Roman" w:eastAsia="Times New Roman" w:hAnsi="Times New Roman"/>
          <w:b/>
          <w:bCs/>
          <w:color w:val="000000"/>
          <w:sz w:val="24"/>
          <w:szCs w:val="24"/>
        </w:rPr>
      </w:pPr>
    </w:p>
    <w:p w14:paraId="72D4FDCB" w14:textId="0C786559" w:rsidR="00192A6B" w:rsidDel="00317F55" w:rsidRDefault="00192A6B" w:rsidP="00C100EA">
      <w:pPr>
        <w:spacing w:after="0" w:line="480" w:lineRule="auto"/>
        <w:jc w:val="both"/>
        <w:rPr>
          <w:del w:id="3256" w:author="Client" w:date="2023-02-06T18:03:00Z"/>
          <w:rFonts w:ascii="Times New Roman" w:eastAsia="Times New Roman" w:hAnsi="Times New Roman"/>
          <w:b/>
          <w:bCs/>
          <w:color w:val="000000"/>
          <w:sz w:val="24"/>
          <w:szCs w:val="24"/>
        </w:rPr>
      </w:pPr>
    </w:p>
    <w:p w14:paraId="135BE860" w14:textId="01D4AEC0" w:rsidR="00192A6B" w:rsidDel="00317F55" w:rsidRDefault="00192A6B" w:rsidP="00C100EA">
      <w:pPr>
        <w:spacing w:after="0" w:line="480" w:lineRule="auto"/>
        <w:jc w:val="both"/>
        <w:rPr>
          <w:del w:id="3257" w:author="Client" w:date="2023-02-06T18:03:00Z"/>
          <w:rFonts w:ascii="Times New Roman" w:eastAsia="Times New Roman" w:hAnsi="Times New Roman"/>
          <w:b/>
          <w:bCs/>
          <w:color w:val="000000"/>
          <w:sz w:val="24"/>
          <w:szCs w:val="24"/>
        </w:rPr>
      </w:pPr>
    </w:p>
    <w:p w14:paraId="229A46D9" w14:textId="57409DB1" w:rsidR="00192A6B" w:rsidDel="00317F55" w:rsidRDefault="00192A6B" w:rsidP="00C100EA">
      <w:pPr>
        <w:spacing w:after="0" w:line="480" w:lineRule="auto"/>
        <w:jc w:val="both"/>
        <w:rPr>
          <w:del w:id="3258" w:author="Client" w:date="2023-02-06T18:03:00Z"/>
          <w:rFonts w:ascii="Times New Roman" w:eastAsia="Times New Roman" w:hAnsi="Times New Roman"/>
          <w:b/>
          <w:bCs/>
          <w:color w:val="000000"/>
          <w:sz w:val="24"/>
          <w:szCs w:val="24"/>
        </w:rPr>
      </w:pPr>
    </w:p>
    <w:p w14:paraId="0A1B6578" w14:textId="64EE7401" w:rsidR="00192A6B" w:rsidDel="00317F55" w:rsidRDefault="00192A6B" w:rsidP="00C100EA">
      <w:pPr>
        <w:spacing w:after="0" w:line="480" w:lineRule="auto"/>
        <w:jc w:val="both"/>
        <w:rPr>
          <w:del w:id="3259" w:author="Client" w:date="2023-02-06T18:03:00Z"/>
          <w:rFonts w:ascii="Times New Roman" w:eastAsia="Times New Roman" w:hAnsi="Times New Roman"/>
          <w:b/>
          <w:bCs/>
          <w:color w:val="000000"/>
          <w:sz w:val="24"/>
          <w:szCs w:val="24"/>
        </w:rPr>
      </w:pPr>
    </w:p>
    <w:p w14:paraId="711271D6" w14:textId="37D52095" w:rsidR="00C100EA" w:rsidDel="00317F55" w:rsidRDefault="00C100EA" w:rsidP="00C100EA">
      <w:pPr>
        <w:spacing w:after="0" w:line="480" w:lineRule="auto"/>
        <w:jc w:val="both"/>
        <w:rPr>
          <w:del w:id="3260" w:author="Client" w:date="2023-02-06T18:03:00Z"/>
          <w:rFonts w:ascii="Times New Roman" w:eastAsia="Times New Roman" w:hAnsi="Times New Roman"/>
          <w:b/>
          <w:bCs/>
          <w:color w:val="000000"/>
          <w:sz w:val="24"/>
          <w:szCs w:val="24"/>
        </w:rPr>
      </w:pPr>
      <w:del w:id="3261" w:author="Client" w:date="2023-02-06T18:03:00Z">
        <w:r w:rsidDel="00317F55">
          <w:rPr>
            <w:rFonts w:ascii="Times New Roman" w:eastAsia="Times New Roman" w:hAnsi="Times New Roman"/>
            <w:b/>
            <w:bCs/>
            <w:color w:val="000000"/>
            <w:sz w:val="24"/>
            <w:szCs w:val="24"/>
          </w:rPr>
          <w:delText>Appendices</w:delText>
        </w:r>
      </w:del>
    </w:p>
    <w:p w14:paraId="7CA7AABA" w14:textId="064FD324" w:rsidR="00192A6B" w:rsidDel="00317F55" w:rsidRDefault="00192A6B" w:rsidP="00C100EA">
      <w:pPr>
        <w:spacing w:after="0" w:line="480" w:lineRule="auto"/>
        <w:jc w:val="both"/>
        <w:rPr>
          <w:del w:id="3262" w:author="Client" w:date="2023-02-06T18:03:00Z"/>
          <w:rFonts w:ascii="Times New Roman" w:eastAsia="Times New Roman" w:hAnsi="Times New Roman"/>
          <w:b/>
          <w:bCs/>
          <w:color w:val="000000"/>
          <w:sz w:val="24"/>
          <w:szCs w:val="24"/>
        </w:rPr>
      </w:pPr>
    </w:p>
    <w:p w14:paraId="703B2CAC" w14:textId="728FE70C" w:rsidR="003C64DB" w:rsidDel="00317F55" w:rsidRDefault="003C64DB" w:rsidP="006D34FC">
      <w:pPr>
        <w:spacing w:after="0" w:line="480" w:lineRule="auto"/>
        <w:jc w:val="center"/>
        <w:rPr>
          <w:del w:id="3263" w:author="Client" w:date="2023-02-06T18:03:00Z"/>
          <w:rFonts w:ascii="Times New Roman" w:eastAsia="Times New Roman" w:hAnsi="Times New Roman"/>
          <w:b/>
          <w:bCs/>
          <w:color w:val="000000"/>
          <w:sz w:val="24"/>
          <w:szCs w:val="24"/>
        </w:rPr>
      </w:pPr>
      <w:del w:id="3264" w:author="Client" w:date="2023-02-06T18:03:00Z">
        <w:r w:rsidDel="00317F55">
          <w:rPr>
            <w:rFonts w:ascii="Times New Roman" w:eastAsia="Times New Roman" w:hAnsi="Times New Roman"/>
            <w:b/>
            <w:bCs/>
            <w:color w:val="000000"/>
            <w:sz w:val="24"/>
            <w:szCs w:val="24"/>
          </w:rPr>
          <w:delText>Appendix A</w:delText>
        </w:r>
      </w:del>
    </w:p>
    <w:p w14:paraId="555D864C" w14:textId="27B44AB4" w:rsidR="003C64DB" w:rsidDel="00317F55" w:rsidRDefault="003C64DB" w:rsidP="006D34FC">
      <w:pPr>
        <w:spacing w:after="0" w:line="480" w:lineRule="auto"/>
        <w:jc w:val="center"/>
        <w:rPr>
          <w:del w:id="3265" w:author="Client" w:date="2023-02-06T18:03:00Z"/>
          <w:rFonts w:ascii="Times New Roman" w:eastAsia="Times New Roman" w:hAnsi="Times New Roman"/>
          <w:b/>
          <w:bCs/>
          <w:color w:val="000000"/>
          <w:sz w:val="24"/>
          <w:szCs w:val="24"/>
        </w:rPr>
      </w:pPr>
      <w:del w:id="3266" w:author="Client" w:date="2023-02-06T18:03:00Z">
        <w:r w:rsidDel="00317F55">
          <w:rPr>
            <w:rFonts w:ascii="Times New Roman" w:eastAsia="Times New Roman" w:hAnsi="Times New Roman"/>
            <w:b/>
            <w:bCs/>
            <w:color w:val="000000"/>
            <w:sz w:val="24"/>
            <w:szCs w:val="24"/>
          </w:rPr>
          <w:delText>Questionnaire</w:delText>
        </w:r>
      </w:del>
    </w:p>
    <w:p w14:paraId="11E9EBCB" w14:textId="2860B649" w:rsidR="003C64DB" w:rsidDel="00317F55" w:rsidRDefault="003C64DB" w:rsidP="003C64DB">
      <w:pPr>
        <w:spacing w:line="480" w:lineRule="auto"/>
        <w:ind w:firstLine="720"/>
        <w:jc w:val="both"/>
        <w:rPr>
          <w:del w:id="3267" w:author="Client" w:date="2023-02-06T18:03:00Z"/>
          <w:rFonts w:ascii="Times New Roman" w:hAnsi="Times New Roman"/>
          <w:sz w:val="24"/>
          <w:szCs w:val="24"/>
        </w:rPr>
      </w:pPr>
      <w:del w:id="3268" w:author="Client" w:date="2023-02-06T18:03:00Z">
        <w:r w:rsidRPr="00904F89" w:rsidDel="00317F55">
          <w:rPr>
            <w:rFonts w:ascii="Times New Roman" w:hAnsi="Times New Roman"/>
            <w:b/>
            <w:sz w:val="24"/>
            <w:szCs w:val="24"/>
          </w:rPr>
          <w:delText>Directions</w:delText>
        </w:r>
        <w:r w:rsidRPr="00113DED" w:rsidDel="00317F55">
          <w:rPr>
            <w:rFonts w:ascii="Times New Roman" w:hAnsi="Times New Roman"/>
            <w:sz w:val="24"/>
            <w:szCs w:val="24"/>
          </w:rPr>
          <w:delText>: The following</w:delText>
        </w:r>
        <w:r w:rsidDel="00317F55">
          <w:rPr>
            <w:rFonts w:ascii="Times New Roman" w:hAnsi="Times New Roman"/>
            <w:sz w:val="24"/>
            <w:szCs w:val="24"/>
          </w:rPr>
          <w:delText xml:space="preserve"> </w:delText>
        </w:r>
        <w:r w:rsidRPr="00113DED" w:rsidDel="00317F55">
          <w:rPr>
            <w:rFonts w:ascii="Times New Roman" w:hAnsi="Times New Roman"/>
            <w:sz w:val="24"/>
            <w:szCs w:val="24"/>
          </w:rPr>
          <w:delText>questions below are about product/service innovation, process innovation, technological innovation, and marketing innovation.</w:delText>
        </w:r>
        <w:r w:rsidDel="00317F55">
          <w:rPr>
            <w:rFonts w:ascii="Times New Roman" w:hAnsi="Times New Roman"/>
            <w:sz w:val="24"/>
            <w:szCs w:val="24"/>
          </w:rPr>
          <w:delText xml:space="preserve"> Put check (</w:delText>
        </w:r>
        <w:r w:rsidRPr="00904F89" w:rsidDel="00317F55">
          <w:rPr>
            <w:rFonts w:ascii="Agency FB" w:hAnsi="Agency FB"/>
            <w:b/>
            <w:sz w:val="24"/>
            <w:szCs w:val="24"/>
          </w:rPr>
          <w:delText>√</w:delText>
        </w:r>
        <w:r w:rsidDel="00317F55">
          <w:rPr>
            <w:rFonts w:ascii="Agency FB" w:hAnsi="Agency FB"/>
            <w:sz w:val="24"/>
            <w:szCs w:val="24"/>
          </w:rPr>
          <w:delText xml:space="preserve">) </w:delText>
        </w:r>
        <w:r w:rsidDel="00317F55">
          <w:rPr>
            <w:rFonts w:ascii="Times New Roman" w:hAnsi="Times New Roman"/>
            <w:sz w:val="24"/>
            <w:szCs w:val="24"/>
          </w:rPr>
          <w:delText>in the box whether you strongly agree, agree, disagree, or strongly disagree on the given statement.</w:delText>
        </w:r>
      </w:del>
    </w:p>
    <w:p w14:paraId="1A5BB50A" w14:textId="213DE058" w:rsidR="003C64DB" w:rsidDel="00317F55" w:rsidRDefault="003C64DB" w:rsidP="003C64DB">
      <w:pPr>
        <w:spacing w:line="480" w:lineRule="auto"/>
        <w:ind w:firstLine="720"/>
        <w:jc w:val="both"/>
        <w:rPr>
          <w:del w:id="3269" w:author="Client" w:date="2023-02-06T18:03:00Z"/>
          <w:rFonts w:ascii="Times New Roman" w:hAnsi="Times New Roman"/>
          <w:sz w:val="24"/>
          <w:szCs w:val="24"/>
        </w:rPr>
      </w:pPr>
    </w:p>
    <w:tbl>
      <w:tblPr>
        <w:tblpPr w:leftFromText="180" w:rightFromText="180" w:vertAnchor="text" w:horzAnchor="margin" w:tblpY="197"/>
        <w:tblW w:w="8332" w:type="dxa"/>
        <w:tblCellMar>
          <w:left w:w="0" w:type="dxa"/>
          <w:right w:w="0" w:type="dxa"/>
        </w:tblCellMar>
        <w:tblLook w:val="04A0" w:firstRow="1" w:lastRow="0" w:firstColumn="1" w:lastColumn="0" w:noHBand="0" w:noVBand="1"/>
      </w:tblPr>
      <w:tblGrid>
        <w:gridCol w:w="2639"/>
        <w:gridCol w:w="1691"/>
        <w:gridCol w:w="890"/>
        <w:gridCol w:w="1277"/>
        <w:gridCol w:w="1835"/>
      </w:tblGrid>
      <w:tr w:rsidR="003C64DB" w:rsidRPr="00D670E6" w:rsidDel="00317F55" w14:paraId="3D014F41" w14:textId="392B5A2E" w:rsidTr="003C64DB">
        <w:trPr>
          <w:trHeight w:val="136"/>
          <w:del w:id="3270" w:author="Client" w:date="2023-02-06T18:03:00Z"/>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DEFF98B" w14:textId="3531A6CF" w:rsidR="003C64DB" w:rsidRPr="00D670E6" w:rsidDel="00317F55" w:rsidRDefault="003C64DB" w:rsidP="003C64DB">
            <w:pPr>
              <w:spacing w:after="0" w:line="480" w:lineRule="auto"/>
              <w:rPr>
                <w:del w:id="3271" w:author="Client" w:date="2023-02-06T18:03:00Z"/>
                <w:moveTo w:id="3272" w:author="TEAM OFA DISKLESS SOLUTION" w:date="2023-01-26T22:15:00Z"/>
                <w:rFonts w:ascii="Times New Roman" w:eastAsia="Times New Roman" w:hAnsi="Times New Roman"/>
                <w:sz w:val="24"/>
                <w:szCs w:val="24"/>
              </w:rPr>
            </w:pPr>
            <w:moveToRangeStart w:id="3273" w:author="TEAM OFA DISKLESS SOLUTION" w:date="2023-01-26T22:15:00Z" w:name="move125663768"/>
            <w:moveTo w:id="3274" w:author="TEAM OFA DISKLESS SOLUTION" w:date="2023-01-26T22:15:00Z">
              <w:del w:id="3275" w:author="Client" w:date="2023-02-06T18:03:00Z">
                <w:r w:rsidRPr="00D670E6" w:rsidDel="00317F55">
                  <w:rPr>
                    <w:rFonts w:ascii="Times New Roman" w:eastAsia="Times New Roman" w:hAnsi="Times New Roman"/>
                    <w:sz w:val="24"/>
                    <w:szCs w:val="24"/>
                  </w:rPr>
                  <w:delText>PART I.</w:delText>
                </w:r>
              </w:del>
            </w:moveTo>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A45128E" w14:textId="4CD91FB3" w:rsidR="003C64DB" w:rsidRPr="00D670E6" w:rsidDel="00317F55" w:rsidRDefault="003C64DB" w:rsidP="003C64DB">
            <w:pPr>
              <w:spacing w:after="0" w:line="480" w:lineRule="auto"/>
              <w:rPr>
                <w:del w:id="3276" w:author="Client" w:date="2023-02-06T18:03:00Z"/>
                <w:moveTo w:id="3277" w:author="TEAM OFA DISKLESS SOLUTION" w:date="2023-01-26T22:15: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66E588E2" w14:textId="40A20153" w:rsidR="003C64DB" w:rsidRPr="00D670E6" w:rsidDel="00317F55" w:rsidRDefault="003C64DB" w:rsidP="003C64DB">
            <w:pPr>
              <w:spacing w:after="0" w:line="480" w:lineRule="auto"/>
              <w:rPr>
                <w:del w:id="3278" w:author="Client" w:date="2023-02-06T18:03:00Z"/>
                <w:moveTo w:id="3279"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EC121E4" w14:textId="2219AB31" w:rsidR="003C64DB" w:rsidRPr="00D670E6" w:rsidDel="00317F55" w:rsidRDefault="003C64DB" w:rsidP="003C64DB">
            <w:pPr>
              <w:spacing w:after="0" w:line="480" w:lineRule="auto"/>
              <w:rPr>
                <w:del w:id="3280" w:author="Client" w:date="2023-02-06T18:03:00Z"/>
                <w:moveTo w:id="3281"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23DEEDD" w14:textId="4DC928B4" w:rsidR="003C64DB" w:rsidRPr="00D670E6" w:rsidDel="00317F55" w:rsidRDefault="003C64DB" w:rsidP="003C64DB">
            <w:pPr>
              <w:spacing w:after="0" w:line="480" w:lineRule="auto"/>
              <w:rPr>
                <w:del w:id="3282" w:author="Client" w:date="2023-02-06T18:03:00Z"/>
                <w:moveTo w:id="3283" w:author="TEAM OFA DISKLESS SOLUTION" w:date="2023-01-26T22:15:00Z"/>
                <w:rFonts w:ascii="Times New Roman" w:eastAsia="Times New Roman" w:hAnsi="Times New Roman"/>
                <w:sz w:val="20"/>
                <w:szCs w:val="20"/>
              </w:rPr>
            </w:pPr>
          </w:p>
        </w:tc>
      </w:tr>
      <w:tr w:rsidR="003C64DB" w:rsidRPr="00D670E6" w:rsidDel="00317F55" w14:paraId="2374AE3F" w14:textId="4E0FC40B" w:rsidTr="003C64DB">
        <w:trPr>
          <w:trHeight w:val="352"/>
          <w:del w:id="3284"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64A4893" w14:textId="1AC0B8EB" w:rsidR="003C64DB" w:rsidRPr="00D670E6" w:rsidDel="00317F55" w:rsidRDefault="003C64DB" w:rsidP="006D34FC">
            <w:pPr>
              <w:spacing w:after="0" w:line="360" w:lineRule="auto"/>
              <w:rPr>
                <w:del w:id="3285" w:author="Client" w:date="2023-02-06T18:03:00Z"/>
                <w:moveTo w:id="3286" w:author="TEAM OFA DISKLESS SOLUTION" w:date="2023-01-26T22:15:00Z"/>
                <w:rFonts w:ascii="Times New Roman" w:eastAsia="Times New Roman" w:hAnsi="Times New Roman"/>
                <w:sz w:val="24"/>
                <w:szCs w:val="24"/>
              </w:rPr>
            </w:pPr>
            <w:moveTo w:id="3287" w:author="TEAM OFA DISKLESS SOLUTION" w:date="2023-01-26T22:15:00Z">
              <w:del w:id="3288" w:author="Client" w:date="2023-02-06T18:03:00Z">
                <w:r w:rsidRPr="00D670E6" w:rsidDel="00317F55">
                  <w:rPr>
                    <w:rFonts w:ascii="Times New Roman" w:eastAsia="Times New Roman" w:hAnsi="Times New Roman"/>
                    <w:sz w:val="24"/>
                    <w:szCs w:val="24"/>
                  </w:rPr>
                  <w:delText>Product</w:delText>
                </w:r>
                <w:r w:rsidDel="00317F55">
                  <w:rPr>
                    <w:rFonts w:ascii="Times New Roman" w:eastAsia="Times New Roman" w:hAnsi="Times New Roman"/>
                    <w:sz w:val="24"/>
                    <w:szCs w:val="24"/>
                  </w:rPr>
                  <w:delText>/service innovation</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CF390C" w14:textId="67E8C978" w:rsidR="003C64DB" w:rsidDel="00317F55" w:rsidRDefault="003C64DB" w:rsidP="006D34FC">
            <w:pPr>
              <w:spacing w:after="0" w:line="360" w:lineRule="auto"/>
              <w:jc w:val="center"/>
              <w:rPr>
                <w:del w:id="3289" w:author="Client" w:date="2023-02-06T18:03:00Z"/>
                <w:moveTo w:id="3290" w:author="TEAM OFA DISKLESS SOLUTION" w:date="2023-01-26T22:15:00Z"/>
                <w:rFonts w:ascii="Times New Roman" w:eastAsia="Times New Roman" w:hAnsi="Times New Roman"/>
                <w:sz w:val="24"/>
                <w:szCs w:val="24"/>
              </w:rPr>
            </w:pPr>
            <w:moveTo w:id="3291" w:author="TEAM OFA DISKLESS SOLUTION" w:date="2023-01-26T22:15:00Z">
              <w:del w:id="3292" w:author="Client" w:date="2023-02-06T18:03:00Z">
                <w:r w:rsidRPr="00D670E6" w:rsidDel="00317F55">
                  <w:rPr>
                    <w:rFonts w:ascii="Times New Roman" w:eastAsia="Times New Roman" w:hAnsi="Times New Roman"/>
                    <w:sz w:val="24"/>
                    <w:szCs w:val="24"/>
                  </w:rPr>
                  <w:delText>STRON</w:delText>
                </w:r>
                <w:r w:rsidDel="00317F55">
                  <w:rPr>
                    <w:rFonts w:ascii="Times New Roman" w:eastAsia="Times New Roman" w:hAnsi="Times New Roman"/>
                    <w:sz w:val="24"/>
                    <w:szCs w:val="24"/>
                  </w:rPr>
                  <w:delText>G</w:delText>
                </w:r>
                <w:r w:rsidRPr="00D670E6" w:rsidDel="00317F55">
                  <w:rPr>
                    <w:rFonts w:ascii="Times New Roman" w:eastAsia="Times New Roman" w:hAnsi="Times New Roman"/>
                    <w:sz w:val="24"/>
                    <w:szCs w:val="24"/>
                  </w:rPr>
                  <w:delText>LY AGREE</w:delText>
                </w:r>
              </w:del>
            </w:moveTo>
          </w:p>
          <w:p w14:paraId="1ACC4EC3" w14:textId="729DE00B" w:rsidR="003C64DB" w:rsidRPr="00D670E6" w:rsidDel="00317F55" w:rsidRDefault="003C64DB" w:rsidP="006D34FC">
            <w:pPr>
              <w:spacing w:after="0" w:line="360" w:lineRule="auto"/>
              <w:jc w:val="center"/>
              <w:rPr>
                <w:del w:id="3293" w:author="Client" w:date="2023-02-06T18:03:00Z"/>
                <w:moveTo w:id="3294" w:author="TEAM OFA DISKLESS SOLUTION" w:date="2023-01-26T22:15:00Z"/>
                <w:rFonts w:ascii="Times New Roman" w:eastAsia="Times New Roman" w:hAnsi="Times New Roman"/>
                <w:sz w:val="24"/>
                <w:szCs w:val="24"/>
              </w:rPr>
            </w:pPr>
            <w:moveTo w:id="3295" w:author="TEAM OFA DISKLESS SOLUTION" w:date="2023-01-26T22:15:00Z">
              <w:del w:id="3296" w:author="Client" w:date="2023-02-06T18:03:00Z">
                <w:r w:rsidDel="00317F55">
                  <w:rPr>
                    <w:rFonts w:eastAsia="Times New Roman"/>
                  </w:rPr>
                  <w:delText>(4)</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F65AAB" w14:textId="48A4A12C" w:rsidR="003C64DB" w:rsidDel="00317F55" w:rsidRDefault="003C64DB" w:rsidP="006D34FC">
            <w:pPr>
              <w:spacing w:after="0" w:line="360" w:lineRule="auto"/>
              <w:jc w:val="center"/>
              <w:rPr>
                <w:del w:id="3297" w:author="Client" w:date="2023-02-06T18:03:00Z"/>
                <w:moveTo w:id="3298" w:author="TEAM OFA DISKLESS SOLUTION" w:date="2023-01-26T22:15:00Z"/>
                <w:rFonts w:ascii="Times New Roman" w:eastAsia="Times New Roman" w:hAnsi="Times New Roman"/>
                <w:sz w:val="24"/>
                <w:szCs w:val="24"/>
              </w:rPr>
            </w:pPr>
            <w:moveTo w:id="3299" w:author="TEAM OFA DISKLESS SOLUTION" w:date="2023-01-26T22:15:00Z">
              <w:del w:id="3300" w:author="Client" w:date="2023-02-06T18:03:00Z">
                <w:r w:rsidRPr="00D670E6" w:rsidDel="00317F55">
                  <w:rPr>
                    <w:rFonts w:ascii="Times New Roman" w:eastAsia="Times New Roman" w:hAnsi="Times New Roman"/>
                    <w:sz w:val="24"/>
                    <w:szCs w:val="24"/>
                  </w:rPr>
                  <w:delText>AGREE</w:delText>
                </w:r>
              </w:del>
            </w:moveTo>
          </w:p>
          <w:p w14:paraId="48012511" w14:textId="04C9215B" w:rsidR="003C64DB" w:rsidRPr="00D670E6" w:rsidDel="00317F55" w:rsidRDefault="003C64DB" w:rsidP="006D34FC">
            <w:pPr>
              <w:spacing w:after="0" w:line="360" w:lineRule="auto"/>
              <w:jc w:val="center"/>
              <w:rPr>
                <w:del w:id="3301" w:author="Client" w:date="2023-02-06T18:03:00Z"/>
                <w:moveTo w:id="3302" w:author="TEAM OFA DISKLESS SOLUTION" w:date="2023-01-26T22:15:00Z"/>
                <w:rFonts w:ascii="Times New Roman" w:eastAsia="Times New Roman" w:hAnsi="Times New Roman"/>
                <w:sz w:val="24"/>
                <w:szCs w:val="24"/>
              </w:rPr>
            </w:pPr>
            <w:moveTo w:id="3303" w:author="TEAM OFA DISKLESS SOLUTION" w:date="2023-01-26T22:15:00Z">
              <w:del w:id="3304" w:author="Client" w:date="2023-02-06T18:03:00Z">
                <w:r w:rsidDel="00317F55">
                  <w:rPr>
                    <w:rFonts w:ascii="Times New Roman" w:eastAsia="Times New Roman" w:hAnsi="Times New Roman"/>
                    <w:sz w:val="24"/>
                    <w:szCs w:val="24"/>
                  </w:rPr>
                  <w:delText>(3)</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F7D9EF" w14:textId="3D482337" w:rsidR="003C64DB" w:rsidDel="00317F55" w:rsidRDefault="003C64DB" w:rsidP="006D34FC">
            <w:pPr>
              <w:spacing w:after="0" w:line="360" w:lineRule="auto"/>
              <w:jc w:val="center"/>
              <w:rPr>
                <w:del w:id="3305" w:author="Client" w:date="2023-02-06T18:03:00Z"/>
                <w:moveTo w:id="3306" w:author="TEAM OFA DISKLESS SOLUTION" w:date="2023-01-26T22:15:00Z"/>
                <w:rFonts w:ascii="Times New Roman" w:eastAsia="Times New Roman" w:hAnsi="Times New Roman"/>
                <w:sz w:val="24"/>
                <w:szCs w:val="24"/>
              </w:rPr>
            </w:pPr>
            <w:moveTo w:id="3307" w:author="TEAM OFA DISKLESS SOLUTION" w:date="2023-01-26T22:15:00Z">
              <w:del w:id="3308" w:author="Client" w:date="2023-02-06T18:03:00Z">
                <w:r w:rsidRPr="00D670E6" w:rsidDel="00317F55">
                  <w:rPr>
                    <w:rFonts w:ascii="Times New Roman" w:eastAsia="Times New Roman" w:hAnsi="Times New Roman"/>
                    <w:sz w:val="24"/>
                    <w:szCs w:val="24"/>
                  </w:rPr>
                  <w:delText>DISAGREE</w:delText>
                </w:r>
              </w:del>
            </w:moveTo>
          </w:p>
          <w:p w14:paraId="3570A115" w14:textId="0E10B31B" w:rsidR="003C64DB" w:rsidRPr="00D670E6" w:rsidDel="00317F55" w:rsidRDefault="003C64DB" w:rsidP="006D34FC">
            <w:pPr>
              <w:spacing w:after="0" w:line="360" w:lineRule="auto"/>
              <w:jc w:val="center"/>
              <w:rPr>
                <w:del w:id="3309" w:author="Client" w:date="2023-02-06T18:03:00Z"/>
                <w:moveTo w:id="3310" w:author="TEAM OFA DISKLESS SOLUTION" w:date="2023-01-26T22:15:00Z"/>
                <w:rFonts w:ascii="Times New Roman" w:eastAsia="Times New Roman" w:hAnsi="Times New Roman"/>
                <w:sz w:val="24"/>
                <w:szCs w:val="24"/>
              </w:rPr>
            </w:pPr>
            <w:moveTo w:id="3311" w:author="TEAM OFA DISKLESS SOLUTION" w:date="2023-01-26T22:15:00Z">
              <w:del w:id="3312" w:author="Client" w:date="2023-02-06T18:03:00Z">
                <w:r w:rsidDel="00317F55">
                  <w:rPr>
                    <w:rFonts w:ascii="Times New Roman" w:eastAsia="Times New Roman" w:hAnsi="Times New Roman"/>
                    <w:sz w:val="24"/>
                    <w:szCs w:val="24"/>
                  </w:rPr>
                  <w:delText>(2)</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074D3" w14:textId="5823F7B1" w:rsidR="003C64DB" w:rsidDel="00317F55" w:rsidRDefault="003C64DB" w:rsidP="006D34FC">
            <w:pPr>
              <w:spacing w:after="0" w:line="360" w:lineRule="auto"/>
              <w:jc w:val="center"/>
              <w:rPr>
                <w:del w:id="3313" w:author="Client" w:date="2023-02-06T18:03:00Z"/>
                <w:moveTo w:id="3314" w:author="TEAM OFA DISKLESS SOLUTION" w:date="2023-01-26T22:15:00Z"/>
                <w:rFonts w:ascii="Times New Roman" w:eastAsia="Times New Roman" w:hAnsi="Times New Roman"/>
                <w:sz w:val="24"/>
                <w:szCs w:val="24"/>
              </w:rPr>
            </w:pPr>
            <w:moveTo w:id="3315" w:author="TEAM OFA DISKLESS SOLUTION" w:date="2023-01-26T22:15:00Z">
              <w:del w:id="3316" w:author="Client" w:date="2023-02-06T18:03:00Z">
                <w:r w:rsidRPr="00D670E6" w:rsidDel="00317F55">
                  <w:rPr>
                    <w:rFonts w:ascii="Times New Roman" w:eastAsia="Times New Roman" w:hAnsi="Times New Roman"/>
                    <w:sz w:val="24"/>
                    <w:szCs w:val="24"/>
                  </w:rPr>
                  <w:delText>STRONGLY DISAGREE</w:delText>
                </w:r>
              </w:del>
            </w:moveTo>
          </w:p>
          <w:p w14:paraId="09EEA676" w14:textId="5C79F744" w:rsidR="003C64DB" w:rsidRPr="00D670E6" w:rsidDel="00317F55" w:rsidRDefault="003C64DB" w:rsidP="006D34FC">
            <w:pPr>
              <w:spacing w:after="0" w:line="360" w:lineRule="auto"/>
              <w:jc w:val="center"/>
              <w:rPr>
                <w:del w:id="3317" w:author="Client" w:date="2023-02-06T18:03:00Z"/>
                <w:moveTo w:id="3318" w:author="TEAM OFA DISKLESS SOLUTION" w:date="2023-01-26T22:15:00Z"/>
                <w:rFonts w:ascii="Times New Roman" w:eastAsia="Times New Roman" w:hAnsi="Times New Roman"/>
                <w:sz w:val="24"/>
                <w:szCs w:val="24"/>
              </w:rPr>
            </w:pPr>
            <w:moveTo w:id="3319" w:author="TEAM OFA DISKLESS SOLUTION" w:date="2023-01-26T22:15:00Z">
              <w:del w:id="3320" w:author="Client" w:date="2023-02-06T18:03:00Z">
                <w:r w:rsidDel="00317F55">
                  <w:rPr>
                    <w:rFonts w:ascii="Times New Roman" w:eastAsia="Times New Roman" w:hAnsi="Times New Roman"/>
                    <w:sz w:val="24"/>
                    <w:szCs w:val="24"/>
                  </w:rPr>
                  <w:delText>(1)</w:delText>
                </w:r>
              </w:del>
            </w:moveTo>
          </w:p>
        </w:tc>
      </w:tr>
      <w:tr w:rsidR="003C64DB" w:rsidRPr="00D670E6" w:rsidDel="00317F55" w14:paraId="38F2BC84" w14:textId="6FB454E2" w:rsidTr="003C64DB">
        <w:trPr>
          <w:trHeight w:val="272"/>
          <w:del w:id="3321"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E4D7543" w14:textId="426B6B43" w:rsidR="003C64DB" w:rsidRPr="00D670E6" w:rsidDel="00317F55" w:rsidRDefault="003C64DB" w:rsidP="006D34FC">
            <w:pPr>
              <w:spacing w:after="0" w:line="240" w:lineRule="auto"/>
              <w:rPr>
                <w:del w:id="3322" w:author="Client" w:date="2023-02-06T18:03:00Z"/>
                <w:moveTo w:id="3323" w:author="TEAM OFA DISKLESS SOLUTION" w:date="2023-01-26T22:15:00Z"/>
                <w:rFonts w:ascii="Times New Roman" w:eastAsia="Times New Roman" w:hAnsi="Times New Roman"/>
                <w:sz w:val="24"/>
                <w:szCs w:val="24"/>
              </w:rPr>
            </w:pPr>
            <w:moveTo w:id="3324" w:author="TEAM OFA DISKLESS SOLUTION" w:date="2023-01-26T22:15:00Z">
              <w:del w:id="3325" w:author="Client" w:date="2023-02-06T18:03:00Z">
                <w:r w:rsidRPr="00D670E6" w:rsidDel="00317F55">
                  <w:rPr>
                    <w:rFonts w:ascii="Times New Roman" w:eastAsia="Times New Roman" w:hAnsi="Times New Roman"/>
                    <w:sz w:val="24"/>
                    <w:szCs w:val="24"/>
                  </w:rPr>
                  <w:delText xml:space="preserve">1. </w:delText>
                </w:r>
                <w:r w:rsidDel="00317F55">
                  <w:rPr>
                    <w:rFonts w:ascii="Times New Roman" w:eastAsia="Times New Roman" w:hAnsi="Times New Roman"/>
                    <w:sz w:val="24"/>
                    <w:szCs w:val="24"/>
                  </w:rPr>
                  <w:delText xml:space="preserve"> It increases my sales.</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986508" w14:textId="2DFEAECD" w:rsidR="003C64DB" w:rsidRPr="00D670E6" w:rsidDel="00317F55" w:rsidRDefault="003C64DB" w:rsidP="003C64DB">
            <w:pPr>
              <w:spacing w:after="0" w:line="480" w:lineRule="auto"/>
              <w:rPr>
                <w:del w:id="3326" w:author="Client" w:date="2023-02-06T18:03:00Z"/>
                <w:moveTo w:id="3327" w:author="TEAM OFA DISKLESS SOLUTION" w:date="2023-01-26T22:15: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68A7A4" w14:textId="1E84B090" w:rsidR="003C64DB" w:rsidRPr="00D670E6" w:rsidDel="00317F55" w:rsidRDefault="003C64DB" w:rsidP="003C64DB">
            <w:pPr>
              <w:spacing w:after="0" w:line="480" w:lineRule="auto"/>
              <w:rPr>
                <w:del w:id="3328" w:author="Client" w:date="2023-02-06T18:03:00Z"/>
                <w:moveTo w:id="3329"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F42036" w14:textId="63763FBB" w:rsidR="003C64DB" w:rsidRPr="00D670E6" w:rsidDel="00317F55" w:rsidRDefault="003C64DB" w:rsidP="003C64DB">
            <w:pPr>
              <w:spacing w:after="0" w:line="480" w:lineRule="auto"/>
              <w:rPr>
                <w:del w:id="3330" w:author="Client" w:date="2023-02-06T18:03:00Z"/>
                <w:moveTo w:id="3331"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848518" w14:textId="4A77C459" w:rsidR="003C64DB" w:rsidRPr="00D670E6" w:rsidDel="00317F55" w:rsidRDefault="003C64DB" w:rsidP="003C64DB">
            <w:pPr>
              <w:spacing w:after="0" w:line="480" w:lineRule="auto"/>
              <w:rPr>
                <w:del w:id="3332" w:author="Client" w:date="2023-02-06T18:03:00Z"/>
                <w:moveTo w:id="3333" w:author="TEAM OFA DISKLESS SOLUTION" w:date="2023-01-26T22:15:00Z"/>
                <w:rFonts w:ascii="Times New Roman" w:eastAsia="Times New Roman" w:hAnsi="Times New Roman"/>
                <w:sz w:val="20"/>
                <w:szCs w:val="20"/>
              </w:rPr>
            </w:pPr>
          </w:p>
        </w:tc>
      </w:tr>
      <w:tr w:rsidR="003C64DB" w:rsidRPr="00D670E6" w:rsidDel="00317F55" w14:paraId="32A596A0" w14:textId="68C4B020" w:rsidTr="003C64DB">
        <w:trPr>
          <w:trHeight w:val="298"/>
          <w:del w:id="3334"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336E2C7" w14:textId="726F66E9" w:rsidR="003C64DB" w:rsidRPr="00D670E6" w:rsidDel="00317F55" w:rsidRDefault="003C64DB" w:rsidP="006D34FC">
            <w:pPr>
              <w:spacing w:after="0" w:line="240" w:lineRule="auto"/>
              <w:rPr>
                <w:del w:id="3335" w:author="Client" w:date="2023-02-06T18:03:00Z"/>
                <w:moveTo w:id="3336" w:author="TEAM OFA DISKLESS SOLUTION" w:date="2023-01-26T22:15:00Z"/>
                <w:rFonts w:ascii="Times New Roman" w:eastAsia="Times New Roman" w:hAnsi="Times New Roman"/>
                <w:sz w:val="24"/>
                <w:szCs w:val="24"/>
              </w:rPr>
            </w:pPr>
            <w:moveTo w:id="3337" w:author="TEAM OFA DISKLESS SOLUTION" w:date="2023-01-26T22:15:00Z">
              <w:del w:id="3338" w:author="Client" w:date="2023-02-06T18:03:00Z">
                <w:r w:rsidRPr="00D670E6" w:rsidDel="00317F55">
                  <w:rPr>
                    <w:rFonts w:ascii="Times New Roman" w:eastAsia="Times New Roman" w:hAnsi="Times New Roman"/>
                    <w:sz w:val="24"/>
                    <w:szCs w:val="24"/>
                  </w:rPr>
                  <w:delText>2.</w:delText>
                </w:r>
                <w:r w:rsidDel="00317F55">
                  <w:rPr>
                    <w:rFonts w:ascii="Times New Roman" w:eastAsia="Times New Roman" w:hAnsi="Times New Roman"/>
                    <w:sz w:val="24"/>
                    <w:szCs w:val="24"/>
                  </w:rPr>
                  <w:delText xml:space="preserve"> It gains me more buyer/customers.</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A6C96D" w14:textId="36CBDF13" w:rsidR="003C64DB" w:rsidRPr="00D670E6" w:rsidDel="00317F55" w:rsidRDefault="003C64DB" w:rsidP="003C64DB">
            <w:pPr>
              <w:spacing w:after="0" w:line="480" w:lineRule="auto"/>
              <w:rPr>
                <w:del w:id="3339" w:author="Client" w:date="2023-02-06T18:03:00Z"/>
                <w:moveTo w:id="3340" w:author="TEAM OFA DISKLESS SOLUTION" w:date="2023-01-26T22:15: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8A5255" w14:textId="46399B11" w:rsidR="003C64DB" w:rsidRPr="00D670E6" w:rsidDel="00317F55" w:rsidRDefault="003C64DB" w:rsidP="003C64DB">
            <w:pPr>
              <w:spacing w:after="0" w:line="480" w:lineRule="auto"/>
              <w:rPr>
                <w:del w:id="3341" w:author="Client" w:date="2023-02-06T18:03:00Z"/>
                <w:moveTo w:id="3342"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856AE8" w14:textId="2AFEB9BD" w:rsidR="003C64DB" w:rsidRPr="00D670E6" w:rsidDel="00317F55" w:rsidRDefault="003C64DB" w:rsidP="003C64DB">
            <w:pPr>
              <w:spacing w:after="0" w:line="480" w:lineRule="auto"/>
              <w:rPr>
                <w:del w:id="3343" w:author="Client" w:date="2023-02-06T18:03:00Z"/>
                <w:moveTo w:id="3344"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6332EE" w14:textId="092843FB" w:rsidR="003C64DB" w:rsidRPr="00D670E6" w:rsidDel="00317F55" w:rsidRDefault="003C64DB" w:rsidP="003C64DB">
            <w:pPr>
              <w:spacing w:after="0" w:line="480" w:lineRule="auto"/>
              <w:rPr>
                <w:del w:id="3345" w:author="Client" w:date="2023-02-06T18:03:00Z"/>
                <w:moveTo w:id="3346" w:author="TEAM OFA DISKLESS SOLUTION" w:date="2023-01-26T22:15:00Z"/>
                <w:rFonts w:ascii="Times New Roman" w:eastAsia="Times New Roman" w:hAnsi="Times New Roman"/>
                <w:sz w:val="20"/>
                <w:szCs w:val="20"/>
              </w:rPr>
            </w:pPr>
          </w:p>
        </w:tc>
      </w:tr>
      <w:tr w:rsidR="003C64DB" w:rsidRPr="00D670E6" w:rsidDel="00317F55" w14:paraId="2AEB72FB" w14:textId="40F13CDD" w:rsidTr="003C64DB">
        <w:trPr>
          <w:trHeight w:val="181"/>
          <w:del w:id="3347"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5903A84" w14:textId="15FAF0D1" w:rsidR="003C64DB" w:rsidRPr="00D670E6" w:rsidDel="00317F55" w:rsidRDefault="003C64DB" w:rsidP="006D34FC">
            <w:pPr>
              <w:spacing w:after="0" w:line="240" w:lineRule="auto"/>
              <w:rPr>
                <w:del w:id="3348" w:author="Client" w:date="2023-02-06T18:03:00Z"/>
                <w:moveTo w:id="3349" w:author="TEAM OFA DISKLESS SOLUTION" w:date="2023-01-26T22:15:00Z"/>
                <w:rFonts w:ascii="Times New Roman" w:eastAsia="Times New Roman" w:hAnsi="Times New Roman"/>
                <w:sz w:val="24"/>
                <w:szCs w:val="24"/>
              </w:rPr>
            </w:pPr>
            <w:moveTo w:id="3350" w:author="TEAM OFA DISKLESS SOLUTION" w:date="2023-01-26T22:15:00Z">
              <w:del w:id="3351" w:author="Client" w:date="2023-02-06T18:03:00Z">
                <w:r w:rsidRPr="00D670E6" w:rsidDel="00317F55">
                  <w:rPr>
                    <w:rFonts w:ascii="Times New Roman" w:eastAsia="Times New Roman" w:hAnsi="Times New Roman"/>
                    <w:sz w:val="24"/>
                    <w:szCs w:val="24"/>
                  </w:rPr>
                  <w:delText xml:space="preserve">3. </w:delText>
                </w:r>
                <w:r w:rsidDel="00317F55">
                  <w:rPr>
                    <w:rFonts w:ascii="Times New Roman" w:eastAsia="Times New Roman" w:hAnsi="Times New Roman"/>
                    <w:sz w:val="24"/>
                    <w:szCs w:val="24"/>
                  </w:rPr>
                  <w:delText>It widens my target market.</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21A1E2" w14:textId="56F53F5E" w:rsidR="003C64DB" w:rsidRPr="00D670E6" w:rsidDel="00317F55" w:rsidRDefault="003C64DB" w:rsidP="003C64DB">
            <w:pPr>
              <w:spacing w:after="0" w:line="480" w:lineRule="auto"/>
              <w:rPr>
                <w:del w:id="3352" w:author="Client" w:date="2023-02-06T18:03:00Z"/>
                <w:moveTo w:id="3353" w:author="TEAM OFA DISKLESS SOLUTION" w:date="2023-01-26T22:15: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4C4353" w14:textId="198CD0E4" w:rsidR="003C64DB" w:rsidRPr="00D670E6" w:rsidDel="00317F55" w:rsidRDefault="003C64DB" w:rsidP="003C64DB">
            <w:pPr>
              <w:spacing w:after="0" w:line="480" w:lineRule="auto"/>
              <w:rPr>
                <w:del w:id="3354" w:author="Client" w:date="2023-02-06T18:03:00Z"/>
                <w:moveTo w:id="3355"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FBA64" w14:textId="4A368934" w:rsidR="003C64DB" w:rsidRPr="00D670E6" w:rsidDel="00317F55" w:rsidRDefault="003C64DB" w:rsidP="003C64DB">
            <w:pPr>
              <w:spacing w:after="0" w:line="480" w:lineRule="auto"/>
              <w:rPr>
                <w:del w:id="3356" w:author="Client" w:date="2023-02-06T18:03:00Z"/>
                <w:moveTo w:id="3357"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E7642" w14:textId="293A6995" w:rsidR="003C64DB" w:rsidRPr="00D670E6" w:rsidDel="00317F55" w:rsidRDefault="003C64DB" w:rsidP="003C64DB">
            <w:pPr>
              <w:spacing w:after="0" w:line="480" w:lineRule="auto"/>
              <w:rPr>
                <w:del w:id="3358" w:author="Client" w:date="2023-02-06T18:03:00Z"/>
                <w:moveTo w:id="3359" w:author="TEAM OFA DISKLESS SOLUTION" w:date="2023-01-26T22:15:00Z"/>
                <w:rFonts w:ascii="Times New Roman" w:eastAsia="Times New Roman" w:hAnsi="Times New Roman"/>
                <w:sz w:val="20"/>
                <w:szCs w:val="20"/>
              </w:rPr>
            </w:pPr>
          </w:p>
        </w:tc>
      </w:tr>
      <w:tr w:rsidR="003C64DB" w:rsidRPr="00D670E6" w:rsidDel="00317F55" w14:paraId="43DCBB38" w14:textId="4FCA6DAF" w:rsidTr="003C64DB">
        <w:trPr>
          <w:trHeight w:val="216"/>
          <w:del w:id="3360"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5A6D915" w14:textId="2973C3D9" w:rsidR="003C64DB" w:rsidRPr="00D670E6" w:rsidDel="00317F55" w:rsidRDefault="003C64DB" w:rsidP="006D34FC">
            <w:pPr>
              <w:spacing w:after="240" w:line="240" w:lineRule="auto"/>
              <w:rPr>
                <w:del w:id="3361" w:author="Client" w:date="2023-02-06T18:03:00Z"/>
                <w:moveTo w:id="3362" w:author="TEAM OFA DISKLESS SOLUTION" w:date="2023-01-26T22:15:00Z"/>
                <w:rFonts w:ascii="Times New Roman" w:eastAsia="Times New Roman" w:hAnsi="Times New Roman"/>
                <w:sz w:val="24"/>
                <w:szCs w:val="24"/>
              </w:rPr>
            </w:pPr>
            <w:moveTo w:id="3363" w:author="TEAM OFA DISKLESS SOLUTION" w:date="2023-01-26T22:15:00Z">
              <w:del w:id="3364" w:author="Client" w:date="2023-02-06T18:03:00Z">
                <w:r w:rsidDel="00317F55">
                  <w:rPr>
                    <w:rFonts w:ascii="Times New Roman" w:eastAsia="Times New Roman" w:hAnsi="Times New Roman"/>
                    <w:sz w:val="24"/>
                    <w:szCs w:val="24"/>
                  </w:rPr>
                  <w:delText>4.  It makes my business grow.</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E2C290" w14:textId="592D2EA1" w:rsidR="003C64DB" w:rsidRPr="00D670E6" w:rsidDel="00317F55" w:rsidRDefault="003C64DB" w:rsidP="003C64DB">
            <w:pPr>
              <w:spacing w:after="240" w:line="480" w:lineRule="auto"/>
              <w:rPr>
                <w:del w:id="3365" w:author="Client" w:date="2023-02-06T18:03:00Z"/>
                <w:moveTo w:id="3366" w:author="TEAM OFA DISKLESS SOLUTION" w:date="2023-01-26T22:15: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4ED02C" w14:textId="3562BC51" w:rsidR="003C64DB" w:rsidRPr="00D670E6" w:rsidDel="00317F55" w:rsidRDefault="003C64DB" w:rsidP="003C64DB">
            <w:pPr>
              <w:spacing w:after="0" w:line="480" w:lineRule="auto"/>
              <w:rPr>
                <w:del w:id="3367" w:author="Client" w:date="2023-02-06T18:03:00Z"/>
                <w:moveTo w:id="3368"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951B39" w14:textId="27DF437F" w:rsidR="003C64DB" w:rsidRPr="00D670E6" w:rsidDel="00317F55" w:rsidRDefault="003C64DB" w:rsidP="003C64DB">
            <w:pPr>
              <w:spacing w:after="0" w:line="480" w:lineRule="auto"/>
              <w:rPr>
                <w:del w:id="3369" w:author="Client" w:date="2023-02-06T18:03:00Z"/>
                <w:moveTo w:id="3370"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4241A1" w14:textId="3B2D3155" w:rsidR="003C64DB" w:rsidRPr="00D670E6" w:rsidDel="00317F55" w:rsidRDefault="003C64DB" w:rsidP="003C64DB">
            <w:pPr>
              <w:spacing w:after="0" w:line="480" w:lineRule="auto"/>
              <w:rPr>
                <w:del w:id="3371" w:author="Client" w:date="2023-02-06T18:03:00Z"/>
                <w:moveTo w:id="3372" w:author="TEAM OFA DISKLESS SOLUTION" w:date="2023-01-26T22:15:00Z"/>
                <w:rFonts w:ascii="Times New Roman" w:eastAsia="Times New Roman" w:hAnsi="Times New Roman"/>
                <w:sz w:val="20"/>
                <w:szCs w:val="20"/>
              </w:rPr>
            </w:pPr>
          </w:p>
        </w:tc>
      </w:tr>
      <w:tr w:rsidR="003C64DB" w:rsidRPr="00D670E6" w:rsidDel="00317F55" w14:paraId="72961F3E" w14:textId="7BB7DDFE" w:rsidTr="003C64DB">
        <w:trPr>
          <w:trHeight w:val="156"/>
          <w:del w:id="3373"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6072565" w14:textId="0A56992A" w:rsidR="003C64DB" w:rsidRPr="00D670E6" w:rsidDel="00317F55" w:rsidRDefault="003C64DB" w:rsidP="006D34FC">
            <w:pPr>
              <w:spacing w:after="0" w:line="240" w:lineRule="auto"/>
              <w:rPr>
                <w:del w:id="3374" w:author="Client" w:date="2023-02-06T18:03:00Z"/>
                <w:moveTo w:id="3375" w:author="TEAM OFA DISKLESS SOLUTION" w:date="2023-01-26T22:15:00Z"/>
                <w:rFonts w:ascii="Times New Roman" w:eastAsia="Times New Roman" w:hAnsi="Times New Roman"/>
                <w:sz w:val="24"/>
                <w:szCs w:val="24"/>
              </w:rPr>
            </w:pPr>
            <w:moveTo w:id="3376" w:author="TEAM OFA DISKLESS SOLUTION" w:date="2023-01-26T22:15:00Z">
              <w:del w:id="3377" w:author="Client" w:date="2023-02-06T18:03:00Z">
                <w:r w:rsidRPr="00D670E6" w:rsidDel="00317F55">
                  <w:rPr>
                    <w:rFonts w:ascii="Times New Roman" w:eastAsia="Times New Roman" w:hAnsi="Times New Roman"/>
                    <w:sz w:val="24"/>
                    <w:szCs w:val="24"/>
                  </w:rPr>
                  <w:delText xml:space="preserve">5. </w:delText>
                </w:r>
                <w:r w:rsidDel="00317F55">
                  <w:rPr>
                    <w:rFonts w:ascii="Times New Roman" w:eastAsia="Times New Roman" w:hAnsi="Times New Roman"/>
                    <w:sz w:val="24"/>
                    <w:szCs w:val="24"/>
                  </w:rPr>
                  <w:delText>It gives good reputation to my business.</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324332" w14:textId="373EA3FE" w:rsidR="003C64DB" w:rsidRPr="00D670E6" w:rsidDel="00317F55" w:rsidRDefault="003C64DB" w:rsidP="003C64DB">
            <w:pPr>
              <w:spacing w:after="0" w:line="480" w:lineRule="auto"/>
              <w:rPr>
                <w:del w:id="3378" w:author="Client" w:date="2023-02-06T18:03:00Z"/>
                <w:moveTo w:id="3379" w:author="TEAM OFA DISKLESS SOLUTION" w:date="2023-01-26T22:15: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48B526" w14:textId="792628E7" w:rsidR="003C64DB" w:rsidRPr="00D670E6" w:rsidDel="00317F55" w:rsidRDefault="003C64DB" w:rsidP="003C64DB">
            <w:pPr>
              <w:spacing w:after="0" w:line="480" w:lineRule="auto"/>
              <w:rPr>
                <w:del w:id="3380" w:author="Client" w:date="2023-02-06T18:03:00Z"/>
                <w:moveTo w:id="3381"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5A406F" w14:textId="47FC19C2" w:rsidR="003C64DB" w:rsidRPr="00D670E6" w:rsidDel="00317F55" w:rsidRDefault="003C64DB" w:rsidP="003C64DB">
            <w:pPr>
              <w:spacing w:after="0" w:line="480" w:lineRule="auto"/>
              <w:rPr>
                <w:del w:id="3382" w:author="Client" w:date="2023-02-06T18:03:00Z"/>
                <w:moveTo w:id="3383" w:author="TEAM OFA DISKLESS SOLUTION" w:date="2023-01-26T22:15: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669CB1" w14:textId="2D74FA6C" w:rsidR="003C64DB" w:rsidRPr="00D670E6" w:rsidDel="00317F55" w:rsidRDefault="003C64DB" w:rsidP="003C64DB">
            <w:pPr>
              <w:spacing w:after="0" w:line="480" w:lineRule="auto"/>
              <w:rPr>
                <w:del w:id="3384" w:author="Client" w:date="2023-02-06T18:03:00Z"/>
                <w:moveTo w:id="3385" w:author="TEAM OFA DISKLESS SOLUTION" w:date="2023-01-26T22:15:00Z"/>
                <w:rFonts w:ascii="Times New Roman" w:eastAsia="Times New Roman" w:hAnsi="Times New Roman"/>
                <w:sz w:val="20"/>
                <w:szCs w:val="20"/>
              </w:rPr>
            </w:pPr>
          </w:p>
        </w:tc>
      </w:tr>
      <w:moveToRangeEnd w:id="3273"/>
    </w:tbl>
    <w:p w14:paraId="3CAE361F" w14:textId="57CC5488" w:rsidR="003C64DB" w:rsidDel="00317F55" w:rsidRDefault="003C64DB" w:rsidP="006D34FC">
      <w:pPr>
        <w:spacing w:line="480" w:lineRule="auto"/>
        <w:jc w:val="both"/>
        <w:rPr>
          <w:del w:id="3386" w:author="Client" w:date="2023-02-06T18:03:00Z"/>
          <w:rFonts w:ascii="Times New Roman" w:hAnsi="Times New Roman"/>
          <w:sz w:val="24"/>
          <w:szCs w:val="24"/>
        </w:rPr>
      </w:pPr>
    </w:p>
    <w:p w14:paraId="17A951DE" w14:textId="54D3B79A" w:rsidR="003C64DB" w:rsidDel="00317F55" w:rsidRDefault="003C64DB" w:rsidP="006D34FC">
      <w:pPr>
        <w:spacing w:after="0" w:line="480" w:lineRule="auto"/>
        <w:jc w:val="center"/>
        <w:rPr>
          <w:del w:id="3387" w:author="Client" w:date="2023-02-06T18:03:00Z"/>
          <w:rFonts w:ascii="Times New Roman" w:eastAsia="Times New Roman" w:hAnsi="Times New Roman"/>
          <w:b/>
          <w:bCs/>
          <w:color w:val="000000"/>
          <w:sz w:val="24"/>
          <w:szCs w:val="24"/>
        </w:rPr>
      </w:pPr>
    </w:p>
    <w:tbl>
      <w:tblPr>
        <w:tblpPr w:leftFromText="180" w:rightFromText="180" w:vertAnchor="text" w:horzAnchor="margin" w:tblpY="452"/>
        <w:tblW w:w="8210" w:type="dxa"/>
        <w:tblCellMar>
          <w:left w:w="0" w:type="dxa"/>
          <w:right w:w="0" w:type="dxa"/>
        </w:tblCellMar>
        <w:tblLook w:val="04A0" w:firstRow="1" w:lastRow="0" w:firstColumn="1" w:lastColumn="0" w:noHBand="0" w:noVBand="1"/>
      </w:tblPr>
      <w:tblGrid>
        <w:gridCol w:w="2669"/>
        <w:gridCol w:w="1629"/>
        <w:gridCol w:w="890"/>
        <w:gridCol w:w="1277"/>
        <w:gridCol w:w="1745"/>
      </w:tblGrid>
      <w:tr w:rsidR="003C64DB" w:rsidRPr="00D670E6" w:rsidDel="00317F55" w14:paraId="30B7809B" w14:textId="7594686A" w:rsidTr="003C64DB">
        <w:trPr>
          <w:trHeight w:val="69"/>
          <w:del w:id="3388" w:author="Client" w:date="2023-02-06T18:03:00Z"/>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2B71C79" w14:textId="3F3A077E" w:rsidR="003C64DB" w:rsidRPr="00D670E6" w:rsidDel="00317F55" w:rsidRDefault="003C64DB" w:rsidP="003C64DB">
            <w:pPr>
              <w:spacing w:after="0" w:line="480" w:lineRule="auto"/>
              <w:rPr>
                <w:del w:id="3389" w:author="Client" w:date="2023-02-06T18:03:00Z"/>
                <w:moveTo w:id="3390" w:author="TEAM OFA DISKLESS SOLUTION" w:date="2023-01-26T22:21:00Z"/>
                <w:rFonts w:ascii="Times New Roman" w:eastAsia="Times New Roman" w:hAnsi="Times New Roman"/>
                <w:sz w:val="24"/>
                <w:szCs w:val="24"/>
              </w:rPr>
            </w:pPr>
            <w:moveToRangeStart w:id="3391" w:author="TEAM OFA DISKLESS SOLUTION" w:date="2023-01-26T22:21:00Z" w:name="move125664081"/>
            <w:moveTo w:id="3392" w:author="TEAM OFA DISKLESS SOLUTION" w:date="2023-01-26T22:21:00Z">
              <w:del w:id="3393" w:author="Client" w:date="2023-02-06T18:03:00Z">
                <w:r w:rsidRPr="00D670E6" w:rsidDel="00317F55">
                  <w:rPr>
                    <w:rFonts w:ascii="Times New Roman" w:eastAsia="Times New Roman" w:hAnsi="Times New Roman"/>
                    <w:sz w:val="24"/>
                    <w:szCs w:val="24"/>
                  </w:rPr>
                  <w:delText>PART II</w:delText>
                </w:r>
              </w:del>
            </w:moveTo>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5CC1871" w14:textId="303E3B26" w:rsidR="003C64DB" w:rsidRPr="00D670E6" w:rsidDel="00317F55" w:rsidRDefault="003C64DB" w:rsidP="003C64DB">
            <w:pPr>
              <w:spacing w:after="0" w:line="480" w:lineRule="auto"/>
              <w:rPr>
                <w:del w:id="3394" w:author="Client" w:date="2023-02-06T18:03:00Z"/>
                <w:moveTo w:id="3395" w:author="TEAM OFA DISKLESS SOLUTION" w:date="2023-01-26T22:21: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1D2494C" w14:textId="5E6FFA7E" w:rsidR="003C64DB" w:rsidRPr="00D670E6" w:rsidDel="00317F55" w:rsidRDefault="003C64DB" w:rsidP="003C64DB">
            <w:pPr>
              <w:spacing w:after="0" w:line="480" w:lineRule="auto"/>
              <w:rPr>
                <w:del w:id="3396" w:author="Client" w:date="2023-02-06T18:03:00Z"/>
                <w:moveTo w:id="3397"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B529C75" w14:textId="08E99DE0" w:rsidR="003C64DB" w:rsidRPr="00D670E6" w:rsidDel="00317F55" w:rsidRDefault="003C64DB" w:rsidP="003C64DB">
            <w:pPr>
              <w:spacing w:after="0" w:line="480" w:lineRule="auto"/>
              <w:rPr>
                <w:del w:id="3398" w:author="Client" w:date="2023-02-06T18:03:00Z"/>
                <w:moveTo w:id="3399"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B492905" w14:textId="055A55A6" w:rsidR="003C64DB" w:rsidRPr="00D670E6" w:rsidDel="00317F55" w:rsidRDefault="003C64DB" w:rsidP="003C64DB">
            <w:pPr>
              <w:spacing w:after="0" w:line="480" w:lineRule="auto"/>
              <w:rPr>
                <w:del w:id="3400" w:author="Client" w:date="2023-02-06T18:03:00Z"/>
                <w:moveTo w:id="3401" w:author="TEAM OFA DISKLESS SOLUTION" w:date="2023-01-26T22:21:00Z"/>
                <w:rFonts w:ascii="Times New Roman" w:eastAsia="Times New Roman" w:hAnsi="Times New Roman"/>
                <w:sz w:val="20"/>
                <w:szCs w:val="20"/>
              </w:rPr>
            </w:pPr>
          </w:p>
        </w:tc>
      </w:tr>
      <w:tr w:rsidR="003C64DB" w:rsidRPr="00D670E6" w:rsidDel="00317F55" w14:paraId="4C16BFE7" w14:textId="0F174576" w:rsidTr="003C64DB">
        <w:trPr>
          <w:trHeight w:val="154"/>
          <w:del w:id="3402"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CD8158" w14:textId="1DFAF1EC" w:rsidR="003C64DB" w:rsidRPr="00D670E6" w:rsidDel="00317F55" w:rsidRDefault="003C64DB" w:rsidP="003C64DB">
            <w:pPr>
              <w:spacing w:after="0" w:line="240" w:lineRule="auto"/>
              <w:rPr>
                <w:del w:id="3403" w:author="Client" w:date="2023-02-06T18:03:00Z"/>
                <w:moveTo w:id="3404" w:author="TEAM OFA DISKLESS SOLUTION" w:date="2023-01-26T22:21:00Z"/>
                <w:rFonts w:ascii="Times New Roman" w:eastAsia="Times New Roman" w:hAnsi="Times New Roman"/>
                <w:sz w:val="24"/>
                <w:szCs w:val="24"/>
              </w:rPr>
            </w:pPr>
            <w:moveTo w:id="3405" w:author="TEAM OFA DISKLESS SOLUTION" w:date="2023-01-26T22:21:00Z">
              <w:del w:id="3406" w:author="Client" w:date="2023-02-06T18:03:00Z">
                <w:r w:rsidDel="00317F55">
                  <w:rPr>
                    <w:rFonts w:ascii="Times New Roman" w:eastAsia="Times New Roman" w:hAnsi="Times New Roman"/>
                    <w:sz w:val="24"/>
                    <w:szCs w:val="24"/>
                  </w:rPr>
                  <w:delText>Process innovation</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E7C7F1" w14:textId="22734869" w:rsidR="003C64DB" w:rsidDel="00317F55" w:rsidRDefault="003C64DB" w:rsidP="003C64DB">
            <w:pPr>
              <w:spacing w:after="0" w:line="240" w:lineRule="auto"/>
              <w:jc w:val="center"/>
              <w:rPr>
                <w:del w:id="3407" w:author="Client" w:date="2023-02-06T18:03:00Z"/>
                <w:moveTo w:id="3408" w:author="TEAM OFA DISKLESS SOLUTION" w:date="2023-01-26T22:21:00Z"/>
                <w:rFonts w:ascii="Times New Roman" w:eastAsia="Times New Roman" w:hAnsi="Times New Roman"/>
                <w:sz w:val="24"/>
                <w:szCs w:val="24"/>
              </w:rPr>
            </w:pPr>
            <w:moveTo w:id="3409" w:author="TEAM OFA DISKLESS SOLUTION" w:date="2023-01-26T22:21:00Z">
              <w:del w:id="3410" w:author="Client" w:date="2023-02-06T18:03:00Z">
                <w:r w:rsidRPr="00D670E6" w:rsidDel="00317F55">
                  <w:rPr>
                    <w:rFonts w:ascii="Times New Roman" w:eastAsia="Times New Roman" w:hAnsi="Times New Roman"/>
                    <w:sz w:val="24"/>
                    <w:szCs w:val="24"/>
                  </w:rPr>
                  <w:delText>STRON</w:delText>
                </w:r>
                <w:r w:rsidDel="00317F55">
                  <w:rPr>
                    <w:rFonts w:ascii="Times New Roman" w:eastAsia="Times New Roman" w:hAnsi="Times New Roman"/>
                    <w:sz w:val="24"/>
                    <w:szCs w:val="24"/>
                  </w:rPr>
                  <w:delText>G</w:delText>
                </w:r>
                <w:r w:rsidRPr="00D670E6" w:rsidDel="00317F55">
                  <w:rPr>
                    <w:rFonts w:ascii="Times New Roman" w:eastAsia="Times New Roman" w:hAnsi="Times New Roman"/>
                    <w:sz w:val="24"/>
                    <w:szCs w:val="24"/>
                  </w:rPr>
                  <w:delText>LY AGREE</w:delText>
                </w:r>
              </w:del>
            </w:moveTo>
          </w:p>
          <w:p w14:paraId="3EEE1A27" w14:textId="0DEEFCD1" w:rsidR="003C64DB" w:rsidRPr="00D670E6" w:rsidDel="00317F55" w:rsidRDefault="003C64DB" w:rsidP="003C64DB">
            <w:pPr>
              <w:spacing w:after="0" w:line="240" w:lineRule="auto"/>
              <w:jc w:val="center"/>
              <w:rPr>
                <w:del w:id="3411" w:author="Client" w:date="2023-02-06T18:03:00Z"/>
                <w:moveTo w:id="3412" w:author="TEAM OFA DISKLESS SOLUTION" w:date="2023-01-26T22:21:00Z"/>
                <w:rFonts w:ascii="Times New Roman" w:eastAsia="Times New Roman" w:hAnsi="Times New Roman"/>
                <w:sz w:val="24"/>
                <w:szCs w:val="24"/>
              </w:rPr>
            </w:pPr>
            <w:moveTo w:id="3413" w:author="TEAM OFA DISKLESS SOLUTION" w:date="2023-01-26T22:21:00Z">
              <w:del w:id="3414" w:author="Client" w:date="2023-02-06T18:03:00Z">
                <w:r w:rsidDel="00317F55">
                  <w:rPr>
                    <w:rFonts w:eastAsia="Times New Roman"/>
                  </w:rPr>
                  <w:delText>(4)</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6E2D73" w14:textId="676B2F62" w:rsidR="003C64DB" w:rsidDel="00317F55" w:rsidRDefault="003C64DB" w:rsidP="003C64DB">
            <w:pPr>
              <w:spacing w:after="0" w:line="240" w:lineRule="auto"/>
              <w:jc w:val="center"/>
              <w:rPr>
                <w:del w:id="3415" w:author="Client" w:date="2023-02-06T18:03:00Z"/>
                <w:moveTo w:id="3416" w:author="TEAM OFA DISKLESS SOLUTION" w:date="2023-01-26T22:21:00Z"/>
                <w:rFonts w:ascii="Times New Roman" w:eastAsia="Times New Roman" w:hAnsi="Times New Roman"/>
                <w:sz w:val="24"/>
                <w:szCs w:val="24"/>
              </w:rPr>
            </w:pPr>
            <w:moveTo w:id="3417" w:author="TEAM OFA DISKLESS SOLUTION" w:date="2023-01-26T22:21:00Z">
              <w:del w:id="3418" w:author="Client" w:date="2023-02-06T18:03:00Z">
                <w:r w:rsidRPr="00D670E6" w:rsidDel="00317F55">
                  <w:rPr>
                    <w:rFonts w:ascii="Times New Roman" w:eastAsia="Times New Roman" w:hAnsi="Times New Roman"/>
                    <w:sz w:val="24"/>
                    <w:szCs w:val="24"/>
                  </w:rPr>
                  <w:delText>AGREE</w:delText>
                </w:r>
              </w:del>
            </w:moveTo>
          </w:p>
          <w:p w14:paraId="50D2621A" w14:textId="70AB6895" w:rsidR="003C64DB" w:rsidRPr="00D670E6" w:rsidDel="00317F55" w:rsidRDefault="003C64DB" w:rsidP="003C64DB">
            <w:pPr>
              <w:spacing w:after="0" w:line="240" w:lineRule="auto"/>
              <w:jc w:val="center"/>
              <w:rPr>
                <w:del w:id="3419" w:author="Client" w:date="2023-02-06T18:03:00Z"/>
                <w:moveTo w:id="3420" w:author="TEAM OFA DISKLESS SOLUTION" w:date="2023-01-26T22:21:00Z"/>
                <w:rFonts w:ascii="Times New Roman" w:eastAsia="Times New Roman" w:hAnsi="Times New Roman"/>
                <w:sz w:val="24"/>
                <w:szCs w:val="24"/>
              </w:rPr>
            </w:pPr>
            <w:moveTo w:id="3421" w:author="TEAM OFA DISKLESS SOLUTION" w:date="2023-01-26T22:21:00Z">
              <w:del w:id="3422" w:author="Client" w:date="2023-02-06T18:03:00Z">
                <w:r w:rsidDel="00317F55">
                  <w:rPr>
                    <w:rFonts w:ascii="Times New Roman" w:eastAsia="Times New Roman" w:hAnsi="Times New Roman"/>
                    <w:sz w:val="24"/>
                    <w:szCs w:val="24"/>
                  </w:rPr>
                  <w:delText>(3)</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0A6AAB" w14:textId="4D2E985F" w:rsidR="003C64DB" w:rsidDel="00317F55" w:rsidRDefault="003C64DB" w:rsidP="003C64DB">
            <w:pPr>
              <w:spacing w:after="0" w:line="240" w:lineRule="auto"/>
              <w:jc w:val="center"/>
              <w:rPr>
                <w:del w:id="3423" w:author="Client" w:date="2023-02-06T18:03:00Z"/>
                <w:moveTo w:id="3424" w:author="TEAM OFA DISKLESS SOLUTION" w:date="2023-01-26T22:21:00Z"/>
                <w:rFonts w:ascii="Times New Roman" w:eastAsia="Times New Roman" w:hAnsi="Times New Roman"/>
                <w:sz w:val="24"/>
                <w:szCs w:val="24"/>
              </w:rPr>
            </w:pPr>
            <w:moveTo w:id="3425" w:author="TEAM OFA DISKLESS SOLUTION" w:date="2023-01-26T22:21:00Z">
              <w:del w:id="3426" w:author="Client" w:date="2023-02-06T18:03:00Z">
                <w:r w:rsidRPr="00D670E6" w:rsidDel="00317F55">
                  <w:rPr>
                    <w:rFonts w:ascii="Times New Roman" w:eastAsia="Times New Roman" w:hAnsi="Times New Roman"/>
                    <w:sz w:val="24"/>
                    <w:szCs w:val="24"/>
                  </w:rPr>
                  <w:delText>DISAGREE</w:delText>
                </w:r>
              </w:del>
            </w:moveTo>
          </w:p>
          <w:p w14:paraId="54AAF930" w14:textId="60506C62" w:rsidR="003C64DB" w:rsidRPr="00D670E6" w:rsidDel="00317F55" w:rsidRDefault="003C64DB" w:rsidP="003C64DB">
            <w:pPr>
              <w:spacing w:after="0" w:line="240" w:lineRule="auto"/>
              <w:jc w:val="center"/>
              <w:rPr>
                <w:del w:id="3427" w:author="Client" w:date="2023-02-06T18:03:00Z"/>
                <w:moveTo w:id="3428" w:author="TEAM OFA DISKLESS SOLUTION" w:date="2023-01-26T22:21:00Z"/>
                <w:rFonts w:ascii="Times New Roman" w:eastAsia="Times New Roman" w:hAnsi="Times New Roman"/>
                <w:sz w:val="24"/>
                <w:szCs w:val="24"/>
              </w:rPr>
            </w:pPr>
            <w:moveTo w:id="3429" w:author="TEAM OFA DISKLESS SOLUTION" w:date="2023-01-26T22:21:00Z">
              <w:del w:id="3430" w:author="Client" w:date="2023-02-06T18:03:00Z">
                <w:r w:rsidDel="00317F55">
                  <w:rPr>
                    <w:rFonts w:ascii="Times New Roman" w:eastAsia="Times New Roman" w:hAnsi="Times New Roman"/>
                    <w:sz w:val="24"/>
                    <w:szCs w:val="24"/>
                  </w:rPr>
                  <w:delText>(2)</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2682D3" w14:textId="210FA6CA" w:rsidR="003C64DB" w:rsidDel="00317F55" w:rsidRDefault="003C64DB" w:rsidP="003C64DB">
            <w:pPr>
              <w:spacing w:after="0" w:line="240" w:lineRule="auto"/>
              <w:jc w:val="center"/>
              <w:rPr>
                <w:del w:id="3431" w:author="Client" w:date="2023-02-06T18:03:00Z"/>
                <w:moveTo w:id="3432" w:author="TEAM OFA DISKLESS SOLUTION" w:date="2023-01-26T22:21:00Z"/>
                <w:rFonts w:ascii="Times New Roman" w:eastAsia="Times New Roman" w:hAnsi="Times New Roman"/>
                <w:sz w:val="24"/>
                <w:szCs w:val="24"/>
              </w:rPr>
            </w:pPr>
            <w:moveTo w:id="3433" w:author="TEAM OFA DISKLESS SOLUTION" w:date="2023-01-26T22:21:00Z">
              <w:del w:id="3434" w:author="Client" w:date="2023-02-06T18:03:00Z">
                <w:r w:rsidRPr="00D670E6" w:rsidDel="00317F55">
                  <w:rPr>
                    <w:rFonts w:ascii="Times New Roman" w:eastAsia="Times New Roman" w:hAnsi="Times New Roman"/>
                    <w:sz w:val="24"/>
                    <w:szCs w:val="24"/>
                  </w:rPr>
                  <w:delText>STRONGLY DISAGREE</w:delText>
                </w:r>
              </w:del>
            </w:moveTo>
          </w:p>
          <w:p w14:paraId="6675B111" w14:textId="394E6220" w:rsidR="003C64DB" w:rsidRPr="00D670E6" w:rsidDel="00317F55" w:rsidRDefault="003C64DB" w:rsidP="003C64DB">
            <w:pPr>
              <w:spacing w:after="0" w:line="240" w:lineRule="auto"/>
              <w:jc w:val="center"/>
              <w:rPr>
                <w:del w:id="3435" w:author="Client" w:date="2023-02-06T18:03:00Z"/>
                <w:moveTo w:id="3436" w:author="TEAM OFA DISKLESS SOLUTION" w:date="2023-01-26T22:21:00Z"/>
                <w:rFonts w:ascii="Times New Roman" w:eastAsia="Times New Roman" w:hAnsi="Times New Roman"/>
                <w:sz w:val="24"/>
                <w:szCs w:val="24"/>
              </w:rPr>
            </w:pPr>
            <w:moveTo w:id="3437" w:author="TEAM OFA DISKLESS SOLUTION" w:date="2023-01-26T22:21:00Z">
              <w:del w:id="3438" w:author="Client" w:date="2023-02-06T18:03:00Z">
                <w:r w:rsidDel="00317F55">
                  <w:rPr>
                    <w:rFonts w:ascii="Times New Roman" w:eastAsia="Times New Roman" w:hAnsi="Times New Roman"/>
                    <w:sz w:val="24"/>
                    <w:szCs w:val="24"/>
                  </w:rPr>
                  <w:delText>(1)</w:delText>
                </w:r>
              </w:del>
            </w:moveTo>
          </w:p>
        </w:tc>
      </w:tr>
      <w:tr w:rsidR="003C64DB" w:rsidRPr="00D670E6" w:rsidDel="00317F55" w14:paraId="6E82F534" w14:textId="1F9CE618" w:rsidTr="003C64DB">
        <w:trPr>
          <w:trHeight w:val="172"/>
          <w:del w:id="3439"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FCCDBE2" w14:textId="36248126" w:rsidR="003C64DB" w:rsidRPr="00D670E6" w:rsidDel="00317F55" w:rsidRDefault="003C64DB" w:rsidP="003C64DB">
            <w:pPr>
              <w:spacing w:after="0" w:line="240" w:lineRule="auto"/>
              <w:rPr>
                <w:del w:id="3440" w:author="Client" w:date="2023-02-06T18:03:00Z"/>
                <w:moveTo w:id="3441" w:author="TEAM OFA DISKLESS SOLUTION" w:date="2023-01-26T22:21:00Z"/>
                <w:rFonts w:ascii="Times New Roman" w:eastAsia="Times New Roman" w:hAnsi="Times New Roman"/>
                <w:sz w:val="24"/>
                <w:szCs w:val="24"/>
              </w:rPr>
            </w:pPr>
            <w:moveTo w:id="3442" w:author="TEAM OFA DISKLESS SOLUTION" w:date="2023-01-26T22:21:00Z">
              <w:del w:id="3443" w:author="Client" w:date="2023-02-06T18:03:00Z">
                <w:r w:rsidRPr="00D670E6" w:rsidDel="00317F55">
                  <w:rPr>
                    <w:rFonts w:ascii="Times New Roman" w:eastAsia="Times New Roman" w:hAnsi="Times New Roman"/>
                    <w:sz w:val="24"/>
                    <w:szCs w:val="24"/>
                  </w:rPr>
                  <w:delText xml:space="preserve">1. </w:delText>
                </w:r>
                <w:r w:rsidDel="00317F55">
                  <w:rPr>
                    <w:rFonts w:ascii="Times New Roman" w:eastAsia="Times New Roman" w:hAnsi="Times New Roman"/>
                    <w:sz w:val="24"/>
                    <w:szCs w:val="24"/>
                  </w:rPr>
                  <w:delText xml:space="preserve"> It allows me to gain more outcomes.</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1C3436" w14:textId="317B4D5F" w:rsidR="003C64DB" w:rsidRPr="00D670E6" w:rsidDel="00317F55" w:rsidRDefault="003C64DB" w:rsidP="003C64DB">
            <w:pPr>
              <w:spacing w:after="0" w:line="480" w:lineRule="auto"/>
              <w:rPr>
                <w:del w:id="3444" w:author="Client" w:date="2023-02-06T18:03:00Z"/>
                <w:moveTo w:id="3445" w:author="TEAM OFA DISKLESS SOLUTION" w:date="2023-01-26T22:21: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0BBD8F" w14:textId="625402B0" w:rsidR="003C64DB" w:rsidRPr="00D670E6" w:rsidDel="00317F55" w:rsidRDefault="003C64DB" w:rsidP="003C64DB">
            <w:pPr>
              <w:spacing w:after="0" w:line="480" w:lineRule="auto"/>
              <w:rPr>
                <w:del w:id="3446" w:author="Client" w:date="2023-02-06T18:03:00Z"/>
                <w:moveTo w:id="3447"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73C46F" w14:textId="4BF7F739" w:rsidR="003C64DB" w:rsidRPr="00D670E6" w:rsidDel="00317F55" w:rsidRDefault="003C64DB" w:rsidP="003C64DB">
            <w:pPr>
              <w:spacing w:after="0" w:line="480" w:lineRule="auto"/>
              <w:rPr>
                <w:del w:id="3448" w:author="Client" w:date="2023-02-06T18:03:00Z"/>
                <w:moveTo w:id="3449"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43939E" w14:textId="02D42505" w:rsidR="003C64DB" w:rsidRPr="00D670E6" w:rsidDel="00317F55" w:rsidRDefault="003C64DB" w:rsidP="003C64DB">
            <w:pPr>
              <w:spacing w:after="0" w:line="480" w:lineRule="auto"/>
              <w:rPr>
                <w:del w:id="3450" w:author="Client" w:date="2023-02-06T18:03:00Z"/>
                <w:moveTo w:id="3451" w:author="TEAM OFA DISKLESS SOLUTION" w:date="2023-01-26T22:21:00Z"/>
                <w:rFonts w:ascii="Times New Roman" w:eastAsia="Times New Roman" w:hAnsi="Times New Roman"/>
                <w:sz w:val="20"/>
                <w:szCs w:val="20"/>
              </w:rPr>
            </w:pPr>
          </w:p>
        </w:tc>
      </w:tr>
      <w:tr w:rsidR="003C64DB" w:rsidRPr="00D670E6" w:rsidDel="00317F55" w14:paraId="770981EF" w14:textId="06009A2A" w:rsidTr="003C64DB">
        <w:trPr>
          <w:trHeight w:val="179"/>
          <w:del w:id="3452"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105BFCE" w14:textId="0703463B" w:rsidR="003C64DB" w:rsidRPr="00D670E6" w:rsidDel="00317F55" w:rsidRDefault="003C64DB" w:rsidP="003C64DB">
            <w:pPr>
              <w:spacing w:after="0" w:line="240" w:lineRule="auto"/>
              <w:rPr>
                <w:del w:id="3453" w:author="Client" w:date="2023-02-06T18:03:00Z"/>
                <w:moveTo w:id="3454" w:author="TEAM OFA DISKLESS SOLUTION" w:date="2023-01-26T22:21:00Z"/>
                <w:rFonts w:ascii="Times New Roman" w:eastAsia="Times New Roman" w:hAnsi="Times New Roman"/>
                <w:sz w:val="24"/>
                <w:szCs w:val="24"/>
              </w:rPr>
            </w:pPr>
            <w:moveTo w:id="3455" w:author="TEAM OFA DISKLESS SOLUTION" w:date="2023-01-26T22:21:00Z">
              <w:del w:id="3456" w:author="Client" w:date="2023-02-06T18:03:00Z">
                <w:r w:rsidRPr="00D670E6" w:rsidDel="00317F55">
                  <w:rPr>
                    <w:rFonts w:ascii="Times New Roman" w:eastAsia="Times New Roman" w:hAnsi="Times New Roman"/>
                    <w:sz w:val="24"/>
                    <w:szCs w:val="24"/>
                  </w:rPr>
                  <w:delText xml:space="preserve">2. </w:delText>
                </w:r>
                <w:r w:rsidDel="00317F55">
                  <w:rPr>
                    <w:rFonts w:ascii="Times New Roman" w:eastAsia="Times New Roman" w:hAnsi="Times New Roman"/>
                    <w:sz w:val="24"/>
                    <w:szCs w:val="24"/>
                  </w:rPr>
                  <w:delText>It develops my business efficiency.</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9C1BAD" w14:textId="23AA0A38" w:rsidR="003C64DB" w:rsidRPr="00D670E6" w:rsidDel="00317F55" w:rsidRDefault="003C64DB" w:rsidP="003C64DB">
            <w:pPr>
              <w:spacing w:after="0" w:line="480" w:lineRule="auto"/>
              <w:rPr>
                <w:del w:id="3457" w:author="Client" w:date="2023-02-06T18:03:00Z"/>
                <w:moveTo w:id="3458" w:author="TEAM OFA DISKLESS SOLUTION" w:date="2023-01-26T22:21: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E8D85" w14:textId="4D56D671" w:rsidR="003C64DB" w:rsidRPr="00D670E6" w:rsidDel="00317F55" w:rsidRDefault="003C64DB" w:rsidP="003C64DB">
            <w:pPr>
              <w:spacing w:after="0" w:line="480" w:lineRule="auto"/>
              <w:rPr>
                <w:del w:id="3459" w:author="Client" w:date="2023-02-06T18:03:00Z"/>
                <w:moveTo w:id="3460"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E800B4" w14:textId="176D8D90" w:rsidR="003C64DB" w:rsidRPr="00D670E6" w:rsidDel="00317F55" w:rsidRDefault="003C64DB" w:rsidP="003C64DB">
            <w:pPr>
              <w:spacing w:after="0" w:line="480" w:lineRule="auto"/>
              <w:rPr>
                <w:del w:id="3461" w:author="Client" w:date="2023-02-06T18:03:00Z"/>
                <w:moveTo w:id="3462"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6FEDFB" w14:textId="60DC7EFD" w:rsidR="003C64DB" w:rsidRPr="00D670E6" w:rsidDel="00317F55" w:rsidRDefault="003C64DB" w:rsidP="003C64DB">
            <w:pPr>
              <w:spacing w:after="0" w:line="480" w:lineRule="auto"/>
              <w:rPr>
                <w:del w:id="3463" w:author="Client" w:date="2023-02-06T18:03:00Z"/>
                <w:moveTo w:id="3464" w:author="TEAM OFA DISKLESS SOLUTION" w:date="2023-01-26T22:21:00Z"/>
                <w:rFonts w:ascii="Times New Roman" w:eastAsia="Times New Roman" w:hAnsi="Times New Roman"/>
                <w:sz w:val="20"/>
                <w:szCs w:val="20"/>
              </w:rPr>
            </w:pPr>
          </w:p>
        </w:tc>
      </w:tr>
      <w:tr w:rsidR="003C64DB" w:rsidRPr="00D670E6" w:rsidDel="00317F55" w14:paraId="32765E50" w14:textId="27467433" w:rsidTr="003C64DB">
        <w:trPr>
          <w:trHeight w:val="179"/>
          <w:del w:id="3465"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2CAA02A" w14:textId="3B5688C2" w:rsidR="003C64DB" w:rsidRPr="00D670E6" w:rsidDel="00317F55" w:rsidRDefault="003C64DB" w:rsidP="003C64DB">
            <w:pPr>
              <w:spacing w:after="0" w:line="240" w:lineRule="auto"/>
              <w:rPr>
                <w:del w:id="3466" w:author="Client" w:date="2023-02-06T18:03:00Z"/>
                <w:moveTo w:id="3467" w:author="TEAM OFA DISKLESS SOLUTION" w:date="2023-01-26T22:21:00Z"/>
                <w:rFonts w:ascii="Times New Roman" w:eastAsia="Times New Roman" w:hAnsi="Times New Roman"/>
                <w:sz w:val="24"/>
                <w:szCs w:val="24"/>
              </w:rPr>
            </w:pPr>
            <w:moveTo w:id="3468" w:author="TEAM OFA DISKLESS SOLUTION" w:date="2023-01-26T22:21:00Z">
              <w:del w:id="3469" w:author="Client" w:date="2023-02-06T18:03:00Z">
                <w:r w:rsidRPr="00D670E6" w:rsidDel="00317F55">
                  <w:rPr>
                    <w:rFonts w:ascii="Times New Roman" w:eastAsia="Times New Roman" w:hAnsi="Times New Roman"/>
                    <w:sz w:val="24"/>
                    <w:szCs w:val="24"/>
                  </w:rPr>
                  <w:delText xml:space="preserve">3. </w:delText>
                </w:r>
                <w:r w:rsidDel="00317F55">
                  <w:rPr>
                    <w:rFonts w:ascii="Times New Roman" w:eastAsia="Times New Roman" w:hAnsi="Times New Roman"/>
                    <w:sz w:val="24"/>
                    <w:szCs w:val="24"/>
                  </w:rPr>
                  <w:delText>It develops my business effectiveness.</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6F4C4A" w14:textId="01C94243" w:rsidR="003C64DB" w:rsidRPr="00D670E6" w:rsidDel="00317F55" w:rsidRDefault="003C64DB" w:rsidP="003C64DB">
            <w:pPr>
              <w:spacing w:after="0" w:line="480" w:lineRule="auto"/>
              <w:rPr>
                <w:del w:id="3470" w:author="Client" w:date="2023-02-06T18:03:00Z"/>
                <w:moveTo w:id="3471" w:author="TEAM OFA DISKLESS SOLUTION" w:date="2023-01-26T22:21: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CE9557" w14:textId="20FFB844" w:rsidR="003C64DB" w:rsidRPr="00D670E6" w:rsidDel="00317F55" w:rsidRDefault="003C64DB" w:rsidP="003C64DB">
            <w:pPr>
              <w:spacing w:after="0" w:line="480" w:lineRule="auto"/>
              <w:rPr>
                <w:del w:id="3472" w:author="Client" w:date="2023-02-06T18:03:00Z"/>
                <w:moveTo w:id="3473"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43F828" w14:textId="0D4CDDD4" w:rsidR="003C64DB" w:rsidRPr="00D670E6" w:rsidDel="00317F55" w:rsidRDefault="003C64DB" w:rsidP="003C64DB">
            <w:pPr>
              <w:spacing w:after="0" w:line="480" w:lineRule="auto"/>
              <w:rPr>
                <w:del w:id="3474" w:author="Client" w:date="2023-02-06T18:03:00Z"/>
                <w:moveTo w:id="3475"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93F04B" w14:textId="58E6BF51" w:rsidR="003C64DB" w:rsidRPr="00D670E6" w:rsidDel="00317F55" w:rsidRDefault="003C64DB" w:rsidP="003C64DB">
            <w:pPr>
              <w:spacing w:after="0" w:line="480" w:lineRule="auto"/>
              <w:rPr>
                <w:del w:id="3476" w:author="Client" w:date="2023-02-06T18:03:00Z"/>
                <w:moveTo w:id="3477" w:author="TEAM OFA DISKLESS SOLUTION" w:date="2023-01-26T22:21:00Z"/>
                <w:rFonts w:ascii="Times New Roman" w:eastAsia="Times New Roman" w:hAnsi="Times New Roman"/>
                <w:sz w:val="20"/>
                <w:szCs w:val="20"/>
              </w:rPr>
            </w:pPr>
          </w:p>
        </w:tc>
      </w:tr>
      <w:tr w:rsidR="003C64DB" w:rsidRPr="00D670E6" w:rsidDel="00317F55" w14:paraId="732185C8" w14:textId="60F22C56" w:rsidTr="003C64DB">
        <w:trPr>
          <w:trHeight w:val="132"/>
          <w:del w:id="3478"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20D0094" w14:textId="6F240A5D" w:rsidR="003C64DB" w:rsidRPr="00D670E6" w:rsidDel="00317F55" w:rsidRDefault="003C64DB" w:rsidP="003C64DB">
            <w:pPr>
              <w:spacing w:after="0" w:line="240" w:lineRule="auto"/>
              <w:rPr>
                <w:del w:id="3479" w:author="Client" w:date="2023-02-06T18:03:00Z"/>
                <w:moveTo w:id="3480" w:author="TEAM OFA DISKLESS SOLUTION" w:date="2023-01-26T22:21:00Z"/>
                <w:rFonts w:ascii="Times New Roman" w:eastAsia="Times New Roman" w:hAnsi="Times New Roman"/>
                <w:sz w:val="24"/>
                <w:szCs w:val="24"/>
              </w:rPr>
            </w:pPr>
            <w:moveTo w:id="3481" w:author="TEAM OFA DISKLESS SOLUTION" w:date="2023-01-26T22:21:00Z">
              <w:del w:id="3482" w:author="Client" w:date="2023-02-06T18:03:00Z">
                <w:r w:rsidRPr="00D670E6" w:rsidDel="00317F55">
                  <w:rPr>
                    <w:rFonts w:ascii="Times New Roman" w:eastAsia="Times New Roman" w:hAnsi="Times New Roman"/>
                    <w:sz w:val="24"/>
                    <w:szCs w:val="24"/>
                  </w:rPr>
                  <w:delText>4</w:delText>
                </w:r>
                <w:r w:rsidDel="00317F55">
                  <w:rPr>
                    <w:rFonts w:ascii="Times New Roman" w:eastAsia="Times New Roman" w:hAnsi="Times New Roman"/>
                    <w:sz w:val="24"/>
                    <w:szCs w:val="24"/>
                  </w:rPr>
                  <w:delText>. It reducts my overall cost for my product/service.</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DBD541" w14:textId="54AE8912" w:rsidR="003C64DB" w:rsidRPr="00D670E6" w:rsidDel="00317F55" w:rsidRDefault="003C64DB" w:rsidP="003C64DB">
            <w:pPr>
              <w:spacing w:after="0" w:line="480" w:lineRule="auto"/>
              <w:rPr>
                <w:del w:id="3483" w:author="Client" w:date="2023-02-06T18:03:00Z"/>
                <w:moveTo w:id="3484" w:author="TEAM OFA DISKLESS SOLUTION" w:date="2023-01-26T22:21: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90EDE3" w14:textId="46CD57F9" w:rsidR="003C64DB" w:rsidRPr="00D670E6" w:rsidDel="00317F55" w:rsidRDefault="003C64DB" w:rsidP="003C64DB">
            <w:pPr>
              <w:spacing w:after="0" w:line="480" w:lineRule="auto"/>
              <w:rPr>
                <w:del w:id="3485" w:author="Client" w:date="2023-02-06T18:03:00Z"/>
                <w:moveTo w:id="3486"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03150C" w14:textId="4EB4BC87" w:rsidR="003C64DB" w:rsidRPr="00D670E6" w:rsidDel="00317F55" w:rsidRDefault="003C64DB" w:rsidP="003C64DB">
            <w:pPr>
              <w:spacing w:after="0" w:line="480" w:lineRule="auto"/>
              <w:rPr>
                <w:del w:id="3487" w:author="Client" w:date="2023-02-06T18:03:00Z"/>
                <w:moveTo w:id="3488"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4B69AB" w14:textId="06B1756B" w:rsidR="003C64DB" w:rsidRPr="00D670E6" w:rsidDel="00317F55" w:rsidRDefault="003C64DB" w:rsidP="003C64DB">
            <w:pPr>
              <w:spacing w:after="0" w:line="480" w:lineRule="auto"/>
              <w:rPr>
                <w:del w:id="3489" w:author="Client" w:date="2023-02-06T18:03:00Z"/>
                <w:moveTo w:id="3490" w:author="TEAM OFA DISKLESS SOLUTION" w:date="2023-01-26T22:21:00Z"/>
                <w:rFonts w:ascii="Times New Roman" w:eastAsia="Times New Roman" w:hAnsi="Times New Roman"/>
                <w:sz w:val="20"/>
                <w:szCs w:val="20"/>
              </w:rPr>
            </w:pPr>
          </w:p>
        </w:tc>
      </w:tr>
      <w:tr w:rsidR="003C64DB" w:rsidRPr="00D670E6" w:rsidDel="00317F55" w14:paraId="5B16E91C" w14:textId="4AB7AD4A" w:rsidTr="003C64DB">
        <w:trPr>
          <w:trHeight w:val="35"/>
          <w:del w:id="3491"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816407E" w14:textId="4A85D84F" w:rsidR="003C64DB" w:rsidRPr="00D670E6" w:rsidDel="00317F55" w:rsidRDefault="003C64DB" w:rsidP="003C64DB">
            <w:pPr>
              <w:spacing w:after="0" w:line="240" w:lineRule="auto"/>
              <w:rPr>
                <w:del w:id="3492" w:author="Client" w:date="2023-02-06T18:03:00Z"/>
                <w:moveTo w:id="3493" w:author="TEAM OFA DISKLESS SOLUTION" w:date="2023-01-26T22:21:00Z"/>
                <w:rFonts w:ascii="Times New Roman" w:eastAsia="Times New Roman" w:hAnsi="Times New Roman"/>
                <w:sz w:val="24"/>
                <w:szCs w:val="24"/>
              </w:rPr>
            </w:pPr>
            <w:moveTo w:id="3494" w:author="TEAM OFA DISKLESS SOLUTION" w:date="2023-01-26T22:21:00Z">
              <w:del w:id="3495" w:author="Client" w:date="2023-02-06T18:03:00Z">
                <w:r w:rsidRPr="00D670E6" w:rsidDel="00317F55">
                  <w:rPr>
                    <w:rFonts w:ascii="Times New Roman" w:eastAsia="Times New Roman" w:hAnsi="Times New Roman"/>
                    <w:sz w:val="24"/>
                    <w:szCs w:val="24"/>
                  </w:rPr>
                  <w:delText xml:space="preserve">5. </w:delText>
                </w:r>
                <w:r w:rsidDel="00317F55">
                  <w:rPr>
                    <w:rFonts w:ascii="Times New Roman" w:eastAsia="Times New Roman" w:hAnsi="Times New Roman"/>
                    <w:sz w:val="24"/>
                    <w:szCs w:val="24"/>
                  </w:rPr>
                  <w:delText xml:space="preserve"> It increases the competitiveness of my business.</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B4FEE9" w14:textId="0BC83A99" w:rsidR="003C64DB" w:rsidRPr="00D670E6" w:rsidDel="00317F55" w:rsidRDefault="003C64DB" w:rsidP="003C64DB">
            <w:pPr>
              <w:spacing w:after="0" w:line="480" w:lineRule="auto"/>
              <w:rPr>
                <w:del w:id="3496" w:author="Client" w:date="2023-02-06T18:03:00Z"/>
                <w:moveTo w:id="3497" w:author="TEAM OFA DISKLESS SOLUTION" w:date="2023-01-26T22:21: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A40205" w14:textId="1B7CC8A4" w:rsidR="003C64DB" w:rsidRPr="00D670E6" w:rsidDel="00317F55" w:rsidRDefault="003C64DB" w:rsidP="003C64DB">
            <w:pPr>
              <w:spacing w:after="0" w:line="480" w:lineRule="auto"/>
              <w:rPr>
                <w:del w:id="3498" w:author="Client" w:date="2023-02-06T18:03:00Z"/>
                <w:moveTo w:id="3499"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EE3755" w14:textId="1D29F2E1" w:rsidR="003C64DB" w:rsidRPr="00D670E6" w:rsidDel="00317F55" w:rsidRDefault="003C64DB" w:rsidP="003C64DB">
            <w:pPr>
              <w:spacing w:after="0" w:line="480" w:lineRule="auto"/>
              <w:rPr>
                <w:del w:id="3500" w:author="Client" w:date="2023-02-06T18:03:00Z"/>
                <w:moveTo w:id="3501" w:author="TEAM OFA DISKLESS SOLUTION" w:date="2023-01-26T22:21: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CD9697" w14:textId="6D575729" w:rsidR="003C64DB" w:rsidRPr="00D670E6" w:rsidDel="00317F55" w:rsidRDefault="003C64DB" w:rsidP="003C64DB">
            <w:pPr>
              <w:spacing w:after="0" w:line="480" w:lineRule="auto"/>
              <w:rPr>
                <w:del w:id="3502" w:author="Client" w:date="2023-02-06T18:03:00Z"/>
                <w:moveTo w:id="3503" w:author="TEAM OFA DISKLESS SOLUTION" w:date="2023-01-26T22:21:00Z"/>
                <w:rFonts w:ascii="Times New Roman" w:eastAsia="Times New Roman" w:hAnsi="Times New Roman"/>
                <w:sz w:val="20"/>
                <w:szCs w:val="20"/>
              </w:rPr>
            </w:pPr>
          </w:p>
        </w:tc>
      </w:tr>
      <w:moveToRangeEnd w:id="3391"/>
    </w:tbl>
    <w:p w14:paraId="1874037F" w14:textId="037FD138" w:rsidR="003C64DB" w:rsidRPr="00904F89" w:rsidDel="00317F55" w:rsidRDefault="003C64DB" w:rsidP="00C100EA">
      <w:pPr>
        <w:spacing w:after="0" w:line="480" w:lineRule="auto"/>
        <w:jc w:val="both"/>
        <w:rPr>
          <w:del w:id="3504" w:author="Client" w:date="2023-02-06T18:03:00Z"/>
          <w:rFonts w:ascii="Times New Roman" w:eastAsia="Times New Roman" w:hAnsi="Times New Roman"/>
          <w:b/>
          <w:bCs/>
          <w:color w:val="000000"/>
          <w:sz w:val="24"/>
          <w:szCs w:val="24"/>
        </w:rPr>
      </w:pPr>
    </w:p>
    <w:p w14:paraId="48510E03" w14:textId="598A02F2" w:rsidR="003C64DB" w:rsidDel="00317F55" w:rsidRDefault="003C64DB" w:rsidP="00C100EA">
      <w:pPr>
        <w:spacing w:after="0" w:line="480" w:lineRule="auto"/>
        <w:jc w:val="both"/>
        <w:rPr>
          <w:del w:id="3505" w:author="Client" w:date="2023-02-06T18:03:00Z"/>
          <w:rFonts w:ascii="Times New Roman" w:eastAsia="Times New Roman" w:hAnsi="Times New Roman"/>
          <w:b/>
          <w:bCs/>
          <w:color w:val="000000"/>
          <w:sz w:val="24"/>
          <w:szCs w:val="24"/>
        </w:rPr>
      </w:pPr>
    </w:p>
    <w:p w14:paraId="078508B8" w14:textId="1E9FE132" w:rsidR="003C64DB" w:rsidDel="00317F55" w:rsidRDefault="003C64DB" w:rsidP="00C100EA">
      <w:pPr>
        <w:spacing w:after="0" w:line="480" w:lineRule="auto"/>
        <w:jc w:val="both"/>
        <w:rPr>
          <w:del w:id="3506" w:author="Client" w:date="2023-02-06T18:03:00Z"/>
          <w:rFonts w:ascii="Times New Roman" w:eastAsia="Times New Roman" w:hAnsi="Times New Roman"/>
          <w:b/>
          <w:bCs/>
          <w:color w:val="000000"/>
          <w:sz w:val="24"/>
          <w:szCs w:val="24"/>
        </w:rPr>
      </w:pPr>
    </w:p>
    <w:tbl>
      <w:tblPr>
        <w:tblpPr w:leftFromText="180" w:rightFromText="180" w:vertAnchor="text" w:horzAnchor="margin" w:tblpY="129"/>
        <w:tblW w:w="8336" w:type="dxa"/>
        <w:tblCellMar>
          <w:left w:w="0" w:type="dxa"/>
          <w:right w:w="0" w:type="dxa"/>
        </w:tblCellMar>
        <w:tblLook w:val="04A0" w:firstRow="1" w:lastRow="0" w:firstColumn="1" w:lastColumn="0" w:noHBand="0" w:noVBand="1"/>
      </w:tblPr>
      <w:tblGrid>
        <w:gridCol w:w="2950"/>
        <w:gridCol w:w="1566"/>
        <w:gridCol w:w="890"/>
        <w:gridCol w:w="1277"/>
        <w:gridCol w:w="1653"/>
      </w:tblGrid>
      <w:tr w:rsidR="00DD6DAD" w:rsidRPr="00D670E6" w:rsidDel="00317F55" w14:paraId="0C93447C" w14:textId="35D4AA3D" w:rsidTr="006D34FC">
        <w:trPr>
          <w:trHeight w:val="117"/>
          <w:del w:id="3507" w:author="Client" w:date="2023-02-06T18:03:00Z"/>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C3FA057" w14:textId="4F7DB3FE" w:rsidR="00DD6DAD" w:rsidRPr="00D670E6" w:rsidDel="00317F55" w:rsidRDefault="00DD6DAD" w:rsidP="00DD6DAD">
            <w:pPr>
              <w:spacing w:after="0" w:line="480" w:lineRule="auto"/>
              <w:rPr>
                <w:del w:id="3508" w:author="Client" w:date="2023-02-06T18:03:00Z"/>
                <w:moveTo w:id="3509" w:author="TEAM OFA DISKLESS SOLUTION" w:date="2023-01-26T22:23:00Z"/>
                <w:rFonts w:ascii="Times New Roman" w:eastAsia="Times New Roman" w:hAnsi="Times New Roman"/>
                <w:sz w:val="24"/>
                <w:szCs w:val="24"/>
              </w:rPr>
            </w:pPr>
            <w:moveToRangeStart w:id="3510" w:author="TEAM OFA DISKLESS SOLUTION" w:date="2023-01-26T22:23:00Z" w:name="move125664121"/>
            <w:moveTo w:id="3511" w:author="TEAM OFA DISKLESS SOLUTION" w:date="2023-01-26T22:23:00Z">
              <w:del w:id="3512" w:author="Client" w:date="2023-02-06T18:03:00Z">
                <w:r w:rsidRPr="00D670E6" w:rsidDel="00317F55">
                  <w:rPr>
                    <w:rFonts w:ascii="Times New Roman" w:eastAsia="Times New Roman" w:hAnsi="Times New Roman"/>
                    <w:sz w:val="24"/>
                    <w:szCs w:val="24"/>
                  </w:rPr>
                  <w:delText>PART II</w:delText>
                </w:r>
                <w:r w:rsidDel="00317F55">
                  <w:rPr>
                    <w:rFonts w:ascii="Times New Roman" w:eastAsia="Times New Roman" w:hAnsi="Times New Roman"/>
                    <w:sz w:val="24"/>
                    <w:szCs w:val="24"/>
                  </w:rPr>
                  <w:delText>I</w:delText>
                </w:r>
              </w:del>
            </w:moveTo>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FF6DEE0" w14:textId="246EFAA1" w:rsidR="00DD6DAD" w:rsidRPr="00D670E6" w:rsidDel="00317F55" w:rsidRDefault="00DD6DAD" w:rsidP="00DD6DAD">
            <w:pPr>
              <w:spacing w:after="0" w:line="480" w:lineRule="auto"/>
              <w:rPr>
                <w:del w:id="3513" w:author="Client" w:date="2023-02-06T18:03:00Z"/>
                <w:moveTo w:id="3514" w:author="TEAM OFA DISKLESS SOLUTION" w:date="2023-01-26T22:2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CD13D33" w14:textId="5091C6C8" w:rsidR="00DD6DAD" w:rsidRPr="00D670E6" w:rsidDel="00317F55" w:rsidRDefault="00DD6DAD" w:rsidP="00DD6DAD">
            <w:pPr>
              <w:spacing w:after="0" w:line="480" w:lineRule="auto"/>
              <w:rPr>
                <w:del w:id="3515" w:author="Client" w:date="2023-02-06T18:03:00Z"/>
                <w:moveTo w:id="3516"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22590E3" w14:textId="0383CDC3" w:rsidR="00DD6DAD" w:rsidRPr="00D670E6" w:rsidDel="00317F55" w:rsidRDefault="00DD6DAD" w:rsidP="00DD6DAD">
            <w:pPr>
              <w:spacing w:after="0" w:line="480" w:lineRule="auto"/>
              <w:rPr>
                <w:del w:id="3517" w:author="Client" w:date="2023-02-06T18:03:00Z"/>
                <w:moveTo w:id="3518"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634399E" w14:textId="727962EA" w:rsidR="00DD6DAD" w:rsidRPr="00D670E6" w:rsidDel="00317F55" w:rsidRDefault="00DD6DAD" w:rsidP="00DD6DAD">
            <w:pPr>
              <w:spacing w:after="0" w:line="480" w:lineRule="auto"/>
              <w:rPr>
                <w:del w:id="3519" w:author="Client" w:date="2023-02-06T18:03:00Z"/>
                <w:moveTo w:id="3520" w:author="TEAM OFA DISKLESS SOLUTION" w:date="2023-01-26T22:23:00Z"/>
                <w:rFonts w:ascii="Times New Roman" w:eastAsia="Times New Roman" w:hAnsi="Times New Roman"/>
                <w:sz w:val="20"/>
                <w:szCs w:val="20"/>
              </w:rPr>
            </w:pPr>
          </w:p>
        </w:tc>
      </w:tr>
      <w:tr w:rsidR="00DD6DAD" w:rsidRPr="00D670E6" w:rsidDel="00317F55" w14:paraId="74A985C9" w14:textId="499125A4" w:rsidTr="006D34FC">
        <w:trPr>
          <w:trHeight w:val="260"/>
          <w:del w:id="3521"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B6F39C" w14:textId="4DF2376F" w:rsidR="00DD6DAD" w:rsidRPr="00D670E6" w:rsidDel="00317F55" w:rsidRDefault="00DD6DAD" w:rsidP="00DD6DAD">
            <w:pPr>
              <w:spacing w:after="0" w:line="240" w:lineRule="auto"/>
              <w:rPr>
                <w:del w:id="3522" w:author="Client" w:date="2023-02-06T18:03:00Z"/>
                <w:moveTo w:id="3523" w:author="TEAM OFA DISKLESS SOLUTION" w:date="2023-01-26T22:23:00Z"/>
                <w:rFonts w:ascii="Times New Roman" w:eastAsia="Times New Roman" w:hAnsi="Times New Roman"/>
                <w:sz w:val="24"/>
                <w:szCs w:val="24"/>
              </w:rPr>
            </w:pPr>
            <w:moveTo w:id="3524" w:author="TEAM OFA DISKLESS SOLUTION" w:date="2023-01-26T22:23:00Z">
              <w:del w:id="3525" w:author="Client" w:date="2023-02-06T18:03:00Z">
                <w:r w:rsidDel="00317F55">
                  <w:rPr>
                    <w:rFonts w:ascii="Times New Roman" w:eastAsia="Times New Roman" w:hAnsi="Times New Roman"/>
                    <w:sz w:val="24"/>
                    <w:szCs w:val="24"/>
                  </w:rPr>
                  <w:delText>Technological innovation</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AC61BD" w14:textId="04806454" w:rsidR="00DD6DAD" w:rsidDel="00317F55" w:rsidRDefault="00DD6DAD" w:rsidP="00DD6DAD">
            <w:pPr>
              <w:spacing w:after="0" w:line="240" w:lineRule="auto"/>
              <w:jc w:val="center"/>
              <w:rPr>
                <w:del w:id="3526" w:author="Client" w:date="2023-02-06T18:03:00Z"/>
                <w:moveTo w:id="3527" w:author="TEAM OFA DISKLESS SOLUTION" w:date="2023-01-26T22:23:00Z"/>
                <w:rFonts w:ascii="Times New Roman" w:eastAsia="Times New Roman" w:hAnsi="Times New Roman"/>
                <w:sz w:val="24"/>
                <w:szCs w:val="24"/>
              </w:rPr>
            </w:pPr>
            <w:moveTo w:id="3528" w:author="TEAM OFA DISKLESS SOLUTION" w:date="2023-01-26T22:23:00Z">
              <w:del w:id="3529" w:author="Client" w:date="2023-02-06T18:03:00Z">
                <w:r w:rsidRPr="00D670E6" w:rsidDel="00317F55">
                  <w:rPr>
                    <w:rFonts w:ascii="Times New Roman" w:eastAsia="Times New Roman" w:hAnsi="Times New Roman"/>
                    <w:sz w:val="24"/>
                    <w:szCs w:val="24"/>
                  </w:rPr>
                  <w:delText>STRON</w:delText>
                </w:r>
                <w:r w:rsidDel="00317F55">
                  <w:rPr>
                    <w:rFonts w:ascii="Times New Roman" w:eastAsia="Times New Roman" w:hAnsi="Times New Roman"/>
                    <w:sz w:val="24"/>
                    <w:szCs w:val="24"/>
                  </w:rPr>
                  <w:delText>G</w:delText>
                </w:r>
                <w:r w:rsidRPr="00D670E6" w:rsidDel="00317F55">
                  <w:rPr>
                    <w:rFonts w:ascii="Times New Roman" w:eastAsia="Times New Roman" w:hAnsi="Times New Roman"/>
                    <w:sz w:val="24"/>
                    <w:szCs w:val="24"/>
                  </w:rPr>
                  <w:delText>LY AGREE</w:delText>
                </w:r>
              </w:del>
            </w:moveTo>
          </w:p>
          <w:p w14:paraId="092E8719" w14:textId="226DAFDD" w:rsidR="00DD6DAD" w:rsidRPr="00D670E6" w:rsidDel="00317F55" w:rsidRDefault="00DD6DAD" w:rsidP="00DD6DAD">
            <w:pPr>
              <w:spacing w:after="0" w:line="240" w:lineRule="auto"/>
              <w:jc w:val="center"/>
              <w:rPr>
                <w:del w:id="3530" w:author="Client" w:date="2023-02-06T18:03:00Z"/>
                <w:moveTo w:id="3531" w:author="TEAM OFA DISKLESS SOLUTION" w:date="2023-01-26T22:23:00Z"/>
                <w:rFonts w:ascii="Times New Roman" w:eastAsia="Times New Roman" w:hAnsi="Times New Roman"/>
                <w:sz w:val="24"/>
                <w:szCs w:val="24"/>
              </w:rPr>
            </w:pPr>
            <w:moveTo w:id="3532" w:author="TEAM OFA DISKLESS SOLUTION" w:date="2023-01-26T22:23:00Z">
              <w:del w:id="3533" w:author="Client" w:date="2023-02-06T18:03:00Z">
                <w:r w:rsidDel="00317F55">
                  <w:rPr>
                    <w:rFonts w:eastAsia="Times New Roman"/>
                  </w:rPr>
                  <w:delText>(4)</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01923D" w14:textId="5B8DD9DB" w:rsidR="00DD6DAD" w:rsidDel="00317F55" w:rsidRDefault="00DD6DAD" w:rsidP="00DD6DAD">
            <w:pPr>
              <w:spacing w:after="0" w:line="240" w:lineRule="auto"/>
              <w:jc w:val="center"/>
              <w:rPr>
                <w:del w:id="3534" w:author="Client" w:date="2023-02-06T18:03:00Z"/>
                <w:moveTo w:id="3535" w:author="TEAM OFA DISKLESS SOLUTION" w:date="2023-01-26T22:23:00Z"/>
                <w:rFonts w:ascii="Times New Roman" w:eastAsia="Times New Roman" w:hAnsi="Times New Roman"/>
                <w:sz w:val="24"/>
                <w:szCs w:val="24"/>
              </w:rPr>
            </w:pPr>
            <w:moveTo w:id="3536" w:author="TEAM OFA DISKLESS SOLUTION" w:date="2023-01-26T22:23:00Z">
              <w:del w:id="3537" w:author="Client" w:date="2023-02-06T18:03:00Z">
                <w:r w:rsidRPr="00D670E6" w:rsidDel="00317F55">
                  <w:rPr>
                    <w:rFonts w:ascii="Times New Roman" w:eastAsia="Times New Roman" w:hAnsi="Times New Roman"/>
                    <w:sz w:val="24"/>
                    <w:szCs w:val="24"/>
                  </w:rPr>
                  <w:delText>AGREE</w:delText>
                </w:r>
              </w:del>
            </w:moveTo>
          </w:p>
          <w:p w14:paraId="2C5404EE" w14:textId="455BD2B5" w:rsidR="00DD6DAD" w:rsidRPr="00D670E6" w:rsidDel="00317F55" w:rsidRDefault="00DD6DAD" w:rsidP="00DD6DAD">
            <w:pPr>
              <w:spacing w:after="0" w:line="240" w:lineRule="auto"/>
              <w:jc w:val="center"/>
              <w:rPr>
                <w:del w:id="3538" w:author="Client" w:date="2023-02-06T18:03:00Z"/>
                <w:moveTo w:id="3539" w:author="TEAM OFA DISKLESS SOLUTION" w:date="2023-01-26T22:23:00Z"/>
                <w:rFonts w:ascii="Times New Roman" w:eastAsia="Times New Roman" w:hAnsi="Times New Roman"/>
                <w:sz w:val="24"/>
                <w:szCs w:val="24"/>
              </w:rPr>
            </w:pPr>
            <w:moveTo w:id="3540" w:author="TEAM OFA DISKLESS SOLUTION" w:date="2023-01-26T22:23:00Z">
              <w:del w:id="3541" w:author="Client" w:date="2023-02-06T18:03:00Z">
                <w:r w:rsidDel="00317F55">
                  <w:rPr>
                    <w:rFonts w:ascii="Times New Roman" w:eastAsia="Times New Roman" w:hAnsi="Times New Roman"/>
                    <w:sz w:val="24"/>
                    <w:szCs w:val="24"/>
                  </w:rPr>
                  <w:delText>(3)</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4DDEFA" w14:textId="56A3DA2A" w:rsidR="00DD6DAD" w:rsidDel="00317F55" w:rsidRDefault="00DD6DAD" w:rsidP="00DD6DAD">
            <w:pPr>
              <w:spacing w:after="0" w:line="240" w:lineRule="auto"/>
              <w:jc w:val="center"/>
              <w:rPr>
                <w:del w:id="3542" w:author="Client" w:date="2023-02-06T18:03:00Z"/>
                <w:moveTo w:id="3543" w:author="TEAM OFA DISKLESS SOLUTION" w:date="2023-01-26T22:23:00Z"/>
                <w:rFonts w:ascii="Times New Roman" w:eastAsia="Times New Roman" w:hAnsi="Times New Roman"/>
                <w:sz w:val="24"/>
                <w:szCs w:val="24"/>
              </w:rPr>
            </w:pPr>
            <w:moveTo w:id="3544" w:author="TEAM OFA DISKLESS SOLUTION" w:date="2023-01-26T22:23:00Z">
              <w:del w:id="3545" w:author="Client" w:date="2023-02-06T18:03:00Z">
                <w:r w:rsidRPr="00D670E6" w:rsidDel="00317F55">
                  <w:rPr>
                    <w:rFonts w:ascii="Times New Roman" w:eastAsia="Times New Roman" w:hAnsi="Times New Roman"/>
                    <w:sz w:val="24"/>
                    <w:szCs w:val="24"/>
                  </w:rPr>
                  <w:delText>DISAGREE</w:delText>
                </w:r>
              </w:del>
            </w:moveTo>
          </w:p>
          <w:p w14:paraId="7C6FDF5A" w14:textId="6CCAAF5F" w:rsidR="00DD6DAD" w:rsidRPr="00D670E6" w:rsidDel="00317F55" w:rsidRDefault="00DD6DAD" w:rsidP="00DD6DAD">
            <w:pPr>
              <w:spacing w:after="0" w:line="240" w:lineRule="auto"/>
              <w:jc w:val="center"/>
              <w:rPr>
                <w:del w:id="3546" w:author="Client" w:date="2023-02-06T18:03:00Z"/>
                <w:moveTo w:id="3547" w:author="TEAM OFA DISKLESS SOLUTION" w:date="2023-01-26T22:23:00Z"/>
                <w:rFonts w:ascii="Times New Roman" w:eastAsia="Times New Roman" w:hAnsi="Times New Roman"/>
                <w:sz w:val="24"/>
                <w:szCs w:val="24"/>
              </w:rPr>
            </w:pPr>
            <w:moveTo w:id="3548" w:author="TEAM OFA DISKLESS SOLUTION" w:date="2023-01-26T22:23:00Z">
              <w:del w:id="3549" w:author="Client" w:date="2023-02-06T18:03:00Z">
                <w:r w:rsidDel="00317F55">
                  <w:rPr>
                    <w:rFonts w:ascii="Times New Roman" w:eastAsia="Times New Roman" w:hAnsi="Times New Roman"/>
                    <w:sz w:val="24"/>
                    <w:szCs w:val="24"/>
                  </w:rPr>
                  <w:delText>(2)</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D88B49" w14:textId="1E45B17D" w:rsidR="00DD6DAD" w:rsidDel="00317F55" w:rsidRDefault="00DD6DAD" w:rsidP="00DD6DAD">
            <w:pPr>
              <w:spacing w:after="0" w:line="240" w:lineRule="auto"/>
              <w:jc w:val="center"/>
              <w:rPr>
                <w:del w:id="3550" w:author="Client" w:date="2023-02-06T18:03:00Z"/>
                <w:moveTo w:id="3551" w:author="TEAM OFA DISKLESS SOLUTION" w:date="2023-01-26T22:23:00Z"/>
                <w:rFonts w:ascii="Times New Roman" w:eastAsia="Times New Roman" w:hAnsi="Times New Roman"/>
                <w:sz w:val="24"/>
                <w:szCs w:val="24"/>
              </w:rPr>
            </w:pPr>
            <w:moveTo w:id="3552" w:author="TEAM OFA DISKLESS SOLUTION" w:date="2023-01-26T22:23:00Z">
              <w:del w:id="3553" w:author="Client" w:date="2023-02-06T18:03:00Z">
                <w:r w:rsidRPr="00D670E6" w:rsidDel="00317F55">
                  <w:rPr>
                    <w:rFonts w:ascii="Times New Roman" w:eastAsia="Times New Roman" w:hAnsi="Times New Roman"/>
                    <w:sz w:val="24"/>
                    <w:szCs w:val="24"/>
                  </w:rPr>
                  <w:delText>STRONGLY DISAGREE</w:delText>
                </w:r>
              </w:del>
            </w:moveTo>
          </w:p>
          <w:p w14:paraId="106458A6" w14:textId="69890BA8" w:rsidR="00DD6DAD" w:rsidRPr="00D670E6" w:rsidDel="00317F55" w:rsidRDefault="00DD6DAD" w:rsidP="00DD6DAD">
            <w:pPr>
              <w:spacing w:after="0" w:line="240" w:lineRule="auto"/>
              <w:jc w:val="center"/>
              <w:rPr>
                <w:del w:id="3554" w:author="Client" w:date="2023-02-06T18:03:00Z"/>
                <w:moveTo w:id="3555" w:author="TEAM OFA DISKLESS SOLUTION" w:date="2023-01-26T22:23:00Z"/>
                <w:rFonts w:ascii="Times New Roman" w:eastAsia="Times New Roman" w:hAnsi="Times New Roman"/>
                <w:sz w:val="24"/>
                <w:szCs w:val="24"/>
              </w:rPr>
            </w:pPr>
            <w:moveTo w:id="3556" w:author="TEAM OFA DISKLESS SOLUTION" w:date="2023-01-26T22:23:00Z">
              <w:del w:id="3557" w:author="Client" w:date="2023-02-06T18:03:00Z">
                <w:r w:rsidDel="00317F55">
                  <w:rPr>
                    <w:rFonts w:ascii="Times New Roman" w:eastAsia="Times New Roman" w:hAnsi="Times New Roman"/>
                    <w:sz w:val="24"/>
                    <w:szCs w:val="24"/>
                  </w:rPr>
                  <w:delText>(1)</w:delText>
                </w:r>
              </w:del>
            </w:moveTo>
          </w:p>
        </w:tc>
      </w:tr>
      <w:tr w:rsidR="00DD6DAD" w:rsidRPr="00D670E6" w:rsidDel="00317F55" w14:paraId="67A1D128" w14:textId="07711B30" w:rsidTr="006D34FC">
        <w:trPr>
          <w:trHeight w:val="291"/>
          <w:del w:id="3558"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67E53AD" w14:textId="7EDEF8C8" w:rsidR="00DD6DAD" w:rsidRPr="00D670E6" w:rsidDel="00317F55" w:rsidRDefault="00DD6DAD" w:rsidP="00DD6DAD">
            <w:pPr>
              <w:spacing w:after="0" w:line="240" w:lineRule="auto"/>
              <w:rPr>
                <w:del w:id="3559" w:author="Client" w:date="2023-02-06T18:03:00Z"/>
                <w:moveTo w:id="3560" w:author="TEAM OFA DISKLESS SOLUTION" w:date="2023-01-26T22:23:00Z"/>
                <w:rFonts w:ascii="Times New Roman" w:eastAsia="Times New Roman" w:hAnsi="Times New Roman"/>
                <w:sz w:val="24"/>
                <w:szCs w:val="24"/>
              </w:rPr>
            </w:pPr>
            <w:moveTo w:id="3561" w:author="TEAM OFA DISKLESS SOLUTION" w:date="2023-01-26T22:23:00Z">
              <w:del w:id="3562" w:author="Client" w:date="2023-02-06T18:03:00Z">
                <w:r w:rsidDel="00317F55">
                  <w:rPr>
                    <w:rFonts w:ascii="Times New Roman" w:hAnsi="Times New Roman"/>
                    <w:sz w:val="24"/>
                  </w:rPr>
                  <w:delText xml:space="preserve">1. </w:delText>
                </w:r>
                <w:r w:rsidRPr="00DD7C76" w:rsidDel="00317F55">
                  <w:rPr>
                    <w:rFonts w:ascii="Times New Roman" w:hAnsi="Times New Roman"/>
                    <w:sz w:val="24"/>
                  </w:rPr>
                  <w:delText xml:space="preserve">It </w:delText>
                </w:r>
                <w:r w:rsidDel="00317F55">
                  <w:rPr>
                    <w:rFonts w:ascii="Times New Roman" w:hAnsi="Times New Roman"/>
                    <w:sz w:val="24"/>
                  </w:rPr>
                  <w:delText>makes easier transaction for my business.</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5CDDCD" w14:textId="4AFB0C83" w:rsidR="00DD6DAD" w:rsidRPr="00D670E6" w:rsidDel="00317F55" w:rsidRDefault="00DD6DAD" w:rsidP="00DD6DAD">
            <w:pPr>
              <w:spacing w:after="0" w:line="240" w:lineRule="auto"/>
              <w:rPr>
                <w:del w:id="3563" w:author="Client" w:date="2023-02-06T18:03:00Z"/>
                <w:moveTo w:id="3564" w:author="TEAM OFA DISKLESS SOLUTION" w:date="2023-01-26T22:2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B5E607" w14:textId="1C1BE12C" w:rsidR="00DD6DAD" w:rsidRPr="00D670E6" w:rsidDel="00317F55" w:rsidRDefault="00DD6DAD" w:rsidP="00DD6DAD">
            <w:pPr>
              <w:spacing w:after="0" w:line="240" w:lineRule="auto"/>
              <w:rPr>
                <w:del w:id="3565" w:author="Client" w:date="2023-02-06T18:03:00Z"/>
                <w:moveTo w:id="3566"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466B3D" w14:textId="749A17D1" w:rsidR="00DD6DAD" w:rsidRPr="00D670E6" w:rsidDel="00317F55" w:rsidRDefault="00DD6DAD" w:rsidP="00DD6DAD">
            <w:pPr>
              <w:spacing w:after="0" w:line="240" w:lineRule="auto"/>
              <w:rPr>
                <w:del w:id="3567" w:author="Client" w:date="2023-02-06T18:03:00Z"/>
                <w:moveTo w:id="3568"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8CF50E" w14:textId="5690AE07" w:rsidR="00DD6DAD" w:rsidRPr="00D670E6" w:rsidDel="00317F55" w:rsidRDefault="00DD6DAD" w:rsidP="00DD6DAD">
            <w:pPr>
              <w:spacing w:after="0" w:line="240" w:lineRule="auto"/>
              <w:rPr>
                <w:del w:id="3569" w:author="Client" w:date="2023-02-06T18:03:00Z"/>
                <w:moveTo w:id="3570" w:author="TEAM OFA DISKLESS SOLUTION" w:date="2023-01-26T22:23:00Z"/>
                <w:rFonts w:ascii="Times New Roman" w:eastAsia="Times New Roman" w:hAnsi="Times New Roman"/>
                <w:sz w:val="20"/>
                <w:szCs w:val="20"/>
              </w:rPr>
            </w:pPr>
          </w:p>
        </w:tc>
      </w:tr>
      <w:tr w:rsidR="00DD6DAD" w:rsidRPr="00D670E6" w:rsidDel="00317F55" w14:paraId="615922B8" w14:textId="2E861F07" w:rsidTr="006D34FC">
        <w:trPr>
          <w:trHeight w:val="303"/>
          <w:del w:id="3571"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5E1D8C7" w14:textId="7823053A" w:rsidR="00DD6DAD" w:rsidRPr="00D670E6" w:rsidDel="00317F55" w:rsidRDefault="00DD6DAD" w:rsidP="00DD6DAD">
            <w:pPr>
              <w:spacing w:after="0" w:line="240" w:lineRule="auto"/>
              <w:rPr>
                <w:del w:id="3572" w:author="Client" w:date="2023-02-06T18:03:00Z"/>
                <w:moveTo w:id="3573" w:author="TEAM OFA DISKLESS SOLUTION" w:date="2023-01-26T22:23:00Z"/>
                <w:rFonts w:ascii="Times New Roman" w:eastAsia="Times New Roman" w:hAnsi="Times New Roman"/>
                <w:sz w:val="24"/>
                <w:szCs w:val="24"/>
              </w:rPr>
            </w:pPr>
            <w:moveTo w:id="3574" w:author="TEAM OFA DISKLESS SOLUTION" w:date="2023-01-26T22:23:00Z">
              <w:del w:id="3575" w:author="Client" w:date="2023-02-06T18:03:00Z">
                <w:r w:rsidRPr="00DD7C76" w:rsidDel="00317F55">
                  <w:rPr>
                    <w:rFonts w:ascii="Times New Roman" w:hAnsi="Times New Roman"/>
                    <w:sz w:val="24"/>
                    <w:szCs w:val="24"/>
                  </w:rPr>
                  <w:delText>2.</w:delText>
                </w:r>
                <w:r w:rsidDel="00317F55">
                  <w:rPr>
                    <w:rFonts w:ascii="Times New Roman" w:hAnsi="Times New Roman"/>
                    <w:sz w:val="24"/>
                    <w:szCs w:val="24"/>
                  </w:rPr>
                  <w:delText xml:space="preserve"> </w:delText>
                </w:r>
                <w:r w:rsidRPr="00DD7C76" w:rsidDel="00317F55">
                  <w:rPr>
                    <w:rFonts w:ascii="Times New Roman" w:hAnsi="Times New Roman"/>
                    <w:sz w:val="24"/>
                    <w:szCs w:val="24"/>
                  </w:rPr>
                  <w:delText>It</w:delText>
                </w:r>
                <w:r w:rsidDel="00317F55">
                  <w:rPr>
                    <w:rFonts w:ascii="Times New Roman" w:hAnsi="Times New Roman"/>
                    <w:sz w:val="24"/>
                    <w:szCs w:val="24"/>
                  </w:rPr>
                  <w:delText xml:space="preserve"> makes communication with my customers/buyers faster and easier.</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461DB1" w14:textId="728C6B58" w:rsidR="00DD6DAD" w:rsidRPr="00D670E6" w:rsidDel="00317F55" w:rsidRDefault="00DD6DAD" w:rsidP="00DD6DAD">
            <w:pPr>
              <w:spacing w:after="0" w:line="240" w:lineRule="auto"/>
              <w:rPr>
                <w:del w:id="3576" w:author="Client" w:date="2023-02-06T18:03:00Z"/>
                <w:moveTo w:id="3577" w:author="TEAM OFA DISKLESS SOLUTION" w:date="2023-01-26T22:2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DC926" w14:textId="0FFEF0C1" w:rsidR="00DD6DAD" w:rsidRPr="00D670E6" w:rsidDel="00317F55" w:rsidRDefault="00DD6DAD" w:rsidP="00DD6DAD">
            <w:pPr>
              <w:spacing w:after="0" w:line="240" w:lineRule="auto"/>
              <w:rPr>
                <w:del w:id="3578" w:author="Client" w:date="2023-02-06T18:03:00Z"/>
                <w:moveTo w:id="3579"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4A72FA" w14:textId="4266D13D" w:rsidR="00DD6DAD" w:rsidRPr="00D670E6" w:rsidDel="00317F55" w:rsidRDefault="00DD6DAD" w:rsidP="00DD6DAD">
            <w:pPr>
              <w:spacing w:after="0" w:line="240" w:lineRule="auto"/>
              <w:rPr>
                <w:del w:id="3580" w:author="Client" w:date="2023-02-06T18:03:00Z"/>
                <w:moveTo w:id="3581"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298ED3" w14:textId="7D75E2AE" w:rsidR="00DD6DAD" w:rsidRPr="00D670E6" w:rsidDel="00317F55" w:rsidRDefault="00DD6DAD" w:rsidP="00DD6DAD">
            <w:pPr>
              <w:spacing w:after="0" w:line="240" w:lineRule="auto"/>
              <w:rPr>
                <w:del w:id="3582" w:author="Client" w:date="2023-02-06T18:03:00Z"/>
                <w:moveTo w:id="3583" w:author="TEAM OFA DISKLESS SOLUTION" w:date="2023-01-26T22:23:00Z"/>
                <w:rFonts w:ascii="Times New Roman" w:eastAsia="Times New Roman" w:hAnsi="Times New Roman"/>
                <w:sz w:val="20"/>
                <w:szCs w:val="20"/>
              </w:rPr>
            </w:pPr>
          </w:p>
        </w:tc>
      </w:tr>
      <w:tr w:rsidR="00DD6DAD" w:rsidRPr="00D670E6" w:rsidDel="00317F55" w14:paraId="110ABF2A" w14:textId="714B8BF6" w:rsidTr="006D34FC">
        <w:trPr>
          <w:trHeight w:val="303"/>
          <w:del w:id="3584"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395E69A" w14:textId="2BFEEBF7" w:rsidR="00DD6DAD" w:rsidRPr="00D670E6" w:rsidDel="00317F55" w:rsidRDefault="00DD6DAD" w:rsidP="00DD6DAD">
            <w:pPr>
              <w:spacing w:after="0" w:line="240" w:lineRule="auto"/>
              <w:rPr>
                <w:del w:id="3585" w:author="Client" w:date="2023-02-06T18:03:00Z"/>
                <w:moveTo w:id="3586" w:author="TEAM OFA DISKLESS SOLUTION" w:date="2023-01-26T22:23:00Z"/>
                <w:rFonts w:ascii="Times New Roman" w:eastAsia="Times New Roman" w:hAnsi="Times New Roman"/>
                <w:sz w:val="24"/>
                <w:szCs w:val="24"/>
              </w:rPr>
            </w:pPr>
            <w:moveTo w:id="3587" w:author="TEAM OFA DISKLESS SOLUTION" w:date="2023-01-26T22:23:00Z">
              <w:del w:id="3588" w:author="Client" w:date="2023-02-06T18:03:00Z">
                <w:r w:rsidDel="00317F55">
                  <w:rPr>
                    <w:rFonts w:ascii="Times New Roman" w:hAnsi="Times New Roman"/>
                    <w:sz w:val="24"/>
                    <w:szCs w:val="24"/>
                  </w:rPr>
                  <w:delText>3. It makes my easier to access.</w:delText>
                </w:r>
                <w:r w:rsidDel="00317F55">
                  <w:rPr>
                    <w:rFonts w:ascii="Times New Roman" w:hAnsi="Times New Roman"/>
                    <w:sz w:val="24"/>
                    <w:szCs w:val="24"/>
                  </w:rPr>
                  <w:tab/>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BC8228" w14:textId="6DAF31A1" w:rsidR="00DD6DAD" w:rsidRPr="00D670E6" w:rsidDel="00317F55" w:rsidRDefault="00DD6DAD" w:rsidP="00DD6DAD">
            <w:pPr>
              <w:spacing w:after="0" w:line="240" w:lineRule="auto"/>
              <w:rPr>
                <w:del w:id="3589" w:author="Client" w:date="2023-02-06T18:03:00Z"/>
                <w:moveTo w:id="3590" w:author="TEAM OFA DISKLESS SOLUTION" w:date="2023-01-26T22:2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D9F4B4" w14:textId="750FD197" w:rsidR="00DD6DAD" w:rsidRPr="00D670E6" w:rsidDel="00317F55" w:rsidRDefault="00DD6DAD" w:rsidP="00DD6DAD">
            <w:pPr>
              <w:spacing w:after="0" w:line="240" w:lineRule="auto"/>
              <w:rPr>
                <w:del w:id="3591" w:author="Client" w:date="2023-02-06T18:03:00Z"/>
                <w:moveTo w:id="3592"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8D4B65" w14:textId="7AE88177" w:rsidR="00DD6DAD" w:rsidRPr="00D670E6" w:rsidDel="00317F55" w:rsidRDefault="00DD6DAD" w:rsidP="00DD6DAD">
            <w:pPr>
              <w:spacing w:after="0" w:line="240" w:lineRule="auto"/>
              <w:rPr>
                <w:del w:id="3593" w:author="Client" w:date="2023-02-06T18:03:00Z"/>
                <w:moveTo w:id="3594"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924FC3" w14:textId="44BBBCEC" w:rsidR="00DD6DAD" w:rsidRPr="00D670E6" w:rsidDel="00317F55" w:rsidRDefault="00DD6DAD" w:rsidP="00DD6DAD">
            <w:pPr>
              <w:spacing w:after="0" w:line="240" w:lineRule="auto"/>
              <w:rPr>
                <w:del w:id="3595" w:author="Client" w:date="2023-02-06T18:03:00Z"/>
                <w:moveTo w:id="3596" w:author="TEAM OFA DISKLESS SOLUTION" w:date="2023-01-26T22:23:00Z"/>
                <w:rFonts w:ascii="Times New Roman" w:eastAsia="Times New Roman" w:hAnsi="Times New Roman"/>
                <w:sz w:val="20"/>
                <w:szCs w:val="20"/>
              </w:rPr>
            </w:pPr>
          </w:p>
        </w:tc>
      </w:tr>
      <w:tr w:rsidR="00DD6DAD" w:rsidRPr="00D670E6" w:rsidDel="00317F55" w14:paraId="1DD668E1" w14:textId="35855A09" w:rsidTr="006D34FC">
        <w:trPr>
          <w:trHeight w:val="223"/>
          <w:del w:id="3597"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4546122" w14:textId="52BDB632" w:rsidR="00DD6DAD" w:rsidRPr="00D670E6" w:rsidDel="00317F55" w:rsidRDefault="00DD6DAD" w:rsidP="00DD6DAD">
            <w:pPr>
              <w:spacing w:after="0" w:line="240" w:lineRule="auto"/>
              <w:rPr>
                <w:del w:id="3598" w:author="Client" w:date="2023-02-06T18:03:00Z"/>
                <w:moveTo w:id="3599" w:author="TEAM OFA DISKLESS SOLUTION" w:date="2023-01-26T22:23:00Z"/>
                <w:rFonts w:ascii="Times New Roman" w:eastAsia="Times New Roman" w:hAnsi="Times New Roman"/>
                <w:sz w:val="24"/>
                <w:szCs w:val="24"/>
              </w:rPr>
            </w:pPr>
            <w:moveTo w:id="3600" w:author="TEAM OFA DISKLESS SOLUTION" w:date="2023-01-26T22:23:00Z">
              <w:del w:id="3601" w:author="Client" w:date="2023-02-06T18:03:00Z">
                <w:r w:rsidDel="00317F55">
                  <w:rPr>
                    <w:rFonts w:ascii="Times New Roman" w:hAnsi="Times New Roman"/>
                    <w:sz w:val="24"/>
                    <w:szCs w:val="24"/>
                  </w:rPr>
                  <w:delText>4. It can improve my business value and  recognition.</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1F3C02" w14:textId="53037BFF" w:rsidR="00DD6DAD" w:rsidRPr="00D670E6" w:rsidDel="00317F55" w:rsidRDefault="00DD6DAD" w:rsidP="00DD6DAD">
            <w:pPr>
              <w:spacing w:after="0" w:line="240" w:lineRule="auto"/>
              <w:rPr>
                <w:del w:id="3602" w:author="Client" w:date="2023-02-06T18:03:00Z"/>
                <w:moveTo w:id="3603" w:author="TEAM OFA DISKLESS SOLUTION" w:date="2023-01-26T22:2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4DC65C" w14:textId="47B8CBB0" w:rsidR="00DD6DAD" w:rsidRPr="00D670E6" w:rsidDel="00317F55" w:rsidRDefault="00DD6DAD" w:rsidP="00DD6DAD">
            <w:pPr>
              <w:spacing w:after="0" w:line="240" w:lineRule="auto"/>
              <w:rPr>
                <w:del w:id="3604" w:author="Client" w:date="2023-02-06T18:03:00Z"/>
                <w:moveTo w:id="3605"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BF82A6" w14:textId="176B07EA" w:rsidR="00DD6DAD" w:rsidRPr="00D670E6" w:rsidDel="00317F55" w:rsidRDefault="00DD6DAD" w:rsidP="00DD6DAD">
            <w:pPr>
              <w:spacing w:after="0" w:line="240" w:lineRule="auto"/>
              <w:rPr>
                <w:del w:id="3606" w:author="Client" w:date="2023-02-06T18:03:00Z"/>
                <w:moveTo w:id="3607"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04023A" w14:textId="001B61D8" w:rsidR="00DD6DAD" w:rsidRPr="00D670E6" w:rsidDel="00317F55" w:rsidRDefault="00DD6DAD" w:rsidP="00DD6DAD">
            <w:pPr>
              <w:spacing w:after="0" w:line="240" w:lineRule="auto"/>
              <w:rPr>
                <w:del w:id="3608" w:author="Client" w:date="2023-02-06T18:03:00Z"/>
                <w:moveTo w:id="3609" w:author="TEAM OFA DISKLESS SOLUTION" w:date="2023-01-26T22:23:00Z"/>
                <w:rFonts w:ascii="Times New Roman" w:eastAsia="Times New Roman" w:hAnsi="Times New Roman"/>
                <w:sz w:val="20"/>
                <w:szCs w:val="20"/>
              </w:rPr>
            </w:pPr>
          </w:p>
        </w:tc>
      </w:tr>
      <w:tr w:rsidR="00DD6DAD" w:rsidRPr="00D670E6" w:rsidDel="00317F55" w14:paraId="3618A00C" w14:textId="4DFE7BEA" w:rsidTr="006D34FC">
        <w:trPr>
          <w:trHeight w:val="260"/>
          <w:del w:id="3610"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5823251" w14:textId="280B7916" w:rsidR="00DD6DAD" w:rsidRPr="00D670E6" w:rsidDel="00317F55" w:rsidRDefault="00DD6DAD" w:rsidP="00DD6DAD">
            <w:pPr>
              <w:spacing w:after="0" w:line="240" w:lineRule="auto"/>
              <w:rPr>
                <w:del w:id="3611" w:author="Client" w:date="2023-02-06T18:03:00Z"/>
                <w:moveTo w:id="3612" w:author="TEAM OFA DISKLESS SOLUTION" w:date="2023-01-26T22:23:00Z"/>
                <w:rFonts w:ascii="Times New Roman" w:eastAsia="Times New Roman" w:hAnsi="Times New Roman"/>
                <w:sz w:val="24"/>
                <w:szCs w:val="24"/>
              </w:rPr>
            </w:pPr>
            <w:moveTo w:id="3613" w:author="TEAM OFA DISKLESS SOLUTION" w:date="2023-01-26T22:23:00Z">
              <w:del w:id="3614" w:author="Client" w:date="2023-02-06T18:03:00Z">
                <w:r w:rsidDel="00317F55">
                  <w:rPr>
                    <w:rFonts w:ascii="Times New Roman" w:hAnsi="Times New Roman"/>
                    <w:sz w:val="24"/>
                    <w:szCs w:val="24"/>
                  </w:rPr>
                  <w:delText>5. It can save me time in running my business.</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D11835" w14:textId="5B311B81" w:rsidR="00DD6DAD" w:rsidRPr="00D670E6" w:rsidDel="00317F55" w:rsidRDefault="00DD6DAD" w:rsidP="00DD6DAD">
            <w:pPr>
              <w:spacing w:after="0" w:line="240" w:lineRule="auto"/>
              <w:rPr>
                <w:del w:id="3615" w:author="Client" w:date="2023-02-06T18:03:00Z"/>
                <w:moveTo w:id="3616" w:author="TEAM OFA DISKLESS SOLUTION" w:date="2023-01-26T22:23: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9A675F" w14:textId="05F90DE4" w:rsidR="00DD6DAD" w:rsidRPr="00D670E6" w:rsidDel="00317F55" w:rsidRDefault="00DD6DAD" w:rsidP="00DD6DAD">
            <w:pPr>
              <w:spacing w:after="0" w:line="240" w:lineRule="auto"/>
              <w:rPr>
                <w:del w:id="3617" w:author="Client" w:date="2023-02-06T18:03:00Z"/>
                <w:moveTo w:id="3618"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7C713F" w14:textId="3E969821" w:rsidR="00DD6DAD" w:rsidRPr="00D670E6" w:rsidDel="00317F55" w:rsidRDefault="00DD6DAD" w:rsidP="00DD6DAD">
            <w:pPr>
              <w:spacing w:after="0" w:line="240" w:lineRule="auto"/>
              <w:rPr>
                <w:del w:id="3619" w:author="Client" w:date="2023-02-06T18:03:00Z"/>
                <w:moveTo w:id="3620" w:author="TEAM OFA DISKLESS SOLUTION" w:date="2023-01-26T22:23: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11272D" w14:textId="3256FB96" w:rsidR="00DD6DAD" w:rsidRPr="00D670E6" w:rsidDel="00317F55" w:rsidRDefault="00DD6DAD" w:rsidP="00DD6DAD">
            <w:pPr>
              <w:spacing w:after="0" w:line="240" w:lineRule="auto"/>
              <w:rPr>
                <w:del w:id="3621" w:author="Client" w:date="2023-02-06T18:03:00Z"/>
                <w:moveTo w:id="3622" w:author="TEAM OFA DISKLESS SOLUTION" w:date="2023-01-26T22:23:00Z"/>
                <w:rFonts w:ascii="Times New Roman" w:eastAsia="Times New Roman" w:hAnsi="Times New Roman"/>
                <w:sz w:val="20"/>
                <w:szCs w:val="20"/>
              </w:rPr>
            </w:pPr>
          </w:p>
        </w:tc>
      </w:tr>
      <w:moveToRangeEnd w:id="3510"/>
    </w:tbl>
    <w:p w14:paraId="323F009F" w14:textId="36E4925B" w:rsidR="003C64DB" w:rsidDel="00317F55" w:rsidRDefault="003C64DB" w:rsidP="00C100EA">
      <w:pPr>
        <w:spacing w:after="0" w:line="480" w:lineRule="auto"/>
        <w:jc w:val="both"/>
        <w:rPr>
          <w:del w:id="3623" w:author="Client" w:date="2023-02-06T18:03:00Z"/>
          <w:rFonts w:ascii="Times New Roman" w:eastAsia="Times New Roman" w:hAnsi="Times New Roman"/>
          <w:b/>
          <w:bCs/>
          <w:color w:val="000000"/>
          <w:sz w:val="24"/>
          <w:szCs w:val="24"/>
        </w:rPr>
      </w:pPr>
    </w:p>
    <w:p w14:paraId="64EC9492" w14:textId="79CF786F" w:rsidR="003C64DB" w:rsidDel="00317F55" w:rsidRDefault="003C64DB" w:rsidP="00C100EA">
      <w:pPr>
        <w:spacing w:after="0" w:line="480" w:lineRule="auto"/>
        <w:jc w:val="both"/>
        <w:rPr>
          <w:del w:id="3624" w:author="Client" w:date="2023-02-06T18:03:00Z"/>
          <w:rFonts w:ascii="Times New Roman" w:eastAsia="Times New Roman" w:hAnsi="Times New Roman"/>
          <w:b/>
          <w:bCs/>
          <w:color w:val="000000"/>
          <w:sz w:val="24"/>
          <w:szCs w:val="24"/>
        </w:rPr>
      </w:pPr>
    </w:p>
    <w:tbl>
      <w:tblPr>
        <w:tblpPr w:leftFromText="180" w:rightFromText="180" w:vertAnchor="text" w:horzAnchor="margin" w:tblpY="1282"/>
        <w:tblW w:w="8276" w:type="dxa"/>
        <w:tblCellMar>
          <w:left w:w="0" w:type="dxa"/>
          <w:right w:w="0" w:type="dxa"/>
        </w:tblCellMar>
        <w:tblLook w:val="04A0" w:firstRow="1" w:lastRow="0" w:firstColumn="1" w:lastColumn="0" w:noHBand="0" w:noVBand="1"/>
      </w:tblPr>
      <w:tblGrid>
        <w:gridCol w:w="2922"/>
        <w:gridCol w:w="1553"/>
        <w:gridCol w:w="890"/>
        <w:gridCol w:w="1277"/>
        <w:gridCol w:w="1634"/>
      </w:tblGrid>
      <w:tr w:rsidR="00DD6DAD" w:rsidRPr="00D670E6" w:rsidDel="00317F55" w14:paraId="7485C407" w14:textId="00622C40" w:rsidTr="006D34FC">
        <w:trPr>
          <w:trHeight w:val="112"/>
          <w:del w:id="3625" w:author="Client" w:date="2023-02-06T18:03:00Z"/>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B462375" w14:textId="53AAF6D4" w:rsidR="00DD6DAD" w:rsidRPr="00D670E6" w:rsidDel="00317F55" w:rsidRDefault="00DD6DAD" w:rsidP="00A91F59">
            <w:pPr>
              <w:spacing w:after="0" w:line="480" w:lineRule="auto"/>
              <w:rPr>
                <w:del w:id="3626" w:author="Client" w:date="2023-02-06T18:03:00Z"/>
                <w:moveTo w:id="3627" w:author="TEAM OFA DISKLESS SOLUTION" w:date="2023-01-26T22:22:00Z"/>
                <w:rFonts w:ascii="Times New Roman" w:eastAsia="Times New Roman" w:hAnsi="Times New Roman"/>
                <w:sz w:val="24"/>
                <w:szCs w:val="24"/>
              </w:rPr>
            </w:pPr>
            <w:moveToRangeStart w:id="3628" w:author="TEAM OFA DISKLESS SOLUTION" w:date="2023-01-26T22:22:00Z" w:name="move125664180"/>
            <w:moveTo w:id="3629" w:author="TEAM OFA DISKLESS SOLUTION" w:date="2023-01-26T22:22:00Z">
              <w:del w:id="3630" w:author="Client" w:date="2023-02-06T18:03:00Z">
                <w:r w:rsidRPr="00D670E6" w:rsidDel="00317F55">
                  <w:rPr>
                    <w:rFonts w:ascii="Times New Roman" w:eastAsia="Times New Roman" w:hAnsi="Times New Roman"/>
                    <w:sz w:val="24"/>
                    <w:szCs w:val="24"/>
                  </w:rPr>
                  <w:delText>PART I</w:delText>
                </w:r>
                <w:r w:rsidDel="00317F55">
                  <w:rPr>
                    <w:rFonts w:ascii="Times New Roman" w:eastAsia="Times New Roman" w:hAnsi="Times New Roman"/>
                    <w:sz w:val="24"/>
                    <w:szCs w:val="24"/>
                  </w:rPr>
                  <w:delText>V</w:delText>
                </w:r>
              </w:del>
            </w:moveTo>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CCB06C4" w14:textId="60CC0625" w:rsidR="00DD6DAD" w:rsidRPr="00D670E6" w:rsidDel="00317F55" w:rsidRDefault="00DD6DAD" w:rsidP="00A91F59">
            <w:pPr>
              <w:spacing w:after="0" w:line="480" w:lineRule="auto"/>
              <w:rPr>
                <w:del w:id="3631" w:author="Client" w:date="2023-02-06T18:03:00Z"/>
                <w:moveTo w:id="3632" w:author="TEAM OFA DISKLESS SOLUTION" w:date="2023-01-26T22:22: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63CF36B6" w14:textId="0E149F33" w:rsidR="00DD6DAD" w:rsidRPr="00D670E6" w:rsidDel="00317F55" w:rsidRDefault="00DD6DAD" w:rsidP="00A91F59">
            <w:pPr>
              <w:spacing w:after="0" w:line="480" w:lineRule="auto"/>
              <w:rPr>
                <w:del w:id="3633" w:author="Client" w:date="2023-02-06T18:03:00Z"/>
                <w:moveTo w:id="3634"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F72D616" w14:textId="482C0E44" w:rsidR="00DD6DAD" w:rsidRPr="00D670E6" w:rsidDel="00317F55" w:rsidRDefault="00DD6DAD" w:rsidP="00A91F59">
            <w:pPr>
              <w:spacing w:after="0" w:line="480" w:lineRule="auto"/>
              <w:rPr>
                <w:del w:id="3635" w:author="Client" w:date="2023-02-06T18:03:00Z"/>
                <w:moveTo w:id="3636"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38BC809" w14:textId="5D2C1D05" w:rsidR="00DD6DAD" w:rsidRPr="00D670E6" w:rsidDel="00317F55" w:rsidRDefault="00DD6DAD" w:rsidP="00A91F59">
            <w:pPr>
              <w:spacing w:after="0" w:line="480" w:lineRule="auto"/>
              <w:rPr>
                <w:del w:id="3637" w:author="Client" w:date="2023-02-06T18:03:00Z"/>
                <w:moveTo w:id="3638" w:author="TEAM OFA DISKLESS SOLUTION" w:date="2023-01-26T22:22:00Z"/>
                <w:rFonts w:ascii="Times New Roman" w:eastAsia="Times New Roman" w:hAnsi="Times New Roman"/>
                <w:sz w:val="20"/>
                <w:szCs w:val="20"/>
              </w:rPr>
            </w:pPr>
          </w:p>
        </w:tc>
      </w:tr>
      <w:tr w:rsidR="00DD6DAD" w:rsidRPr="00D670E6" w:rsidDel="00317F55" w14:paraId="538E439C" w14:textId="308E856C" w:rsidTr="006D34FC">
        <w:trPr>
          <w:trHeight w:val="249"/>
          <w:del w:id="3639"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ABE3AAD" w14:textId="5D04BCC9" w:rsidR="00DD6DAD" w:rsidRPr="00D670E6" w:rsidDel="00317F55" w:rsidRDefault="00DD6DAD" w:rsidP="00A91F59">
            <w:pPr>
              <w:spacing w:after="0" w:line="240" w:lineRule="auto"/>
              <w:rPr>
                <w:del w:id="3640" w:author="Client" w:date="2023-02-06T18:03:00Z"/>
                <w:moveTo w:id="3641" w:author="TEAM OFA DISKLESS SOLUTION" w:date="2023-01-26T22:22:00Z"/>
                <w:rFonts w:ascii="Times New Roman" w:eastAsia="Times New Roman" w:hAnsi="Times New Roman"/>
                <w:sz w:val="24"/>
                <w:szCs w:val="24"/>
              </w:rPr>
            </w:pPr>
            <w:moveTo w:id="3642" w:author="TEAM OFA DISKLESS SOLUTION" w:date="2023-01-26T22:22:00Z">
              <w:del w:id="3643" w:author="Client" w:date="2023-02-06T18:03:00Z">
                <w:r w:rsidDel="00317F55">
                  <w:rPr>
                    <w:rFonts w:ascii="Times New Roman" w:eastAsia="Times New Roman" w:hAnsi="Times New Roman"/>
                    <w:sz w:val="24"/>
                    <w:szCs w:val="24"/>
                  </w:rPr>
                  <w:delText>Marketing Innovation</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DDDBAE" w14:textId="5675255A" w:rsidR="00DD6DAD" w:rsidDel="00317F55" w:rsidRDefault="00DD6DAD" w:rsidP="00A91F59">
            <w:pPr>
              <w:spacing w:after="0" w:line="240" w:lineRule="auto"/>
              <w:jc w:val="center"/>
              <w:rPr>
                <w:del w:id="3644" w:author="Client" w:date="2023-02-06T18:03:00Z"/>
                <w:moveTo w:id="3645" w:author="TEAM OFA DISKLESS SOLUTION" w:date="2023-01-26T22:22:00Z"/>
                <w:rFonts w:ascii="Times New Roman" w:eastAsia="Times New Roman" w:hAnsi="Times New Roman"/>
                <w:sz w:val="24"/>
                <w:szCs w:val="24"/>
              </w:rPr>
            </w:pPr>
            <w:moveTo w:id="3646" w:author="TEAM OFA DISKLESS SOLUTION" w:date="2023-01-26T22:22:00Z">
              <w:del w:id="3647" w:author="Client" w:date="2023-02-06T18:03:00Z">
                <w:r w:rsidRPr="00D670E6" w:rsidDel="00317F55">
                  <w:rPr>
                    <w:rFonts w:ascii="Times New Roman" w:eastAsia="Times New Roman" w:hAnsi="Times New Roman"/>
                    <w:sz w:val="24"/>
                    <w:szCs w:val="24"/>
                  </w:rPr>
                  <w:delText>STRON</w:delText>
                </w:r>
                <w:r w:rsidDel="00317F55">
                  <w:rPr>
                    <w:rFonts w:ascii="Times New Roman" w:eastAsia="Times New Roman" w:hAnsi="Times New Roman"/>
                    <w:sz w:val="24"/>
                    <w:szCs w:val="24"/>
                  </w:rPr>
                  <w:delText>G</w:delText>
                </w:r>
                <w:r w:rsidRPr="00D670E6" w:rsidDel="00317F55">
                  <w:rPr>
                    <w:rFonts w:ascii="Times New Roman" w:eastAsia="Times New Roman" w:hAnsi="Times New Roman"/>
                    <w:sz w:val="24"/>
                    <w:szCs w:val="24"/>
                  </w:rPr>
                  <w:delText>LY AGREE</w:delText>
                </w:r>
              </w:del>
            </w:moveTo>
          </w:p>
          <w:p w14:paraId="2041A470" w14:textId="588D643D" w:rsidR="00DD6DAD" w:rsidRPr="00D670E6" w:rsidDel="00317F55" w:rsidRDefault="00DD6DAD" w:rsidP="00A91F59">
            <w:pPr>
              <w:spacing w:after="0" w:line="240" w:lineRule="auto"/>
              <w:jc w:val="center"/>
              <w:rPr>
                <w:del w:id="3648" w:author="Client" w:date="2023-02-06T18:03:00Z"/>
                <w:moveTo w:id="3649" w:author="TEAM OFA DISKLESS SOLUTION" w:date="2023-01-26T22:22:00Z"/>
                <w:rFonts w:ascii="Times New Roman" w:eastAsia="Times New Roman" w:hAnsi="Times New Roman"/>
                <w:sz w:val="24"/>
                <w:szCs w:val="24"/>
              </w:rPr>
            </w:pPr>
            <w:moveTo w:id="3650" w:author="TEAM OFA DISKLESS SOLUTION" w:date="2023-01-26T22:22:00Z">
              <w:del w:id="3651" w:author="Client" w:date="2023-02-06T18:03:00Z">
                <w:r w:rsidDel="00317F55">
                  <w:rPr>
                    <w:rFonts w:eastAsia="Times New Roman"/>
                  </w:rPr>
                  <w:delText>(4)</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4E2AD7" w14:textId="3CF72BC4" w:rsidR="00DD6DAD" w:rsidDel="00317F55" w:rsidRDefault="00DD6DAD" w:rsidP="00A91F59">
            <w:pPr>
              <w:spacing w:after="0" w:line="240" w:lineRule="auto"/>
              <w:jc w:val="center"/>
              <w:rPr>
                <w:del w:id="3652" w:author="Client" w:date="2023-02-06T18:03:00Z"/>
                <w:moveTo w:id="3653" w:author="TEAM OFA DISKLESS SOLUTION" w:date="2023-01-26T22:22:00Z"/>
                <w:rFonts w:ascii="Times New Roman" w:eastAsia="Times New Roman" w:hAnsi="Times New Roman"/>
                <w:sz w:val="24"/>
                <w:szCs w:val="24"/>
              </w:rPr>
            </w:pPr>
            <w:moveTo w:id="3654" w:author="TEAM OFA DISKLESS SOLUTION" w:date="2023-01-26T22:22:00Z">
              <w:del w:id="3655" w:author="Client" w:date="2023-02-06T18:03:00Z">
                <w:r w:rsidRPr="00D670E6" w:rsidDel="00317F55">
                  <w:rPr>
                    <w:rFonts w:ascii="Times New Roman" w:eastAsia="Times New Roman" w:hAnsi="Times New Roman"/>
                    <w:sz w:val="24"/>
                    <w:szCs w:val="24"/>
                  </w:rPr>
                  <w:delText>AGREE</w:delText>
                </w:r>
              </w:del>
            </w:moveTo>
          </w:p>
          <w:p w14:paraId="7ECE3EE3" w14:textId="2A605E8B" w:rsidR="00DD6DAD" w:rsidRPr="00D670E6" w:rsidDel="00317F55" w:rsidRDefault="00DD6DAD" w:rsidP="00A91F59">
            <w:pPr>
              <w:spacing w:after="0" w:line="240" w:lineRule="auto"/>
              <w:jc w:val="center"/>
              <w:rPr>
                <w:del w:id="3656" w:author="Client" w:date="2023-02-06T18:03:00Z"/>
                <w:moveTo w:id="3657" w:author="TEAM OFA DISKLESS SOLUTION" w:date="2023-01-26T22:22:00Z"/>
                <w:rFonts w:ascii="Times New Roman" w:eastAsia="Times New Roman" w:hAnsi="Times New Roman"/>
                <w:sz w:val="24"/>
                <w:szCs w:val="24"/>
              </w:rPr>
            </w:pPr>
            <w:moveTo w:id="3658" w:author="TEAM OFA DISKLESS SOLUTION" w:date="2023-01-26T22:22:00Z">
              <w:del w:id="3659" w:author="Client" w:date="2023-02-06T18:03:00Z">
                <w:r w:rsidDel="00317F55">
                  <w:rPr>
                    <w:rFonts w:ascii="Times New Roman" w:eastAsia="Times New Roman" w:hAnsi="Times New Roman"/>
                    <w:sz w:val="24"/>
                    <w:szCs w:val="24"/>
                  </w:rPr>
                  <w:delText>(3)</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4F80ED" w14:textId="7F73E45D" w:rsidR="00DD6DAD" w:rsidDel="00317F55" w:rsidRDefault="00DD6DAD" w:rsidP="00A91F59">
            <w:pPr>
              <w:spacing w:after="0" w:line="240" w:lineRule="auto"/>
              <w:jc w:val="center"/>
              <w:rPr>
                <w:del w:id="3660" w:author="Client" w:date="2023-02-06T18:03:00Z"/>
                <w:moveTo w:id="3661" w:author="TEAM OFA DISKLESS SOLUTION" w:date="2023-01-26T22:22:00Z"/>
                <w:rFonts w:ascii="Times New Roman" w:eastAsia="Times New Roman" w:hAnsi="Times New Roman"/>
                <w:sz w:val="24"/>
                <w:szCs w:val="24"/>
              </w:rPr>
            </w:pPr>
            <w:moveTo w:id="3662" w:author="TEAM OFA DISKLESS SOLUTION" w:date="2023-01-26T22:22:00Z">
              <w:del w:id="3663" w:author="Client" w:date="2023-02-06T18:03:00Z">
                <w:r w:rsidRPr="00D670E6" w:rsidDel="00317F55">
                  <w:rPr>
                    <w:rFonts w:ascii="Times New Roman" w:eastAsia="Times New Roman" w:hAnsi="Times New Roman"/>
                    <w:sz w:val="24"/>
                    <w:szCs w:val="24"/>
                  </w:rPr>
                  <w:delText>DISAGREE</w:delText>
                </w:r>
              </w:del>
            </w:moveTo>
          </w:p>
          <w:p w14:paraId="0A11E4AF" w14:textId="31404D3A" w:rsidR="00DD6DAD" w:rsidRPr="00D670E6" w:rsidDel="00317F55" w:rsidRDefault="00DD6DAD" w:rsidP="00A91F59">
            <w:pPr>
              <w:spacing w:after="0" w:line="240" w:lineRule="auto"/>
              <w:jc w:val="center"/>
              <w:rPr>
                <w:del w:id="3664" w:author="Client" w:date="2023-02-06T18:03:00Z"/>
                <w:moveTo w:id="3665" w:author="TEAM OFA DISKLESS SOLUTION" w:date="2023-01-26T22:22:00Z"/>
                <w:rFonts w:ascii="Times New Roman" w:eastAsia="Times New Roman" w:hAnsi="Times New Roman"/>
                <w:sz w:val="24"/>
                <w:szCs w:val="24"/>
              </w:rPr>
            </w:pPr>
            <w:moveTo w:id="3666" w:author="TEAM OFA DISKLESS SOLUTION" w:date="2023-01-26T22:22:00Z">
              <w:del w:id="3667" w:author="Client" w:date="2023-02-06T18:03:00Z">
                <w:r w:rsidDel="00317F55">
                  <w:rPr>
                    <w:rFonts w:ascii="Times New Roman" w:eastAsia="Times New Roman" w:hAnsi="Times New Roman"/>
                    <w:sz w:val="24"/>
                    <w:szCs w:val="24"/>
                  </w:rPr>
                  <w:delText>(2)</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7EC638" w14:textId="39DD49F3" w:rsidR="00DD6DAD" w:rsidDel="00317F55" w:rsidRDefault="00DD6DAD" w:rsidP="00A91F59">
            <w:pPr>
              <w:spacing w:after="0" w:line="240" w:lineRule="auto"/>
              <w:jc w:val="center"/>
              <w:rPr>
                <w:del w:id="3668" w:author="Client" w:date="2023-02-06T18:03:00Z"/>
                <w:moveTo w:id="3669" w:author="TEAM OFA DISKLESS SOLUTION" w:date="2023-01-26T22:22:00Z"/>
                <w:rFonts w:ascii="Times New Roman" w:eastAsia="Times New Roman" w:hAnsi="Times New Roman"/>
                <w:sz w:val="24"/>
                <w:szCs w:val="24"/>
              </w:rPr>
            </w:pPr>
            <w:moveTo w:id="3670" w:author="TEAM OFA DISKLESS SOLUTION" w:date="2023-01-26T22:22:00Z">
              <w:del w:id="3671" w:author="Client" w:date="2023-02-06T18:03:00Z">
                <w:r w:rsidRPr="00D670E6" w:rsidDel="00317F55">
                  <w:rPr>
                    <w:rFonts w:ascii="Times New Roman" w:eastAsia="Times New Roman" w:hAnsi="Times New Roman"/>
                    <w:sz w:val="24"/>
                    <w:szCs w:val="24"/>
                  </w:rPr>
                  <w:delText>STRONGLY DISAGREE</w:delText>
                </w:r>
              </w:del>
            </w:moveTo>
          </w:p>
          <w:p w14:paraId="79873878" w14:textId="0F7903AC" w:rsidR="00DD6DAD" w:rsidRPr="00D670E6" w:rsidDel="00317F55" w:rsidRDefault="00DD6DAD" w:rsidP="00A91F59">
            <w:pPr>
              <w:spacing w:after="0" w:line="240" w:lineRule="auto"/>
              <w:jc w:val="center"/>
              <w:rPr>
                <w:del w:id="3672" w:author="Client" w:date="2023-02-06T18:03:00Z"/>
                <w:moveTo w:id="3673" w:author="TEAM OFA DISKLESS SOLUTION" w:date="2023-01-26T22:22:00Z"/>
                <w:rFonts w:ascii="Times New Roman" w:eastAsia="Times New Roman" w:hAnsi="Times New Roman"/>
                <w:sz w:val="24"/>
                <w:szCs w:val="24"/>
              </w:rPr>
            </w:pPr>
            <w:moveTo w:id="3674" w:author="TEAM OFA DISKLESS SOLUTION" w:date="2023-01-26T22:22:00Z">
              <w:del w:id="3675" w:author="Client" w:date="2023-02-06T18:03:00Z">
                <w:r w:rsidDel="00317F55">
                  <w:rPr>
                    <w:rFonts w:ascii="Times New Roman" w:eastAsia="Times New Roman" w:hAnsi="Times New Roman"/>
                    <w:sz w:val="24"/>
                    <w:szCs w:val="24"/>
                  </w:rPr>
                  <w:delText>(1)</w:delText>
                </w:r>
              </w:del>
            </w:moveTo>
          </w:p>
        </w:tc>
      </w:tr>
      <w:tr w:rsidR="00DD6DAD" w:rsidRPr="00D670E6" w:rsidDel="00317F55" w14:paraId="6EF86278" w14:textId="1EEC9579" w:rsidTr="006D34FC">
        <w:trPr>
          <w:trHeight w:val="279"/>
          <w:del w:id="3676"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3C4A6CB" w14:textId="4E0A12B5" w:rsidR="00DD6DAD" w:rsidRPr="00D670E6" w:rsidDel="00317F55" w:rsidRDefault="00DD6DAD" w:rsidP="00A91F59">
            <w:pPr>
              <w:spacing w:after="0" w:line="240" w:lineRule="auto"/>
              <w:rPr>
                <w:del w:id="3677" w:author="Client" w:date="2023-02-06T18:03:00Z"/>
                <w:moveTo w:id="3678" w:author="TEAM OFA DISKLESS SOLUTION" w:date="2023-01-26T22:22:00Z"/>
                <w:rFonts w:ascii="Times New Roman" w:eastAsia="Times New Roman" w:hAnsi="Times New Roman"/>
                <w:sz w:val="24"/>
                <w:szCs w:val="24"/>
              </w:rPr>
            </w:pPr>
            <w:moveTo w:id="3679" w:author="TEAM OFA DISKLESS SOLUTION" w:date="2023-01-26T22:22:00Z">
              <w:del w:id="3680" w:author="Client" w:date="2023-02-06T18:03:00Z">
                <w:r w:rsidDel="00317F55">
                  <w:rPr>
                    <w:rFonts w:ascii="Times New Roman" w:hAnsi="Times New Roman"/>
                    <w:sz w:val="24"/>
                  </w:rPr>
                  <w:delText xml:space="preserve">1. </w:delText>
                </w:r>
                <w:r w:rsidRPr="00DD7C76" w:rsidDel="00317F55">
                  <w:rPr>
                    <w:rFonts w:ascii="Times New Roman" w:hAnsi="Times New Roman"/>
                    <w:sz w:val="24"/>
                  </w:rPr>
                  <w:delText xml:space="preserve">It </w:delText>
                </w:r>
                <w:r w:rsidDel="00317F55">
                  <w:rPr>
                    <w:rFonts w:ascii="Times New Roman" w:hAnsi="Times New Roman"/>
                    <w:sz w:val="24"/>
                  </w:rPr>
                  <w:delText>makes me identify proper marketing channels for my buyer/customers.</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3F7B88" w14:textId="737C9127" w:rsidR="00DD6DAD" w:rsidRPr="00D670E6" w:rsidDel="00317F55" w:rsidRDefault="00DD6DAD" w:rsidP="00A91F59">
            <w:pPr>
              <w:spacing w:after="0" w:line="480" w:lineRule="auto"/>
              <w:rPr>
                <w:del w:id="3681" w:author="Client" w:date="2023-02-06T18:03:00Z"/>
                <w:moveTo w:id="3682" w:author="TEAM OFA DISKLESS SOLUTION" w:date="2023-01-26T22:22: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72FCAD" w14:textId="0CD9787C" w:rsidR="00DD6DAD" w:rsidRPr="00D670E6" w:rsidDel="00317F55" w:rsidRDefault="00DD6DAD" w:rsidP="00A91F59">
            <w:pPr>
              <w:spacing w:after="0" w:line="480" w:lineRule="auto"/>
              <w:rPr>
                <w:del w:id="3683" w:author="Client" w:date="2023-02-06T18:03:00Z"/>
                <w:moveTo w:id="3684"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5464D3" w14:textId="0DEFF582" w:rsidR="00DD6DAD" w:rsidRPr="00D670E6" w:rsidDel="00317F55" w:rsidRDefault="00DD6DAD" w:rsidP="00A91F59">
            <w:pPr>
              <w:spacing w:after="0" w:line="480" w:lineRule="auto"/>
              <w:rPr>
                <w:del w:id="3685" w:author="Client" w:date="2023-02-06T18:03:00Z"/>
                <w:moveTo w:id="3686"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AC9C63" w14:textId="49AA2224" w:rsidR="00DD6DAD" w:rsidRPr="00D670E6" w:rsidDel="00317F55" w:rsidRDefault="00DD6DAD" w:rsidP="00A91F59">
            <w:pPr>
              <w:spacing w:after="0" w:line="480" w:lineRule="auto"/>
              <w:rPr>
                <w:del w:id="3687" w:author="Client" w:date="2023-02-06T18:03:00Z"/>
                <w:moveTo w:id="3688" w:author="TEAM OFA DISKLESS SOLUTION" w:date="2023-01-26T22:22:00Z"/>
                <w:rFonts w:ascii="Times New Roman" w:eastAsia="Times New Roman" w:hAnsi="Times New Roman"/>
                <w:sz w:val="20"/>
                <w:szCs w:val="20"/>
              </w:rPr>
            </w:pPr>
          </w:p>
        </w:tc>
      </w:tr>
      <w:tr w:rsidR="00DD6DAD" w:rsidRPr="00D670E6" w:rsidDel="00317F55" w14:paraId="77890FFA" w14:textId="2FD39A62" w:rsidTr="006D34FC">
        <w:trPr>
          <w:trHeight w:val="291"/>
          <w:del w:id="3689"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9E693FF" w14:textId="45527EC2" w:rsidR="00DD6DAD" w:rsidRPr="00D670E6" w:rsidDel="00317F55" w:rsidRDefault="00DD6DAD" w:rsidP="00A91F59">
            <w:pPr>
              <w:spacing w:after="0" w:line="240" w:lineRule="auto"/>
              <w:rPr>
                <w:del w:id="3690" w:author="Client" w:date="2023-02-06T18:03:00Z"/>
                <w:moveTo w:id="3691" w:author="TEAM OFA DISKLESS SOLUTION" w:date="2023-01-26T22:22:00Z"/>
                <w:rFonts w:ascii="Times New Roman" w:eastAsia="Times New Roman" w:hAnsi="Times New Roman"/>
                <w:sz w:val="24"/>
                <w:szCs w:val="24"/>
              </w:rPr>
            </w:pPr>
            <w:moveTo w:id="3692" w:author="TEAM OFA DISKLESS SOLUTION" w:date="2023-01-26T22:22:00Z">
              <w:del w:id="3693" w:author="Client" w:date="2023-02-06T18:03:00Z">
                <w:r w:rsidRPr="00DD7C76" w:rsidDel="00317F55">
                  <w:rPr>
                    <w:rFonts w:ascii="Times New Roman" w:hAnsi="Times New Roman"/>
                    <w:sz w:val="24"/>
                    <w:szCs w:val="24"/>
                  </w:rPr>
                  <w:delText>2.</w:delText>
                </w:r>
                <w:r w:rsidDel="00317F55">
                  <w:rPr>
                    <w:rFonts w:ascii="Times New Roman" w:hAnsi="Times New Roman"/>
                    <w:sz w:val="24"/>
                    <w:szCs w:val="24"/>
                  </w:rPr>
                  <w:delText xml:space="preserve"> </w:delText>
                </w:r>
                <w:r w:rsidRPr="00DD7C76" w:rsidDel="00317F55">
                  <w:rPr>
                    <w:rFonts w:ascii="Times New Roman" w:hAnsi="Times New Roman"/>
                    <w:sz w:val="24"/>
                    <w:szCs w:val="24"/>
                  </w:rPr>
                  <w:delText>It</w:delText>
                </w:r>
                <w:r w:rsidDel="00317F55">
                  <w:rPr>
                    <w:rFonts w:ascii="Times New Roman" w:hAnsi="Times New Roman"/>
                    <w:sz w:val="24"/>
                    <w:szCs w:val="24"/>
                  </w:rPr>
                  <w:delText xml:space="preserve"> can build better positioning to attract more customers for my business.</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C887F6" w14:textId="08D5B05F" w:rsidR="00DD6DAD" w:rsidRPr="00D670E6" w:rsidDel="00317F55" w:rsidRDefault="00DD6DAD" w:rsidP="00A91F59">
            <w:pPr>
              <w:spacing w:after="0" w:line="480" w:lineRule="auto"/>
              <w:rPr>
                <w:del w:id="3694" w:author="Client" w:date="2023-02-06T18:03:00Z"/>
                <w:moveTo w:id="3695" w:author="TEAM OFA DISKLESS SOLUTION" w:date="2023-01-26T22:22: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14B88B" w14:textId="08DBE277" w:rsidR="00DD6DAD" w:rsidRPr="00D670E6" w:rsidDel="00317F55" w:rsidRDefault="00DD6DAD" w:rsidP="00A91F59">
            <w:pPr>
              <w:spacing w:after="0" w:line="480" w:lineRule="auto"/>
              <w:rPr>
                <w:del w:id="3696" w:author="Client" w:date="2023-02-06T18:03:00Z"/>
                <w:moveTo w:id="3697"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F86D9D" w14:textId="768B9A50" w:rsidR="00DD6DAD" w:rsidRPr="00D670E6" w:rsidDel="00317F55" w:rsidRDefault="00DD6DAD" w:rsidP="00A91F59">
            <w:pPr>
              <w:spacing w:after="0" w:line="480" w:lineRule="auto"/>
              <w:rPr>
                <w:del w:id="3698" w:author="Client" w:date="2023-02-06T18:03:00Z"/>
                <w:moveTo w:id="3699"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91CD97" w14:textId="64ABD9E9" w:rsidR="00DD6DAD" w:rsidRPr="00D670E6" w:rsidDel="00317F55" w:rsidRDefault="00DD6DAD" w:rsidP="00A91F59">
            <w:pPr>
              <w:spacing w:after="0" w:line="480" w:lineRule="auto"/>
              <w:rPr>
                <w:del w:id="3700" w:author="Client" w:date="2023-02-06T18:03:00Z"/>
                <w:moveTo w:id="3701" w:author="TEAM OFA DISKLESS SOLUTION" w:date="2023-01-26T22:22:00Z"/>
                <w:rFonts w:ascii="Times New Roman" w:eastAsia="Times New Roman" w:hAnsi="Times New Roman"/>
                <w:sz w:val="20"/>
                <w:szCs w:val="20"/>
              </w:rPr>
            </w:pPr>
          </w:p>
        </w:tc>
      </w:tr>
      <w:tr w:rsidR="00DD6DAD" w:rsidRPr="00D670E6" w:rsidDel="00317F55" w14:paraId="423B9F21" w14:textId="316523A8" w:rsidTr="006D34FC">
        <w:trPr>
          <w:trHeight w:val="291"/>
          <w:del w:id="3702"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036E48D" w14:textId="361991EC" w:rsidR="00DD6DAD" w:rsidRPr="00D670E6" w:rsidDel="00317F55" w:rsidRDefault="00DD6DAD" w:rsidP="00A91F59">
            <w:pPr>
              <w:spacing w:after="0" w:line="240" w:lineRule="auto"/>
              <w:rPr>
                <w:del w:id="3703" w:author="Client" w:date="2023-02-06T18:03:00Z"/>
                <w:moveTo w:id="3704" w:author="TEAM OFA DISKLESS SOLUTION" w:date="2023-01-26T22:22:00Z"/>
                <w:rFonts w:ascii="Times New Roman" w:eastAsia="Times New Roman" w:hAnsi="Times New Roman"/>
                <w:sz w:val="24"/>
                <w:szCs w:val="24"/>
              </w:rPr>
            </w:pPr>
            <w:moveTo w:id="3705" w:author="TEAM OFA DISKLESS SOLUTION" w:date="2023-01-26T22:22:00Z">
              <w:del w:id="3706" w:author="Client" w:date="2023-02-06T18:03:00Z">
                <w:r w:rsidDel="00317F55">
                  <w:rPr>
                    <w:rFonts w:ascii="Times New Roman" w:hAnsi="Times New Roman"/>
                    <w:sz w:val="24"/>
                    <w:szCs w:val="24"/>
                  </w:rPr>
                  <w:delText>3. It can enable me to find the right approach for my target market.</w:delText>
                </w:r>
                <w:r w:rsidDel="00317F55">
                  <w:rPr>
                    <w:rFonts w:ascii="Times New Roman" w:hAnsi="Times New Roman"/>
                    <w:sz w:val="24"/>
                    <w:szCs w:val="24"/>
                  </w:rPr>
                  <w:tab/>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EAE371" w14:textId="0DFFDD75" w:rsidR="00DD6DAD" w:rsidRPr="00D670E6" w:rsidDel="00317F55" w:rsidRDefault="00DD6DAD" w:rsidP="00A91F59">
            <w:pPr>
              <w:spacing w:after="0" w:line="480" w:lineRule="auto"/>
              <w:rPr>
                <w:del w:id="3707" w:author="Client" w:date="2023-02-06T18:03:00Z"/>
                <w:moveTo w:id="3708" w:author="TEAM OFA DISKLESS SOLUTION" w:date="2023-01-26T22:22: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24474F" w14:textId="2BDF995D" w:rsidR="00DD6DAD" w:rsidRPr="00D670E6" w:rsidDel="00317F55" w:rsidRDefault="00DD6DAD" w:rsidP="00A91F59">
            <w:pPr>
              <w:spacing w:after="0" w:line="480" w:lineRule="auto"/>
              <w:rPr>
                <w:del w:id="3709" w:author="Client" w:date="2023-02-06T18:03:00Z"/>
                <w:moveTo w:id="3710"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D072B3" w14:textId="3C0B3FAE" w:rsidR="00DD6DAD" w:rsidRPr="00D670E6" w:rsidDel="00317F55" w:rsidRDefault="00DD6DAD" w:rsidP="00A91F59">
            <w:pPr>
              <w:spacing w:after="0" w:line="480" w:lineRule="auto"/>
              <w:rPr>
                <w:del w:id="3711" w:author="Client" w:date="2023-02-06T18:03:00Z"/>
                <w:moveTo w:id="3712"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CCFE11" w14:textId="1696C736" w:rsidR="00DD6DAD" w:rsidRPr="00D670E6" w:rsidDel="00317F55" w:rsidRDefault="00DD6DAD" w:rsidP="00A91F59">
            <w:pPr>
              <w:spacing w:after="0" w:line="480" w:lineRule="auto"/>
              <w:rPr>
                <w:del w:id="3713" w:author="Client" w:date="2023-02-06T18:03:00Z"/>
                <w:moveTo w:id="3714" w:author="TEAM OFA DISKLESS SOLUTION" w:date="2023-01-26T22:22:00Z"/>
                <w:rFonts w:ascii="Times New Roman" w:eastAsia="Times New Roman" w:hAnsi="Times New Roman"/>
                <w:sz w:val="20"/>
                <w:szCs w:val="20"/>
              </w:rPr>
            </w:pPr>
          </w:p>
        </w:tc>
      </w:tr>
      <w:tr w:rsidR="00DD6DAD" w:rsidRPr="00D670E6" w:rsidDel="00317F55" w14:paraId="7B8FD9F0" w14:textId="0F21A876" w:rsidTr="006D34FC">
        <w:trPr>
          <w:trHeight w:val="213"/>
          <w:del w:id="3715"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4547D5F" w14:textId="2B337BEE" w:rsidR="00DD6DAD" w:rsidRPr="00D670E6" w:rsidDel="00317F55" w:rsidRDefault="00DD6DAD" w:rsidP="00A91F59">
            <w:pPr>
              <w:spacing w:after="0" w:line="240" w:lineRule="auto"/>
              <w:rPr>
                <w:del w:id="3716" w:author="Client" w:date="2023-02-06T18:03:00Z"/>
                <w:moveTo w:id="3717" w:author="TEAM OFA DISKLESS SOLUTION" w:date="2023-01-26T22:22:00Z"/>
                <w:rFonts w:ascii="Times New Roman" w:eastAsia="Times New Roman" w:hAnsi="Times New Roman"/>
                <w:sz w:val="24"/>
                <w:szCs w:val="24"/>
              </w:rPr>
            </w:pPr>
            <w:moveTo w:id="3718" w:author="TEAM OFA DISKLESS SOLUTION" w:date="2023-01-26T22:22:00Z">
              <w:del w:id="3719" w:author="Client" w:date="2023-02-06T18:03:00Z">
                <w:r w:rsidDel="00317F55">
                  <w:rPr>
                    <w:rFonts w:ascii="Times New Roman" w:hAnsi="Times New Roman"/>
                    <w:sz w:val="24"/>
                    <w:szCs w:val="24"/>
                  </w:rPr>
                  <w:delText>4. It can reveal the needs of my target market.</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5A6AD2" w14:textId="71261EC4" w:rsidR="00DD6DAD" w:rsidRPr="00D670E6" w:rsidDel="00317F55" w:rsidRDefault="00DD6DAD" w:rsidP="00A91F59">
            <w:pPr>
              <w:spacing w:after="0" w:line="480" w:lineRule="auto"/>
              <w:rPr>
                <w:del w:id="3720" w:author="Client" w:date="2023-02-06T18:03:00Z"/>
                <w:moveTo w:id="3721" w:author="TEAM OFA DISKLESS SOLUTION" w:date="2023-01-26T22:22: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C0D4CD" w14:textId="5E774614" w:rsidR="00DD6DAD" w:rsidRPr="00D670E6" w:rsidDel="00317F55" w:rsidRDefault="00DD6DAD" w:rsidP="00A91F59">
            <w:pPr>
              <w:spacing w:after="0" w:line="480" w:lineRule="auto"/>
              <w:rPr>
                <w:del w:id="3722" w:author="Client" w:date="2023-02-06T18:03:00Z"/>
                <w:moveTo w:id="3723"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B0A680" w14:textId="20C8574B" w:rsidR="00DD6DAD" w:rsidRPr="00D670E6" w:rsidDel="00317F55" w:rsidRDefault="00DD6DAD" w:rsidP="00A91F59">
            <w:pPr>
              <w:spacing w:after="0" w:line="480" w:lineRule="auto"/>
              <w:rPr>
                <w:del w:id="3724" w:author="Client" w:date="2023-02-06T18:03:00Z"/>
                <w:moveTo w:id="3725"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F030E0" w14:textId="40C98C8C" w:rsidR="00DD6DAD" w:rsidRPr="00D670E6" w:rsidDel="00317F55" w:rsidRDefault="00DD6DAD" w:rsidP="00A91F59">
            <w:pPr>
              <w:spacing w:after="0" w:line="480" w:lineRule="auto"/>
              <w:rPr>
                <w:del w:id="3726" w:author="Client" w:date="2023-02-06T18:03:00Z"/>
                <w:moveTo w:id="3727" w:author="TEAM OFA DISKLESS SOLUTION" w:date="2023-01-26T22:22:00Z"/>
                <w:rFonts w:ascii="Times New Roman" w:eastAsia="Times New Roman" w:hAnsi="Times New Roman"/>
                <w:sz w:val="20"/>
                <w:szCs w:val="20"/>
              </w:rPr>
            </w:pPr>
          </w:p>
        </w:tc>
      </w:tr>
      <w:tr w:rsidR="00DD6DAD" w:rsidRPr="00D670E6" w:rsidDel="00317F55" w14:paraId="30CF355C" w14:textId="02A22F3E" w:rsidTr="006D34FC">
        <w:trPr>
          <w:trHeight w:val="249"/>
          <w:del w:id="3728" w:author="Client" w:date="2023-02-06T18:03: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8A8C0DA" w14:textId="10A010CC" w:rsidR="00DD6DAD" w:rsidRPr="00D670E6" w:rsidDel="00317F55" w:rsidRDefault="00DD6DAD" w:rsidP="00A91F59">
            <w:pPr>
              <w:spacing w:after="0" w:line="240" w:lineRule="auto"/>
              <w:rPr>
                <w:del w:id="3729" w:author="Client" w:date="2023-02-06T18:03:00Z"/>
                <w:moveTo w:id="3730" w:author="TEAM OFA DISKLESS SOLUTION" w:date="2023-01-26T22:22:00Z"/>
                <w:rFonts w:ascii="Times New Roman" w:eastAsia="Times New Roman" w:hAnsi="Times New Roman"/>
                <w:sz w:val="24"/>
                <w:szCs w:val="24"/>
              </w:rPr>
            </w:pPr>
            <w:moveTo w:id="3731" w:author="TEAM OFA DISKLESS SOLUTION" w:date="2023-01-26T22:22:00Z">
              <w:del w:id="3732" w:author="Client" w:date="2023-02-06T18:03:00Z">
                <w:r w:rsidDel="00317F55">
                  <w:rPr>
                    <w:rFonts w:ascii="Times New Roman" w:hAnsi="Times New Roman"/>
                    <w:sz w:val="24"/>
                    <w:szCs w:val="24"/>
                  </w:rPr>
                  <w:delText>5. It can help me discover the market potential of  my business.</w:delText>
                </w:r>
              </w:del>
            </w:moveTo>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FB3DFD" w14:textId="67B10B3E" w:rsidR="00DD6DAD" w:rsidRPr="00D670E6" w:rsidDel="00317F55" w:rsidRDefault="00DD6DAD" w:rsidP="00A91F59">
            <w:pPr>
              <w:spacing w:after="0" w:line="480" w:lineRule="auto"/>
              <w:rPr>
                <w:del w:id="3733" w:author="Client" w:date="2023-02-06T18:03:00Z"/>
                <w:moveTo w:id="3734" w:author="TEAM OFA DISKLESS SOLUTION" w:date="2023-01-26T22:22:00Z"/>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860819" w14:textId="0E093F04" w:rsidR="00DD6DAD" w:rsidRPr="00D670E6" w:rsidDel="00317F55" w:rsidRDefault="00DD6DAD" w:rsidP="00A91F59">
            <w:pPr>
              <w:spacing w:after="0" w:line="480" w:lineRule="auto"/>
              <w:rPr>
                <w:del w:id="3735" w:author="Client" w:date="2023-02-06T18:03:00Z"/>
                <w:moveTo w:id="3736"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F18439" w14:textId="13C328BD" w:rsidR="00DD6DAD" w:rsidRPr="00D670E6" w:rsidDel="00317F55" w:rsidRDefault="00DD6DAD" w:rsidP="00A91F59">
            <w:pPr>
              <w:spacing w:after="0" w:line="480" w:lineRule="auto"/>
              <w:rPr>
                <w:del w:id="3737" w:author="Client" w:date="2023-02-06T18:03:00Z"/>
                <w:moveTo w:id="3738" w:author="TEAM OFA DISKLESS SOLUTION" w:date="2023-01-26T22:22:00Z"/>
                <w:rFonts w:ascii="Times New Roman" w:eastAsia="Times New Roman" w:hAnsi="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6A29B8" w14:textId="40FE9B8C" w:rsidR="00DD6DAD" w:rsidRPr="00D670E6" w:rsidDel="00317F55" w:rsidRDefault="00DD6DAD" w:rsidP="00A91F59">
            <w:pPr>
              <w:spacing w:after="0" w:line="480" w:lineRule="auto"/>
              <w:rPr>
                <w:del w:id="3739" w:author="Client" w:date="2023-02-06T18:03:00Z"/>
                <w:moveTo w:id="3740" w:author="TEAM OFA DISKLESS SOLUTION" w:date="2023-01-26T22:22:00Z"/>
                <w:rFonts w:ascii="Times New Roman" w:eastAsia="Times New Roman" w:hAnsi="Times New Roman"/>
                <w:sz w:val="20"/>
                <w:szCs w:val="20"/>
              </w:rPr>
            </w:pPr>
          </w:p>
        </w:tc>
      </w:tr>
      <w:moveToRangeEnd w:id="3628"/>
    </w:tbl>
    <w:p w14:paraId="3C6A9041" w14:textId="22FB07C9" w:rsidR="00A91F59" w:rsidDel="00317F55" w:rsidRDefault="00A91F59" w:rsidP="00C100EA">
      <w:pPr>
        <w:spacing w:after="0" w:line="480" w:lineRule="auto"/>
        <w:jc w:val="both"/>
        <w:rPr>
          <w:del w:id="3741" w:author="Client" w:date="2023-02-06T18:03:00Z"/>
          <w:rFonts w:ascii="Times New Roman" w:eastAsia="Times New Roman" w:hAnsi="Times New Roman"/>
          <w:b/>
          <w:bCs/>
          <w:color w:val="000000"/>
          <w:sz w:val="24"/>
          <w:szCs w:val="24"/>
        </w:rPr>
      </w:pPr>
    </w:p>
    <w:p w14:paraId="7399D2EA" w14:textId="13666E96" w:rsidR="00A91F59" w:rsidDel="00317F55" w:rsidRDefault="00A91F59" w:rsidP="00C100EA">
      <w:pPr>
        <w:spacing w:after="0" w:line="480" w:lineRule="auto"/>
        <w:jc w:val="both"/>
        <w:rPr>
          <w:del w:id="3742" w:author="Client" w:date="2023-02-06T18:03:00Z"/>
          <w:rFonts w:ascii="Times New Roman" w:eastAsia="Times New Roman" w:hAnsi="Times New Roman"/>
          <w:b/>
          <w:bCs/>
          <w:color w:val="000000"/>
          <w:sz w:val="24"/>
          <w:szCs w:val="24"/>
        </w:rPr>
      </w:pPr>
    </w:p>
    <w:p w14:paraId="64290AE6" w14:textId="5BAD1C53" w:rsidR="003C64DB" w:rsidDel="00317F55" w:rsidRDefault="003C64DB" w:rsidP="00C100EA">
      <w:pPr>
        <w:spacing w:after="0" w:line="480" w:lineRule="auto"/>
        <w:jc w:val="both"/>
        <w:rPr>
          <w:del w:id="3743" w:author="Client" w:date="2023-02-06T18:03:00Z"/>
          <w:rFonts w:ascii="Times New Roman" w:eastAsia="Times New Roman" w:hAnsi="Times New Roman"/>
          <w:b/>
          <w:bCs/>
          <w:color w:val="000000"/>
          <w:sz w:val="24"/>
          <w:szCs w:val="24"/>
        </w:rPr>
      </w:pPr>
    </w:p>
    <w:p w14:paraId="5A969F85" w14:textId="1B247FF6" w:rsidR="003C64DB" w:rsidDel="00317F55" w:rsidRDefault="003C64DB" w:rsidP="00C100EA">
      <w:pPr>
        <w:spacing w:after="0" w:line="480" w:lineRule="auto"/>
        <w:jc w:val="both"/>
        <w:rPr>
          <w:del w:id="3744" w:author="Client" w:date="2023-02-06T18:03:00Z"/>
          <w:rFonts w:ascii="Times New Roman" w:eastAsia="Times New Roman" w:hAnsi="Times New Roman"/>
          <w:b/>
          <w:bCs/>
          <w:color w:val="000000"/>
          <w:sz w:val="24"/>
          <w:szCs w:val="24"/>
        </w:rPr>
      </w:pPr>
    </w:p>
    <w:p w14:paraId="31E7C62C" w14:textId="624DB1BE" w:rsidR="003C64DB" w:rsidDel="00317F55" w:rsidRDefault="003C64DB" w:rsidP="00C100EA">
      <w:pPr>
        <w:spacing w:after="0" w:line="480" w:lineRule="auto"/>
        <w:jc w:val="both"/>
        <w:rPr>
          <w:del w:id="3745" w:author="Client" w:date="2023-02-06T18:03:00Z"/>
          <w:rFonts w:ascii="Times New Roman" w:eastAsia="Times New Roman" w:hAnsi="Times New Roman"/>
          <w:b/>
          <w:bCs/>
          <w:color w:val="000000"/>
          <w:sz w:val="24"/>
          <w:szCs w:val="24"/>
        </w:rPr>
      </w:pPr>
    </w:p>
    <w:p w14:paraId="1CBA41DB" w14:textId="59A8BAC3" w:rsidR="003C64DB" w:rsidDel="00317F55" w:rsidRDefault="003C64DB" w:rsidP="00C100EA">
      <w:pPr>
        <w:spacing w:after="0" w:line="480" w:lineRule="auto"/>
        <w:jc w:val="both"/>
        <w:rPr>
          <w:del w:id="3746" w:author="Client" w:date="2023-02-06T18:03:00Z"/>
          <w:rFonts w:ascii="Times New Roman" w:eastAsia="Times New Roman" w:hAnsi="Times New Roman"/>
          <w:b/>
          <w:bCs/>
          <w:color w:val="000000"/>
          <w:sz w:val="24"/>
          <w:szCs w:val="24"/>
        </w:rPr>
      </w:pPr>
    </w:p>
    <w:p w14:paraId="5ED5094D" w14:textId="3911A488" w:rsidR="003C64DB" w:rsidDel="00317F55" w:rsidRDefault="003C64DB" w:rsidP="00C100EA">
      <w:pPr>
        <w:spacing w:after="0" w:line="480" w:lineRule="auto"/>
        <w:jc w:val="both"/>
        <w:rPr>
          <w:del w:id="3747" w:author="Client" w:date="2023-02-06T18:03:00Z"/>
          <w:rFonts w:ascii="Times New Roman" w:eastAsia="Times New Roman" w:hAnsi="Times New Roman"/>
          <w:b/>
          <w:bCs/>
          <w:color w:val="000000"/>
          <w:sz w:val="24"/>
          <w:szCs w:val="24"/>
        </w:rPr>
      </w:pPr>
    </w:p>
    <w:p w14:paraId="37FF95B0" w14:textId="74E1B923" w:rsidR="003C64DB" w:rsidDel="00317F55" w:rsidRDefault="003C64DB" w:rsidP="00C100EA">
      <w:pPr>
        <w:spacing w:after="0" w:line="480" w:lineRule="auto"/>
        <w:jc w:val="both"/>
        <w:rPr>
          <w:del w:id="3748" w:author="Client" w:date="2023-02-06T18:03:00Z"/>
          <w:rFonts w:ascii="Times New Roman" w:eastAsia="Times New Roman" w:hAnsi="Times New Roman"/>
          <w:b/>
          <w:bCs/>
          <w:color w:val="000000"/>
          <w:sz w:val="24"/>
          <w:szCs w:val="24"/>
        </w:rPr>
      </w:pPr>
    </w:p>
    <w:p w14:paraId="1E6730C1" w14:textId="12887BB6" w:rsidR="006D34FC" w:rsidDel="00317F55" w:rsidRDefault="006D34FC" w:rsidP="00C100EA">
      <w:pPr>
        <w:spacing w:after="0" w:line="480" w:lineRule="auto"/>
        <w:jc w:val="both"/>
        <w:rPr>
          <w:del w:id="3749" w:author="Client" w:date="2023-02-06T18:03:00Z"/>
          <w:rFonts w:ascii="Times New Roman" w:eastAsia="Times New Roman" w:hAnsi="Times New Roman"/>
          <w:b/>
          <w:bCs/>
          <w:color w:val="000000"/>
          <w:sz w:val="24"/>
          <w:szCs w:val="24"/>
        </w:rPr>
      </w:pPr>
    </w:p>
    <w:p w14:paraId="07F9FB5F" w14:textId="18FEC2AC" w:rsidR="006D34FC" w:rsidDel="00317F55" w:rsidRDefault="006D34FC" w:rsidP="00C100EA">
      <w:pPr>
        <w:spacing w:after="0" w:line="480" w:lineRule="auto"/>
        <w:jc w:val="both"/>
        <w:rPr>
          <w:del w:id="3750" w:author="Client" w:date="2023-02-06T18:03:00Z"/>
          <w:rFonts w:ascii="Times New Roman" w:eastAsia="Times New Roman" w:hAnsi="Times New Roman"/>
          <w:b/>
          <w:bCs/>
          <w:color w:val="000000"/>
          <w:sz w:val="24"/>
          <w:szCs w:val="24"/>
        </w:rPr>
      </w:pPr>
    </w:p>
    <w:p w14:paraId="09DCA3A8" w14:textId="007EF3E4" w:rsidR="006D34FC" w:rsidDel="00317F55" w:rsidRDefault="006D34FC" w:rsidP="00C100EA">
      <w:pPr>
        <w:spacing w:after="0" w:line="480" w:lineRule="auto"/>
        <w:jc w:val="both"/>
        <w:rPr>
          <w:del w:id="3751" w:author="Client" w:date="2023-02-06T18:03:00Z"/>
          <w:rFonts w:ascii="Times New Roman" w:eastAsia="Times New Roman" w:hAnsi="Times New Roman"/>
          <w:b/>
          <w:bCs/>
          <w:color w:val="000000"/>
          <w:sz w:val="24"/>
          <w:szCs w:val="24"/>
        </w:rPr>
      </w:pPr>
    </w:p>
    <w:p w14:paraId="55067B4C" w14:textId="215F162C" w:rsidR="006D34FC" w:rsidDel="00317F55" w:rsidRDefault="006D34FC" w:rsidP="00C100EA">
      <w:pPr>
        <w:spacing w:after="0" w:line="480" w:lineRule="auto"/>
        <w:jc w:val="both"/>
        <w:rPr>
          <w:del w:id="3752" w:author="Client" w:date="2023-02-06T18:03:00Z"/>
          <w:rFonts w:ascii="Times New Roman" w:eastAsia="Times New Roman" w:hAnsi="Times New Roman"/>
          <w:b/>
          <w:bCs/>
          <w:color w:val="000000"/>
          <w:sz w:val="24"/>
          <w:szCs w:val="24"/>
        </w:rPr>
      </w:pPr>
    </w:p>
    <w:p w14:paraId="5C7542B9" w14:textId="57E24D22" w:rsidR="006D34FC" w:rsidDel="00317F55" w:rsidRDefault="006D34FC" w:rsidP="00C100EA">
      <w:pPr>
        <w:spacing w:after="0" w:line="480" w:lineRule="auto"/>
        <w:jc w:val="both"/>
        <w:rPr>
          <w:del w:id="3753" w:author="Client" w:date="2023-02-06T18:03:00Z"/>
          <w:rFonts w:ascii="Times New Roman" w:eastAsia="Times New Roman" w:hAnsi="Times New Roman"/>
          <w:b/>
          <w:bCs/>
          <w:color w:val="000000"/>
          <w:sz w:val="24"/>
          <w:szCs w:val="24"/>
        </w:rPr>
      </w:pPr>
    </w:p>
    <w:p w14:paraId="68BEBC21" w14:textId="1FB5EAB5" w:rsidR="006D34FC" w:rsidDel="00317F55" w:rsidRDefault="006D34FC" w:rsidP="00C100EA">
      <w:pPr>
        <w:spacing w:after="0" w:line="480" w:lineRule="auto"/>
        <w:jc w:val="both"/>
        <w:rPr>
          <w:del w:id="3754" w:author="Client" w:date="2023-02-06T18:03:00Z"/>
          <w:rFonts w:ascii="Times New Roman" w:eastAsia="Times New Roman" w:hAnsi="Times New Roman"/>
          <w:b/>
          <w:bCs/>
          <w:color w:val="000000"/>
          <w:sz w:val="24"/>
          <w:szCs w:val="24"/>
        </w:rPr>
      </w:pPr>
    </w:p>
    <w:p w14:paraId="6B078702" w14:textId="20F9D95A" w:rsidR="006D34FC" w:rsidDel="00317F55" w:rsidRDefault="006D34FC" w:rsidP="00C100EA">
      <w:pPr>
        <w:spacing w:after="0" w:line="480" w:lineRule="auto"/>
        <w:jc w:val="both"/>
        <w:rPr>
          <w:del w:id="3755" w:author="Client" w:date="2023-02-06T18:03:00Z"/>
          <w:rFonts w:ascii="Times New Roman" w:eastAsia="Times New Roman" w:hAnsi="Times New Roman"/>
          <w:b/>
          <w:bCs/>
          <w:color w:val="000000"/>
          <w:sz w:val="24"/>
          <w:szCs w:val="24"/>
        </w:rPr>
      </w:pPr>
    </w:p>
    <w:p w14:paraId="363AB5BB" w14:textId="2C1422FE" w:rsidR="006D34FC" w:rsidDel="00317F55" w:rsidRDefault="006D34FC" w:rsidP="00C100EA">
      <w:pPr>
        <w:spacing w:after="0" w:line="480" w:lineRule="auto"/>
        <w:jc w:val="both"/>
        <w:rPr>
          <w:del w:id="3756" w:author="Client" w:date="2023-02-06T18:03:00Z"/>
          <w:rFonts w:ascii="Times New Roman" w:eastAsia="Times New Roman" w:hAnsi="Times New Roman"/>
          <w:b/>
          <w:bCs/>
          <w:color w:val="000000"/>
          <w:sz w:val="24"/>
          <w:szCs w:val="24"/>
        </w:rPr>
      </w:pPr>
    </w:p>
    <w:p w14:paraId="7E165D48" w14:textId="1B8F4730" w:rsidR="006D34FC" w:rsidDel="00317F55" w:rsidRDefault="006D34FC" w:rsidP="00C100EA">
      <w:pPr>
        <w:spacing w:after="0" w:line="480" w:lineRule="auto"/>
        <w:jc w:val="both"/>
        <w:rPr>
          <w:del w:id="3757" w:author="Client" w:date="2023-02-06T18:03:00Z"/>
          <w:rFonts w:ascii="Times New Roman" w:eastAsia="Times New Roman" w:hAnsi="Times New Roman"/>
          <w:b/>
          <w:bCs/>
          <w:color w:val="000000"/>
          <w:sz w:val="24"/>
          <w:szCs w:val="24"/>
        </w:rPr>
      </w:pPr>
    </w:p>
    <w:p w14:paraId="61B64DCA" w14:textId="62AAB8E7" w:rsidR="006D34FC" w:rsidDel="00317F55" w:rsidRDefault="006D34FC" w:rsidP="00C100EA">
      <w:pPr>
        <w:spacing w:after="0" w:line="480" w:lineRule="auto"/>
        <w:jc w:val="both"/>
        <w:rPr>
          <w:del w:id="3758" w:author="Client" w:date="2023-02-06T18:03:00Z"/>
          <w:rFonts w:ascii="Times New Roman" w:eastAsia="Times New Roman" w:hAnsi="Times New Roman"/>
          <w:b/>
          <w:bCs/>
          <w:color w:val="000000"/>
          <w:sz w:val="24"/>
          <w:szCs w:val="24"/>
        </w:rPr>
      </w:pPr>
    </w:p>
    <w:p w14:paraId="230A2C3C" w14:textId="4A846629" w:rsidR="006D34FC" w:rsidDel="00317F55" w:rsidRDefault="006D34FC" w:rsidP="00C100EA">
      <w:pPr>
        <w:spacing w:after="0" w:line="480" w:lineRule="auto"/>
        <w:jc w:val="both"/>
        <w:rPr>
          <w:del w:id="3759" w:author="Client" w:date="2023-02-06T18:03:00Z"/>
          <w:rFonts w:ascii="Times New Roman" w:eastAsia="Times New Roman" w:hAnsi="Times New Roman"/>
          <w:b/>
          <w:bCs/>
          <w:color w:val="000000"/>
          <w:sz w:val="24"/>
          <w:szCs w:val="24"/>
        </w:rPr>
      </w:pPr>
    </w:p>
    <w:p w14:paraId="7CA90500" w14:textId="5450107B" w:rsidR="003C64DB" w:rsidDel="00317F55" w:rsidRDefault="003C64DB" w:rsidP="00C100EA">
      <w:pPr>
        <w:spacing w:after="0" w:line="480" w:lineRule="auto"/>
        <w:jc w:val="both"/>
        <w:rPr>
          <w:del w:id="3760" w:author="Client" w:date="2023-02-06T18:03:00Z"/>
          <w:rFonts w:ascii="Times New Roman" w:eastAsia="Times New Roman" w:hAnsi="Times New Roman"/>
          <w:b/>
          <w:bCs/>
          <w:color w:val="000000"/>
          <w:sz w:val="24"/>
          <w:szCs w:val="24"/>
        </w:rPr>
      </w:pPr>
    </w:p>
    <w:p w14:paraId="7A2426A4" w14:textId="1E951381" w:rsidR="003C64DB" w:rsidDel="00317F55" w:rsidRDefault="003C64DB" w:rsidP="00C100EA">
      <w:pPr>
        <w:spacing w:after="0" w:line="480" w:lineRule="auto"/>
        <w:jc w:val="both"/>
        <w:rPr>
          <w:del w:id="3761" w:author="Client" w:date="2023-02-06T18:03:00Z"/>
          <w:rFonts w:ascii="Times New Roman" w:eastAsia="Times New Roman" w:hAnsi="Times New Roman"/>
          <w:b/>
          <w:bCs/>
          <w:color w:val="000000"/>
          <w:sz w:val="24"/>
          <w:szCs w:val="24"/>
        </w:rPr>
      </w:pPr>
    </w:p>
    <w:p w14:paraId="6B86BAF8" w14:textId="581A0704" w:rsidR="003C64DB" w:rsidDel="00317F55" w:rsidRDefault="003C64DB" w:rsidP="00C100EA">
      <w:pPr>
        <w:spacing w:after="0" w:line="480" w:lineRule="auto"/>
        <w:jc w:val="both"/>
        <w:rPr>
          <w:del w:id="3762" w:author="Client" w:date="2023-02-06T18:03:00Z"/>
          <w:rFonts w:ascii="Times New Roman" w:eastAsia="Times New Roman" w:hAnsi="Times New Roman"/>
          <w:b/>
          <w:bCs/>
          <w:color w:val="000000"/>
          <w:sz w:val="24"/>
          <w:szCs w:val="24"/>
        </w:rPr>
      </w:pPr>
    </w:p>
    <w:p w14:paraId="48996EA0" w14:textId="798C0568" w:rsidR="003C64DB" w:rsidDel="00317F55" w:rsidRDefault="003C64DB" w:rsidP="00C100EA">
      <w:pPr>
        <w:spacing w:after="0" w:line="480" w:lineRule="auto"/>
        <w:jc w:val="both"/>
        <w:rPr>
          <w:del w:id="3763" w:author="Client" w:date="2023-02-06T18:03:00Z"/>
          <w:rFonts w:ascii="Times New Roman" w:eastAsia="Times New Roman" w:hAnsi="Times New Roman"/>
          <w:b/>
          <w:bCs/>
          <w:color w:val="000000"/>
          <w:sz w:val="24"/>
          <w:szCs w:val="24"/>
        </w:rPr>
      </w:pPr>
    </w:p>
    <w:p w14:paraId="0FE6C53E" w14:textId="0BB868A3" w:rsidR="003C64DB" w:rsidDel="00317F55" w:rsidRDefault="003C64DB" w:rsidP="00C100EA">
      <w:pPr>
        <w:spacing w:after="0" w:line="480" w:lineRule="auto"/>
        <w:jc w:val="both"/>
        <w:rPr>
          <w:del w:id="3764" w:author="Client" w:date="2023-02-06T18:03:00Z"/>
          <w:rFonts w:ascii="Times New Roman" w:eastAsia="Times New Roman" w:hAnsi="Times New Roman"/>
          <w:b/>
          <w:bCs/>
          <w:color w:val="000000"/>
          <w:sz w:val="24"/>
          <w:szCs w:val="24"/>
        </w:rPr>
      </w:pPr>
    </w:p>
    <w:p w14:paraId="5A080AFA" w14:textId="3C92E073" w:rsidR="003C64DB" w:rsidDel="00317F55" w:rsidRDefault="003C64DB" w:rsidP="00C100EA">
      <w:pPr>
        <w:spacing w:after="0" w:line="480" w:lineRule="auto"/>
        <w:jc w:val="both"/>
        <w:rPr>
          <w:del w:id="3765" w:author="Client" w:date="2023-02-06T18:03:00Z"/>
          <w:rFonts w:ascii="Times New Roman" w:eastAsia="Times New Roman" w:hAnsi="Times New Roman"/>
          <w:b/>
          <w:bCs/>
          <w:color w:val="000000"/>
          <w:sz w:val="24"/>
          <w:szCs w:val="24"/>
        </w:rPr>
      </w:pPr>
    </w:p>
    <w:p w14:paraId="76BDDF3E" w14:textId="69B96E32" w:rsidR="003C64DB" w:rsidDel="00317F55" w:rsidRDefault="003C64DB" w:rsidP="006D34FC">
      <w:pPr>
        <w:spacing w:after="0" w:line="480" w:lineRule="auto"/>
        <w:rPr>
          <w:del w:id="3766" w:author="Client" w:date="2023-02-06T18:03:00Z"/>
          <w:rFonts w:ascii="Times New Roman" w:eastAsia="Times New Roman" w:hAnsi="Times New Roman"/>
          <w:b/>
          <w:bCs/>
          <w:color w:val="000000"/>
          <w:sz w:val="24"/>
          <w:szCs w:val="24"/>
        </w:rPr>
      </w:pPr>
    </w:p>
    <w:p w14:paraId="6A029054" w14:textId="75EE98C0" w:rsidR="00A91F59" w:rsidDel="00317F55" w:rsidRDefault="00A91F59" w:rsidP="006D34FC">
      <w:pPr>
        <w:spacing w:after="0" w:line="480" w:lineRule="auto"/>
        <w:rPr>
          <w:del w:id="3767" w:author="Client" w:date="2023-02-06T18:03:00Z"/>
          <w:rFonts w:ascii="Times New Roman" w:eastAsia="Times New Roman" w:hAnsi="Times New Roman"/>
          <w:b/>
          <w:bCs/>
          <w:color w:val="000000"/>
          <w:sz w:val="24"/>
          <w:szCs w:val="24"/>
        </w:rPr>
      </w:pPr>
      <w:del w:id="3768" w:author="Client" w:date="2023-02-06T18:03:00Z">
        <w:r w:rsidDel="00317F55">
          <w:rPr>
            <w:rFonts w:ascii="Times New Roman" w:eastAsia="Times New Roman" w:hAnsi="Times New Roman"/>
            <w:b/>
            <w:bCs/>
            <w:color w:val="000000"/>
            <w:sz w:val="24"/>
            <w:szCs w:val="24"/>
          </w:rPr>
          <w:delText>Appendix B</w:delText>
        </w:r>
      </w:del>
    </w:p>
    <w:p w14:paraId="49012F4A" w14:textId="519C9D3C" w:rsidR="00A91F59" w:rsidDel="00317F55" w:rsidRDefault="00A91F59" w:rsidP="00A91F59">
      <w:pPr>
        <w:spacing w:after="0" w:line="480" w:lineRule="auto"/>
        <w:jc w:val="center"/>
        <w:rPr>
          <w:del w:id="3769" w:author="Client" w:date="2023-02-06T18:03:00Z"/>
          <w:rFonts w:ascii="Times New Roman" w:eastAsia="Times New Roman" w:hAnsi="Times New Roman"/>
          <w:b/>
          <w:bCs/>
          <w:color w:val="000000"/>
          <w:sz w:val="24"/>
          <w:szCs w:val="24"/>
        </w:rPr>
      </w:pPr>
      <w:del w:id="3770" w:author="Client" w:date="2023-02-06T18:03:00Z">
        <w:r w:rsidDel="00317F55">
          <w:rPr>
            <w:rFonts w:ascii="Times New Roman" w:eastAsia="Times New Roman" w:hAnsi="Times New Roman"/>
            <w:b/>
            <w:bCs/>
            <w:color w:val="000000"/>
            <w:sz w:val="24"/>
            <w:szCs w:val="24"/>
          </w:rPr>
          <w:delText>Validation Letter</w:delText>
        </w:r>
      </w:del>
    </w:p>
    <w:p w14:paraId="11C25604" w14:textId="0048E06A" w:rsidR="00A91F59" w:rsidDel="00317F55" w:rsidRDefault="00A91F59" w:rsidP="006D34FC">
      <w:pPr>
        <w:tabs>
          <w:tab w:val="left" w:pos="1290"/>
        </w:tabs>
        <w:spacing w:line="480" w:lineRule="auto"/>
        <w:jc w:val="both"/>
        <w:rPr>
          <w:del w:id="3771" w:author="Client" w:date="2023-02-06T18:03:00Z"/>
          <w:rStyle w:val="sw"/>
          <w:rFonts w:ascii="Times New Roman" w:eastAsiaTheme="minorEastAsia" w:hAnsi="Times New Roman"/>
          <w:b/>
          <w:bCs/>
          <w:sz w:val="24"/>
          <w:szCs w:val="24"/>
        </w:rPr>
      </w:pPr>
    </w:p>
    <w:p w14:paraId="1ECF9D26" w14:textId="5AAF062F" w:rsidR="00A91F59" w:rsidDel="00317F55" w:rsidRDefault="00A91F59" w:rsidP="006D34FC">
      <w:pPr>
        <w:tabs>
          <w:tab w:val="left" w:pos="1290"/>
        </w:tabs>
        <w:spacing w:line="480" w:lineRule="auto"/>
        <w:jc w:val="both"/>
        <w:rPr>
          <w:del w:id="3772" w:author="Client" w:date="2023-02-06T18:03:00Z"/>
          <w:rStyle w:val="sw"/>
          <w:rFonts w:ascii="Times New Roman" w:eastAsiaTheme="minorEastAsia" w:hAnsi="Times New Roman"/>
          <w:b/>
          <w:bCs/>
          <w:sz w:val="24"/>
          <w:szCs w:val="24"/>
        </w:rPr>
      </w:pPr>
      <w:del w:id="3773" w:author="Client" w:date="2023-02-06T18:03:00Z">
        <w:r w:rsidDel="00317F55">
          <w:rPr>
            <w:rStyle w:val="sw"/>
            <w:rFonts w:ascii="Times New Roman" w:eastAsiaTheme="minorEastAsia" w:hAnsi="Times New Roman"/>
            <w:b/>
            <w:bCs/>
            <w:sz w:val="24"/>
            <w:szCs w:val="24"/>
          </w:rPr>
          <w:delText>Greetings of Peace!</w:delText>
        </w:r>
      </w:del>
    </w:p>
    <w:p w14:paraId="1DCC8AC1" w14:textId="105E5CE6" w:rsidR="00A91F59" w:rsidDel="00317F55" w:rsidRDefault="00A91F59" w:rsidP="006D34FC">
      <w:pPr>
        <w:tabs>
          <w:tab w:val="left" w:pos="1290"/>
        </w:tabs>
        <w:spacing w:line="480" w:lineRule="auto"/>
        <w:jc w:val="both"/>
        <w:rPr>
          <w:del w:id="3774" w:author="Client" w:date="2023-02-06T18:03:00Z"/>
          <w:rStyle w:val="sw"/>
          <w:rFonts w:ascii="Times New Roman" w:eastAsiaTheme="minorEastAsia" w:hAnsi="Times New Roman"/>
          <w:sz w:val="24"/>
          <w:szCs w:val="24"/>
        </w:rPr>
      </w:pPr>
      <w:del w:id="3775" w:author="Client" w:date="2023-02-06T18:03:00Z">
        <w:r w:rsidDel="00317F55">
          <w:rPr>
            <w:rStyle w:val="sw"/>
            <w:rFonts w:ascii="Times New Roman" w:eastAsiaTheme="minorEastAsia" w:hAnsi="Times New Roman"/>
            <w:b/>
            <w:bCs/>
            <w:sz w:val="24"/>
            <w:szCs w:val="24"/>
          </w:rPr>
          <w:tab/>
        </w:r>
        <w:r w:rsidDel="00317F55">
          <w:rPr>
            <w:rStyle w:val="sw"/>
            <w:rFonts w:ascii="Times New Roman" w:eastAsiaTheme="minorEastAsia" w:hAnsi="Times New Roman"/>
            <w:sz w:val="24"/>
            <w:szCs w:val="24"/>
          </w:rPr>
          <w:delText>The undersigned, are Accountancy Business Mangement (ABM) Students of section Ramos, are currently conducting a research for this semester entitled “The Importance of Business Innovation to Target Market”.</w:delText>
        </w:r>
      </w:del>
    </w:p>
    <w:p w14:paraId="4AF3E0AF" w14:textId="27DD5B92" w:rsidR="00A91F59" w:rsidDel="00317F55" w:rsidRDefault="00A91F59" w:rsidP="006D34FC">
      <w:pPr>
        <w:tabs>
          <w:tab w:val="left" w:pos="1290"/>
        </w:tabs>
        <w:spacing w:line="480" w:lineRule="auto"/>
        <w:jc w:val="both"/>
        <w:rPr>
          <w:del w:id="3776" w:author="Client" w:date="2023-02-06T18:03:00Z"/>
          <w:rStyle w:val="sw"/>
          <w:rFonts w:ascii="Times New Roman" w:eastAsiaTheme="minorEastAsia" w:hAnsi="Times New Roman"/>
          <w:sz w:val="24"/>
          <w:szCs w:val="24"/>
        </w:rPr>
      </w:pPr>
      <w:del w:id="3777" w:author="Client" w:date="2023-02-06T18:03:00Z">
        <w:r w:rsidDel="00317F55">
          <w:rPr>
            <w:rStyle w:val="sw"/>
            <w:rFonts w:ascii="Times New Roman" w:eastAsiaTheme="minorEastAsia" w:hAnsi="Times New Roman"/>
            <w:sz w:val="24"/>
            <w:szCs w:val="24"/>
          </w:rPr>
          <w:tab/>
          <w:delText>In correction with this, we may ask for your assistance with regard to validation of our questionnaire necessary for this study. Believing that you’re capable to provide such, the undersigned would like to ask your approval to be the evaluator done this 13</w:delText>
        </w:r>
        <w:r w:rsidRPr="003E011B" w:rsidDel="00317F55">
          <w:rPr>
            <w:rStyle w:val="sw"/>
            <w:rFonts w:ascii="Times New Roman" w:eastAsiaTheme="minorEastAsia" w:hAnsi="Times New Roman"/>
            <w:sz w:val="24"/>
            <w:szCs w:val="24"/>
            <w:vertAlign w:val="superscript"/>
          </w:rPr>
          <w:delText>th</w:delText>
        </w:r>
        <w:r w:rsidDel="00317F55">
          <w:rPr>
            <w:rStyle w:val="sw"/>
            <w:rFonts w:ascii="Times New Roman" w:eastAsiaTheme="minorEastAsia" w:hAnsi="Times New Roman"/>
            <w:sz w:val="24"/>
            <w:szCs w:val="24"/>
          </w:rPr>
          <w:delText xml:space="preserve"> day of December 2022.</w:delText>
        </w:r>
      </w:del>
    </w:p>
    <w:p w14:paraId="08FF79DC" w14:textId="3B77D904" w:rsidR="00A91F59" w:rsidDel="00317F55" w:rsidRDefault="00A91F59" w:rsidP="00A91F59">
      <w:pPr>
        <w:tabs>
          <w:tab w:val="left" w:pos="1290"/>
        </w:tabs>
        <w:jc w:val="both"/>
        <w:rPr>
          <w:del w:id="3778" w:author="Client" w:date="2023-02-06T18:03:00Z"/>
          <w:rStyle w:val="sw"/>
          <w:rFonts w:ascii="Times New Roman" w:eastAsiaTheme="minorEastAsia" w:hAnsi="Times New Roman"/>
          <w:b/>
          <w:bCs/>
          <w:sz w:val="24"/>
          <w:szCs w:val="24"/>
        </w:rPr>
      </w:pPr>
      <w:del w:id="3779" w:author="Client" w:date="2023-02-06T18:03:00Z">
        <w:r w:rsidDel="00317F55">
          <w:rPr>
            <w:rStyle w:val="sw"/>
            <w:rFonts w:ascii="Times New Roman" w:eastAsiaTheme="minorEastAsia" w:hAnsi="Times New Roman"/>
            <w:b/>
            <w:bCs/>
            <w:sz w:val="24"/>
            <w:szCs w:val="24"/>
          </w:rPr>
          <w:delText>Respectully yours,</w:delText>
        </w:r>
      </w:del>
    </w:p>
    <w:p w14:paraId="017A9A50" w14:textId="297E0704" w:rsidR="00A91F59" w:rsidRPr="00A91F59" w:rsidDel="00AE3CE1" w:rsidRDefault="00A91F59" w:rsidP="00A91F59">
      <w:pPr>
        <w:tabs>
          <w:tab w:val="left" w:pos="1290"/>
        </w:tabs>
        <w:jc w:val="both"/>
        <w:rPr>
          <w:del w:id="3780" w:author="Client" w:date="2023-01-30T16:36:00Z"/>
          <w:rStyle w:val="sw"/>
          <w:rFonts w:ascii="Times New Roman" w:eastAsiaTheme="minorEastAsia" w:hAnsi="Times New Roman"/>
          <w:sz w:val="24"/>
          <w:szCs w:val="24"/>
        </w:rPr>
      </w:pPr>
      <w:del w:id="3781" w:author="Client" w:date="2023-01-30T16:36:00Z">
        <w:r w:rsidDel="00AE3CE1">
          <w:rPr>
            <w:rStyle w:val="sw"/>
            <w:rFonts w:ascii="Times New Roman" w:eastAsiaTheme="minorEastAsia" w:hAnsi="Times New Roman"/>
            <w:bCs/>
            <w:sz w:val="24"/>
            <w:szCs w:val="24"/>
          </w:rPr>
          <w:delText>Casapao, Bryan</w:delText>
        </w:r>
      </w:del>
    </w:p>
    <w:p w14:paraId="43E5EB12" w14:textId="0030445F" w:rsidR="00A91F59" w:rsidDel="00317F55" w:rsidRDefault="00A91F59" w:rsidP="00A91F59">
      <w:pPr>
        <w:tabs>
          <w:tab w:val="left" w:pos="1290"/>
        </w:tabs>
        <w:jc w:val="both"/>
        <w:rPr>
          <w:del w:id="3782" w:author="Client" w:date="2023-02-06T18:03:00Z"/>
          <w:rStyle w:val="sw"/>
          <w:rFonts w:ascii="Times New Roman" w:eastAsiaTheme="minorEastAsia" w:hAnsi="Times New Roman"/>
          <w:sz w:val="24"/>
          <w:szCs w:val="24"/>
        </w:rPr>
      </w:pPr>
      <w:del w:id="3783" w:author="Client" w:date="2023-02-06T18:03:00Z">
        <w:r w:rsidDel="00317F55">
          <w:rPr>
            <w:rStyle w:val="sw"/>
            <w:rFonts w:ascii="Times New Roman" w:eastAsiaTheme="minorEastAsia" w:hAnsi="Times New Roman"/>
            <w:sz w:val="24"/>
            <w:szCs w:val="24"/>
          </w:rPr>
          <w:delText>Jamisola, Jhon Henrex</w:delText>
        </w:r>
      </w:del>
    </w:p>
    <w:p w14:paraId="0C9987F9" w14:textId="788067B8" w:rsidR="00A91F59" w:rsidDel="00317F55" w:rsidRDefault="00A91F59" w:rsidP="00A91F59">
      <w:pPr>
        <w:tabs>
          <w:tab w:val="left" w:pos="1290"/>
        </w:tabs>
        <w:jc w:val="both"/>
        <w:rPr>
          <w:del w:id="3784" w:author="Client" w:date="2023-02-06T18:03:00Z"/>
          <w:rStyle w:val="sw"/>
          <w:rFonts w:ascii="Times New Roman" w:eastAsiaTheme="minorEastAsia" w:hAnsi="Times New Roman"/>
          <w:sz w:val="24"/>
          <w:szCs w:val="24"/>
        </w:rPr>
      </w:pPr>
      <w:del w:id="3785" w:author="Client" w:date="2023-02-06T18:03:00Z">
        <w:r w:rsidDel="00317F55">
          <w:rPr>
            <w:rStyle w:val="sw"/>
            <w:rFonts w:ascii="Times New Roman" w:eastAsiaTheme="minorEastAsia" w:hAnsi="Times New Roman"/>
            <w:sz w:val="24"/>
            <w:szCs w:val="24"/>
          </w:rPr>
          <w:delText>Rios, Arbhie</w:delText>
        </w:r>
      </w:del>
    </w:p>
    <w:p w14:paraId="79022017" w14:textId="3CAE4FD2" w:rsidR="00A91F59" w:rsidDel="00317F55" w:rsidRDefault="00A91F59" w:rsidP="00A91F59">
      <w:pPr>
        <w:tabs>
          <w:tab w:val="left" w:pos="1290"/>
        </w:tabs>
        <w:jc w:val="both"/>
        <w:rPr>
          <w:del w:id="3786" w:author="Client" w:date="2023-02-06T18:03:00Z"/>
          <w:rStyle w:val="sw"/>
          <w:rFonts w:ascii="Times New Roman" w:eastAsiaTheme="minorEastAsia" w:hAnsi="Times New Roman"/>
          <w:sz w:val="24"/>
          <w:szCs w:val="24"/>
        </w:rPr>
      </w:pPr>
      <w:del w:id="3787" w:author="Client" w:date="2023-02-06T18:03:00Z">
        <w:r w:rsidDel="00317F55">
          <w:rPr>
            <w:rStyle w:val="sw"/>
            <w:rFonts w:ascii="Times New Roman" w:eastAsiaTheme="minorEastAsia" w:hAnsi="Times New Roman"/>
            <w:sz w:val="24"/>
            <w:szCs w:val="24"/>
          </w:rPr>
          <w:delText>Romero, Bryan</w:delText>
        </w:r>
      </w:del>
    </w:p>
    <w:p w14:paraId="6195FAE1" w14:textId="5189F70F" w:rsidR="00A91F59" w:rsidDel="00317F55" w:rsidRDefault="00A91F59" w:rsidP="00A91F59">
      <w:pPr>
        <w:tabs>
          <w:tab w:val="left" w:pos="1290"/>
        </w:tabs>
        <w:jc w:val="center"/>
        <w:rPr>
          <w:del w:id="3788" w:author="Client" w:date="2023-02-06T18:03:00Z"/>
          <w:rStyle w:val="sw"/>
          <w:rFonts w:ascii="Times New Roman" w:eastAsiaTheme="minorEastAsia" w:hAnsi="Times New Roman"/>
          <w:b/>
          <w:bCs/>
          <w:sz w:val="24"/>
          <w:szCs w:val="24"/>
        </w:rPr>
      </w:pPr>
      <w:del w:id="3789" w:author="Client" w:date="2023-02-06T18:03:00Z">
        <w:r w:rsidDel="00317F55">
          <w:rPr>
            <w:rStyle w:val="sw"/>
            <w:rFonts w:ascii="Times New Roman" w:eastAsiaTheme="minorEastAsia" w:hAnsi="Times New Roman"/>
            <w:b/>
            <w:bCs/>
            <w:sz w:val="24"/>
            <w:szCs w:val="24"/>
          </w:rPr>
          <w:delText>Approved by:</w:delText>
        </w:r>
      </w:del>
    </w:p>
    <w:p w14:paraId="51C67290" w14:textId="0F71FD7D" w:rsidR="00A91F59" w:rsidDel="00317F55" w:rsidRDefault="00A91F59" w:rsidP="00A91F59">
      <w:pPr>
        <w:tabs>
          <w:tab w:val="left" w:pos="1290"/>
        </w:tabs>
        <w:rPr>
          <w:del w:id="3790" w:author="Client" w:date="2023-02-06T18:03:00Z"/>
          <w:noProof/>
        </w:rPr>
      </w:pPr>
      <w:del w:id="3791" w:author="Client" w:date="2023-02-06T18:03:00Z">
        <w:r w:rsidDel="00317F55">
          <w:rPr>
            <w:noProof/>
          </w:rPr>
          <mc:AlternateContent>
            <mc:Choice Requires="wps">
              <w:drawing>
                <wp:anchor distT="0" distB="0" distL="114300" distR="114300" simplePos="0" relativeHeight="251667456" behindDoc="0" locked="0" layoutInCell="1" allowOverlap="1" wp14:anchorId="33B8EEB6" wp14:editId="5845D2AB">
                  <wp:simplePos x="0" y="0"/>
                  <wp:positionH relativeFrom="margin">
                    <wp:align>left</wp:align>
                  </wp:positionH>
                  <wp:positionV relativeFrom="paragraph">
                    <wp:posOffset>134141</wp:posOffset>
                  </wp:positionV>
                  <wp:extent cx="2026920" cy="7620"/>
                  <wp:effectExtent l="0" t="0" r="30480" b="3048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269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546C8B" id="Straight Connector 17"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55pt" to="159.6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" strokecolor="#292934 [3200]">
                  <o:lock v:ext="edit" shapetype="f"/>
                  <w10:wrap anchorx="margin"/>
                </v:line>
              </w:pict>
            </mc:Fallback>
          </mc:AlternateContent>
        </w:r>
        <w:r w:rsidDel="00317F55">
          <w:rPr>
            <w:noProof/>
          </w:rPr>
          <mc:AlternateContent>
            <mc:Choice Requires="wps">
              <w:drawing>
                <wp:anchor distT="4294967295" distB="4294967295" distL="114300" distR="114300" simplePos="0" relativeHeight="251668480" behindDoc="0" locked="0" layoutInCell="1" allowOverlap="1" wp14:anchorId="1D5A7EA3" wp14:editId="29030EAA">
                  <wp:simplePos x="0" y="0"/>
                  <wp:positionH relativeFrom="column">
                    <wp:posOffset>3640347</wp:posOffset>
                  </wp:positionH>
                  <wp:positionV relativeFrom="paragraph">
                    <wp:posOffset>138345</wp:posOffset>
                  </wp:positionV>
                  <wp:extent cx="1518249" cy="8627"/>
                  <wp:effectExtent l="0" t="0" r="25400" b="2984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249"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C0B42B" id="Straight Connector 18"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6.65pt,10.9pt" to="406.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" strokecolor="#292934 [3200]">
                  <o:lock v:ext="edit" shapetype="f"/>
                </v:line>
              </w:pict>
            </mc:Fallback>
          </mc:AlternateContent>
        </w:r>
      </w:del>
    </w:p>
    <w:p w14:paraId="585A9070" w14:textId="2E24AF62" w:rsidR="00A91F59" w:rsidDel="00317F55" w:rsidRDefault="00A91F59" w:rsidP="00A91F59">
      <w:pPr>
        <w:spacing w:after="0" w:line="480" w:lineRule="auto"/>
        <w:jc w:val="center"/>
        <w:rPr>
          <w:del w:id="3792" w:author="Client" w:date="2023-02-06T18:03:00Z"/>
          <w:rFonts w:ascii="Times New Roman" w:eastAsia="Times New Roman" w:hAnsi="Times New Roman"/>
          <w:b/>
          <w:bCs/>
          <w:color w:val="000000"/>
          <w:sz w:val="24"/>
          <w:szCs w:val="24"/>
        </w:rPr>
      </w:pPr>
      <w:del w:id="3793" w:author="Client" w:date="2023-02-06T18:03:00Z">
        <w:r w:rsidDel="00317F55">
          <w:rPr>
            <w:rFonts w:ascii="Times New Roman" w:hAnsi="Times New Roman"/>
            <w:noProof/>
            <w:sz w:val="24"/>
            <w:szCs w:val="24"/>
          </w:rPr>
          <w:delText>Jackielyn M. Cura                                                                    Mary Hope Aldiscimo        Gen. T. De Leon NHS                                                             Gen. T. De Leon NHS</w:delText>
        </w:r>
      </w:del>
    </w:p>
    <w:p w14:paraId="13D74EEF" w14:textId="50691A91" w:rsidR="00A91F59" w:rsidDel="00317F55" w:rsidRDefault="00A91F59">
      <w:pPr>
        <w:spacing w:after="0" w:line="480" w:lineRule="auto"/>
        <w:jc w:val="center"/>
        <w:rPr>
          <w:del w:id="3794" w:author="Client" w:date="2023-02-06T18:03:00Z"/>
          <w:rFonts w:ascii="Times New Roman" w:eastAsia="Times New Roman" w:hAnsi="Times New Roman"/>
          <w:b/>
          <w:bCs/>
          <w:color w:val="000000"/>
          <w:sz w:val="24"/>
          <w:szCs w:val="24"/>
        </w:rPr>
        <w:pPrChange w:id="3795" w:author="TEAM OFA DISKLESS SOLUTION" w:date="2023-01-26T22:26:00Z">
          <w:pPr>
            <w:spacing w:after="0" w:line="480" w:lineRule="auto"/>
            <w:jc w:val="both"/>
          </w:pPr>
        </w:pPrChange>
      </w:pPr>
    </w:p>
    <w:p w14:paraId="3CAA958B" w14:textId="6B2D0FF4" w:rsidR="00A91F59" w:rsidDel="00317F55" w:rsidRDefault="00A91F59">
      <w:pPr>
        <w:spacing w:after="0" w:line="480" w:lineRule="auto"/>
        <w:jc w:val="center"/>
        <w:rPr>
          <w:del w:id="3796" w:author="Client" w:date="2023-02-06T18:03:00Z"/>
          <w:rFonts w:ascii="Times New Roman" w:eastAsia="Times New Roman" w:hAnsi="Times New Roman"/>
          <w:b/>
          <w:bCs/>
          <w:color w:val="000000"/>
          <w:sz w:val="24"/>
          <w:szCs w:val="24"/>
        </w:rPr>
        <w:pPrChange w:id="3797" w:author="TEAM OFA DISKLESS SOLUTION" w:date="2023-01-26T22:30:00Z">
          <w:pPr>
            <w:spacing w:after="0" w:line="480" w:lineRule="auto"/>
            <w:jc w:val="both"/>
          </w:pPr>
        </w:pPrChange>
      </w:pPr>
    </w:p>
    <w:p w14:paraId="147A8740" w14:textId="3AC9F755" w:rsidR="009E5C7A" w:rsidDel="00317F55" w:rsidRDefault="009E5C7A">
      <w:pPr>
        <w:spacing w:after="0" w:line="480" w:lineRule="auto"/>
        <w:jc w:val="center"/>
        <w:rPr>
          <w:ins w:id="3798" w:author="Administrator" w:date="2023-01-30T12:33:00Z"/>
          <w:del w:id="3799" w:author="Client" w:date="2023-02-06T18:03:00Z"/>
          <w:rFonts w:ascii="Times New Roman" w:eastAsia="Times New Roman" w:hAnsi="Times New Roman"/>
          <w:b/>
          <w:bCs/>
          <w:color w:val="000000"/>
          <w:sz w:val="24"/>
          <w:szCs w:val="24"/>
        </w:rPr>
      </w:pPr>
    </w:p>
    <w:p w14:paraId="0A4A116E" w14:textId="4980F5BA" w:rsidR="00A91F59" w:rsidDel="00317F55" w:rsidRDefault="00A91F59">
      <w:pPr>
        <w:spacing w:after="0" w:line="480" w:lineRule="auto"/>
        <w:rPr>
          <w:del w:id="3800" w:author="Client" w:date="2023-02-06T18:03:00Z"/>
          <w:rFonts w:ascii="Times New Roman" w:eastAsia="Times New Roman" w:hAnsi="Times New Roman"/>
          <w:b/>
          <w:bCs/>
          <w:color w:val="000000"/>
          <w:sz w:val="24"/>
          <w:szCs w:val="24"/>
        </w:rPr>
        <w:pPrChange w:id="3801" w:author="Administrator" w:date="2023-01-30T12:48:00Z">
          <w:pPr>
            <w:spacing w:after="0" w:line="480" w:lineRule="auto"/>
            <w:jc w:val="center"/>
          </w:pPr>
        </w:pPrChange>
      </w:pPr>
      <w:del w:id="3802" w:author="Client" w:date="2023-02-06T18:03:00Z">
        <w:r w:rsidDel="00317F55">
          <w:rPr>
            <w:rFonts w:ascii="Times New Roman" w:eastAsia="Times New Roman" w:hAnsi="Times New Roman"/>
            <w:b/>
            <w:bCs/>
            <w:color w:val="000000"/>
            <w:sz w:val="24"/>
            <w:szCs w:val="24"/>
          </w:rPr>
          <w:delText>Appendix C</w:delText>
        </w:r>
      </w:del>
    </w:p>
    <w:p w14:paraId="408E4774" w14:textId="3AE69B29" w:rsidR="00A91F59" w:rsidDel="00317F55" w:rsidRDefault="00A91F59" w:rsidP="008313FB">
      <w:pPr>
        <w:spacing w:after="0" w:line="480" w:lineRule="auto"/>
        <w:jc w:val="center"/>
        <w:rPr>
          <w:del w:id="3803" w:author="Client" w:date="2023-02-06T18:03:00Z"/>
          <w:rFonts w:ascii="Times New Roman" w:eastAsia="Times New Roman" w:hAnsi="Times New Roman"/>
          <w:b/>
          <w:bCs/>
          <w:color w:val="000000"/>
          <w:sz w:val="24"/>
          <w:szCs w:val="24"/>
        </w:rPr>
      </w:pPr>
      <w:del w:id="3804" w:author="Client" w:date="2023-02-06T18:03:00Z">
        <w:r w:rsidDel="00317F55">
          <w:rPr>
            <w:rFonts w:ascii="Times New Roman" w:eastAsia="Times New Roman" w:hAnsi="Times New Roman"/>
            <w:b/>
            <w:bCs/>
            <w:color w:val="000000"/>
            <w:sz w:val="24"/>
            <w:szCs w:val="24"/>
          </w:rPr>
          <w:delText>Consent Letter</w:delText>
        </w:r>
      </w:del>
    </w:p>
    <w:p w14:paraId="3E5E08DC" w14:textId="67F9EEB1" w:rsidR="00A91F59" w:rsidDel="00317F55" w:rsidRDefault="00A91F59" w:rsidP="00A91F59">
      <w:pPr>
        <w:tabs>
          <w:tab w:val="left" w:pos="1290"/>
        </w:tabs>
        <w:spacing w:after="160" w:line="480" w:lineRule="auto"/>
        <w:jc w:val="center"/>
        <w:rPr>
          <w:del w:id="3805" w:author="Client" w:date="2023-02-06T18:03:00Z"/>
          <w:rFonts w:ascii="Times New Roman" w:eastAsia="Times New Roman" w:hAnsi="Times New Roman"/>
          <w:b/>
          <w:bCs/>
          <w:sz w:val="24"/>
          <w:szCs w:val="24"/>
          <w:lang w:val="en-PH"/>
        </w:rPr>
      </w:pPr>
      <w:del w:id="3806" w:author="Client" w:date="2023-02-06T18:03:00Z">
        <w:r w:rsidRPr="000B1D7A" w:rsidDel="00317F55">
          <w:rPr>
            <w:rFonts w:ascii="Times New Roman" w:eastAsia="Times New Roman" w:hAnsi="Times New Roman"/>
            <w:b/>
            <w:bCs/>
            <w:sz w:val="24"/>
            <w:szCs w:val="24"/>
            <w:lang w:val="en-PH"/>
          </w:rPr>
          <w:delText>Greetings!</w:delText>
        </w:r>
      </w:del>
    </w:p>
    <w:p w14:paraId="3886C168" w14:textId="2B42697E" w:rsidR="00A91F59" w:rsidRPr="00904F89" w:rsidDel="00317F55" w:rsidRDefault="00A91F59" w:rsidP="00A91F59">
      <w:pPr>
        <w:tabs>
          <w:tab w:val="left" w:pos="1290"/>
        </w:tabs>
        <w:spacing w:after="160" w:line="480" w:lineRule="auto"/>
        <w:jc w:val="both"/>
        <w:rPr>
          <w:del w:id="3807" w:author="Client" w:date="2023-02-06T18:03:00Z"/>
          <w:rFonts w:ascii="Times New Roman" w:eastAsia="Times New Roman" w:hAnsi="Times New Roman"/>
          <w:b/>
          <w:bCs/>
          <w:sz w:val="24"/>
          <w:szCs w:val="24"/>
          <w:lang w:val="en-PH"/>
        </w:rPr>
      </w:pPr>
      <w:del w:id="3808" w:author="Client" w:date="2023-02-06T18:03:00Z">
        <w:r w:rsidRPr="000B1D7A" w:rsidDel="00317F55">
          <w:rPr>
            <w:rFonts w:ascii="Times New Roman" w:eastAsia="Times New Roman" w:hAnsi="Times New Roman"/>
            <w:sz w:val="24"/>
            <w:szCs w:val="24"/>
            <w:lang w:val="en-PH"/>
          </w:rPr>
          <w:delText>The researcher would like to ask for permission to conduct a survey of teachers for pilot testing. This is in view of a study titled "The Importance of Business Innovation to Target Market." The purpose of the survey is to collec</w:delText>
        </w:r>
        <w:r w:rsidDel="00317F55">
          <w:rPr>
            <w:rFonts w:ascii="Times New Roman" w:eastAsia="Times New Roman" w:hAnsi="Times New Roman"/>
            <w:sz w:val="24"/>
            <w:szCs w:val="24"/>
            <w:lang w:val="en-PH"/>
          </w:rPr>
          <w:delText xml:space="preserve">t information that will help us </w:delText>
        </w:r>
        <w:r w:rsidRPr="000B1D7A" w:rsidDel="00317F55">
          <w:rPr>
            <w:rFonts w:ascii="Times New Roman" w:eastAsia="Times New Roman" w:hAnsi="Times New Roman"/>
            <w:sz w:val="24"/>
            <w:szCs w:val="24"/>
            <w:lang w:val="en-PH"/>
          </w:rPr>
          <w:delText>answer the questions raised in the survey.</w:delText>
        </w:r>
      </w:del>
    </w:p>
    <w:p w14:paraId="24B67253" w14:textId="7E259A96" w:rsidR="00A91F59" w:rsidRPr="000B1D7A" w:rsidDel="00317F55" w:rsidRDefault="00A91F59" w:rsidP="00A91F59">
      <w:pPr>
        <w:tabs>
          <w:tab w:val="left" w:pos="1290"/>
        </w:tabs>
        <w:spacing w:after="160" w:line="480" w:lineRule="auto"/>
        <w:jc w:val="both"/>
        <w:rPr>
          <w:del w:id="3809" w:author="Client" w:date="2023-02-06T18:03:00Z"/>
          <w:rFonts w:ascii="Times New Roman" w:eastAsia="Times New Roman" w:hAnsi="Times New Roman"/>
          <w:sz w:val="24"/>
          <w:szCs w:val="24"/>
          <w:lang w:val="en-PH"/>
        </w:rPr>
      </w:pPr>
      <w:del w:id="3810" w:author="Client" w:date="2023-02-06T18:03:00Z">
        <w:r w:rsidRPr="000B1D7A" w:rsidDel="00317F55">
          <w:rPr>
            <w:rFonts w:ascii="Times New Roman" w:eastAsia="Times New Roman" w:hAnsi="Times New Roman"/>
            <w:sz w:val="24"/>
            <w:szCs w:val="24"/>
            <w:lang w:val="en-PH"/>
          </w:rPr>
          <w:delText>All researchers would be grateful if you could approve our request. Thank you in advance for your consideration and support for this research.</w:delText>
        </w:r>
      </w:del>
    </w:p>
    <w:p w14:paraId="064C8ED5" w14:textId="7022319D" w:rsidR="00A91F59" w:rsidRPr="000B1D7A" w:rsidDel="00317F55" w:rsidRDefault="00A91F59" w:rsidP="00A91F59">
      <w:pPr>
        <w:tabs>
          <w:tab w:val="left" w:pos="1290"/>
        </w:tabs>
        <w:spacing w:after="160" w:line="480" w:lineRule="auto"/>
        <w:jc w:val="both"/>
        <w:rPr>
          <w:del w:id="3811" w:author="Client" w:date="2023-02-06T18:03:00Z"/>
          <w:rFonts w:ascii="Times New Roman" w:eastAsia="Times New Roman" w:hAnsi="Times New Roman"/>
          <w:b/>
          <w:bCs/>
          <w:sz w:val="24"/>
          <w:szCs w:val="24"/>
          <w:lang w:val="en-PH"/>
        </w:rPr>
      </w:pPr>
      <w:del w:id="3812" w:author="Client" w:date="2023-02-06T18:03:00Z">
        <w:r w:rsidRPr="000B1D7A" w:rsidDel="00317F55">
          <w:rPr>
            <w:rFonts w:ascii="Times New Roman" w:eastAsia="Times New Roman" w:hAnsi="Times New Roman"/>
            <w:b/>
            <w:bCs/>
            <w:sz w:val="24"/>
            <w:szCs w:val="24"/>
            <w:lang w:val="en-PH"/>
          </w:rPr>
          <w:delText>Sincerely yours,</w:delText>
        </w:r>
      </w:del>
    </w:p>
    <w:p w14:paraId="42102917" w14:textId="45DBEF21" w:rsidR="00A91F59" w:rsidRPr="000B1D7A" w:rsidDel="00317F55" w:rsidRDefault="00A91F59" w:rsidP="00A91F59">
      <w:pPr>
        <w:tabs>
          <w:tab w:val="left" w:pos="1290"/>
        </w:tabs>
        <w:spacing w:after="160" w:line="480" w:lineRule="auto"/>
        <w:jc w:val="both"/>
        <w:rPr>
          <w:del w:id="3813" w:author="Client" w:date="2023-02-06T18:03:00Z"/>
          <w:rFonts w:ascii="Times New Roman" w:eastAsia="Times New Roman" w:hAnsi="Times New Roman"/>
          <w:sz w:val="24"/>
          <w:szCs w:val="24"/>
          <w:lang w:val="en-PH"/>
        </w:rPr>
      </w:pPr>
      <w:del w:id="3814" w:author="Client" w:date="2023-02-06T18:03:00Z">
        <w:r w:rsidRPr="000B1D7A" w:rsidDel="00317F55">
          <w:rPr>
            <w:rFonts w:ascii="Times New Roman" w:eastAsia="Times New Roman" w:hAnsi="Times New Roman"/>
            <w:sz w:val="24"/>
            <w:szCs w:val="24"/>
            <w:lang w:val="en-PH"/>
          </w:rPr>
          <w:delText>The Researchers:</w:delText>
        </w:r>
      </w:del>
    </w:p>
    <w:p w14:paraId="40C9CAFD" w14:textId="7D6A564A" w:rsidR="00A91F59" w:rsidRPr="000B1D7A" w:rsidDel="00AE3CE1" w:rsidRDefault="00A91F59" w:rsidP="00A91F59">
      <w:pPr>
        <w:tabs>
          <w:tab w:val="left" w:pos="1290"/>
        </w:tabs>
        <w:spacing w:after="160" w:line="480" w:lineRule="auto"/>
        <w:jc w:val="both"/>
        <w:rPr>
          <w:del w:id="3815" w:author="Client" w:date="2023-01-30T16:36:00Z"/>
          <w:rFonts w:ascii="Times New Roman" w:eastAsia="Times New Roman" w:hAnsi="Times New Roman"/>
          <w:sz w:val="24"/>
          <w:szCs w:val="24"/>
          <w:lang w:val="en-PH"/>
        </w:rPr>
      </w:pPr>
      <w:del w:id="3816" w:author="Client" w:date="2023-01-30T16:36:00Z">
        <w:r w:rsidRPr="000B1D7A" w:rsidDel="00AE3CE1">
          <w:rPr>
            <w:rFonts w:ascii="Times New Roman" w:eastAsia="Times New Roman" w:hAnsi="Times New Roman"/>
            <w:sz w:val="24"/>
            <w:szCs w:val="24"/>
            <w:lang w:val="en-PH"/>
          </w:rPr>
          <w:delText>Casapao, Bryan D.</w:delText>
        </w:r>
      </w:del>
    </w:p>
    <w:p w14:paraId="150F8907" w14:textId="1ED89D56" w:rsidR="00A91F59" w:rsidRPr="000B1D7A" w:rsidDel="00317F55" w:rsidRDefault="00A91F59" w:rsidP="00A91F59">
      <w:pPr>
        <w:tabs>
          <w:tab w:val="left" w:pos="1290"/>
        </w:tabs>
        <w:spacing w:after="160" w:line="480" w:lineRule="auto"/>
        <w:jc w:val="both"/>
        <w:rPr>
          <w:del w:id="3817" w:author="Client" w:date="2023-02-06T18:03:00Z"/>
          <w:rFonts w:ascii="Times New Roman" w:eastAsia="Times New Roman" w:hAnsi="Times New Roman"/>
          <w:sz w:val="24"/>
          <w:szCs w:val="24"/>
          <w:lang w:val="en-PH"/>
        </w:rPr>
      </w:pPr>
      <w:del w:id="3818" w:author="Client" w:date="2023-02-06T18:03:00Z">
        <w:r w:rsidRPr="000B1D7A" w:rsidDel="00317F55">
          <w:rPr>
            <w:rFonts w:ascii="Times New Roman" w:eastAsia="Times New Roman" w:hAnsi="Times New Roman"/>
            <w:sz w:val="24"/>
            <w:szCs w:val="24"/>
            <w:lang w:val="en-PH"/>
          </w:rPr>
          <w:delText>Jamisola, Jhon Henrex G.</w:delText>
        </w:r>
      </w:del>
    </w:p>
    <w:p w14:paraId="10087BA8" w14:textId="09B964BB" w:rsidR="00A91F59" w:rsidRPr="000B1D7A" w:rsidDel="00317F55" w:rsidRDefault="00A91F59">
      <w:pPr>
        <w:tabs>
          <w:tab w:val="left" w:pos="1290"/>
        </w:tabs>
        <w:spacing w:after="160" w:line="480" w:lineRule="auto"/>
        <w:jc w:val="both"/>
        <w:rPr>
          <w:del w:id="3819" w:author="Client" w:date="2023-02-06T18:03:00Z"/>
          <w:rFonts w:ascii="Times New Roman" w:eastAsia="Times New Roman" w:hAnsi="Times New Roman"/>
          <w:sz w:val="24"/>
          <w:szCs w:val="24"/>
          <w:lang w:val="en-PH"/>
        </w:rPr>
      </w:pPr>
      <w:del w:id="3820" w:author="Client" w:date="2023-02-06T18:03:00Z">
        <w:r w:rsidRPr="000B1D7A" w:rsidDel="00317F55">
          <w:rPr>
            <w:rFonts w:ascii="Times New Roman" w:eastAsia="Times New Roman" w:hAnsi="Times New Roman"/>
            <w:sz w:val="24"/>
            <w:szCs w:val="24"/>
            <w:lang w:val="en-PH"/>
          </w:rPr>
          <w:delText>Rios, Arbhie</w:delText>
        </w:r>
      </w:del>
    </w:p>
    <w:p w14:paraId="307C92A8" w14:textId="224B409C" w:rsidR="00A91F59" w:rsidRPr="000B1D7A" w:rsidDel="00317F55" w:rsidRDefault="00A91F59">
      <w:pPr>
        <w:tabs>
          <w:tab w:val="left" w:pos="1290"/>
        </w:tabs>
        <w:spacing w:after="160" w:line="480" w:lineRule="auto"/>
        <w:jc w:val="both"/>
        <w:rPr>
          <w:del w:id="3821" w:author="Client" w:date="2023-02-06T18:03:00Z"/>
          <w:rFonts w:ascii="Times New Roman" w:eastAsia="Times New Roman" w:hAnsi="Times New Roman"/>
          <w:sz w:val="24"/>
          <w:szCs w:val="24"/>
          <w:lang w:val="en-PH"/>
        </w:rPr>
      </w:pPr>
      <w:del w:id="3822" w:author="Client" w:date="2023-02-06T18:03:00Z">
        <w:r w:rsidRPr="000B1D7A" w:rsidDel="00317F55">
          <w:rPr>
            <w:rFonts w:ascii="Times New Roman" w:eastAsia="Times New Roman" w:hAnsi="Times New Roman"/>
            <w:sz w:val="24"/>
            <w:szCs w:val="24"/>
            <w:lang w:val="en-PH"/>
          </w:rPr>
          <w:delText xml:space="preserve">Romero, Bryan S. </w:delText>
        </w:r>
      </w:del>
    </w:p>
    <w:p w14:paraId="3612FA78" w14:textId="341E06B9" w:rsidR="00A91F59" w:rsidRPr="000B1D7A" w:rsidDel="00317F55" w:rsidRDefault="00A91F59" w:rsidP="00A91F59">
      <w:pPr>
        <w:tabs>
          <w:tab w:val="left" w:pos="1290"/>
        </w:tabs>
        <w:spacing w:after="160" w:line="480" w:lineRule="auto"/>
        <w:jc w:val="center"/>
        <w:rPr>
          <w:del w:id="3823" w:author="Client" w:date="2023-02-06T18:03:00Z"/>
          <w:b/>
          <w:bCs/>
          <w:lang w:val="en-PH"/>
        </w:rPr>
      </w:pPr>
      <w:del w:id="3824" w:author="Client" w:date="2023-02-06T18:03:00Z">
        <w:r w:rsidDel="00317F55">
          <w:rPr>
            <w:noProof/>
          </w:rPr>
          <mc:AlternateContent>
            <mc:Choice Requires="wps">
              <w:drawing>
                <wp:anchor distT="0" distB="0" distL="114300" distR="114300" simplePos="0" relativeHeight="251672576" behindDoc="0" locked="0" layoutInCell="1" allowOverlap="1" wp14:anchorId="4B661B54" wp14:editId="2733426E">
                  <wp:simplePos x="0" y="0"/>
                  <wp:positionH relativeFrom="column">
                    <wp:posOffset>9525</wp:posOffset>
                  </wp:positionH>
                  <wp:positionV relativeFrom="paragraph">
                    <wp:posOffset>167640</wp:posOffset>
                  </wp:positionV>
                  <wp:extent cx="1485900" cy="0"/>
                  <wp:effectExtent l="0" t="0" r="0" b="0"/>
                  <wp:wrapNone/>
                  <wp:docPr id="2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859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7C8C38A" id="Straight Connector 6"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3.2pt" to="117.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" strokecolor="windowText" strokeweight=".5pt">
                  <v:stroke joinstyle="miter"/>
                  <o:lock v:ext="edit" shapetype="f"/>
                </v:line>
              </w:pict>
            </mc:Fallback>
          </mc:AlternateContent>
        </w:r>
        <w:r w:rsidDel="00317F55">
          <w:rPr>
            <w:noProof/>
          </w:rPr>
          <mc:AlternateContent>
            <mc:Choice Requires="wps">
              <w:drawing>
                <wp:anchor distT="4294967294" distB="4294967294" distL="114300" distR="114300" simplePos="0" relativeHeight="251673600" behindDoc="0" locked="0" layoutInCell="1" allowOverlap="1" wp14:anchorId="7488326D" wp14:editId="28036FD8">
                  <wp:simplePos x="0" y="0"/>
                  <wp:positionH relativeFrom="column">
                    <wp:posOffset>3505200</wp:posOffset>
                  </wp:positionH>
                  <wp:positionV relativeFrom="paragraph">
                    <wp:posOffset>182879</wp:posOffset>
                  </wp:positionV>
                  <wp:extent cx="1724025" cy="0"/>
                  <wp:effectExtent l="0" t="0" r="9525" b="0"/>
                  <wp:wrapNone/>
                  <wp:docPr id="2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40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80349DA" id="Straight Connector 7"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6pt,14.4pt" to="411.7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" strokecolor="windowText" strokeweight=".5pt">
                  <v:stroke joinstyle="miter"/>
                  <o:lock v:ext="edit" shapetype="f"/>
                </v:line>
              </w:pict>
            </mc:Fallback>
          </mc:AlternateContent>
        </w:r>
        <w:r w:rsidRPr="000B1D7A" w:rsidDel="00317F55">
          <w:rPr>
            <w:rFonts w:ascii="Times New Roman" w:eastAsia="Times New Roman" w:hAnsi="Times New Roman"/>
            <w:sz w:val="24"/>
            <w:szCs w:val="24"/>
            <w:lang w:val="en-PH"/>
          </w:rPr>
          <w:delText>Approved by:</w:delText>
        </w:r>
      </w:del>
    </w:p>
    <w:p w14:paraId="111F935B" w14:textId="7031FD09" w:rsidR="00A91F59" w:rsidRPr="000B1D7A" w:rsidDel="00317F55" w:rsidRDefault="00A91F59" w:rsidP="00A91F59">
      <w:pPr>
        <w:tabs>
          <w:tab w:val="left" w:pos="1290"/>
        </w:tabs>
        <w:spacing w:after="160" w:line="480" w:lineRule="auto"/>
        <w:rPr>
          <w:del w:id="3825" w:author="Client" w:date="2023-02-06T18:03:00Z"/>
          <w:rFonts w:ascii="Times New Roman" w:hAnsi="Times New Roman"/>
          <w:noProof/>
          <w:sz w:val="24"/>
          <w:szCs w:val="24"/>
          <w:lang w:val="en-PH"/>
        </w:rPr>
      </w:pPr>
      <w:del w:id="3826" w:author="Client" w:date="2023-02-06T18:03:00Z">
        <w:r w:rsidDel="00317F55">
          <w:rPr>
            <w:rFonts w:ascii="Times New Roman" w:hAnsi="Times New Roman"/>
            <w:noProof/>
            <w:sz w:val="24"/>
            <w:szCs w:val="24"/>
            <w:lang w:val="en-PH"/>
          </w:rPr>
          <w:delText xml:space="preserve">  </w:delText>
        </w:r>
        <w:r w:rsidRPr="000B1D7A" w:rsidDel="00317F55">
          <w:rPr>
            <w:rFonts w:ascii="Times New Roman" w:hAnsi="Times New Roman"/>
            <w:noProof/>
            <w:sz w:val="24"/>
            <w:szCs w:val="24"/>
            <w:lang w:val="en-PH"/>
          </w:rPr>
          <w:delText xml:space="preserve">Dr. Jaime Boy Alegre                                           </w:delText>
        </w:r>
        <w:r w:rsidDel="00317F55">
          <w:rPr>
            <w:rFonts w:ascii="Times New Roman" w:hAnsi="Times New Roman"/>
            <w:noProof/>
            <w:sz w:val="24"/>
            <w:szCs w:val="24"/>
            <w:lang w:val="en-PH"/>
          </w:rPr>
          <w:delText xml:space="preserve"> </w:delText>
        </w:r>
        <w:r w:rsidRPr="000B1D7A" w:rsidDel="00317F55">
          <w:rPr>
            <w:rFonts w:ascii="Times New Roman" w:hAnsi="Times New Roman"/>
            <w:noProof/>
            <w:sz w:val="24"/>
            <w:szCs w:val="24"/>
            <w:lang w:val="en-PH"/>
          </w:rPr>
          <w:delText xml:space="preserve">   </w:delText>
        </w:r>
        <w:r w:rsidDel="00317F55">
          <w:rPr>
            <w:rFonts w:ascii="Times New Roman" w:hAnsi="Times New Roman"/>
            <w:noProof/>
            <w:sz w:val="24"/>
            <w:szCs w:val="24"/>
            <w:lang w:val="en-PH"/>
          </w:rPr>
          <w:delText xml:space="preserve">         </w:delText>
        </w:r>
        <w:r w:rsidRPr="000B1D7A" w:rsidDel="00317F55">
          <w:rPr>
            <w:rFonts w:ascii="Times New Roman" w:hAnsi="Times New Roman"/>
            <w:noProof/>
            <w:sz w:val="24"/>
            <w:szCs w:val="24"/>
            <w:lang w:val="en-PH"/>
          </w:rPr>
          <w:delText>Dr. Ramona A. Villanueva</w:delText>
        </w:r>
      </w:del>
    </w:p>
    <w:p w14:paraId="0364C1A9" w14:textId="79E1D562" w:rsidR="00A91F59" w:rsidRPr="00113DED" w:rsidDel="00AE3CE1" w:rsidRDefault="00A91F59" w:rsidP="00A91F59">
      <w:pPr>
        <w:tabs>
          <w:tab w:val="left" w:pos="923"/>
        </w:tabs>
        <w:spacing w:line="480" w:lineRule="auto"/>
        <w:jc w:val="both"/>
        <w:rPr>
          <w:del w:id="3827" w:author="Client" w:date="2023-01-30T16:37:00Z"/>
          <w:rFonts w:ascii="Times New Roman" w:hAnsi="Times New Roman"/>
          <w:sz w:val="24"/>
          <w:szCs w:val="24"/>
        </w:rPr>
      </w:pPr>
      <w:del w:id="3828" w:author="Client" w:date="2023-02-06T18:03:00Z">
        <w:r w:rsidRPr="000B1D7A" w:rsidDel="00317F55">
          <w:rPr>
            <w:rFonts w:ascii="Times New Roman" w:hAnsi="Times New Roman"/>
            <w:noProof/>
            <w:sz w:val="24"/>
            <w:szCs w:val="24"/>
            <w:lang w:val="en-PH"/>
          </w:rPr>
          <w:delText xml:space="preserve">   </w:delText>
        </w:r>
        <w:r w:rsidRPr="000B1D7A" w:rsidDel="00317F55">
          <w:rPr>
            <w:rFonts w:ascii="Times New Roman" w:hAnsi="Times New Roman"/>
            <w:b/>
            <w:bCs/>
            <w:noProof/>
            <w:sz w:val="24"/>
            <w:szCs w:val="24"/>
            <w:lang w:val="en-PH"/>
          </w:rPr>
          <w:delText xml:space="preserve">Research Adviser                                                          </w:delText>
        </w:r>
        <w:r w:rsidDel="00317F55">
          <w:rPr>
            <w:rFonts w:ascii="Times New Roman" w:hAnsi="Times New Roman"/>
            <w:b/>
            <w:bCs/>
            <w:noProof/>
            <w:sz w:val="24"/>
            <w:szCs w:val="24"/>
            <w:lang w:val="en-PH"/>
          </w:rPr>
          <w:delText xml:space="preserve">        </w:delText>
        </w:r>
        <w:r w:rsidRPr="000B1D7A" w:rsidDel="00317F55">
          <w:rPr>
            <w:rFonts w:ascii="Times New Roman" w:hAnsi="Times New Roman"/>
            <w:b/>
            <w:bCs/>
            <w:noProof/>
            <w:sz w:val="24"/>
            <w:szCs w:val="24"/>
            <w:lang w:val="en-PH"/>
          </w:rPr>
          <w:delText>SHS Focal Person</w:delText>
        </w:r>
        <w:r w:rsidDel="00317F55">
          <w:rPr>
            <w:rFonts w:ascii="Times New Roman" w:hAnsi="Times New Roman"/>
            <w:noProof/>
            <w:sz w:val="24"/>
            <w:szCs w:val="24"/>
          </w:rPr>
          <mc:AlternateContent>
            <mc:Choice Requires="wps">
              <w:drawing>
                <wp:anchor distT="4294967293" distB="4294967293" distL="114300" distR="114300" simplePos="0" relativeHeight="251670528" behindDoc="0" locked="0" layoutInCell="1" allowOverlap="1" wp14:anchorId="26E668D8" wp14:editId="7050E2DC">
                  <wp:simplePos x="0" y="0"/>
                  <wp:positionH relativeFrom="column">
                    <wp:posOffset>5717540</wp:posOffset>
                  </wp:positionH>
                  <wp:positionV relativeFrom="paragraph">
                    <wp:posOffset>9575164</wp:posOffset>
                  </wp:positionV>
                  <wp:extent cx="1133475" cy="0"/>
                  <wp:effectExtent l="0" t="0" r="9525"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33475" cy="0"/>
                          </a:xfrm>
                          <a:prstGeom prst="line">
                            <a:avLst/>
                          </a:prstGeom>
                          <a:noFill/>
                          <a:ln w="25400">
                            <a:solidFill>
                              <a:srgbClr val="C00000"/>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31F02CFF" id="Straight Connector 26" o:spid="_x0000_s1026" style="position:absolute;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450.2pt,753.95pt" to="539.4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" strokecolor="#c00000" strokeweight="2pt">
                  <o:lock v:ext="edit" shapetype="f"/>
                </v:line>
              </w:pict>
            </mc:Fallback>
          </mc:AlternateContent>
        </w:r>
        <w:r w:rsidDel="00317F55">
          <w:rPr>
            <w:rFonts w:ascii="Times New Roman" w:hAnsi="Times New Roman"/>
            <w:noProof/>
            <w:sz w:val="24"/>
            <w:szCs w:val="24"/>
          </w:rPr>
          <mc:AlternateContent>
            <mc:Choice Requires="wps">
              <w:drawing>
                <wp:anchor distT="4294967293" distB="4294967293" distL="114300" distR="114300" simplePos="0" relativeHeight="251671552" behindDoc="0" locked="0" layoutInCell="1" allowOverlap="1" wp14:anchorId="6A1BFB32" wp14:editId="4E808EF2">
                  <wp:simplePos x="0" y="0"/>
                  <wp:positionH relativeFrom="column">
                    <wp:posOffset>5717540</wp:posOffset>
                  </wp:positionH>
                  <wp:positionV relativeFrom="paragraph">
                    <wp:posOffset>8525509</wp:posOffset>
                  </wp:positionV>
                  <wp:extent cx="1082040" cy="0"/>
                  <wp:effectExtent l="0" t="0" r="3810" b="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82040" cy="0"/>
                          </a:xfrm>
                          <a:prstGeom prst="line">
                            <a:avLst/>
                          </a:prstGeom>
                          <a:noFill/>
                          <a:ln w="25400">
                            <a:solidFill>
                              <a:srgbClr val="C00000"/>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5A77EAEF" id="Straight Connector 28" o:spid="_x0000_s1026" style="position:absolute;z-index:2516715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450.2pt,671.3pt" to="535.4pt,6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" strokecolor="#c00000" strokeweight="2pt">
                  <o:lock v:ext="edit" shapetype="f"/>
                </v:line>
              </w:pict>
            </mc:Fallback>
          </mc:AlternateContent>
        </w:r>
      </w:del>
    </w:p>
    <w:p w14:paraId="2E304FEF" w14:textId="0E7747CA" w:rsidR="00AE3CE1" w:rsidRDefault="00AE3CE1" w:rsidP="003874A2">
      <w:pPr>
        <w:spacing w:after="0" w:line="480" w:lineRule="auto"/>
        <w:jc w:val="center"/>
        <w:rPr>
          <w:ins w:id="3829" w:author="Client" w:date="2023-01-30T16:37:00Z"/>
          <w:rFonts w:ascii="Times New Roman" w:eastAsia="Times New Roman" w:hAnsi="Times New Roman"/>
          <w:b/>
          <w:bCs/>
          <w:color w:val="000000"/>
          <w:sz w:val="24"/>
          <w:szCs w:val="24"/>
        </w:rPr>
      </w:pPr>
    </w:p>
    <w:p w14:paraId="1109BA32" w14:textId="77777777" w:rsidR="00AE3CE1" w:rsidRPr="00ED36A5" w:rsidDel="00702B9E" w:rsidRDefault="00AE3CE1">
      <w:pPr>
        <w:pStyle w:val="Heading2"/>
        <w:numPr>
          <w:ilvl w:val="0"/>
          <w:numId w:val="0"/>
        </w:numPr>
        <w:ind w:left="576" w:hanging="576"/>
        <w:rPr>
          <w:del w:id="3830" w:author="REX'S BRIEKS ARCHIE RHON'S" w:date="2023-02-08T05:58:00Z"/>
          <w:rFonts w:ascii="Times New Roman" w:hAnsi="Times New Roman"/>
          <w:b w:val="0"/>
          <w:bCs w:val="0"/>
          <w:sz w:val="24"/>
          <w:szCs w:val="24"/>
          <w:rPrChange w:id="3831" w:author="Client" w:date="2023-02-10T00:33:00Z">
            <w:rPr>
              <w:del w:id="3832" w:author="REX'S BRIEKS ARCHIE RHON'S" w:date="2023-02-08T05:58:00Z"/>
              <w:b/>
              <w:bCs/>
            </w:rPr>
          </w:rPrChange>
        </w:rPr>
        <w:pPrChange w:id="3833" w:author="Client" w:date="2023-02-10T00:33:00Z">
          <w:pPr>
            <w:spacing w:after="0" w:line="480" w:lineRule="auto"/>
            <w:jc w:val="center"/>
          </w:pPr>
        </w:pPrChange>
      </w:pPr>
    </w:p>
    <w:p w14:paraId="0F6FC975" w14:textId="40B620FA" w:rsidR="00A91F59" w:rsidRPr="00ED36A5" w:rsidDel="00953458" w:rsidRDefault="00A91F59">
      <w:pPr>
        <w:pStyle w:val="Heading2"/>
        <w:numPr>
          <w:ilvl w:val="0"/>
          <w:numId w:val="0"/>
        </w:numPr>
        <w:ind w:left="576" w:hanging="576"/>
        <w:rPr>
          <w:del w:id="3834" w:author="TEAM OFA DISKLESS SOLUTION" w:date="2023-01-27T23:04:00Z"/>
          <w:rFonts w:ascii="Times New Roman" w:hAnsi="Times New Roman"/>
          <w:b w:val="0"/>
          <w:bCs w:val="0"/>
          <w:sz w:val="24"/>
          <w:szCs w:val="24"/>
          <w:rPrChange w:id="3835" w:author="Client" w:date="2023-02-10T00:33:00Z">
            <w:rPr>
              <w:del w:id="3836" w:author="TEAM OFA DISKLESS SOLUTION" w:date="2023-01-27T23:04:00Z"/>
              <w:b/>
              <w:bCs/>
            </w:rPr>
          </w:rPrChange>
        </w:rPr>
        <w:pPrChange w:id="3837" w:author="Client" w:date="2023-02-10T00:33:00Z">
          <w:pPr>
            <w:spacing w:after="0" w:line="480" w:lineRule="auto"/>
            <w:jc w:val="both"/>
          </w:pPr>
        </w:pPrChange>
      </w:pPr>
    </w:p>
    <w:p w14:paraId="11930F5D" w14:textId="261BDD08" w:rsidR="00A91F59" w:rsidRPr="00ED36A5" w:rsidDel="00953458" w:rsidRDefault="00A91F59">
      <w:pPr>
        <w:pStyle w:val="Heading2"/>
        <w:numPr>
          <w:ilvl w:val="0"/>
          <w:numId w:val="0"/>
        </w:numPr>
        <w:ind w:left="576" w:hanging="576"/>
        <w:rPr>
          <w:del w:id="3838" w:author="TEAM OFA DISKLESS SOLUTION" w:date="2023-01-27T23:04:00Z"/>
          <w:rFonts w:ascii="Times New Roman" w:hAnsi="Times New Roman"/>
          <w:b w:val="0"/>
          <w:bCs w:val="0"/>
          <w:sz w:val="24"/>
          <w:szCs w:val="24"/>
          <w:rPrChange w:id="3839" w:author="Client" w:date="2023-02-10T00:33:00Z">
            <w:rPr>
              <w:del w:id="3840" w:author="TEAM OFA DISKLESS SOLUTION" w:date="2023-01-27T23:04:00Z"/>
              <w:b/>
              <w:bCs/>
            </w:rPr>
          </w:rPrChange>
        </w:rPr>
        <w:pPrChange w:id="3841" w:author="Client" w:date="2023-02-10T00:33:00Z">
          <w:pPr>
            <w:spacing w:after="0" w:line="480" w:lineRule="auto"/>
            <w:jc w:val="both"/>
          </w:pPr>
        </w:pPrChange>
      </w:pPr>
    </w:p>
    <w:p w14:paraId="46F3C8BF" w14:textId="15FB36F4" w:rsidR="00A91F59" w:rsidRPr="00ED36A5" w:rsidDel="00953458" w:rsidRDefault="00A91F59">
      <w:pPr>
        <w:pStyle w:val="Heading2"/>
        <w:numPr>
          <w:ilvl w:val="0"/>
          <w:numId w:val="0"/>
        </w:numPr>
        <w:ind w:left="576" w:hanging="576"/>
        <w:rPr>
          <w:del w:id="3842" w:author="TEAM OFA DISKLESS SOLUTION" w:date="2023-01-27T23:04:00Z"/>
          <w:rFonts w:ascii="Times New Roman" w:hAnsi="Times New Roman"/>
          <w:b w:val="0"/>
          <w:bCs w:val="0"/>
          <w:sz w:val="24"/>
          <w:szCs w:val="24"/>
          <w:rPrChange w:id="3843" w:author="Client" w:date="2023-02-10T00:33:00Z">
            <w:rPr>
              <w:del w:id="3844" w:author="TEAM OFA DISKLESS SOLUTION" w:date="2023-01-27T23:04:00Z"/>
              <w:b/>
              <w:bCs/>
            </w:rPr>
          </w:rPrChange>
        </w:rPr>
        <w:pPrChange w:id="3845" w:author="Client" w:date="2023-02-10T00:33:00Z">
          <w:pPr>
            <w:spacing w:after="0" w:line="480" w:lineRule="auto"/>
            <w:jc w:val="both"/>
          </w:pPr>
        </w:pPrChange>
      </w:pPr>
    </w:p>
    <w:p w14:paraId="642CF758" w14:textId="6177E736" w:rsidR="00A91F59" w:rsidRPr="00ED36A5" w:rsidDel="00953458" w:rsidRDefault="00A91F59">
      <w:pPr>
        <w:pStyle w:val="Heading2"/>
        <w:numPr>
          <w:ilvl w:val="0"/>
          <w:numId w:val="0"/>
        </w:numPr>
        <w:ind w:left="576" w:hanging="576"/>
        <w:rPr>
          <w:del w:id="3846" w:author="TEAM OFA DISKLESS SOLUTION" w:date="2023-01-27T23:04:00Z"/>
          <w:rFonts w:ascii="Times New Roman" w:hAnsi="Times New Roman"/>
          <w:b w:val="0"/>
          <w:bCs w:val="0"/>
          <w:sz w:val="24"/>
          <w:szCs w:val="24"/>
          <w:rPrChange w:id="3847" w:author="Client" w:date="2023-02-10T00:33:00Z">
            <w:rPr>
              <w:del w:id="3848" w:author="TEAM OFA DISKLESS SOLUTION" w:date="2023-01-27T23:04:00Z"/>
              <w:b/>
              <w:bCs/>
            </w:rPr>
          </w:rPrChange>
        </w:rPr>
        <w:pPrChange w:id="3849" w:author="Client" w:date="2023-02-10T00:33:00Z">
          <w:pPr>
            <w:spacing w:after="0" w:line="480" w:lineRule="auto"/>
            <w:jc w:val="both"/>
          </w:pPr>
        </w:pPrChange>
      </w:pPr>
    </w:p>
    <w:p w14:paraId="713067DF" w14:textId="4FEDE1C7" w:rsidR="00A91F59" w:rsidRPr="00ED36A5" w:rsidDel="00953458" w:rsidRDefault="00A91F59">
      <w:pPr>
        <w:pStyle w:val="Heading2"/>
        <w:numPr>
          <w:ilvl w:val="0"/>
          <w:numId w:val="0"/>
        </w:numPr>
        <w:ind w:left="576" w:hanging="576"/>
        <w:rPr>
          <w:del w:id="3850" w:author="TEAM OFA DISKLESS SOLUTION" w:date="2023-01-27T23:04:00Z"/>
          <w:rFonts w:ascii="Times New Roman" w:hAnsi="Times New Roman"/>
          <w:b w:val="0"/>
          <w:bCs w:val="0"/>
          <w:sz w:val="24"/>
          <w:szCs w:val="24"/>
          <w:rPrChange w:id="3851" w:author="Client" w:date="2023-02-10T00:33:00Z">
            <w:rPr>
              <w:del w:id="3852" w:author="TEAM OFA DISKLESS SOLUTION" w:date="2023-01-27T23:04:00Z"/>
              <w:b/>
              <w:bCs/>
            </w:rPr>
          </w:rPrChange>
        </w:rPr>
        <w:pPrChange w:id="3853" w:author="Client" w:date="2023-02-10T00:33:00Z">
          <w:pPr>
            <w:spacing w:after="0" w:line="480" w:lineRule="auto"/>
            <w:jc w:val="both"/>
          </w:pPr>
        </w:pPrChange>
      </w:pPr>
    </w:p>
    <w:p w14:paraId="397D0BC9" w14:textId="73FB5CFE" w:rsidR="00A91F59" w:rsidRPr="00ED36A5" w:rsidDel="00953458" w:rsidRDefault="00A91F59">
      <w:pPr>
        <w:pStyle w:val="Heading2"/>
        <w:numPr>
          <w:ilvl w:val="0"/>
          <w:numId w:val="0"/>
        </w:numPr>
        <w:ind w:left="576" w:hanging="576"/>
        <w:rPr>
          <w:del w:id="3854" w:author="TEAM OFA DISKLESS SOLUTION" w:date="2023-01-27T23:04:00Z"/>
          <w:rFonts w:ascii="Times New Roman" w:hAnsi="Times New Roman"/>
          <w:b w:val="0"/>
          <w:bCs w:val="0"/>
          <w:sz w:val="24"/>
          <w:szCs w:val="24"/>
          <w:rPrChange w:id="3855" w:author="Client" w:date="2023-02-10T00:33:00Z">
            <w:rPr>
              <w:del w:id="3856" w:author="TEAM OFA DISKLESS SOLUTION" w:date="2023-01-27T23:04:00Z"/>
              <w:b/>
              <w:bCs/>
            </w:rPr>
          </w:rPrChange>
        </w:rPr>
        <w:pPrChange w:id="3857" w:author="Client" w:date="2023-02-10T00:33:00Z">
          <w:pPr>
            <w:spacing w:after="0" w:line="480" w:lineRule="auto"/>
            <w:jc w:val="both"/>
          </w:pPr>
        </w:pPrChange>
      </w:pPr>
    </w:p>
    <w:p w14:paraId="546BDFCD" w14:textId="0D2B63FA" w:rsidR="00A91F59" w:rsidRPr="00ED36A5" w:rsidDel="00953458" w:rsidRDefault="00A91F59">
      <w:pPr>
        <w:pStyle w:val="Heading2"/>
        <w:numPr>
          <w:ilvl w:val="0"/>
          <w:numId w:val="0"/>
        </w:numPr>
        <w:ind w:left="576" w:hanging="576"/>
        <w:rPr>
          <w:del w:id="3858" w:author="TEAM OFA DISKLESS SOLUTION" w:date="2023-01-27T23:04:00Z"/>
          <w:rFonts w:ascii="Times New Roman" w:hAnsi="Times New Roman"/>
          <w:b w:val="0"/>
          <w:bCs w:val="0"/>
          <w:sz w:val="24"/>
          <w:szCs w:val="24"/>
          <w:rPrChange w:id="3859" w:author="Client" w:date="2023-02-10T00:33:00Z">
            <w:rPr>
              <w:del w:id="3860" w:author="TEAM OFA DISKLESS SOLUTION" w:date="2023-01-27T23:04:00Z"/>
              <w:b/>
              <w:bCs/>
            </w:rPr>
          </w:rPrChange>
        </w:rPr>
        <w:pPrChange w:id="3861" w:author="Client" w:date="2023-02-10T00:33:00Z">
          <w:pPr>
            <w:spacing w:after="0" w:line="480" w:lineRule="auto"/>
            <w:jc w:val="both"/>
          </w:pPr>
        </w:pPrChange>
      </w:pPr>
    </w:p>
    <w:p w14:paraId="7FE6501A" w14:textId="54A73048" w:rsidR="00A91F59" w:rsidRPr="00ED36A5" w:rsidDel="00953458" w:rsidRDefault="00A91F59">
      <w:pPr>
        <w:pStyle w:val="Heading2"/>
        <w:numPr>
          <w:ilvl w:val="0"/>
          <w:numId w:val="0"/>
        </w:numPr>
        <w:ind w:left="576" w:hanging="576"/>
        <w:rPr>
          <w:del w:id="3862" w:author="TEAM OFA DISKLESS SOLUTION" w:date="2023-01-27T23:04:00Z"/>
          <w:rFonts w:ascii="Times New Roman" w:hAnsi="Times New Roman"/>
          <w:b w:val="0"/>
          <w:bCs w:val="0"/>
          <w:sz w:val="24"/>
          <w:szCs w:val="24"/>
          <w:rPrChange w:id="3863" w:author="Client" w:date="2023-02-10T00:33:00Z">
            <w:rPr>
              <w:del w:id="3864" w:author="TEAM OFA DISKLESS SOLUTION" w:date="2023-01-27T23:04:00Z"/>
              <w:b/>
              <w:bCs/>
            </w:rPr>
          </w:rPrChange>
        </w:rPr>
        <w:pPrChange w:id="3865" w:author="Client" w:date="2023-02-10T00:33:00Z">
          <w:pPr>
            <w:spacing w:after="0" w:line="480" w:lineRule="auto"/>
            <w:jc w:val="both"/>
          </w:pPr>
        </w:pPrChange>
      </w:pPr>
    </w:p>
    <w:p w14:paraId="345C4DE1" w14:textId="2CF4186B" w:rsidR="00A91F59" w:rsidRPr="00ED36A5" w:rsidDel="00953458" w:rsidRDefault="00A91F59">
      <w:pPr>
        <w:pStyle w:val="Heading2"/>
        <w:numPr>
          <w:ilvl w:val="0"/>
          <w:numId w:val="0"/>
        </w:numPr>
        <w:ind w:left="576" w:hanging="576"/>
        <w:rPr>
          <w:del w:id="3866" w:author="TEAM OFA DISKLESS SOLUTION" w:date="2023-01-27T23:04:00Z"/>
          <w:rFonts w:ascii="Times New Roman" w:hAnsi="Times New Roman"/>
          <w:b w:val="0"/>
          <w:bCs w:val="0"/>
          <w:sz w:val="24"/>
          <w:szCs w:val="24"/>
          <w:rPrChange w:id="3867" w:author="Client" w:date="2023-02-10T00:33:00Z">
            <w:rPr>
              <w:del w:id="3868" w:author="TEAM OFA DISKLESS SOLUTION" w:date="2023-01-27T23:04:00Z"/>
              <w:b/>
              <w:bCs/>
            </w:rPr>
          </w:rPrChange>
        </w:rPr>
        <w:pPrChange w:id="3869" w:author="Client" w:date="2023-02-10T00:33:00Z">
          <w:pPr>
            <w:spacing w:after="0" w:line="480" w:lineRule="auto"/>
            <w:jc w:val="both"/>
          </w:pPr>
        </w:pPrChange>
      </w:pPr>
    </w:p>
    <w:p w14:paraId="22CE40F7" w14:textId="2B5987AE" w:rsidR="00A91F59" w:rsidRPr="00ED36A5" w:rsidDel="00953458" w:rsidRDefault="00A91F59">
      <w:pPr>
        <w:pStyle w:val="Heading2"/>
        <w:numPr>
          <w:ilvl w:val="0"/>
          <w:numId w:val="0"/>
        </w:numPr>
        <w:ind w:left="576" w:hanging="576"/>
        <w:rPr>
          <w:del w:id="3870" w:author="TEAM OFA DISKLESS SOLUTION" w:date="2023-01-27T23:04:00Z"/>
          <w:rFonts w:ascii="Times New Roman" w:hAnsi="Times New Roman"/>
          <w:b w:val="0"/>
          <w:bCs w:val="0"/>
          <w:sz w:val="24"/>
          <w:szCs w:val="24"/>
          <w:rPrChange w:id="3871" w:author="Client" w:date="2023-02-10T00:33:00Z">
            <w:rPr>
              <w:del w:id="3872" w:author="TEAM OFA DISKLESS SOLUTION" w:date="2023-01-27T23:04:00Z"/>
              <w:b/>
              <w:bCs/>
            </w:rPr>
          </w:rPrChange>
        </w:rPr>
        <w:pPrChange w:id="3873" w:author="Client" w:date="2023-02-10T00:33:00Z">
          <w:pPr>
            <w:spacing w:after="0" w:line="480" w:lineRule="auto"/>
            <w:jc w:val="both"/>
          </w:pPr>
        </w:pPrChange>
      </w:pPr>
    </w:p>
    <w:p w14:paraId="6F442E45" w14:textId="24B6EAA4" w:rsidR="00A91F59" w:rsidRPr="00ED36A5" w:rsidDel="00953458" w:rsidRDefault="00A91F59">
      <w:pPr>
        <w:pStyle w:val="Heading2"/>
        <w:numPr>
          <w:ilvl w:val="0"/>
          <w:numId w:val="0"/>
        </w:numPr>
        <w:ind w:left="576" w:hanging="576"/>
        <w:rPr>
          <w:del w:id="3874" w:author="TEAM OFA DISKLESS SOLUTION" w:date="2023-01-27T23:04:00Z"/>
          <w:rFonts w:ascii="Times New Roman" w:hAnsi="Times New Roman"/>
          <w:b w:val="0"/>
          <w:bCs w:val="0"/>
          <w:sz w:val="24"/>
          <w:szCs w:val="24"/>
          <w:rPrChange w:id="3875" w:author="Client" w:date="2023-02-10T00:33:00Z">
            <w:rPr>
              <w:del w:id="3876" w:author="TEAM OFA DISKLESS SOLUTION" w:date="2023-01-27T23:04:00Z"/>
              <w:b/>
              <w:bCs/>
            </w:rPr>
          </w:rPrChange>
        </w:rPr>
        <w:pPrChange w:id="3877" w:author="Client" w:date="2023-02-10T00:33:00Z">
          <w:pPr>
            <w:spacing w:after="0" w:line="480" w:lineRule="auto"/>
            <w:jc w:val="both"/>
          </w:pPr>
        </w:pPrChange>
      </w:pPr>
    </w:p>
    <w:p w14:paraId="40BEB2A6" w14:textId="1854538C" w:rsidR="00A91F59" w:rsidRPr="00ED36A5" w:rsidDel="00953458" w:rsidRDefault="00A91F59">
      <w:pPr>
        <w:pStyle w:val="Heading2"/>
        <w:numPr>
          <w:ilvl w:val="0"/>
          <w:numId w:val="0"/>
        </w:numPr>
        <w:ind w:left="576" w:hanging="576"/>
        <w:rPr>
          <w:del w:id="3878" w:author="TEAM OFA DISKLESS SOLUTION" w:date="2023-01-27T23:04:00Z"/>
          <w:rFonts w:ascii="Times New Roman" w:hAnsi="Times New Roman"/>
          <w:b w:val="0"/>
          <w:bCs w:val="0"/>
          <w:sz w:val="24"/>
          <w:szCs w:val="24"/>
          <w:rPrChange w:id="3879" w:author="Client" w:date="2023-02-10T00:33:00Z">
            <w:rPr>
              <w:del w:id="3880" w:author="TEAM OFA DISKLESS SOLUTION" w:date="2023-01-27T23:04:00Z"/>
              <w:b/>
              <w:bCs/>
            </w:rPr>
          </w:rPrChange>
        </w:rPr>
        <w:pPrChange w:id="3881" w:author="Client" w:date="2023-02-10T00:33:00Z">
          <w:pPr>
            <w:spacing w:after="0" w:line="480" w:lineRule="auto"/>
            <w:jc w:val="both"/>
          </w:pPr>
        </w:pPrChange>
      </w:pPr>
    </w:p>
    <w:p w14:paraId="27921D67" w14:textId="7615DDA6" w:rsidR="00A91F59" w:rsidRPr="00ED36A5" w:rsidDel="00953458" w:rsidRDefault="00A91F59">
      <w:pPr>
        <w:pStyle w:val="Heading2"/>
        <w:numPr>
          <w:ilvl w:val="0"/>
          <w:numId w:val="0"/>
        </w:numPr>
        <w:ind w:left="576" w:hanging="576"/>
        <w:rPr>
          <w:del w:id="3882" w:author="TEAM OFA DISKLESS SOLUTION" w:date="2023-01-27T23:04:00Z"/>
          <w:rFonts w:ascii="Times New Roman" w:hAnsi="Times New Roman"/>
          <w:b w:val="0"/>
          <w:bCs w:val="0"/>
          <w:sz w:val="24"/>
          <w:szCs w:val="24"/>
          <w:rPrChange w:id="3883" w:author="Client" w:date="2023-02-10T00:33:00Z">
            <w:rPr>
              <w:del w:id="3884" w:author="TEAM OFA DISKLESS SOLUTION" w:date="2023-01-27T23:04:00Z"/>
              <w:b/>
              <w:bCs/>
            </w:rPr>
          </w:rPrChange>
        </w:rPr>
        <w:pPrChange w:id="3885" w:author="Client" w:date="2023-02-10T00:33:00Z">
          <w:pPr>
            <w:spacing w:after="0" w:line="480" w:lineRule="auto"/>
            <w:jc w:val="both"/>
          </w:pPr>
        </w:pPrChange>
      </w:pPr>
    </w:p>
    <w:p w14:paraId="1AEE1802" w14:textId="3FE5278F" w:rsidR="00A91F59" w:rsidRPr="00ED36A5" w:rsidDel="00953458" w:rsidRDefault="00A91F59">
      <w:pPr>
        <w:pStyle w:val="Heading2"/>
        <w:numPr>
          <w:ilvl w:val="0"/>
          <w:numId w:val="0"/>
        </w:numPr>
        <w:ind w:left="576" w:hanging="576"/>
        <w:rPr>
          <w:del w:id="3886" w:author="TEAM OFA DISKLESS SOLUTION" w:date="2023-01-27T23:04:00Z"/>
          <w:rFonts w:ascii="Times New Roman" w:hAnsi="Times New Roman"/>
          <w:b w:val="0"/>
          <w:bCs w:val="0"/>
          <w:sz w:val="24"/>
          <w:szCs w:val="24"/>
          <w:rPrChange w:id="3887" w:author="Client" w:date="2023-02-10T00:33:00Z">
            <w:rPr>
              <w:del w:id="3888" w:author="TEAM OFA DISKLESS SOLUTION" w:date="2023-01-27T23:04:00Z"/>
              <w:b/>
              <w:bCs/>
            </w:rPr>
          </w:rPrChange>
        </w:rPr>
        <w:pPrChange w:id="3889" w:author="Client" w:date="2023-02-10T00:33:00Z">
          <w:pPr>
            <w:spacing w:after="0" w:line="480" w:lineRule="auto"/>
            <w:jc w:val="both"/>
          </w:pPr>
        </w:pPrChange>
      </w:pPr>
    </w:p>
    <w:p w14:paraId="70E99F50" w14:textId="552B7556" w:rsidR="00A91F59" w:rsidRPr="00ED36A5" w:rsidDel="00953458" w:rsidRDefault="00A91F59">
      <w:pPr>
        <w:pStyle w:val="Heading2"/>
        <w:numPr>
          <w:ilvl w:val="0"/>
          <w:numId w:val="0"/>
        </w:numPr>
        <w:ind w:left="576" w:hanging="576"/>
        <w:rPr>
          <w:del w:id="3890" w:author="TEAM OFA DISKLESS SOLUTION" w:date="2023-01-27T23:04:00Z"/>
          <w:rFonts w:ascii="Times New Roman" w:hAnsi="Times New Roman"/>
          <w:b w:val="0"/>
          <w:bCs w:val="0"/>
          <w:sz w:val="24"/>
          <w:szCs w:val="24"/>
          <w:rPrChange w:id="3891" w:author="Client" w:date="2023-02-10T00:33:00Z">
            <w:rPr>
              <w:del w:id="3892" w:author="TEAM OFA DISKLESS SOLUTION" w:date="2023-01-27T23:04:00Z"/>
              <w:b/>
              <w:bCs/>
            </w:rPr>
          </w:rPrChange>
        </w:rPr>
        <w:pPrChange w:id="3893" w:author="Client" w:date="2023-02-10T00:33:00Z">
          <w:pPr>
            <w:spacing w:after="0" w:line="480" w:lineRule="auto"/>
            <w:jc w:val="both"/>
          </w:pPr>
        </w:pPrChange>
      </w:pPr>
    </w:p>
    <w:p w14:paraId="09CD8C7E" w14:textId="7F413CA7" w:rsidR="00A91F59" w:rsidRPr="00ED36A5" w:rsidDel="00953458" w:rsidRDefault="00A91F59">
      <w:pPr>
        <w:pStyle w:val="Heading2"/>
        <w:numPr>
          <w:ilvl w:val="0"/>
          <w:numId w:val="0"/>
        </w:numPr>
        <w:ind w:left="576" w:hanging="576"/>
        <w:rPr>
          <w:del w:id="3894" w:author="TEAM OFA DISKLESS SOLUTION" w:date="2023-01-27T23:04:00Z"/>
          <w:rFonts w:ascii="Times New Roman" w:hAnsi="Times New Roman"/>
          <w:b w:val="0"/>
          <w:bCs w:val="0"/>
          <w:sz w:val="24"/>
          <w:szCs w:val="24"/>
          <w:rPrChange w:id="3895" w:author="Client" w:date="2023-02-10T00:33:00Z">
            <w:rPr>
              <w:del w:id="3896" w:author="TEAM OFA DISKLESS SOLUTION" w:date="2023-01-27T23:04:00Z"/>
              <w:b/>
              <w:bCs/>
            </w:rPr>
          </w:rPrChange>
        </w:rPr>
        <w:pPrChange w:id="3897" w:author="Client" w:date="2023-02-10T00:33:00Z">
          <w:pPr>
            <w:spacing w:after="0" w:line="480" w:lineRule="auto"/>
            <w:jc w:val="both"/>
          </w:pPr>
        </w:pPrChange>
      </w:pPr>
    </w:p>
    <w:p w14:paraId="22F254CC" w14:textId="04C0DFC3" w:rsidR="00A91F59" w:rsidRPr="00ED36A5" w:rsidDel="00953458" w:rsidRDefault="00A91F59">
      <w:pPr>
        <w:pStyle w:val="Heading2"/>
        <w:numPr>
          <w:ilvl w:val="0"/>
          <w:numId w:val="0"/>
        </w:numPr>
        <w:ind w:left="576" w:hanging="576"/>
        <w:rPr>
          <w:del w:id="3898" w:author="TEAM OFA DISKLESS SOLUTION" w:date="2023-01-27T23:04:00Z"/>
          <w:rFonts w:ascii="Times New Roman" w:hAnsi="Times New Roman"/>
          <w:b w:val="0"/>
          <w:bCs w:val="0"/>
          <w:sz w:val="24"/>
          <w:szCs w:val="24"/>
          <w:rPrChange w:id="3899" w:author="Client" w:date="2023-02-10T00:33:00Z">
            <w:rPr>
              <w:del w:id="3900" w:author="TEAM OFA DISKLESS SOLUTION" w:date="2023-01-27T23:04:00Z"/>
              <w:b/>
              <w:bCs/>
            </w:rPr>
          </w:rPrChange>
        </w:rPr>
        <w:pPrChange w:id="3901" w:author="Client" w:date="2023-02-10T00:33:00Z">
          <w:pPr>
            <w:spacing w:after="0" w:line="480" w:lineRule="auto"/>
            <w:jc w:val="both"/>
          </w:pPr>
        </w:pPrChange>
      </w:pPr>
    </w:p>
    <w:p w14:paraId="0FED5C6B" w14:textId="7654F083" w:rsidR="00A91F59" w:rsidRPr="00ED36A5" w:rsidDel="00953458" w:rsidRDefault="00A91F59">
      <w:pPr>
        <w:pStyle w:val="Heading2"/>
        <w:numPr>
          <w:ilvl w:val="0"/>
          <w:numId w:val="0"/>
        </w:numPr>
        <w:ind w:left="576" w:hanging="576"/>
        <w:rPr>
          <w:del w:id="3902" w:author="TEAM OFA DISKLESS SOLUTION" w:date="2023-01-27T23:04:00Z"/>
          <w:rFonts w:ascii="Times New Roman" w:hAnsi="Times New Roman"/>
          <w:b w:val="0"/>
          <w:bCs w:val="0"/>
          <w:sz w:val="24"/>
          <w:szCs w:val="24"/>
          <w:rPrChange w:id="3903" w:author="Client" w:date="2023-02-10T00:33:00Z">
            <w:rPr>
              <w:del w:id="3904" w:author="TEAM OFA DISKLESS SOLUTION" w:date="2023-01-27T23:04:00Z"/>
              <w:b/>
              <w:bCs/>
            </w:rPr>
          </w:rPrChange>
        </w:rPr>
        <w:pPrChange w:id="3905" w:author="Client" w:date="2023-02-10T00:33:00Z">
          <w:pPr>
            <w:spacing w:after="0" w:line="480" w:lineRule="auto"/>
            <w:jc w:val="both"/>
          </w:pPr>
        </w:pPrChange>
      </w:pPr>
    </w:p>
    <w:p w14:paraId="61BE2732" w14:textId="339BC608" w:rsidR="00A91F59" w:rsidRPr="00ED36A5" w:rsidDel="00953458" w:rsidRDefault="00A91F59">
      <w:pPr>
        <w:pStyle w:val="Heading2"/>
        <w:numPr>
          <w:ilvl w:val="0"/>
          <w:numId w:val="0"/>
        </w:numPr>
        <w:ind w:left="576" w:hanging="576"/>
        <w:rPr>
          <w:del w:id="3906" w:author="TEAM OFA DISKLESS SOLUTION" w:date="2023-01-27T23:04:00Z"/>
          <w:rFonts w:ascii="Times New Roman" w:hAnsi="Times New Roman"/>
          <w:b w:val="0"/>
          <w:bCs w:val="0"/>
          <w:sz w:val="24"/>
          <w:szCs w:val="24"/>
          <w:rPrChange w:id="3907" w:author="Client" w:date="2023-02-10T00:33:00Z">
            <w:rPr>
              <w:del w:id="3908" w:author="TEAM OFA DISKLESS SOLUTION" w:date="2023-01-27T23:04:00Z"/>
              <w:b/>
              <w:bCs/>
            </w:rPr>
          </w:rPrChange>
        </w:rPr>
        <w:pPrChange w:id="3909" w:author="Client" w:date="2023-02-10T00:33:00Z">
          <w:pPr>
            <w:spacing w:after="0" w:line="480" w:lineRule="auto"/>
            <w:jc w:val="both"/>
          </w:pPr>
        </w:pPrChange>
      </w:pPr>
    </w:p>
    <w:p w14:paraId="32BF7F27" w14:textId="7A08DEDE" w:rsidR="00A91F59" w:rsidRPr="00ED36A5" w:rsidDel="00953458" w:rsidRDefault="00A91F59">
      <w:pPr>
        <w:pStyle w:val="Heading2"/>
        <w:numPr>
          <w:ilvl w:val="0"/>
          <w:numId w:val="0"/>
        </w:numPr>
        <w:ind w:left="576" w:hanging="576"/>
        <w:rPr>
          <w:del w:id="3910" w:author="TEAM OFA DISKLESS SOLUTION" w:date="2023-01-27T23:04:00Z"/>
          <w:rFonts w:ascii="Times New Roman" w:hAnsi="Times New Roman"/>
          <w:b w:val="0"/>
          <w:bCs w:val="0"/>
          <w:sz w:val="24"/>
          <w:szCs w:val="24"/>
          <w:rPrChange w:id="3911" w:author="Client" w:date="2023-02-10T00:33:00Z">
            <w:rPr>
              <w:del w:id="3912" w:author="TEAM OFA DISKLESS SOLUTION" w:date="2023-01-27T23:04:00Z"/>
              <w:b/>
              <w:bCs/>
            </w:rPr>
          </w:rPrChange>
        </w:rPr>
        <w:pPrChange w:id="3913" w:author="Client" w:date="2023-02-10T00:33:00Z">
          <w:pPr>
            <w:spacing w:after="0" w:line="480" w:lineRule="auto"/>
            <w:jc w:val="both"/>
          </w:pPr>
        </w:pPrChange>
      </w:pPr>
    </w:p>
    <w:p w14:paraId="2F482618" w14:textId="415AF32B" w:rsidR="00A91F59" w:rsidRPr="00ED36A5" w:rsidDel="00953458" w:rsidRDefault="00A91F59">
      <w:pPr>
        <w:pStyle w:val="Heading2"/>
        <w:numPr>
          <w:ilvl w:val="0"/>
          <w:numId w:val="0"/>
        </w:numPr>
        <w:ind w:left="576" w:hanging="576"/>
        <w:rPr>
          <w:del w:id="3914" w:author="TEAM OFA DISKLESS SOLUTION" w:date="2023-01-27T23:04:00Z"/>
          <w:rFonts w:ascii="Times New Roman" w:hAnsi="Times New Roman"/>
          <w:b w:val="0"/>
          <w:bCs w:val="0"/>
          <w:sz w:val="24"/>
          <w:szCs w:val="24"/>
          <w:rPrChange w:id="3915" w:author="Client" w:date="2023-02-10T00:33:00Z">
            <w:rPr>
              <w:del w:id="3916" w:author="TEAM OFA DISKLESS SOLUTION" w:date="2023-01-27T23:04:00Z"/>
              <w:b/>
              <w:bCs/>
            </w:rPr>
          </w:rPrChange>
        </w:rPr>
        <w:pPrChange w:id="3917" w:author="Client" w:date="2023-02-10T00:33:00Z">
          <w:pPr>
            <w:spacing w:after="0" w:line="480" w:lineRule="auto"/>
            <w:jc w:val="both"/>
          </w:pPr>
        </w:pPrChange>
      </w:pPr>
    </w:p>
    <w:p w14:paraId="2A3D9730" w14:textId="592F90A9" w:rsidR="00A91F59" w:rsidRPr="00ED36A5" w:rsidDel="00953458" w:rsidRDefault="00A91F59">
      <w:pPr>
        <w:pStyle w:val="Heading2"/>
        <w:numPr>
          <w:ilvl w:val="0"/>
          <w:numId w:val="0"/>
        </w:numPr>
        <w:ind w:left="576" w:hanging="576"/>
        <w:rPr>
          <w:del w:id="3918" w:author="TEAM OFA DISKLESS SOLUTION" w:date="2023-01-27T23:04:00Z"/>
          <w:rFonts w:ascii="Times New Roman" w:hAnsi="Times New Roman"/>
          <w:b w:val="0"/>
          <w:bCs w:val="0"/>
          <w:sz w:val="24"/>
          <w:szCs w:val="24"/>
          <w:rPrChange w:id="3919" w:author="Client" w:date="2023-02-10T00:33:00Z">
            <w:rPr>
              <w:del w:id="3920" w:author="TEAM OFA DISKLESS SOLUTION" w:date="2023-01-27T23:04:00Z"/>
              <w:b/>
              <w:bCs/>
            </w:rPr>
          </w:rPrChange>
        </w:rPr>
        <w:pPrChange w:id="3921" w:author="Client" w:date="2023-02-10T00:33:00Z">
          <w:pPr>
            <w:spacing w:after="0" w:line="480" w:lineRule="auto"/>
            <w:jc w:val="both"/>
          </w:pPr>
        </w:pPrChange>
      </w:pPr>
    </w:p>
    <w:p w14:paraId="6F44818A" w14:textId="10CD8DA5" w:rsidR="00A91F59" w:rsidRPr="00ED36A5" w:rsidDel="00953458" w:rsidRDefault="00A91F59">
      <w:pPr>
        <w:pStyle w:val="Heading2"/>
        <w:numPr>
          <w:ilvl w:val="0"/>
          <w:numId w:val="0"/>
        </w:numPr>
        <w:ind w:left="576" w:hanging="576"/>
        <w:rPr>
          <w:del w:id="3922" w:author="TEAM OFA DISKLESS SOLUTION" w:date="2023-01-27T23:04:00Z"/>
          <w:rFonts w:ascii="Times New Roman" w:hAnsi="Times New Roman"/>
          <w:b w:val="0"/>
          <w:bCs w:val="0"/>
          <w:sz w:val="24"/>
          <w:szCs w:val="24"/>
          <w:rPrChange w:id="3923" w:author="Client" w:date="2023-02-10T00:33:00Z">
            <w:rPr>
              <w:del w:id="3924" w:author="TEAM OFA DISKLESS SOLUTION" w:date="2023-01-27T23:04:00Z"/>
              <w:b/>
              <w:bCs/>
            </w:rPr>
          </w:rPrChange>
        </w:rPr>
        <w:pPrChange w:id="3925" w:author="Client" w:date="2023-02-10T00:33:00Z">
          <w:pPr>
            <w:spacing w:after="0" w:line="480" w:lineRule="auto"/>
            <w:jc w:val="both"/>
          </w:pPr>
        </w:pPrChange>
      </w:pPr>
    </w:p>
    <w:p w14:paraId="68B04834" w14:textId="38BFBC26" w:rsidR="00A91F59" w:rsidRPr="00ED36A5" w:rsidDel="00953458" w:rsidRDefault="00A91F59">
      <w:pPr>
        <w:pStyle w:val="Heading2"/>
        <w:numPr>
          <w:ilvl w:val="0"/>
          <w:numId w:val="0"/>
        </w:numPr>
        <w:ind w:left="576" w:hanging="576"/>
        <w:rPr>
          <w:del w:id="3926" w:author="TEAM OFA DISKLESS SOLUTION" w:date="2023-01-27T23:04:00Z"/>
          <w:rFonts w:ascii="Times New Roman" w:hAnsi="Times New Roman"/>
          <w:b w:val="0"/>
          <w:bCs w:val="0"/>
          <w:sz w:val="24"/>
          <w:szCs w:val="24"/>
          <w:rPrChange w:id="3927" w:author="Client" w:date="2023-02-10T00:33:00Z">
            <w:rPr>
              <w:del w:id="3928" w:author="TEAM OFA DISKLESS SOLUTION" w:date="2023-01-27T23:04:00Z"/>
              <w:b/>
              <w:bCs/>
            </w:rPr>
          </w:rPrChange>
        </w:rPr>
        <w:pPrChange w:id="3929" w:author="Client" w:date="2023-02-10T00:33:00Z">
          <w:pPr>
            <w:spacing w:after="0" w:line="480" w:lineRule="auto"/>
            <w:jc w:val="both"/>
          </w:pPr>
        </w:pPrChange>
      </w:pPr>
    </w:p>
    <w:p w14:paraId="67C3F5BB" w14:textId="2EA1C30A" w:rsidR="00A91F59" w:rsidRPr="00ED36A5" w:rsidDel="00953458" w:rsidRDefault="00A91F59">
      <w:pPr>
        <w:pStyle w:val="Heading2"/>
        <w:numPr>
          <w:ilvl w:val="0"/>
          <w:numId w:val="0"/>
        </w:numPr>
        <w:ind w:left="576" w:hanging="576"/>
        <w:rPr>
          <w:del w:id="3930" w:author="TEAM OFA DISKLESS SOLUTION" w:date="2023-01-27T23:04:00Z"/>
          <w:rFonts w:ascii="Times New Roman" w:hAnsi="Times New Roman"/>
          <w:b w:val="0"/>
          <w:bCs w:val="0"/>
          <w:sz w:val="24"/>
          <w:szCs w:val="24"/>
          <w:rPrChange w:id="3931" w:author="Client" w:date="2023-02-10T00:33:00Z">
            <w:rPr>
              <w:del w:id="3932" w:author="TEAM OFA DISKLESS SOLUTION" w:date="2023-01-27T23:04:00Z"/>
              <w:b/>
              <w:bCs/>
            </w:rPr>
          </w:rPrChange>
        </w:rPr>
        <w:pPrChange w:id="3933" w:author="Client" w:date="2023-02-10T00:33:00Z">
          <w:pPr>
            <w:spacing w:after="0" w:line="480" w:lineRule="auto"/>
            <w:jc w:val="both"/>
          </w:pPr>
        </w:pPrChange>
      </w:pPr>
    </w:p>
    <w:p w14:paraId="4EAA5743" w14:textId="0EC42A2E" w:rsidR="00A91F59" w:rsidRPr="00ED36A5" w:rsidDel="00953458" w:rsidRDefault="00A91F59">
      <w:pPr>
        <w:pStyle w:val="Heading2"/>
        <w:numPr>
          <w:ilvl w:val="0"/>
          <w:numId w:val="0"/>
        </w:numPr>
        <w:ind w:left="576" w:hanging="576"/>
        <w:rPr>
          <w:del w:id="3934" w:author="TEAM OFA DISKLESS SOLUTION" w:date="2023-01-27T23:04:00Z"/>
          <w:rFonts w:ascii="Times New Roman" w:hAnsi="Times New Roman"/>
          <w:b w:val="0"/>
          <w:bCs w:val="0"/>
          <w:sz w:val="24"/>
          <w:szCs w:val="24"/>
          <w:rPrChange w:id="3935" w:author="Client" w:date="2023-02-10T00:33:00Z">
            <w:rPr>
              <w:del w:id="3936" w:author="TEAM OFA DISKLESS SOLUTION" w:date="2023-01-27T23:04:00Z"/>
              <w:b/>
              <w:bCs/>
            </w:rPr>
          </w:rPrChange>
        </w:rPr>
        <w:pPrChange w:id="3937" w:author="Client" w:date="2023-02-10T00:33:00Z">
          <w:pPr>
            <w:spacing w:after="0" w:line="480" w:lineRule="auto"/>
            <w:jc w:val="both"/>
          </w:pPr>
        </w:pPrChange>
      </w:pPr>
    </w:p>
    <w:p w14:paraId="39C9C681" w14:textId="1692EE7F" w:rsidR="00A91F59" w:rsidRPr="00ED36A5" w:rsidDel="00953458" w:rsidRDefault="00A91F59">
      <w:pPr>
        <w:pStyle w:val="Heading2"/>
        <w:numPr>
          <w:ilvl w:val="0"/>
          <w:numId w:val="0"/>
        </w:numPr>
        <w:ind w:left="576" w:hanging="576"/>
        <w:rPr>
          <w:del w:id="3938" w:author="TEAM OFA DISKLESS SOLUTION" w:date="2023-01-27T23:04:00Z"/>
          <w:rFonts w:ascii="Times New Roman" w:hAnsi="Times New Roman"/>
          <w:b w:val="0"/>
          <w:bCs w:val="0"/>
          <w:sz w:val="24"/>
          <w:szCs w:val="24"/>
          <w:rPrChange w:id="3939" w:author="Client" w:date="2023-02-10T00:33:00Z">
            <w:rPr>
              <w:del w:id="3940" w:author="TEAM OFA DISKLESS SOLUTION" w:date="2023-01-27T23:04:00Z"/>
              <w:b/>
              <w:bCs/>
            </w:rPr>
          </w:rPrChange>
        </w:rPr>
        <w:pPrChange w:id="3941" w:author="Client" w:date="2023-02-10T00:33:00Z">
          <w:pPr>
            <w:spacing w:after="0" w:line="480" w:lineRule="auto"/>
            <w:jc w:val="both"/>
          </w:pPr>
        </w:pPrChange>
      </w:pPr>
    </w:p>
    <w:p w14:paraId="3BD11A7C" w14:textId="1DD43210" w:rsidR="00A91F59" w:rsidRPr="00ED36A5" w:rsidDel="00953458" w:rsidRDefault="00A91F59">
      <w:pPr>
        <w:pStyle w:val="Heading2"/>
        <w:numPr>
          <w:ilvl w:val="0"/>
          <w:numId w:val="0"/>
        </w:numPr>
        <w:ind w:left="576" w:hanging="576"/>
        <w:rPr>
          <w:del w:id="3942" w:author="TEAM OFA DISKLESS SOLUTION" w:date="2023-01-27T23:04:00Z"/>
          <w:rFonts w:ascii="Times New Roman" w:hAnsi="Times New Roman"/>
          <w:b w:val="0"/>
          <w:bCs w:val="0"/>
          <w:sz w:val="24"/>
          <w:szCs w:val="24"/>
          <w:rPrChange w:id="3943" w:author="Client" w:date="2023-02-10T00:33:00Z">
            <w:rPr>
              <w:del w:id="3944" w:author="TEAM OFA DISKLESS SOLUTION" w:date="2023-01-27T23:04:00Z"/>
              <w:b/>
              <w:bCs/>
            </w:rPr>
          </w:rPrChange>
        </w:rPr>
        <w:pPrChange w:id="3945" w:author="Client" w:date="2023-02-10T00:33:00Z">
          <w:pPr>
            <w:spacing w:after="0" w:line="480" w:lineRule="auto"/>
            <w:jc w:val="both"/>
          </w:pPr>
        </w:pPrChange>
      </w:pPr>
    </w:p>
    <w:p w14:paraId="78FDF71E" w14:textId="709164EE" w:rsidR="00A91F59" w:rsidRPr="00ED36A5" w:rsidDel="00953458" w:rsidRDefault="00A91F59">
      <w:pPr>
        <w:pStyle w:val="Heading2"/>
        <w:numPr>
          <w:ilvl w:val="0"/>
          <w:numId w:val="0"/>
        </w:numPr>
        <w:ind w:left="576" w:hanging="576"/>
        <w:rPr>
          <w:del w:id="3946" w:author="TEAM OFA DISKLESS SOLUTION" w:date="2023-01-27T23:04:00Z"/>
          <w:rFonts w:ascii="Times New Roman" w:hAnsi="Times New Roman"/>
          <w:b w:val="0"/>
          <w:bCs w:val="0"/>
          <w:sz w:val="24"/>
          <w:szCs w:val="24"/>
          <w:rPrChange w:id="3947" w:author="Client" w:date="2023-02-10T00:33:00Z">
            <w:rPr>
              <w:del w:id="3948" w:author="TEAM OFA DISKLESS SOLUTION" w:date="2023-01-27T23:04:00Z"/>
              <w:b/>
              <w:bCs/>
            </w:rPr>
          </w:rPrChange>
        </w:rPr>
        <w:pPrChange w:id="3949" w:author="Client" w:date="2023-02-10T00:33:00Z">
          <w:pPr>
            <w:spacing w:after="0" w:line="480" w:lineRule="auto"/>
            <w:jc w:val="both"/>
          </w:pPr>
        </w:pPrChange>
      </w:pPr>
    </w:p>
    <w:p w14:paraId="73C0B147" w14:textId="14D9E57E" w:rsidR="00A91F59" w:rsidRPr="00ED36A5" w:rsidDel="00953458" w:rsidRDefault="00A91F59">
      <w:pPr>
        <w:pStyle w:val="Heading2"/>
        <w:numPr>
          <w:ilvl w:val="0"/>
          <w:numId w:val="0"/>
        </w:numPr>
        <w:ind w:left="576" w:hanging="576"/>
        <w:rPr>
          <w:del w:id="3950" w:author="TEAM OFA DISKLESS SOLUTION" w:date="2023-01-27T23:04:00Z"/>
          <w:rFonts w:ascii="Times New Roman" w:hAnsi="Times New Roman"/>
          <w:b w:val="0"/>
          <w:bCs w:val="0"/>
          <w:sz w:val="24"/>
          <w:szCs w:val="24"/>
          <w:rPrChange w:id="3951" w:author="Client" w:date="2023-02-10T00:33:00Z">
            <w:rPr>
              <w:del w:id="3952" w:author="TEAM OFA DISKLESS SOLUTION" w:date="2023-01-27T23:04:00Z"/>
              <w:b/>
              <w:bCs/>
            </w:rPr>
          </w:rPrChange>
        </w:rPr>
        <w:pPrChange w:id="3953" w:author="Client" w:date="2023-02-10T00:33:00Z">
          <w:pPr>
            <w:spacing w:after="0" w:line="480" w:lineRule="auto"/>
            <w:jc w:val="both"/>
          </w:pPr>
        </w:pPrChange>
      </w:pPr>
    </w:p>
    <w:p w14:paraId="0F1505DD" w14:textId="0645BCF6" w:rsidR="00A91F59" w:rsidRPr="00ED36A5" w:rsidDel="00953458" w:rsidRDefault="00A91F59">
      <w:pPr>
        <w:pStyle w:val="Heading2"/>
        <w:numPr>
          <w:ilvl w:val="0"/>
          <w:numId w:val="0"/>
        </w:numPr>
        <w:ind w:left="576" w:hanging="576"/>
        <w:rPr>
          <w:del w:id="3954" w:author="TEAM OFA DISKLESS SOLUTION" w:date="2023-01-27T23:04:00Z"/>
          <w:rFonts w:ascii="Times New Roman" w:hAnsi="Times New Roman"/>
          <w:b w:val="0"/>
          <w:bCs w:val="0"/>
          <w:sz w:val="24"/>
          <w:szCs w:val="24"/>
          <w:rPrChange w:id="3955" w:author="Client" w:date="2023-02-10T00:33:00Z">
            <w:rPr>
              <w:del w:id="3956" w:author="TEAM OFA DISKLESS SOLUTION" w:date="2023-01-27T23:04:00Z"/>
              <w:b/>
              <w:bCs/>
            </w:rPr>
          </w:rPrChange>
        </w:rPr>
        <w:pPrChange w:id="3957" w:author="Client" w:date="2023-02-10T00:33:00Z">
          <w:pPr>
            <w:spacing w:after="0" w:line="480" w:lineRule="auto"/>
            <w:jc w:val="both"/>
          </w:pPr>
        </w:pPrChange>
      </w:pPr>
    </w:p>
    <w:p w14:paraId="049A9BF2" w14:textId="3C6EE6F5" w:rsidR="00A91F59" w:rsidRPr="00ED36A5" w:rsidDel="00953458" w:rsidRDefault="00A91F59">
      <w:pPr>
        <w:pStyle w:val="Heading2"/>
        <w:numPr>
          <w:ilvl w:val="0"/>
          <w:numId w:val="0"/>
        </w:numPr>
        <w:ind w:left="576" w:hanging="576"/>
        <w:rPr>
          <w:del w:id="3958" w:author="TEAM OFA DISKLESS SOLUTION" w:date="2023-01-27T23:04:00Z"/>
          <w:rFonts w:ascii="Times New Roman" w:hAnsi="Times New Roman"/>
          <w:b w:val="0"/>
          <w:bCs w:val="0"/>
          <w:sz w:val="24"/>
          <w:szCs w:val="24"/>
          <w:rPrChange w:id="3959" w:author="Client" w:date="2023-02-10T00:33:00Z">
            <w:rPr>
              <w:del w:id="3960" w:author="TEAM OFA DISKLESS SOLUTION" w:date="2023-01-27T23:04:00Z"/>
              <w:b/>
              <w:bCs/>
            </w:rPr>
          </w:rPrChange>
        </w:rPr>
        <w:pPrChange w:id="3961" w:author="Client" w:date="2023-02-10T00:33:00Z">
          <w:pPr>
            <w:spacing w:after="0" w:line="480" w:lineRule="auto"/>
            <w:jc w:val="both"/>
          </w:pPr>
        </w:pPrChange>
      </w:pPr>
    </w:p>
    <w:p w14:paraId="7D8293C7" w14:textId="059F2AAF" w:rsidR="00A91F59" w:rsidRPr="00ED36A5" w:rsidDel="00953458" w:rsidRDefault="00A91F59">
      <w:pPr>
        <w:pStyle w:val="Heading2"/>
        <w:numPr>
          <w:ilvl w:val="0"/>
          <w:numId w:val="0"/>
        </w:numPr>
        <w:ind w:left="576" w:hanging="576"/>
        <w:rPr>
          <w:del w:id="3962" w:author="TEAM OFA DISKLESS SOLUTION" w:date="2023-01-27T23:04:00Z"/>
          <w:rFonts w:ascii="Times New Roman" w:hAnsi="Times New Roman"/>
          <w:b w:val="0"/>
          <w:bCs w:val="0"/>
          <w:sz w:val="24"/>
          <w:szCs w:val="24"/>
          <w:rPrChange w:id="3963" w:author="Client" w:date="2023-02-10T00:33:00Z">
            <w:rPr>
              <w:del w:id="3964" w:author="TEAM OFA DISKLESS SOLUTION" w:date="2023-01-27T23:04:00Z"/>
              <w:b/>
              <w:bCs/>
            </w:rPr>
          </w:rPrChange>
        </w:rPr>
        <w:pPrChange w:id="3965" w:author="Client" w:date="2023-02-10T00:33:00Z">
          <w:pPr>
            <w:spacing w:after="0" w:line="480" w:lineRule="auto"/>
            <w:jc w:val="both"/>
          </w:pPr>
        </w:pPrChange>
      </w:pPr>
    </w:p>
    <w:p w14:paraId="4FFE49AF" w14:textId="463541B5" w:rsidR="00A91F59" w:rsidRPr="00ED36A5" w:rsidDel="00953458" w:rsidRDefault="00A91F59">
      <w:pPr>
        <w:pStyle w:val="Heading2"/>
        <w:numPr>
          <w:ilvl w:val="0"/>
          <w:numId w:val="0"/>
        </w:numPr>
        <w:ind w:left="576" w:hanging="576"/>
        <w:rPr>
          <w:del w:id="3966" w:author="TEAM OFA DISKLESS SOLUTION" w:date="2023-01-27T23:04:00Z"/>
          <w:rFonts w:ascii="Times New Roman" w:hAnsi="Times New Roman"/>
          <w:b w:val="0"/>
          <w:bCs w:val="0"/>
          <w:sz w:val="24"/>
          <w:szCs w:val="24"/>
          <w:rPrChange w:id="3967" w:author="Client" w:date="2023-02-10T00:33:00Z">
            <w:rPr>
              <w:del w:id="3968" w:author="TEAM OFA DISKLESS SOLUTION" w:date="2023-01-27T23:04:00Z"/>
              <w:b/>
              <w:bCs/>
            </w:rPr>
          </w:rPrChange>
        </w:rPr>
        <w:pPrChange w:id="3969" w:author="Client" w:date="2023-02-10T00:33:00Z">
          <w:pPr>
            <w:spacing w:after="0" w:line="480" w:lineRule="auto"/>
            <w:jc w:val="both"/>
          </w:pPr>
        </w:pPrChange>
      </w:pPr>
    </w:p>
    <w:p w14:paraId="6114C27A" w14:textId="04269732" w:rsidR="00A91F59" w:rsidRPr="00ED36A5" w:rsidDel="00953458" w:rsidRDefault="00A91F59">
      <w:pPr>
        <w:pStyle w:val="Heading2"/>
        <w:numPr>
          <w:ilvl w:val="0"/>
          <w:numId w:val="0"/>
        </w:numPr>
        <w:ind w:left="576" w:hanging="576"/>
        <w:rPr>
          <w:del w:id="3970" w:author="TEAM OFA DISKLESS SOLUTION" w:date="2023-01-27T23:04:00Z"/>
          <w:rFonts w:ascii="Times New Roman" w:hAnsi="Times New Roman"/>
          <w:b w:val="0"/>
          <w:bCs w:val="0"/>
          <w:sz w:val="24"/>
          <w:szCs w:val="24"/>
          <w:rPrChange w:id="3971" w:author="Client" w:date="2023-02-10T00:33:00Z">
            <w:rPr>
              <w:del w:id="3972" w:author="TEAM OFA DISKLESS SOLUTION" w:date="2023-01-27T23:04:00Z"/>
              <w:b/>
              <w:bCs/>
            </w:rPr>
          </w:rPrChange>
        </w:rPr>
        <w:pPrChange w:id="3973" w:author="Client" w:date="2023-02-10T00:33:00Z">
          <w:pPr>
            <w:spacing w:after="0" w:line="480" w:lineRule="auto"/>
            <w:jc w:val="both"/>
          </w:pPr>
        </w:pPrChange>
      </w:pPr>
    </w:p>
    <w:p w14:paraId="2B5CB22E" w14:textId="578315DB" w:rsidR="00A91F59" w:rsidRPr="00ED36A5" w:rsidDel="00953458" w:rsidRDefault="00A91F59">
      <w:pPr>
        <w:pStyle w:val="Heading2"/>
        <w:numPr>
          <w:ilvl w:val="0"/>
          <w:numId w:val="0"/>
        </w:numPr>
        <w:ind w:left="576" w:hanging="576"/>
        <w:rPr>
          <w:del w:id="3974" w:author="TEAM OFA DISKLESS SOLUTION" w:date="2023-01-27T23:04:00Z"/>
          <w:rFonts w:ascii="Times New Roman" w:hAnsi="Times New Roman"/>
          <w:b w:val="0"/>
          <w:bCs w:val="0"/>
          <w:sz w:val="24"/>
          <w:szCs w:val="24"/>
          <w:rPrChange w:id="3975" w:author="Client" w:date="2023-02-10T00:33:00Z">
            <w:rPr>
              <w:del w:id="3976" w:author="TEAM OFA DISKLESS SOLUTION" w:date="2023-01-27T23:04:00Z"/>
              <w:b/>
              <w:bCs/>
            </w:rPr>
          </w:rPrChange>
        </w:rPr>
        <w:pPrChange w:id="3977" w:author="Client" w:date="2023-02-10T00:33:00Z">
          <w:pPr>
            <w:spacing w:after="0" w:line="480" w:lineRule="auto"/>
            <w:jc w:val="both"/>
          </w:pPr>
        </w:pPrChange>
      </w:pPr>
    </w:p>
    <w:p w14:paraId="134D1998" w14:textId="5AEA5157" w:rsidR="00A91F59" w:rsidRPr="00ED36A5" w:rsidDel="00953458" w:rsidRDefault="00A91F59">
      <w:pPr>
        <w:pStyle w:val="Heading2"/>
        <w:numPr>
          <w:ilvl w:val="0"/>
          <w:numId w:val="0"/>
        </w:numPr>
        <w:ind w:left="576" w:hanging="576"/>
        <w:rPr>
          <w:del w:id="3978" w:author="TEAM OFA DISKLESS SOLUTION" w:date="2023-01-27T23:04:00Z"/>
          <w:rFonts w:ascii="Times New Roman" w:hAnsi="Times New Roman"/>
          <w:b w:val="0"/>
          <w:bCs w:val="0"/>
          <w:sz w:val="24"/>
          <w:szCs w:val="24"/>
          <w:rPrChange w:id="3979" w:author="Client" w:date="2023-02-10T00:33:00Z">
            <w:rPr>
              <w:del w:id="3980" w:author="TEAM OFA DISKLESS SOLUTION" w:date="2023-01-27T23:04:00Z"/>
              <w:b/>
              <w:bCs/>
            </w:rPr>
          </w:rPrChange>
        </w:rPr>
        <w:pPrChange w:id="3981" w:author="Client" w:date="2023-02-10T00:33:00Z">
          <w:pPr>
            <w:spacing w:after="0" w:line="480" w:lineRule="auto"/>
            <w:jc w:val="both"/>
          </w:pPr>
        </w:pPrChange>
      </w:pPr>
    </w:p>
    <w:p w14:paraId="0533708F" w14:textId="6A3F6E30" w:rsidR="00A91F59" w:rsidRPr="00ED36A5" w:rsidDel="00953458" w:rsidRDefault="00A91F59">
      <w:pPr>
        <w:pStyle w:val="Heading2"/>
        <w:numPr>
          <w:ilvl w:val="0"/>
          <w:numId w:val="0"/>
        </w:numPr>
        <w:ind w:left="576" w:hanging="576"/>
        <w:rPr>
          <w:del w:id="3982" w:author="TEAM OFA DISKLESS SOLUTION" w:date="2023-01-27T23:04:00Z"/>
          <w:rFonts w:ascii="Times New Roman" w:hAnsi="Times New Roman"/>
          <w:b w:val="0"/>
          <w:bCs w:val="0"/>
          <w:sz w:val="24"/>
          <w:szCs w:val="24"/>
          <w:rPrChange w:id="3983" w:author="Client" w:date="2023-02-10T00:33:00Z">
            <w:rPr>
              <w:del w:id="3984" w:author="TEAM OFA DISKLESS SOLUTION" w:date="2023-01-27T23:04:00Z"/>
              <w:b/>
              <w:bCs/>
            </w:rPr>
          </w:rPrChange>
        </w:rPr>
        <w:pPrChange w:id="3985" w:author="Client" w:date="2023-02-10T00:33:00Z">
          <w:pPr>
            <w:spacing w:after="0" w:line="480" w:lineRule="auto"/>
            <w:jc w:val="both"/>
          </w:pPr>
        </w:pPrChange>
      </w:pPr>
    </w:p>
    <w:p w14:paraId="3F4B53C2" w14:textId="1E7323BF" w:rsidR="00A91F59" w:rsidRPr="00ED36A5" w:rsidDel="00953458" w:rsidRDefault="00A91F59">
      <w:pPr>
        <w:pStyle w:val="Heading2"/>
        <w:numPr>
          <w:ilvl w:val="0"/>
          <w:numId w:val="0"/>
        </w:numPr>
        <w:ind w:left="576" w:hanging="576"/>
        <w:rPr>
          <w:del w:id="3986" w:author="TEAM OFA DISKLESS SOLUTION" w:date="2023-01-27T23:04:00Z"/>
          <w:rFonts w:ascii="Times New Roman" w:hAnsi="Times New Roman"/>
          <w:b w:val="0"/>
          <w:bCs w:val="0"/>
          <w:sz w:val="24"/>
          <w:szCs w:val="24"/>
          <w:rPrChange w:id="3987" w:author="Client" w:date="2023-02-10T00:33:00Z">
            <w:rPr>
              <w:del w:id="3988" w:author="TEAM OFA DISKLESS SOLUTION" w:date="2023-01-27T23:04:00Z"/>
              <w:b/>
              <w:bCs/>
            </w:rPr>
          </w:rPrChange>
        </w:rPr>
        <w:pPrChange w:id="3989" w:author="Client" w:date="2023-02-10T00:33:00Z">
          <w:pPr>
            <w:spacing w:after="0" w:line="480" w:lineRule="auto"/>
            <w:jc w:val="both"/>
          </w:pPr>
        </w:pPrChange>
      </w:pPr>
    </w:p>
    <w:p w14:paraId="320C602F" w14:textId="422F16FA" w:rsidR="00A91F59" w:rsidRPr="00ED36A5" w:rsidDel="00953458" w:rsidRDefault="00A91F59">
      <w:pPr>
        <w:pStyle w:val="Heading2"/>
        <w:numPr>
          <w:ilvl w:val="0"/>
          <w:numId w:val="0"/>
        </w:numPr>
        <w:ind w:left="576" w:hanging="576"/>
        <w:rPr>
          <w:del w:id="3990" w:author="TEAM OFA DISKLESS SOLUTION" w:date="2023-01-27T23:04:00Z"/>
          <w:rFonts w:ascii="Times New Roman" w:hAnsi="Times New Roman"/>
          <w:b w:val="0"/>
          <w:bCs w:val="0"/>
          <w:sz w:val="24"/>
          <w:szCs w:val="24"/>
          <w:rPrChange w:id="3991" w:author="Client" w:date="2023-02-10T00:33:00Z">
            <w:rPr>
              <w:del w:id="3992" w:author="TEAM OFA DISKLESS SOLUTION" w:date="2023-01-27T23:04:00Z"/>
              <w:b/>
              <w:bCs/>
            </w:rPr>
          </w:rPrChange>
        </w:rPr>
        <w:pPrChange w:id="3993" w:author="Client" w:date="2023-02-10T00:33:00Z">
          <w:pPr>
            <w:spacing w:after="0" w:line="480" w:lineRule="auto"/>
            <w:jc w:val="both"/>
          </w:pPr>
        </w:pPrChange>
      </w:pPr>
    </w:p>
    <w:p w14:paraId="466DEB68" w14:textId="23913E54" w:rsidR="00A91F59" w:rsidRPr="00ED36A5" w:rsidDel="00953458" w:rsidRDefault="00A91F59">
      <w:pPr>
        <w:pStyle w:val="Heading2"/>
        <w:numPr>
          <w:ilvl w:val="0"/>
          <w:numId w:val="0"/>
        </w:numPr>
        <w:ind w:left="576" w:hanging="576"/>
        <w:rPr>
          <w:del w:id="3994" w:author="TEAM OFA DISKLESS SOLUTION" w:date="2023-01-27T23:04:00Z"/>
          <w:rFonts w:ascii="Times New Roman" w:hAnsi="Times New Roman"/>
          <w:b w:val="0"/>
          <w:bCs w:val="0"/>
          <w:sz w:val="24"/>
          <w:szCs w:val="24"/>
          <w:rPrChange w:id="3995" w:author="Client" w:date="2023-02-10T00:33:00Z">
            <w:rPr>
              <w:del w:id="3996" w:author="TEAM OFA DISKLESS SOLUTION" w:date="2023-01-27T23:04:00Z"/>
              <w:b/>
              <w:bCs/>
            </w:rPr>
          </w:rPrChange>
        </w:rPr>
        <w:pPrChange w:id="3997" w:author="Client" w:date="2023-02-10T00:33:00Z">
          <w:pPr>
            <w:spacing w:after="0" w:line="480" w:lineRule="auto"/>
            <w:jc w:val="both"/>
          </w:pPr>
        </w:pPrChange>
      </w:pPr>
    </w:p>
    <w:p w14:paraId="20EA1866" w14:textId="4A4CA183" w:rsidR="003C64DB" w:rsidRPr="00ED36A5" w:rsidDel="004E2D2E" w:rsidRDefault="003C64DB">
      <w:pPr>
        <w:pStyle w:val="Heading2"/>
        <w:numPr>
          <w:ilvl w:val="0"/>
          <w:numId w:val="0"/>
        </w:numPr>
        <w:ind w:left="576" w:hanging="576"/>
        <w:rPr>
          <w:del w:id="3998" w:author="TEAM OFA DISKLESS SOLUTION" w:date="2023-01-26T22:23:00Z"/>
          <w:rFonts w:ascii="Times New Roman" w:hAnsi="Times New Roman"/>
          <w:b w:val="0"/>
          <w:bCs w:val="0"/>
          <w:sz w:val="24"/>
          <w:szCs w:val="24"/>
          <w:rPrChange w:id="3999" w:author="Client" w:date="2023-02-10T00:33:00Z">
            <w:rPr>
              <w:del w:id="4000" w:author="TEAM OFA DISKLESS SOLUTION" w:date="2023-01-26T22:23:00Z"/>
              <w:b/>
              <w:bCs/>
            </w:rPr>
          </w:rPrChange>
        </w:rPr>
        <w:pPrChange w:id="4001" w:author="Client" w:date="2023-02-10T00:33:00Z">
          <w:pPr>
            <w:spacing w:after="0" w:line="480" w:lineRule="auto"/>
            <w:jc w:val="both"/>
          </w:pPr>
        </w:pPrChange>
      </w:pPr>
    </w:p>
    <w:p w14:paraId="32BEBA6E" w14:textId="1610D743" w:rsidR="003C64DB" w:rsidRPr="00ED36A5" w:rsidDel="00953458" w:rsidRDefault="003C64DB">
      <w:pPr>
        <w:pStyle w:val="Heading2"/>
        <w:numPr>
          <w:ilvl w:val="0"/>
          <w:numId w:val="0"/>
        </w:numPr>
        <w:ind w:left="576" w:hanging="576"/>
        <w:rPr>
          <w:del w:id="4002" w:author="TEAM OFA DISKLESS SOLUTION" w:date="2023-01-27T23:04:00Z"/>
          <w:rFonts w:ascii="Times New Roman" w:hAnsi="Times New Roman"/>
          <w:b w:val="0"/>
          <w:bCs w:val="0"/>
          <w:sz w:val="24"/>
          <w:szCs w:val="24"/>
          <w:rPrChange w:id="4003" w:author="Client" w:date="2023-02-10T00:33:00Z">
            <w:rPr>
              <w:del w:id="4004" w:author="TEAM OFA DISKLESS SOLUTION" w:date="2023-01-27T23:04:00Z"/>
              <w:b/>
              <w:bCs/>
            </w:rPr>
          </w:rPrChange>
        </w:rPr>
        <w:pPrChange w:id="4005" w:author="Client" w:date="2023-02-10T00:33:00Z">
          <w:pPr>
            <w:spacing w:after="0" w:line="480" w:lineRule="auto"/>
            <w:jc w:val="both"/>
          </w:pPr>
        </w:pPrChange>
      </w:pPr>
    </w:p>
    <w:p w14:paraId="249F71B4" w14:textId="1B653826" w:rsidR="00584075" w:rsidRPr="00ED36A5" w:rsidRDefault="00C100EA">
      <w:pPr>
        <w:pStyle w:val="Heading2"/>
        <w:numPr>
          <w:ilvl w:val="0"/>
          <w:numId w:val="0"/>
        </w:numPr>
        <w:ind w:left="576" w:hanging="576"/>
        <w:rPr>
          <w:rFonts w:ascii="Times New Roman" w:hAnsi="Times New Roman"/>
          <w:b w:val="0"/>
          <w:bCs w:val="0"/>
          <w:sz w:val="24"/>
          <w:szCs w:val="24"/>
          <w:rPrChange w:id="4006" w:author="Client" w:date="2023-02-10T00:33:00Z">
            <w:rPr>
              <w:b/>
              <w:bCs/>
            </w:rPr>
          </w:rPrChange>
        </w:rPr>
        <w:pPrChange w:id="4007" w:author="Client" w:date="2023-02-10T00:33:00Z">
          <w:pPr>
            <w:spacing w:after="0" w:line="480" w:lineRule="auto"/>
            <w:jc w:val="both"/>
          </w:pPr>
        </w:pPrChange>
      </w:pPr>
      <w:bookmarkStart w:id="4008" w:name="_Toc126882093"/>
      <w:bookmarkStart w:id="4009" w:name="_Toc126917281"/>
      <w:r w:rsidRPr="00ED36A5">
        <w:rPr>
          <w:rFonts w:ascii="Times New Roman" w:hAnsi="Times New Roman"/>
          <w:color w:val="auto"/>
          <w:sz w:val="24"/>
          <w:szCs w:val="24"/>
          <w:rPrChange w:id="4010" w:author="Client" w:date="2023-02-10T00:33:00Z">
            <w:rPr>
              <w:b/>
              <w:bCs/>
            </w:rPr>
          </w:rPrChange>
        </w:rPr>
        <w:t>References</w:t>
      </w:r>
      <w:bookmarkEnd w:id="4008"/>
      <w:bookmarkEnd w:id="4009"/>
    </w:p>
    <w:p w14:paraId="2AF3C1B9" w14:textId="77777777" w:rsidR="00702B9E" w:rsidRDefault="00702B9E" w:rsidP="00F6748E">
      <w:pPr>
        <w:shd w:val="clear" w:color="auto" w:fill="FFFFFF"/>
        <w:spacing w:after="0" w:line="480" w:lineRule="auto"/>
        <w:textAlignment w:val="center"/>
        <w:rPr>
          <w:ins w:id="4011" w:author="REX'S BRIEKS ARCHIE RHON'S" w:date="2023-02-08T05:58:00Z"/>
          <w:rFonts w:ascii="Times New Roman" w:eastAsia="Times New Roman" w:hAnsi="Times New Roman"/>
          <w:bCs/>
          <w:color w:val="292934" w:themeColor="text1"/>
          <w:sz w:val="24"/>
          <w:szCs w:val="24"/>
        </w:rPr>
      </w:pPr>
    </w:p>
    <w:p w14:paraId="3462CEC9" w14:textId="7EB96F67" w:rsidR="00F6748E" w:rsidRPr="00632A24" w:rsidRDefault="00F6748E" w:rsidP="00F6748E">
      <w:pPr>
        <w:shd w:val="clear" w:color="auto" w:fill="FFFFFF"/>
        <w:spacing w:after="0" w:line="480" w:lineRule="auto"/>
        <w:textAlignment w:val="center"/>
        <w:rPr>
          <w:ins w:id="4012" w:author="IVERSON MARZAN" w:date="2023-01-31T12:40:00Z"/>
          <w:rFonts w:ascii="Times New Roman" w:eastAsia="Times New Roman" w:hAnsi="Times New Roman"/>
          <w:color w:val="292934" w:themeColor="text1"/>
          <w:sz w:val="24"/>
          <w:szCs w:val="24"/>
          <w:lang w:val="en-PH" w:eastAsia="en-PH"/>
          <w:rPrChange w:id="4013" w:author="IVERSON MARZAN" w:date="2023-01-31T13:13:00Z">
            <w:rPr>
              <w:ins w:id="4014" w:author="IVERSON MARZAN" w:date="2023-01-31T12:40:00Z"/>
              <w:rFonts w:ascii="var(--nova-font-family-display)" w:eastAsia="Times New Roman" w:hAnsi="var(--nova-font-family-display)"/>
              <w:color w:val="111111"/>
              <w:sz w:val="21"/>
              <w:szCs w:val="21"/>
              <w:lang w:val="en-PH" w:eastAsia="en-PH"/>
            </w:rPr>
          </w:rPrChange>
        </w:rPr>
      </w:pPr>
      <w:ins w:id="4015" w:author="IVERSON MARZAN" w:date="2023-01-31T12:38:00Z">
        <w:r w:rsidRPr="00632A24">
          <w:rPr>
            <w:rFonts w:ascii="Times New Roman" w:eastAsia="Times New Roman" w:hAnsi="Times New Roman"/>
            <w:bCs/>
            <w:color w:val="292934" w:themeColor="text1"/>
            <w:sz w:val="24"/>
            <w:szCs w:val="24"/>
            <w:rPrChange w:id="4016" w:author="IVERSON MARZAN" w:date="2023-01-31T13:13:00Z">
              <w:rPr>
                <w:rFonts w:ascii="Times New Roman" w:eastAsia="Times New Roman" w:hAnsi="Times New Roman"/>
                <w:bCs/>
                <w:color w:val="000000"/>
                <w:sz w:val="24"/>
                <w:szCs w:val="24"/>
              </w:rPr>
            </w:rPrChange>
          </w:rPr>
          <w:t>The importance of managing innovation in modern enterprises (</w:t>
        </w:r>
      </w:ins>
      <w:proofErr w:type="spellStart"/>
      <w:ins w:id="4017" w:author="IVERSON MARZAN" w:date="2023-01-31T12:39:00Z">
        <w:r w:rsidRPr="00632A24">
          <w:rPr>
            <w:rFonts w:ascii="Times New Roman" w:eastAsia="Times New Roman" w:hAnsi="Times New Roman"/>
            <w:bCs/>
            <w:color w:val="292934" w:themeColor="text1"/>
            <w:sz w:val="24"/>
            <w:szCs w:val="24"/>
            <w:rPrChange w:id="4018" w:author="IVERSON MARZAN" w:date="2023-01-31T13:13:00Z">
              <w:rPr>
                <w:rFonts w:ascii="Times New Roman" w:eastAsia="Times New Roman" w:hAnsi="Times New Roman"/>
                <w:bCs/>
                <w:color w:val="000000"/>
                <w:sz w:val="24"/>
                <w:szCs w:val="24"/>
              </w:rPr>
            </w:rPrChange>
          </w:rPr>
          <w:t>i</w:t>
        </w:r>
        <w:r w:rsidRPr="00632A24">
          <w:rPr>
            <w:rFonts w:ascii="Times New Roman" w:eastAsia="Times New Roman" w:hAnsi="Times New Roman"/>
            <w:color w:val="292934" w:themeColor="text1"/>
            <w:sz w:val="24"/>
            <w:szCs w:val="24"/>
            <w:lang w:val="en-PH" w:eastAsia="en-PH"/>
            <w:rPrChange w:id="4019" w:author="IVERSON MARZAN" w:date="2023-01-31T13:13:00Z">
              <w:rPr>
                <w:rFonts w:ascii="var(--nova-font-family-display)" w:eastAsia="Times New Roman" w:hAnsi="var(--nova-font-family-display)"/>
                <w:color w:val="111111"/>
                <w:sz w:val="21"/>
                <w:szCs w:val="21"/>
                <w:lang w:val="en-PH" w:eastAsia="en-PH"/>
              </w:rPr>
            </w:rPrChange>
          </w:rPr>
          <w:t>vana</w:t>
        </w:r>
        <w:proofErr w:type="spellEnd"/>
        <w:r w:rsidRPr="00632A24">
          <w:rPr>
            <w:rFonts w:ascii="Times New Roman" w:eastAsia="Times New Roman" w:hAnsi="Times New Roman"/>
            <w:color w:val="292934" w:themeColor="text1"/>
            <w:sz w:val="24"/>
            <w:szCs w:val="24"/>
            <w:lang w:val="en-PH" w:eastAsia="en-PH"/>
            <w:rPrChange w:id="4020" w:author="IVERSON MARZAN" w:date="2023-01-31T13:13:00Z">
              <w:rPr>
                <w:rFonts w:ascii="var(--nova-font-family-display)" w:eastAsia="Times New Roman" w:hAnsi="var(--nova-font-family-display)"/>
                <w:color w:val="111111"/>
                <w:sz w:val="21"/>
                <w:szCs w:val="21"/>
                <w:lang w:val="en-PH" w:eastAsia="en-PH"/>
              </w:rPr>
            </w:rPrChange>
          </w:rPr>
          <w:t xml:space="preserve"> </w:t>
        </w:r>
        <w:proofErr w:type="spellStart"/>
        <w:r w:rsidRPr="00632A24">
          <w:rPr>
            <w:rFonts w:ascii="Times New Roman" w:eastAsia="Times New Roman" w:hAnsi="Times New Roman"/>
            <w:color w:val="292934" w:themeColor="text1"/>
            <w:sz w:val="24"/>
            <w:szCs w:val="24"/>
            <w:lang w:val="en-PH" w:eastAsia="en-PH"/>
            <w:rPrChange w:id="4021" w:author="IVERSON MARZAN" w:date="2023-01-31T13:13:00Z">
              <w:rPr>
                <w:rFonts w:ascii="var(--nova-font-family-display)" w:eastAsia="Times New Roman" w:hAnsi="var(--nova-font-family-display)"/>
                <w:color w:val="111111"/>
                <w:sz w:val="21"/>
                <w:szCs w:val="21"/>
                <w:lang w:val="en-PH" w:eastAsia="en-PH"/>
              </w:rPr>
            </w:rPrChange>
          </w:rPr>
          <w:t>Janji</w:t>
        </w:r>
        <w:r w:rsidRPr="00632A24">
          <w:rPr>
            <w:rFonts w:ascii="Times New Roman" w:eastAsia="Times New Roman" w:hAnsi="Times New Roman" w:hint="eastAsia"/>
            <w:color w:val="292934" w:themeColor="text1"/>
            <w:sz w:val="24"/>
            <w:szCs w:val="24"/>
            <w:lang w:val="en-PH" w:eastAsia="en-PH"/>
            <w:rPrChange w:id="4022" w:author="IVERSON MARZAN" w:date="2023-01-31T13:13:00Z">
              <w:rPr>
                <w:rFonts w:ascii="var(--nova-font-family-display)" w:eastAsia="Times New Roman" w:hAnsi="var(--nova-font-family-display)" w:hint="eastAsia"/>
                <w:color w:val="111111"/>
                <w:sz w:val="21"/>
                <w:szCs w:val="21"/>
                <w:lang w:val="en-PH" w:eastAsia="en-PH"/>
              </w:rPr>
            </w:rPrChange>
          </w:rPr>
          <w:t>ć</w:t>
        </w:r>
        <w:proofErr w:type="spellEnd"/>
        <w:r w:rsidRPr="00632A24">
          <w:rPr>
            <w:rFonts w:ascii="Times New Roman" w:eastAsia="Times New Roman" w:hAnsi="Times New Roman"/>
            <w:color w:val="292934" w:themeColor="text1"/>
            <w:sz w:val="24"/>
            <w:szCs w:val="24"/>
            <w:lang w:val="en-PH" w:eastAsia="en-PH"/>
            <w:rPrChange w:id="4023" w:author="IVERSON MARZAN" w:date="2023-01-31T13:13:00Z">
              <w:rPr>
                <w:rFonts w:ascii="var(--nova-font-family-display)" w:eastAsia="Times New Roman" w:hAnsi="var(--nova-font-family-display)"/>
                <w:color w:val="111111"/>
                <w:sz w:val="21"/>
                <w:szCs w:val="21"/>
                <w:lang w:val="en-PH" w:eastAsia="en-PH"/>
              </w:rPr>
            </w:rPrChange>
          </w:rPr>
          <w:t xml:space="preserve">, Tamara </w:t>
        </w:r>
        <w:proofErr w:type="spellStart"/>
        <w:r w:rsidRPr="00632A24">
          <w:rPr>
            <w:rFonts w:ascii="Times New Roman" w:eastAsia="Times New Roman" w:hAnsi="Times New Roman"/>
            <w:color w:val="292934" w:themeColor="text1"/>
            <w:sz w:val="24"/>
            <w:szCs w:val="24"/>
            <w:lang w:val="en-PH" w:eastAsia="en-PH"/>
            <w:rPrChange w:id="4024" w:author="IVERSON MARZAN" w:date="2023-01-31T13:13:00Z">
              <w:rPr>
                <w:rFonts w:ascii="var(--nova-font-family-display)" w:eastAsia="Times New Roman" w:hAnsi="var(--nova-font-family-display)"/>
                <w:color w:val="111111"/>
                <w:sz w:val="21"/>
                <w:szCs w:val="21"/>
                <w:lang w:val="en-PH" w:eastAsia="en-PH"/>
              </w:rPr>
            </w:rPrChange>
          </w:rPr>
          <w:t>Radjenovic</w:t>
        </w:r>
      </w:ins>
      <w:proofErr w:type="spellEnd"/>
      <w:ins w:id="4025" w:author="IVERSON MARZAN" w:date="2023-01-31T12:40:00Z">
        <w:r w:rsidRPr="00632A24">
          <w:rPr>
            <w:rFonts w:ascii="Times New Roman" w:eastAsia="Times New Roman" w:hAnsi="Times New Roman"/>
            <w:color w:val="292934" w:themeColor="text1"/>
            <w:sz w:val="24"/>
            <w:szCs w:val="24"/>
            <w:lang w:val="en-PH" w:eastAsia="en-PH"/>
            <w:rPrChange w:id="4026" w:author="IVERSON MARZAN" w:date="2023-01-31T13:13:00Z">
              <w:rPr>
                <w:rFonts w:ascii="var(--nova-font-family-display)" w:eastAsia="Times New Roman" w:hAnsi="var(--nova-font-family-display)"/>
                <w:color w:val="111111"/>
                <w:sz w:val="21"/>
                <w:szCs w:val="21"/>
                <w:lang w:val="en-PH" w:eastAsia="en-PH"/>
              </w:rPr>
            </w:rPrChange>
          </w:rPr>
          <w:t xml:space="preserve">, 2019) </w:t>
        </w:r>
        <w:r w:rsidRPr="00632A24">
          <w:rPr>
            <w:rFonts w:ascii="Times New Roman" w:eastAsia="Times New Roman" w:hAnsi="Times New Roman"/>
            <w:color w:val="292934" w:themeColor="text1"/>
            <w:sz w:val="24"/>
            <w:szCs w:val="24"/>
            <w:lang w:val="en-PH" w:eastAsia="en-PH"/>
            <w:rPrChange w:id="4027" w:author="IVERSON MARZAN" w:date="2023-01-31T13:13:00Z">
              <w:rPr>
                <w:rFonts w:ascii="var(--nova-font-family-display)" w:eastAsia="Times New Roman" w:hAnsi="var(--nova-font-family-display)"/>
                <w:color w:val="111111"/>
                <w:sz w:val="21"/>
                <w:szCs w:val="21"/>
                <w:lang w:val="en-PH" w:eastAsia="en-PH"/>
              </w:rPr>
            </w:rPrChange>
          </w:rPr>
          <w:fldChar w:fldCharType="begin"/>
        </w:r>
        <w:r w:rsidRPr="00632A24">
          <w:rPr>
            <w:rFonts w:ascii="Times New Roman" w:eastAsia="Times New Roman" w:hAnsi="Times New Roman"/>
            <w:color w:val="292934" w:themeColor="text1"/>
            <w:sz w:val="24"/>
            <w:szCs w:val="24"/>
            <w:lang w:val="en-PH" w:eastAsia="en-PH"/>
            <w:rPrChange w:id="4028" w:author="IVERSON MARZAN" w:date="2023-01-31T13:13:00Z">
              <w:rPr>
                <w:rFonts w:ascii="var(--nova-font-family-display)" w:eastAsia="Times New Roman" w:hAnsi="var(--nova-font-family-display)"/>
                <w:color w:val="111111"/>
                <w:sz w:val="21"/>
                <w:szCs w:val="21"/>
                <w:lang w:val="en-PH" w:eastAsia="en-PH"/>
              </w:rPr>
            </w:rPrChange>
          </w:rPr>
          <w:instrText xml:space="preserve"> HYPERLINK "https://www.researchgate.net/publication/336990472_The_importance_of_managing_innovation_in_modern_enterprises" </w:instrText>
        </w:r>
        <w:r w:rsidRPr="00632A24">
          <w:rPr>
            <w:rFonts w:ascii="Times New Roman" w:eastAsia="Times New Roman" w:hAnsi="Times New Roman"/>
            <w:color w:val="292934" w:themeColor="text1"/>
            <w:sz w:val="24"/>
            <w:szCs w:val="24"/>
            <w:lang w:val="en-PH" w:eastAsia="en-PH"/>
            <w:rPrChange w:id="4029" w:author="IVERSON MARZAN" w:date="2023-01-31T13:13:00Z">
              <w:rPr>
                <w:rFonts w:ascii="Times New Roman" w:eastAsia="Times New Roman" w:hAnsi="Times New Roman"/>
                <w:color w:val="292934" w:themeColor="text1"/>
                <w:sz w:val="24"/>
                <w:szCs w:val="24"/>
                <w:lang w:val="en-PH" w:eastAsia="en-PH"/>
              </w:rPr>
            </w:rPrChange>
          </w:rPr>
        </w:r>
        <w:r w:rsidRPr="00632A24">
          <w:rPr>
            <w:rFonts w:ascii="Times New Roman" w:eastAsia="Times New Roman" w:hAnsi="Times New Roman"/>
            <w:color w:val="292934" w:themeColor="text1"/>
            <w:sz w:val="24"/>
            <w:szCs w:val="24"/>
            <w:lang w:val="en-PH" w:eastAsia="en-PH"/>
            <w:rPrChange w:id="4030" w:author="IVERSON MARZAN" w:date="2023-01-31T13:13:00Z">
              <w:rPr>
                <w:rFonts w:ascii="var(--nova-font-family-display)" w:eastAsia="Times New Roman" w:hAnsi="var(--nova-font-family-display)"/>
                <w:color w:val="111111"/>
                <w:sz w:val="21"/>
                <w:szCs w:val="21"/>
                <w:lang w:val="en-PH" w:eastAsia="en-PH"/>
              </w:rPr>
            </w:rPrChange>
          </w:rPr>
          <w:fldChar w:fldCharType="separate"/>
        </w:r>
        <w:r w:rsidRPr="00632A24">
          <w:rPr>
            <w:rStyle w:val="Hyperlink"/>
            <w:rFonts w:ascii="Times New Roman" w:eastAsia="Times New Roman" w:hAnsi="Times New Roman"/>
            <w:color w:val="292934" w:themeColor="text1"/>
            <w:sz w:val="24"/>
            <w:szCs w:val="24"/>
            <w:lang w:val="en-PH" w:eastAsia="en-PH"/>
            <w:rPrChange w:id="4031" w:author="IVERSON MARZAN" w:date="2023-01-31T13:13:00Z">
              <w:rPr>
                <w:rStyle w:val="Hyperlink"/>
                <w:rFonts w:ascii="var(--nova-font-family-display)" w:eastAsia="Times New Roman" w:hAnsi="var(--nova-font-family-display)"/>
                <w:sz w:val="21"/>
                <w:szCs w:val="21"/>
                <w:lang w:val="en-PH" w:eastAsia="en-PH"/>
              </w:rPr>
            </w:rPrChange>
          </w:rPr>
          <w:t>https://www.researchgate.net/publication/336990472_The_importance_of_managing_innovation_in_modern_enterprises</w:t>
        </w:r>
        <w:r w:rsidRPr="00632A24">
          <w:rPr>
            <w:rFonts w:ascii="Times New Roman" w:eastAsia="Times New Roman" w:hAnsi="Times New Roman"/>
            <w:color w:val="292934" w:themeColor="text1"/>
            <w:sz w:val="24"/>
            <w:szCs w:val="24"/>
            <w:lang w:val="en-PH" w:eastAsia="en-PH"/>
            <w:rPrChange w:id="4032" w:author="IVERSON MARZAN" w:date="2023-01-31T13:13:00Z">
              <w:rPr>
                <w:rFonts w:ascii="var(--nova-font-family-display)" w:eastAsia="Times New Roman" w:hAnsi="var(--nova-font-family-display)"/>
                <w:color w:val="111111"/>
                <w:sz w:val="21"/>
                <w:szCs w:val="21"/>
                <w:lang w:val="en-PH" w:eastAsia="en-PH"/>
              </w:rPr>
            </w:rPrChange>
          </w:rPr>
          <w:fldChar w:fldCharType="end"/>
        </w:r>
      </w:ins>
    </w:p>
    <w:p w14:paraId="2006CC7F" w14:textId="6004CDE3" w:rsidR="00F6748E" w:rsidRPr="00632A24" w:rsidRDefault="00C742E7" w:rsidP="00F6748E">
      <w:pPr>
        <w:shd w:val="clear" w:color="auto" w:fill="FFFFFF"/>
        <w:spacing w:after="0" w:line="480" w:lineRule="auto"/>
        <w:textAlignment w:val="center"/>
        <w:rPr>
          <w:ins w:id="4033" w:author="IVERSON MARZAN" w:date="2023-01-31T12:49:00Z"/>
          <w:rFonts w:ascii="Times New Roman" w:eastAsia="Times New Roman" w:hAnsi="Times New Roman"/>
          <w:color w:val="292934" w:themeColor="text1"/>
          <w:sz w:val="24"/>
          <w:szCs w:val="24"/>
          <w:lang w:val="en-PH" w:eastAsia="en-PH"/>
          <w:rPrChange w:id="4034" w:author="IVERSON MARZAN" w:date="2023-01-31T13:13:00Z">
            <w:rPr>
              <w:ins w:id="4035" w:author="IVERSON MARZAN" w:date="2023-01-31T12:49:00Z"/>
              <w:rFonts w:ascii="Times New Roman" w:eastAsia="Times New Roman" w:hAnsi="Times New Roman"/>
              <w:color w:val="111111"/>
              <w:sz w:val="24"/>
              <w:szCs w:val="24"/>
              <w:lang w:val="en-PH" w:eastAsia="en-PH"/>
            </w:rPr>
          </w:rPrChange>
        </w:rPr>
      </w:pPr>
      <w:ins w:id="4036" w:author="IVERSON MARZAN" w:date="2023-01-31T12:48:00Z">
        <w:r w:rsidRPr="00632A24">
          <w:rPr>
            <w:rFonts w:ascii="Times New Roman" w:eastAsia="Times New Roman" w:hAnsi="Times New Roman"/>
            <w:color w:val="292934" w:themeColor="text1"/>
            <w:sz w:val="24"/>
            <w:szCs w:val="24"/>
            <w:lang w:val="en-PH" w:eastAsia="en-PH"/>
            <w:rPrChange w:id="4037" w:author="IVERSON MARZAN" w:date="2023-01-31T13:13:00Z">
              <w:rPr>
                <w:rFonts w:ascii="var(--nova-font-family-display)" w:eastAsia="Times New Roman" w:hAnsi="var(--nova-font-family-display)"/>
                <w:color w:val="111111"/>
                <w:sz w:val="21"/>
                <w:szCs w:val="21"/>
                <w:lang w:val="en-PH" w:eastAsia="en-PH"/>
              </w:rPr>
            </w:rPrChange>
          </w:rPr>
          <w:t>Innovation alliances: Balancing value creation dynamics, competitive intensity and market overlap</w:t>
        </w:r>
        <w:r w:rsidRPr="00632A24">
          <w:rPr>
            <w:rFonts w:ascii="Times New Roman" w:eastAsia="Times New Roman" w:hAnsi="Times New Roman"/>
            <w:color w:val="292934" w:themeColor="text1"/>
            <w:sz w:val="24"/>
            <w:szCs w:val="24"/>
            <w:lang w:val="en-PH" w:eastAsia="en-PH"/>
            <w:rPrChange w:id="4038" w:author="IVERSON MARZAN" w:date="2023-01-31T13:13:00Z">
              <w:rPr>
                <w:rFonts w:ascii="Times New Roman" w:eastAsia="Times New Roman" w:hAnsi="Times New Roman"/>
                <w:color w:val="111111"/>
                <w:sz w:val="24"/>
                <w:szCs w:val="24"/>
                <w:lang w:val="en-PH" w:eastAsia="en-PH"/>
              </w:rPr>
            </w:rPrChange>
          </w:rPr>
          <w:t xml:space="preserve"> (Miranda, 2020)</w:t>
        </w:r>
      </w:ins>
      <w:ins w:id="4039" w:author="IVERSON MARZAN" w:date="2023-01-31T12:49:00Z">
        <w:r w:rsidRPr="00632A24">
          <w:rPr>
            <w:rFonts w:ascii="Times New Roman" w:eastAsia="Times New Roman" w:hAnsi="Times New Roman"/>
            <w:color w:val="292934" w:themeColor="text1"/>
            <w:sz w:val="24"/>
            <w:szCs w:val="24"/>
            <w:lang w:val="en-PH" w:eastAsia="en-PH"/>
            <w:rPrChange w:id="4040" w:author="IVERSON MARZAN" w:date="2023-01-31T13:13:00Z">
              <w:rPr>
                <w:rFonts w:ascii="Times New Roman" w:eastAsia="Times New Roman" w:hAnsi="Times New Roman"/>
                <w:color w:val="111111"/>
                <w:sz w:val="24"/>
                <w:szCs w:val="24"/>
                <w:lang w:val="en-PH" w:eastAsia="en-PH"/>
              </w:rPr>
            </w:rPrChange>
          </w:rPr>
          <w:t xml:space="preserve"> </w:t>
        </w:r>
        <w:r w:rsidRPr="00632A24">
          <w:rPr>
            <w:rFonts w:ascii="Times New Roman" w:eastAsia="Times New Roman" w:hAnsi="Times New Roman"/>
            <w:color w:val="292934" w:themeColor="text1"/>
            <w:sz w:val="24"/>
            <w:szCs w:val="24"/>
            <w:lang w:val="en-PH" w:eastAsia="en-PH"/>
            <w:rPrChange w:id="4041" w:author="IVERSON MARZAN" w:date="2023-01-31T13:13:00Z">
              <w:rPr>
                <w:rFonts w:ascii="Times New Roman" w:eastAsia="Times New Roman" w:hAnsi="Times New Roman"/>
                <w:color w:val="111111"/>
                <w:sz w:val="24"/>
                <w:szCs w:val="24"/>
                <w:lang w:val="en-PH" w:eastAsia="en-PH"/>
              </w:rPr>
            </w:rPrChange>
          </w:rPr>
          <w:fldChar w:fldCharType="begin"/>
        </w:r>
        <w:r w:rsidRPr="00632A24">
          <w:rPr>
            <w:rFonts w:ascii="Times New Roman" w:eastAsia="Times New Roman" w:hAnsi="Times New Roman"/>
            <w:color w:val="292934" w:themeColor="text1"/>
            <w:sz w:val="24"/>
            <w:szCs w:val="24"/>
            <w:lang w:val="en-PH" w:eastAsia="en-PH"/>
            <w:rPrChange w:id="4042" w:author="IVERSON MARZAN" w:date="2023-01-31T13:13:00Z">
              <w:rPr>
                <w:rFonts w:ascii="Times New Roman" w:eastAsia="Times New Roman" w:hAnsi="Times New Roman"/>
                <w:color w:val="111111"/>
                <w:sz w:val="24"/>
                <w:szCs w:val="24"/>
                <w:lang w:val="en-PH" w:eastAsia="en-PH"/>
              </w:rPr>
            </w:rPrChange>
          </w:rPr>
          <w:instrText xml:space="preserve"> HYPERLINK "https://ideas.repec.org/a/eee/jbrese/v112y2020icp240-247.html" </w:instrText>
        </w:r>
        <w:r w:rsidRPr="00632A24">
          <w:rPr>
            <w:rFonts w:ascii="Times New Roman" w:eastAsia="Times New Roman" w:hAnsi="Times New Roman"/>
            <w:color w:val="292934" w:themeColor="text1"/>
            <w:sz w:val="24"/>
            <w:szCs w:val="24"/>
            <w:lang w:val="en-PH" w:eastAsia="en-PH"/>
            <w:rPrChange w:id="4043" w:author="IVERSON MARZAN" w:date="2023-01-31T13:13:00Z">
              <w:rPr>
                <w:rFonts w:ascii="Times New Roman" w:eastAsia="Times New Roman" w:hAnsi="Times New Roman"/>
                <w:color w:val="292934" w:themeColor="text1"/>
                <w:sz w:val="24"/>
                <w:szCs w:val="24"/>
                <w:lang w:val="en-PH" w:eastAsia="en-PH"/>
              </w:rPr>
            </w:rPrChange>
          </w:rPr>
        </w:r>
        <w:r w:rsidRPr="00632A24">
          <w:rPr>
            <w:rFonts w:ascii="Times New Roman" w:eastAsia="Times New Roman" w:hAnsi="Times New Roman"/>
            <w:color w:val="292934" w:themeColor="text1"/>
            <w:sz w:val="24"/>
            <w:szCs w:val="24"/>
            <w:lang w:val="en-PH" w:eastAsia="en-PH"/>
            <w:rPrChange w:id="4044" w:author="IVERSON MARZAN" w:date="2023-01-31T13:13:00Z">
              <w:rPr>
                <w:rFonts w:ascii="Times New Roman" w:eastAsia="Times New Roman" w:hAnsi="Times New Roman"/>
                <w:color w:val="111111"/>
                <w:sz w:val="24"/>
                <w:szCs w:val="24"/>
                <w:lang w:val="en-PH" w:eastAsia="en-PH"/>
              </w:rPr>
            </w:rPrChange>
          </w:rPr>
          <w:fldChar w:fldCharType="separate"/>
        </w:r>
        <w:r w:rsidRPr="00632A24">
          <w:rPr>
            <w:rStyle w:val="Hyperlink"/>
            <w:rFonts w:ascii="Times New Roman" w:eastAsia="Times New Roman" w:hAnsi="Times New Roman"/>
            <w:color w:val="292934" w:themeColor="text1"/>
            <w:sz w:val="24"/>
            <w:szCs w:val="24"/>
            <w:lang w:val="en-PH" w:eastAsia="en-PH"/>
            <w:rPrChange w:id="4045" w:author="IVERSON MARZAN" w:date="2023-01-31T13:13:00Z">
              <w:rPr>
                <w:rStyle w:val="Hyperlink"/>
                <w:rFonts w:ascii="Times New Roman" w:eastAsia="Times New Roman" w:hAnsi="Times New Roman"/>
                <w:sz w:val="24"/>
                <w:szCs w:val="24"/>
                <w:lang w:val="en-PH" w:eastAsia="en-PH"/>
              </w:rPr>
            </w:rPrChange>
          </w:rPr>
          <w:t>https://ideas.repec.org/a/eee/jbrese/v112y2020icp240-247.html</w:t>
        </w:r>
        <w:r w:rsidRPr="00632A24">
          <w:rPr>
            <w:rFonts w:ascii="Times New Roman" w:eastAsia="Times New Roman" w:hAnsi="Times New Roman"/>
            <w:color w:val="292934" w:themeColor="text1"/>
            <w:sz w:val="24"/>
            <w:szCs w:val="24"/>
            <w:lang w:val="en-PH" w:eastAsia="en-PH"/>
            <w:rPrChange w:id="4046" w:author="IVERSON MARZAN" w:date="2023-01-31T13:13:00Z">
              <w:rPr>
                <w:rFonts w:ascii="Times New Roman" w:eastAsia="Times New Roman" w:hAnsi="Times New Roman"/>
                <w:color w:val="111111"/>
                <w:sz w:val="24"/>
                <w:szCs w:val="24"/>
                <w:lang w:val="en-PH" w:eastAsia="en-PH"/>
              </w:rPr>
            </w:rPrChange>
          </w:rPr>
          <w:fldChar w:fldCharType="end"/>
        </w:r>
      </w:ins>
    </w:p>
    <w:p w14:paraId="7CBFC156" w14:textId="17B8CCB4" w:rsidR="00C742E7" w:rsidRPr="00632A24" w:rsidRDefault="00C742E7" w:rsidP="00F6748E">
      <w:pPr>
        <w:shd w:val="clear" w:color="auto" w:fill="FFFFFF"/>
        <w:spacing w:after="0" w:line="480" w:lineRule="auto"/>
        <w:textAlignment w:val="center"/>
        <w:rPr>
          <w:ins w:id="4047" w:author="IVERSON MARZAN" w:date="2023-01-31T12:50:00Z"/>
          <w:rFonts w:ascii="Times New Roman" w:eastAsia="Times New Roman" w:hAnsi="Times New Roman"/>
          <w:color w:val="292934" w:themeColor="text1"/>
          <w:sz w:val="24"/>
          <w:szCs w:val="24"/>
          <w:lang w:val="en-PH" w:eastAsia="en-PH"/>
          <w:rPrChange w:id="4048" w:author="IVERSON MARZAN" w:date="2023-01-31T13:13:00Z">
            <w:rPr>
              <w:ins w:id="4049" w:author="IVERSON MARZAN" w:date="2023-01-31T12:50:00Z"/>
              <w:rFonts w:ascii="Times New Roman" w:eastAsia="Times New Roman" w:hAnsi="Times New Roman"/>
              <w:color w:val="111111"/>
              <w:sz w:val="24"/>
              <w:szCs w:val="24"/>
              <w:lang w:val="en-PH" w:eastAsia="en-PH"/>
            </w:rPr>
          </w:rPrChange>
        </w:rPr>
      </w:pPr>
      <w:ins w:id="4050" w:author="IVERSON MARZAN" w:date="2023-01-31T12:50:00Z">
        <w:r w:rsidRPr="00632A24">
          <w:rPr>
            <w:rFonts w:ascii="Times New Roman" w:eastAsia="Times New Roman" w:hAnsi="Times New Roman"/>
            <w:color w:val="292934" w:themeColor="text1"/>
            <w:sz w:val="24"/>
            <w:szCs w:val="24"/>
            <w:lang w:val="en-PH" w:eastAsia="en-PH"/>
            <w:rPrChange w:id="4051" w:author="IVERSON MARZAN" w:date="2023-01-31T13:13:00Z">
              <w:rPr>
                <w:rFonts w:ascii="Times New Roman" w:eastAsia="Times New Roman" w:hAnsi="Times New Roman"/>
                <w:color w:val="111111"/>
                <w:sz w:val="24"/>
                <w:szCs w:val="24"/>
                <w:lang w:val="en-PH" w:eastAsia="en-PH"/>
              </w:rPr>
            </w:rPrChange>
          </w:rPr>
          <w:t>Service innovations’ roles in long-term relationships with business customers</w:t>
        </w:r>
      </w:ins>
    </w:p>
    <w:p w14:paraId="2791E557" w14:textId="3404CBCF" w:rsidR="00C742E7" w:rsidRPr="00632A24" w:rsidRDefault="00C742E7" w:rsidP="00F6748E">
      <w:pPr>
        <w:shd w:val="clear" w:color="auto" w:fill="FFFFFF"/>
        <w:spacing w:after="0" w:line="480" w:lineRule="auto"/>
        <w:textAlignment w:val="center"/>
        <w:rPr>
          <w:ins w:id="4052" w:author="IVERSON MARZAN" w:date="2023-01-31T12:50:00Z"/>
          <w:rFonts w:ascii="Times New Roman" w:eastAsia="Times New Roman" w:hAnsi="Times New Roman"/>
          <w:color w:val="292934" w:themeColor="text1"/>
          <w:sz w:val="24"/>
          <w:szCs w:val="24"/>
          <w:lang w:val="en-PH" w:eastAsia="en-PH"/>
          <w:rPrChange w:id="4053" w:author="IVERSON MARZAN" w:date="2023-01-31T13:13:00Z">
            <w:rPr>
              <w:ins w:id="4054" w:author="IVERSON MARZAN" w:date="2023-01-31T12:50:00Z"/>
              <w:rFonts w:ascii="Times New Roman" w:eastAsia="Times New Roman" w:hAnsi="Times New Roman"/>
              <w:color w:val="111111"/>
              <w:sz w:val="24"/>
              <w:szCs w:val="24"/>
              <w:lang w:val="en-PH" w:eastAsia="en-PH"/>
            </w:rPr>
          </w:rPrChange>
        </w:rPr>
      </w:pPr>
      <w:ins w:id="4055" w:author="IVERSON MARZAN" w:date="2023-01-31T12:50:00Z">
        <w:r w:rsidRPr="00632A24">
          <w:rPr>
            <w:rFonts w:ascii="Times New Roman" w:eastAsia="Times New Roman" w:hAnsi="Times New Roman"/>
            <w:color w:val="292934" w:themeColor="text1"/>
            <w:sz w:val="24"/>
            <w:szCs w:val="24"/>
            <w:lang w:val="en-PH" w:eastAsia="en-PH"/>
            <w:rPrChange w:id="4056" w:author="IVERSON MARZAN" w:date="2023-01-31T13:13:00Z">
              <w:rPr>
                <w:rFonts w:ascii="Times New Roman" w:eastAsia="Times New Roman" w:hAnsi="Times New Roman"/>
                <w:color w:val="111111"/>
                <w:sz w:val="24"/>
                <w:szCs w:val="24"/>
                <w:lang w:val="en-PH" w:eastAsia="en-PH"/>
              </w:rPr>
            </w:rPrChange>
          </w:rPr>
          <w:fldChar w:fldCharType="begin"/>
        </w:r>
        <w:r w:rsidRPr="00632A24">
          <w:rPr>
            <w:rFonts w:ascii="Times New Roman" w:eastAsia="Times New Roman" w:hAnsi="Times New Roman"/>
            <w:color w:val="292934" w:themeColor="text1"/>
            <w:sz w:val="24"/>
            <w:szCs w:val="24"/>
            <w:lang w:val="en-PH" w:eastAsia="en-PH"/>
            <w:rPrChange w:id="4057" w:author="IVERSON MARZAN" w:date="2023-01-31T13:13:00Z">
              <w:rPr>
                <w:rFonts w:ascii="Times New Roman" w:eastAsia="Times New Roman" w:hAnsi="Times New Roman"/>
                <w:color w:val="111111"/>
                <w:sz w:val="24"/>
                <w:szCs w:val="24"/>
                <w:lang w:val="en-PH" w:eastAsia="en-PH"/>
              </w:rPr>
            </w:rPrChange>
          </w:rPr>
          <w:instrText xml:space="preserve"> HYPERLINK "https://www.tandfonline.com/doi/abs/10.1080/21639159.2019.1657360?journalCode=rgam20" </w:instrText>
        </w:r>
        <w:r w:rsidRPr="00632A24">
          <w:rPr>
            <w:rFonts w:ascii="Times New Roman" w:eastAsia="Times New Roman" w:hAnsi="Times New Roman"/>
            <w:color w:val="292934" w:themeColor="text1"/>
            <w:sz w:val="24"/>
            <w:szCs w:val="24"/>
            <w:lang w:val="en-PH" w:eastAsia="en-PH"/>
            <w:rPrChange w:id="4058" w:author="IVERSON MARZAN" w:date="2023-01-31T13:13:00Z">
              <w:rPr>
                <w:rFonts w:ascii="Times New Roman" w:eastAsia="Times New Roman" w:hAnsi="Times New Roman"/>
                <w:color w:val="292934" w:themeColor="text1"/>
                <w:sz w:val="24"/>
                <w:szCs w:val="24"/>
                <w:lang w:val="en-PH" w:eastAsia="en-PH"/>
              </w:rPr>
            </w:rPrChange>
          </w:rPr>
        </w:r>
        <w:r w:rsidRPr="00632A24">
          <w:rPr>
            <w:rFonts w:ascii="Times New Roman" w:eastAsia="Times New Roman" w:hAnsi="Times New Roman"/>
            <w:color w:val="292934" w:themeColor="text1"/>
            <w:sz w:val="24"/>
            <w:szCs w:val="24"/>
            <w:lang w:val="en-PH" w:eastAsia="en-PH"/>
            <w:rPrChange w:id="4059" w:author="IVERSON MARZAN" w:date="2023-01-31T13:13:00Z">
              <w:rPr>
                <w:rFonts w:ascii="Times New Roman" w:eastAsia="Times New Roman" w:hAnsi="Times New Roman"/>
                <w:color w:val="111111"/>
                <w:sz w:val="24"/>
                <w:szCs w:val="24"/>
                <w:lang w:val="en-PH" w:eastAsia="en-PH"/>
              </w:rPr>
            </w:rPrChange>
          </w:rPr>
          <w:fldChar w:fldCharType="separate"/>
        </w:r>
        <w:r w:rsidRPr="00632A24">
          <w:rPr>
            <w:rStyle w:val="Hyperlink"/>
            <w:rFonts w:ascii="Times New Roman" w:eastAsia="Times New Roman" w:hAnsi="Times New Roman"/>
            <w:color w:val="292934" w:themeColor="text1"/>
            <w:sz w:val="24"/>
            <w:szCs w:val="24"/>
            <w:lang w:val="en-PH" w:eastAsia="en-PH"/>
            <w:rPrChange w:id="4060" w:author="IVERSON MARZAN" w:date="2023-01-31T13:13:00Z">
              <w:rPr>
                <w:rStyle w:val="Hyperlink"/>
                <w:rFonts w:ascii="Times New Roman" w:eastAsia="Times New Roman" w:hAnsi="Times New Roman"/>
                <w:sz w:val="24"/>
                <w:szCs w:val="24"/>
                <w:lang w:val="en-PH" w:eastAsia="en-PH"/>
              </w:rPr>
            </w:rPrChange>
          </w:rPr>
          <w:t>https://www.tandfonline.com/doi/abs/10.1080/21639159.2019.1657360?journalCode=rgam20</w:t>
        </w:r>
        <w:r w:rsidRPr="00632A24">
          <w:rPr>
            <w:rFonts w:ascii="Times New Roman" w:eastAsia="Times New Roman" w:hAnsi="Times New Roman"/>
            <w:color w:val="292934" w:themeColor="text1"/>
            <w:sz w:val="24"/>
            <w:szCs w:val="24"/>
            <w:lang w:val="en-PH" w:eastAsia="en-PH"/>
            <w:rPrChange w:id="4061" w:author="IVERSON MARZAN" w:date="2023-01-31T13:13:00Z">
              <w:rPr>
                <w:rFonts w:ascii="Times New Roman" w:eastAsia="Times New Roman" w:hAnsi="Times New Roman"/>
                <w:color w:val="111111"/>
                <w:sz w:val="24"/>
                <w:szCs w:val="24"/>
                <w:lang w:val="en-PH" w:eastAsia="en-PH"/>
              </w:rPr>
            </w:rPrChange>
          </w:rPr>
          <w:fldChar w:fldCharType="end"/>
        </w:r>
      </w:ins>
    </w:p>
    <w:p w14:paraId="76EFD7A5" w14:textId="173303CA" w:rsidR="00C742E7" w:rsidRPr="00632A24" w:rsidRDefault="00C742E7" w:rsidP="00F6748E">
      <w:pPr>
        <w:shd w:val="clear" w:color="auto" w:fill="FFFFFF"/>
        <w:spacing w:after="0" w:line="480" w:lineRule="auto"/>
        <w:textAlignment w:val="center"/>
        <w:rPr>
          <w:ins w:id="4062" w:author="IVERSON MARZAN" w:date="2023-01-31T12:52:00Z"/>
          <w:rFonts w:ascii="Times New Roman" w:eastAsia="Times New Roman" w:hAnsi="Times New Roman"/>
          <w:color w:val="292934" w:themeColor="text1"/>
          <w:sz w:val="24"/>
          <w:szCs w:val="24"/>
          <w:lang w:val="en-PH" w:eastAsia="en-PH"/>
          <w:rPrChange w:id="4063" w:author="IVERSON MARZAN" w:date="2023-01-31T13:13:00Z">
            <w:rPr>
              <w:ins w:id="4064" w:author="IVERSON MARZAN" w:date="2023-01-31T12:52:00Z"/>
              <w:rFonts w:ascii="Times New Roman" w:eastAsia="Times New Roman" w:hAnsi="Times New Roman"/>
              <w:color w:val="111111"/>
              <w:sz w:val="24"/>
              <w:szCs w:val="24"/>
              <w:lang w:val="en-PH" w:eastAsia="en-PH"/>
            </w:rPr>
          </w:rPrChange>
        </w:rPr>
      </w:pPr>
      <w:ins w:id="4065" w:author="IVERSON MARZAN" w:date="2023-01-31T12:51:00Z">
        <w:r w:rsidRPr="00632A24">
          <w:rPr>
            <w:rFonts w:ascii="Times New Roman" w:eastAsia="Times New Roman" w:hAnsi="Times New Roman"/>
            <w:color w:val="292934" w:themeColor="text1"/>
            <w:sz w:val="24"/>
            <w:szCs w:val="24"/>
            <w:lang w:val="en-PH" w:eastAsia="en-PH"/>
            <w:rPrChange w:id="4066" w:author="IVERSON MARZAN" w:date="2023-01-31T13:13:00Z">
              <w:rPr>
                <w:rFonts w:ascii="Times New Roman" w:eastAsia="Times New Roman" w:hAnsi="Times New Roman"/>
                <w:color w:val="111111"/>
                <w:sz w:val="24"/>
                <w:szCs w:val="24"/>
                <w:lang w:val="en-PH" w:eastAsia="en-PH"/>
              </w:rPr>
            </w:rPrChange>
          </w:rPr>
          <w:t>The Significance of Innovation for Business</w:t>
        </w:r>
      </w:ins>
      <w:ins w:id="4067" w:author="IVERSON MARZAN" w:date="2023-01-31T12:52:00Z">
        <w:r w:rsidRPr="00632A24">
          <w:rPr>
            <w:rFonts w:ascii="Times New Roman" w:eastAsia="Times New Roman" w:hAnsi="Times New Roman"/>
            <w:color w:val="292934" w:themeColor="text1"/>
            <w:sz w:val="24"/>
            <w:szCs w:val="24"/>
            <w:lang w:val="en-PH" w:eastAsia="en-PH"/>
            <w:rPrChange w:id="4068" w:author="IVERSON MARZAN" w:date="2023-01-31T13:13:00Z">
              <w:rPr>
                <w:rFonts w:ascii="Times New Roman" w:eastAsia="Times New Roman" w:hAnsi="Times New Roman"/>
                <w:color w:val="111111"/>
                <w:sz w:val="24"/>
                <w:szCs w:val="24"/>
                <w:lang w:val="en-PH" w:eastAsia="en-PH"/>
              </w:rPr>
            </w:rPrChange>
          </w:rPr>
          <w:t xml:space="preserve"> (Mehmet </w:t>
        </w:r>
        <w:proofErr w:type="spellStart"/>
        <w:r w:rsidRPr="00632A24">
          <w:rPr>
            <w:rFonts w:ascii="Times New Roman" w:eastAsia="Times New Roman" w:hAnsi="Times New Roman"/>
            <w:color w:val="292934" w:themeColor="text1"/>
            <w:sz w:val="24"/>
            <w:szCs w:val="24"/>
            <w:lang w:val="en-PH" w:eastAsia="en-PH"/>
            <w:rPrChange w:id="4069" w:author="IVERSON MARZAN" w:date="2023-01-31T13:13:00Z">
              <w:rPr>
                <w:rFonts w:ascii="Times New Roman" w:eastAsia="Times New Roman" w:hAnsi="Times New Roman"/>
                <w:color w:val="111111"/>
                <w:sz w:val="24"/>
                <w:szCs w:val="24"/>
                <w:lang w:val="en-PH" w:eastAsia="en-PH"/>
              </w:rPr>
            </w:rPrChange>
          </w:rPr>
          <w:t>Sarialtin</w:t>
        </w:r>
        <w:proofErr w:type="spellEnd"/>
        <w:r w:rsidRPr="00632A24">
          <w:rPr>
            <w:rFonts w:ascii="Times New Roman" w:eastAsia="Times New Roman" w:hAnsi="Times New Roman"/>
            <w:color w:val="292934" w:themeColor="text1"/>
            <w:sz w:val="24"/>
            <w:szCs w:val="24"/>
            <w:lang w:val="en-PH" w:eastAsia="en-PH"/>
            <w:rPrChange w:id="4070" w:author="IVERSON MARZAN" w:date="2023-01-31T13:13:00Z">
              <w:rPr>
                <w:rFonts w:ascii="Times New Roman" w:eastAsia="Times New Roman" w:hAnsi="Times New Roman"/>
                <w:color w:val="111111"/>
                <w:sz w:val="24"/>
                <w:szCs w:val="24"/>
                <w:lang w:val="en-PH" w:eastAsia="en-PH"/>
              </w:rPr>
            </w:rPrChange>
          </w:rPr>
          <w:t>, 2013)</w:t>
        </w:r>
      </w:ins>
    </w:p>
    <w:p w14:paraId="1F2412B9" w14:textId="26C9ACD8" w:rsidR="007B7EDE" w:rsidRPr="00632A24" w:rsidRDefault="00C742E7" w:rsidP="007B7EDE">
      <w:pPr>
        <w:shd w:val="clear" w:color="auto" w:fill="FFFFFF"/>
        <w:spacing w:after="0" w:line="480" w:lineRule="auto"/>
        <w:textAlignment w:val="center"/>
        <w:rPr>
          <w:ins w:id="4071" w:author="IVERSON MARZAN" w:date="2023-01-31T12:57:00Z"/>
          <w:rFonts w:ascii="Times New Roman" w:eastAsia="Times New Roman" w:hAnsi="Times New Roman"/>
          <w:color w:val="FF0000"/>
          <w:sz w:val="24"/>
          <w:szCs w:val="24"/>
          <w:lang w:val="en-PH" w:eastAsia="en-PH"/>
          <w:rPrChange w:id="4072" w:author="IVERSON MARZAN" w:date="2023-01-31T13:14:00Z">
            <w:rPr>
              <w:ins w:id="4073" w:author="IVERSON MARZAN" w:date="2023-01-31T12:57:00Z"/>
              <w:rFonts w:ascii="Times New Roman" w:eastAsia="Times New Roman" w:hAnsi="Times New Roman"/>
              <w:color w:val="111111"/>
              <w:sz w:val="24"/>
              <w:szCs w:val="24"/>
              <w:lang w:val="en-PH" w:eastAsia="en-PH"/>
            </w:rPr>
          </w:rPrChange>
        </w:rPr>
      </w:pPr>
      <w:ins w:id="4074" w:author="IVERSON MARZAN" w:date="2023-01-31T12:52:00Z">
        <w:r w:rsidRPr="00632A24">
          <w:rPr>
            <w:rFonts w:ascii="Times New Roman" w:eastAsia="Times New Roman" w:hAnsi="Times New Roman"/>
            <w:color w:val="FF0000"/>
            <w:sz w:val="24"/>
            <w:szCs w:val="24"/>
            <w:lang w:val="en-PH" w:eastAsia="en-PH"/>
            <w:rPrChange w:id="4075" w:author="IVERSON MARZAN" w:date="2023-01-31T13:14:00Z">
              <w:rPr>
                <w:rFonts w:ascii="Times New Roman" w:eastAsia="Times New Roman" w:hAnsi="Times New Roman"/>
                <w:color w:val="111111"/>
                <w:sz w:val="24"/>
                <w:szCs w:val="24"/>
                <w:lang w:val="en-PH" w:eastAsia="en-PH"/>
              </w:rPr>
            </w:rPrChange>
          </w:rPr>
          <w:fldChar w:fldCharType="begin"/>
        </w:r>
        <w:r w:rsidRPr="00632A24">
          <w:rPr>
            <w:rFonts w:ascii="Times New Roman" w:eastAsia="Times New Roman" w:hAnsi="Times New Roman"/>
            <w:color w:val="FF0000"/>
            <w:sz w:val="24"/>
            <w:szCs w:val="24"/>
            <w:lang w:val="en-PH" w:eastAsia="en-PH"/>
            <w:rPrChange w:id="4076" w:author="IVERSON MARZAN" w:date="2023-01-31T13:14:00Z">
              <w:rPr>
                <w:rFonts w:ascii="Times New Roman" w:eastAsia="Times New Roman" w:hAnsi="Times New Roman"/>
                <w:color w:val="111111"/>
                <w:sz w:val="24"/>
                <w:szCs w:val="24"/>
                <w:lang w:val="en-PH" w:eastAsia="en-PH"/>
              </w:rPr>
            </w:rPrChange>
          </w:rPr>
          <w:instrText xml:space="preserve"> HYPERLINK "https://www.amazon.co.uk/Significance-Innovation-Business-Mehmet-Sarialtin/dp/3656355282" </w:instrText>
        </w:r>
        <w:r w:rsidRPr="00632A24">
          <w:rPr>
            <w:rFonts w:ascii="Times New Roman" w:eastAsia="Times New Roman" w:hAnsi="Times New Roman"/>
            <w:color w:val="FF0000"/>
            <w:sz w:val="24"/>
            <w:szCs w:val="24"/>
            <w:lang w:val="en-PH" w:eastAsia="en-PH"/>
            <w:rPrChange w:id="4077" w:author="IVERSON MARZAN" w:date="2023-01-31T13:14:00Z">
              <w:rPr>
                <w:rFonts w:ascii="Times New Roman" w:eastAsia="Times New Roman" w:hAnsi="Times New Roman"/>
                <w:color w:val="FF0000"/>
                <w:sz w:val="24"/>
                <w:szCs w:val="24"/>
                <w:lang w:val="en-PH" w:eastAsia="en-PH"/>
              </w:rPr>
            </w:rPrChange>
          </w:rPr>
        </w:r>
        <w:r w:rsidRPr="00632A24">
          <w:rPr>
            <w:rFonts w:ascii="Times New Roman" w:eastAsia="Times New Roman" w:hAnsi="Times New Roman"/>
            <w:color w:val="FF0000"/>
            <w:sz w:val="24"/>
            <w:szCs w:val="24"/>
            <w:lang w:val="en-PH" w:eastAsia="en-PH"/>
            <w:rPrChange w:id="4078" w:author="IVERSON MARZAN" w:date="2023-01-31T13:14:00Z">
              <w:rPr>
                <w:rFonts w:ascii="Times New Roman" w:eastAsia="Times New Roman" w:hAnsi="Times New Roman"/>
                <w:color w:val="111111"/>
                <w:sz w:val="24"/>
                <w:szCs w:val="24"/>
                <w:lang w:val="en-PH" w:eastAsia="en-PH"/>
              </w:rPr>
            </w:rPrChange>
          </w:rPr>
          <w:fldChar w:fldCharType="separate"/>
        </w:r>
        <w:r w:rsidRPr="00632A24">
          <w:rPr>
            <w:rStyle w:val="Hyperlink"/>
            <w:rFonts w:ascii="Times New Roman" w:eastAsia="Times New Roman" w:hAnsi="Times New Roman"/>
            <w:color w:val="auto"/>
            <w:sz w:val="24"/>
            <w:szCs w:val="24"/>
            <w:lang w:val="en-PH" w:eastAsia="en-PH"/>
            <w:rPrChange w:id="4079" w:author="IVERSON MARZAN" w:date="2023-01-31T13:14:00Z">
              <w:rPr>
                <w:rStyle w:val="Hyperlink"/>
                <w:rFonts w:ascii="Times New Roman" w:eastAsia="Times New Roman" w:hAnsi="Times New Roman"/>
                <w:sz w:val="24"/>
                <w:szCs w:val="24"/>
                <w:lang w:val="en-PH" w:eastAsia="en-PH"/>
              </w:rPr>
            </w:rPrChange>
          </w:rPr>
          <w:t>https://www.amazon.co.uk/Significance-Innovation-Business-Mehmet-Sarialtin/dp/365635528</w:t>
        </w:r>
        <w:r w:rsidRPr="00632A24">
          <w:rPr>
            <w:rStyle w:val="Hyperlink"/>
            <w:rFonts w:ascii="Times New Roman" w:eastAsia="Times New Roman" w:hAnsi="Times New Roman"/>
            <w:color w:val="FF0000"/>
            <w:sz w:val="24"/>
            <w:szCs w:val="24"/>
            <w:lang w:val="en-PH" w:eastAsia="en-PH"/>
            <w:rPrChange w:id="4080" w:author="IVERSON MARZAN" w:date="2023-01-31T13:14:00Z">
              <w:rPr>
                <w:rStyle w:val="Hyperlink"/>
                <w:rFonts w:ascii="Times New Roman" w:eastAsia="Times New Roman" w:hAnsi="Times New Roman"/>
                <w:sz w:val="24"/>
                <w:szCs w:val="24"/>
                <w:lang w:val="en-PH" w:eastAsia="en-PH"/>
              </w:rPr>
            </w:rPrChange>
          </w:rPr>
          <w:t>2</w:t>
        </w:r>
        <w:r w:rsidRPr="00632A24">
          <w:rPr>
            <w:rFonts w:ascii="Times New Roman" w:eastAsia="Times New Roman" w:hAnsi="Times New Roman"/>
            <w:color w:val="FF0000"/>
            <w:sz w:val="24"/>
            <w:szCs w:val="24"/>
            <w:lang w:val="en-PH" w:eastAsia="en-PH"/>
            <w:rPrChange w:id="4081" w:author="IVERSON MARZAN" w:date="2023-01-31T13:14:00Z">
              <w:rPr>
                <w:rFonts w:ascii="Times New Roman" w:eastAsia="Times New Roman" w:hAnsi="Times New Roman"/>
                <w:color w:val="111111"/>
                <w:sz w:val="24"/>
                <w:szCs w:val="24"/>
                <w:lang w:val="en-PH" w:eastAsia="en-PH"/>
              </w:rPr>
            </w:rPrChange>
          </w:rPr>
          <w:fldChar w:fldCharType="end"/>
        </w:r>
      </w:ins>
    </w:p>
    <w:p w14:paraId="23B8878F" w14:textId="0CF709FA" w:rsidR="007B7EDE" w:rsidRPr="00632A24" w:rsidRDefault="007B7EDE" w:rsidP="007B7EDE">
      <w:pPr>
        <w:shd w:val="clear" w:color="auto" w:fill="FFFFFF"/>
        <w:spacing w:after="0" w:line="480" w:lineRule="auto"/>
        <w:textAlignment w:val="center"/>
        <w:rPr>
          <w:ins w:id="4082" w:author="IVERSON MARZAN" w:date="2023-01-31T12:59:00Z"/>
          <w:rFonts w:ascii="Times New Roman" w:eastAsia="Times New Roman" w:hAnsi="Times New Roman"/>
          <w:color w:val="292934" w:themeColor="text1"/>
          <w:sz w:val="24"/>
          <w:szCs w:val="24"/>
          <w:lang w:val="en-PH" w:eastAsia="en-PH"/>
          <w:rPrChange w:id="4083" w:author="IVERSON MARZAN" w:date="2023-01-31T13:13:00Z">
            <w:rPr>
              <w:ins w:id="4084" w:author="IVERSON MARZAN" w:date="2023-01-31T12:59:00Z"/>
              <w:rFonts w:ascii="Times New Roman" w:eastAsia="Times New Roman" w:hAnsi="Times New Roman"/>
              <w:color w:val="111111"/>
              <w:sz w:val="24"/>
              <w:szCs w:val="24"/>
              <w:lang w:val="en-PH" w:eastAsia="en-PH"/>
            </w:rPr>
          </w:rPrChange>
        </w:rPr>
      </w:pPr>
      <w:ins w:id="4085" w:author="IVERSON MARZAN" w:date="2023-01-31T12:57:00Z">
        <w:r w:rsidRPr="00632A24">
          <w:rPr>
            <w:rFonts w:ascii="Times New Roman" w:eastAsia="Times New Roman" w:hAnsi="Times New Roman"/>
            <w:color w:val="292934" w:themeColor="text1"/>
            <w:sz w:val="24"/>
            <w:szCs w:val="24"/>
            <w:lang w:val="en-PH" w:eastAsia="en-PH"/>
            <w:rPrChange w:id="4086" w:author="IVERSON MARZAN" w:date="2023-01-31T13:13:00Z">
              <w:rPr>
                <w:rFonts w:ascii="Times New Roman" w:eastAsia="Times New Roman" w:hAnsi="Times New Roman"/>
                <w:color w:val="111111"/>
                <w:sz w:val="24"/>
                <w:szCs w:val="24"/>
                <w:lang w:val="en-PH" w:eastAsia="en-PH"/>
              </w:rPr>
            </w:rPrChange>
          </w:rPr>
          <w:t>Business Innovation and Development in Emerging Economies: (</w:t>
        </w:r>
        <w:proofErr w:type="spellStart"/>
        <w:r w:rsidRPr="00632A24">
          <w:rPr>
            <w:rFonts w:ascii="Times New Roman" w:eastAsia="Times New Roman" w:hAnsi="Times New Roman"/>
            <w:color w:val="292934" w:themeColor="text1"/>
            <w:sz w:val="24"/>
            <w:szCs w:val="24"/>
            <w:lang w:val="en-PH" w:eastAsia="en-PH"/>
            <w:rPrChange w:id="4087" w:author="IVERSON MARZAN" w:date="2023-01-31T13:13:00Z">
              <w:rPr>
                <w:rFonts w:ascii="Times New Roman" w:eastAsia="Times New Roman" w:hAnsi="Times New Roman"/>
                <w:color w:val="111111"/>
                <w:sz w:val="24"/>
                <w:szCs w:val="24"/>
                <w:lang w:val="en-PH" w:eastAsia="en-PH"/>
              </w:rPr>
            </w:rPrChange>
          </w:rPr>
          <w:t>Irwan</w:t>
        </w:r>
        <w:proofErr w:type="spellEnd"/>
        <w:r w:rsidRPr="00632A24">
          <w:rPr>
            <w:rFonts w:ascii="Times New Roman" w:eastAsia="Times New Roman" w:hAnsi="Times New Roman"/>
            <w:color w:val="292934" w:themeColor="text1"/>
            <w:sz w:val="24"/>
            <w:szCs w:val="24"/>
            <w:lang w:val="en-PH" w:eastAsia="en-PH"/>
            <w:rPrChange w:id="4088" w:author="IVERSON MARZAN" w:date="2023-01-31T13:13:00Z">
              <w:rPr>
                <w:rFonts w:ascii="Times New Roman" w:eastAsia="Times New Roman" w:hAnsi="Times New Roman"/>
                <w:color w:val="111111"/>
                <w:sz w:val="24"/>
                <w:szCs w:val="24"/>
                <w:lang w:val="en-PH" w:eastAsia="en-PH"/>
              </w:rPr>
            </w:rPrChange>
          </w:rPr>
          <w:t xml:space="preserve"> </w:t>
        </w:r>
        <w:proofErr w:type="spellStart"/>
        <w:r w:rsidRPr="00632A24">
          <w:rPr>
            <w:rFonts w:ascii="Times New Roman" w:eastAsia="Times New Roman" w:hAnsi="Times New Roman"/>
            <w:color w:val="292934" w:themeColor="text1"/>
            <w:sz w:val="24"/>
            <w:szCs w:val="24"/>
            <w:lang w:val="en-PH" w:eastAsia="en-PH"/>
            <w:rPrChange w:id="4089" w:author="IVERSON MARZAN" w:date="2023-01-31T13:13:00Z">
              <w:rPr>
                <w:rFonts w:ascii="Times New Roman" w:eastAsia="Times New Roman" w:hAnsi="Times New Roman"/>
                <w:color w:val="111111"/>
                <w:sz w:val="24"/>
                <w:szCs w:val="24"/>
                <w:lang w:val="en-PH" w:eastAsia="en-PH"/>
              </w:rPr>
            </w:rPrChange>
          </w:rPr>
          <w:t>Trinugroho</w:t>
        </w:r>
        <w:proofErr w:type="spellEnd"/>
        <w:r w:rsidRPr="00632A24">
          <w:rPr>
            <w:rFonts w:ascii="Times New Roman" w:eastAsia="Times New Roman" w:hAnsi="Times New Roman"/>
            <w:color w:val="292934" w:themeColor="text1"/>
            <w:sz w:val="24"/>
            <w:szCs w:val="24"/>
            <w:lang w:val="en-PH" w:eastAsia="en-PH"/>
            <w:rPrChange w:id="4090" w:author="IVERSON MARZAN" w:date="2023-01-31T13:13:00Z">
              <w:rPr>
                <w:rFonts w:ascii="Times New Roman" w:eastAsia="Times New Roman" w:hAnsi="Times New Roman"/>
                <w:color w:val="111111"/>
                <w:sz w:val="24"/>
                <w:szCs w:val="24"/>
                <w:lang w:val="en-PH" w:eastAsia="en-PH"/>
              </w:rPr>
            </w:rPrChange>
          </w:rPr>
          <w:t>, Evan Lau, 2019)</w:t>
        </w:r>
      </w:ins>
      <w:ins w:id="4091" w:author="IVERSON MARZAN" w:date="2023-01-31T12:58:00Z">
        <w:r w:rsidRPr="00632A24">
          <w:rPr>
            <w:rFonts w:ascii="Times New Roman" w:eastAsia="Times New Roman" w:hAnsi="Times New Roman"/>
            <w:color w:val="292934" w:themeColor="text1"/>
            <w:sz w:val="24"/>
            <w:szCs w:val="24"/>
            <w:lang w:val="en-PH" w:eastAsia="en-PH"/>
            <w:rPrChange w:id="4092" w:author="IVERSON MARZAN" w:date="2023-01-31T13:13:00Z">
              <w:rPr>
                <w:rFonts w:ascii="Times New Roman" w:eastAsia="Times New Roman" w:hAnsi="Times New Roman"/>
                <w:color w:val="111111"/>
                <w:sz w:val="24"/>
                <w:szCs w:val="24"/>
                <w:lang w:val="en-PH" w:eastAsia="en-PH"/>
              </w:rPr>
            </w:rPrChange>
          </w:rPr>
          <w:t xml:space="preserve"> </w:t>
        </w:r>
        <w:r w:rsidRPr="00632A24">
          <w:rPr>
            <w:rFonts w:ascii="Times New Roman" w:eastAsia="Times New Roman" w:hAnsi="Times New Roman"/>
            <w:color w:val="292934" w:themeColor="text1"/>
            <w:sz w:val="24"/>
            <w:szCs w:val="24"/>
            <w:lang w:val="en-PH" w:eastAsia="en-PH"/>
            <w:rPrChange w:id="4093" w:author="IVERSON MARZAN" w:date="2023-01-31T13:13:00Z">
              <w:rPr>
                <w:rFonts w:ascii="Times New Roman" w:eastAsia="Times New Roman" w:hAnsi="Times New Roman"/>
                <w:color w:val="111111"/>
                <w:sz w:val="24"/>
                <w:szCs w:val="24"/>
                <w:lang w:val="en-PH" w:eastAsia="en-PH"/>
              </w:rPr>
            </w:rPrChange>
          </w:rPr>
          <w:fldChar w:fldCharType="begin"/>
        </w:r>
        <w:r w:rsidRPr="00632A24">
          <w:rPr>
            <w:rFonts w:ascii="Times New Roman" w:eastAsia="Times New Roman" w:hAnsi="Times New Roman"/>
            <w:color w:val="292934" w:themeColor="text1"/>
            <w:sz w:val="24"/>
            <w:szCs w:val="24"/>
            <w:lang w:val="en-PH" w:eastAsia="en-PH"/>
            <w:rPrChange w:id="4094" w:author="IVERSON MARZAN" w:date="2023-01-31T13:13:00Z">
              <w:rPr>
                <w:rFonts w:ascii="Times New Roman" w:eastAsia="Times New Roman" w:hAnsi="Times New Roman"/>
                <w:color w:val="111111"/>
                <w:sz w:val="24"/>
                <w:szCs w:val="24"/>
                <w:lang w:val="en-PH" w:eastAsia="en-PH"/>
              </w:rPr>
            </w:rPrChange>
          </w:rPr>
          <w:instrText xml:space="preserve"> HYPERLINK "https://books.google.com.ph/books/about/Business_Innovation_and_Development_in_E.html?id=suiYDwAAQBAJ&amp;redir_esc=y" </w:instrText>
        </w:r>
        <w:r w:rsidRPr="00632A24">
          <w:rPr>
            <w:rFonts w:ascii="Times New Roman" w:eastAsia="Times New Roman" w:hAnsi="Times New Roman"/>
            <w:color w:val="292934" w:themeColor="text1"/>
            <w:sz w:val="24"/>
            <w:szCs w:val="24"/>
            <w:lang w:val="en-PH" w:eastAsia="en-PH"/>
            <w:rPrChange w:id="4095" w:author="IVERSON MARZAN" w:date="2023-01-31T13:13:00Z">
              <w:rPr>
                <w:rFonts w:ascii="Times New Roman" w:eastAsia="Times New Roman" w:hAnsi="Times New Roman"/>
                <w:color w:val="292934" w:themeColor="text1"/>
                <w:sz w:val="24"/>
                <w:szCs w:val="24"/>
                <w:lang w:val="en-PH" w:eastAsia="en-PH"/>
              </w:rPr>
            </w:rPrChange>
          </w:rPr>
        </w:r>
        <w:r w:rsidRPr="00632A24">
          <w:rPr>
            <w:rFonts w:ascii="Times New Roman" w:eastAsia="Times New Roman" w:hAnsi="Times New Roman"/>
            <w:color w:val="292934" w:themeColor="text1"/>
            <w:sz w:val="24"/>
            <w:szCs w:val="24"/>
            <w:lang w:val="en-PH" w:eastAsia="en-PH"/>
            <w:rPrChange w:id="4096" w:author="IVERSON MARZAN" w:date="2023-01-31T13:13:00Z">
              <w:rPr>
                <w:rFonts w:ascii="Times New Roman" w:eastAsia="Times New Roman" w:hAnsi="Times New Roman"/>
                <w:color w:val="111111"/>
                <w:sz w:val="24"/>
                <w:szCs w:val="24"/>
                <w:lang w:val="en-PH" w:eastAsia="en-PH"/>
              </w:rPr>
            </w:rPrChange>
          </w:rPr>
          <w:fldChar w:fldCharType="separate"/>
        </w:r>
        <w:r w:rsidRPr="00632A24">
          <w:rPr>
            <w:rStyle w:val="Hyperlink"/>
            <w:rFonts w:ascii="Times New Roman" w:eastAsia="Times New Roman" w:hAnsi="Times New Roman"/>
            <w:color w:val="292934" w:themeColor="text1"/>
            <w:sz w:val="24"/>
            <w:szCs w:val="24"/>
            <w:lang w:val="en-PH" w:eastAsia="en-PH"/>
            <w:rPrChange w:id="4097" w:author="IVERSON MARZAN" w:date="2023-01-31T13:13:00Z">
              <w:rPr>
                <w:rStyle w:val="Hyperlink"/>
                <w:rFonts w:ascii="Times New Roman" w:eastAsia="Times New Roman" w:hAnsi="Times New Roman"/>
                <w:sz w:val="24"/>
                <w:szCs w:val="24"/>
                <w:lang w:val="en-PH" w:eastAsia="en-PH"/>
              </w:rPr>
            </w:rPrChange>
          </w:rPr>
          <w:t>https://books.google.com.ph/books/about/Business_Innovation_and_Development_in_E.html?id=suiYDwAAQBAJ&amp;redir_esc=y</w:t>
        </w:r>
        <w:r w:rsidRPr="00632A24">
          <w:rPr>
            <w:rFonts w:ascii="Times New Roman" w:eastAsia="Times New Roman" w:hAnsi="Times New Roman"/>
            <w:color w:val="292934" w:themeColor="text1"/>
            <w:sz w:val="24"/>
            <w:szCs w:val="24"/>
            <w:lang w:val="en-PH" w:eastAsia="en-PH"/>
            <w:rPrChange w:id="4098" w:author="IVERSON MARZAN" w:date="2023-01-31T13:13:00Z">
              <w:rPr>
                <w:rFonts w:ascii="Times New Roman" w:eastAsia="Times New Roman" w:hAnsi="Times New Roman"/>
                <w:color w:val="111111"/>
                <w:sz w:val="24"/>
                <w:szCs w:val="24"/>
                <w:lang w:val="en-PH" w:eastAsia="en-PH"/>
              </w:rPr>
            </w:rPrChange>
          </w:rPr>
          <w:fldChar w:fldCharType="end"/>
        </w:r>
      </w:ins>
    </w:p>
    <w:p w14:paraId="7C467A28" w14:textId="4E303DDA" w:rsidR="007B7EDE" w:rsidRPr="00632A24" w:rsidDel="00FA1FA0" w:rsidRDefault="007B7EDE" w:rsidP="007B7EDE">
      <w:pPr>
        <w:shd w:val="clear" w:color="auto" w:fill="FFFFFF"/>
        <w:spacing w:after="0" w:line="480" w:lineRule="auto"/>
        <w:textAlignment w:val="center"/>
        <w:rPr>
          <w:ins w:id="4099" w:author="IVERSON MARZAN" w:date="2023-01-31T13:00:00Z"/>
          <w:del w:id="4100" w:author="Client" w:date="2023-02-06T19:14:00Z"/>
          <w:rFonts w:ascii="Times New Roman" w:eastAsia="Times New Roman" w:hAnsi="Times New Roman"/>
          <w:color w:val="292934" w:themeColor="text1"/>
          <w:sz w:val="24"/>
          <w:szCs w:val="24"/>
          <w:lang w:val="en-PH" w:eastAsia="en-PH"/>
          <w:rPrChange w:id="4101" w:author="IVERSON MARZAN" w:date="2023-01-31T13:13:00Z">
            <w:rPr>
              <w:ins w:id="4102" w:author="IVERSON MARZAN" w:date="2023-01-31T13:00:00Z"/>
              <w:del w:id="4103" w:author="Client" w:date="2023-02-06T19:14:00Z"/>
              <w:rFonts w:ascii="Times New Roman" w:eastAsia="Times New Roman" w:hAnsi="Times New Roman"/>
              <w:color w:val="111111"/>
              <w:sz w:val="24"/>
              <w:szCs w:val="24"/>
              <w:lang w:val="en-PH" w:eastAsia="en-PH"/>
            </w:rPr>
          </w:rPrChange>
        </w:rPr>
      </w:pPr>
      <w:ins w:id="4104" w:author="IVERSON MARZAN" w:date="2023-01-31T12:59:00Z">
        <w:r w:rsidRPr="00632A24">
          <w:rPr>
            <w:rFonts w:ascii="Times New Roman" w:eastAsia="Times New Roman" w:hAnsi="Times New Roman"/>
            <w:color w:val="292934" w:themeColor="text1"/>
            <w:sz w:val="24"/>
            <w:szCs w:val="24"/>
            <w:lang w:val="en-PH" w:eastAsia="en-PH"/>
            <w:rPrChange w:id="4105" w:author="IVERSON MARZAN" w:date="2023-01-31T13:13:00Z">
              <w:rPr>
                <w:rFonts w:ascii="Times New Roman" w:eastAsia="Times New Roman" w:hAnsi="Times New Roman"/>
                <w:color w:val="111111"/>
                <w:sz w:val="24"/>
                <w:szCs w:val="24"/>
                <w:lang w:val="en-PH" w:eastAsia="en-PH"/>
              </w:rPr>
            </w:rPrChange>
          </w:rPr>
          <w:t>Market innovation: A literature review and new research directions (</w:t>
        </w:r>
      </w:ins>
      <w:proofErr w:type="spellStart"/>
      <w:ins w:id="4106" w:author="IVERSON MARZAN" w:date="2023-01-31T13:00:00Z">
        <w:r w:rsidRPr="00632A24">
          <w:rPr>
            <w:rFonts w:ascii="Times New Roman" w:eastAsia="Times New Roman" w:hAnsi="Times New Roman"/>
            <w:color w:val="292934" w:themeColor="text1"/>
            <w:sz w:val="24"/>
            <w:szCs w:val="24"/>
            <w:lang w:val="en-PH" w:eastAsia="en-PH"/>
            <w:rPrChange w:id="4107" w:author="IVERSON MARZAN" w:date="2023-01-31T13:13:00Z">
              <w:rPr>
                <w:rFonts w:ascii="Times New Roman" w:eastAsia="Times New Roman" w:hAnsi="Times New Roman"/>
                <w:color w:val="111111"/>
                <w:sz w:val="24"/>
                <w:szCs w:val="24"/>
                <w:lang w:val="en-PH" w:eastAsia="en-PH"/>
              </w:rPr>
            </w:rPrChange>
          </w:rPr>
          <w:t>Pinkse</w:t>
        </w:r>
        <w:proofErr w:type="spellEnd"/>
        <w:r w:rsidRPr="00632A24">
          <w:rPr>
            <w:rFonts w:ascii="Times New Roman" w:eastAsia="Times New Roman" w:hAnsi="Times New Roman"/>
            <w:color w:val="292934" w:themeColor="text1"/>
            <w:sz w:val="24"/>
            <w:szCs w:val="24"/>
            <w:lang w:val="en-PH" w:eastAsia="en-PH"/>
            <w:rPrChange w:id="4108" w:author="IVERSON MARZAN" w:date="2023-01-31T13:13:00Z">
              <w:rPr>
                <w:rFonts w:ascii="Times New Roman" w:eastAsia="Times New Roman" w:hAnsi="Times New Roman"/>
                <w:color w:val="111111"/>
                <w:sz w:val="24"/>
                <w:szCs w:val="24"/>
                <w:lang w:val="en-PH" w:eastAsia="en-PH"/>
              </w:rPr>
            </w:rPrChange>
          </w:rPr>
          <w:t xml:space="preserve">, </w:t>
        </w:r>
        <w:proofErr w:type="spellStart"/>
        <w:r w:rsidRPr="00632A24">
          <w:rPr>
            <w:rFonts w:ascii="Times New Roman" w:eastAsia="Times New Roman" w:hAnsi="Times New Roman"/>
            <w:color w:val="292934" w:themeColor="text1"/>
            <w:sz w:val="24"/>
            <w:szCs w:val="24"/>
            <w:lang w:val="en-PH" w:eastAsia="en-PH"/>
            <w:rPrChange w:id="4109" w:author="IVERSON MARZAN" w:date="2023-01-31T13:13:00Z">
              <w:rPr>
                <w:rFonts w:ascii="Times New Roman" w:eastAsia="Times New Roman" w:hAnsi="Times New Roman"/>
                <w:color w:val="111111"/>
                <w:sz w:val="24"/>
                <w:szCs w:val="24"/>
                <w:lang w:val="en-PH" w:eastAsia="en-PH"/>
              </w:rPr>
            </w:rPrChange>
          </w:rPr>
          <w:t>Bohnsack</w:t>
        </w:r>
        <w:proofErr w:type="spellEnd"/>
        <w:r w:rsidRPr="00632A24">
          <w:rPr>
            <w:rFonts w:ascii="Times New Roman" w:eastAsia="Times New Roman" w:hAnsi="Times New Roman"/>
            <w:color w:val="292934" w:themeColor="text1"/>
            <w:sz w:val="24"/>
            <w:szCs w:val="24"/>
            <w:lang w:val="en-PH" w:eastAsia="en-PH"/>
            <w:rPrChange w:id="4110" w:author="IVERSON MARZAN" w:date="2023-01-31T13:13:00Z">
              <w:rPr>
                <w:rFonts w:ascii="Times New Roman" w:eastAsia="Times New Roman" w:hAnsi="Times New Roman"/>
                <w:color w:val="111111"/>
                <w:sz w:val="24"/>
                <w:szCs w:val="24"/>
                <w:lang w:val="en-PH" w:eastAsia="en-PH"/>
              </w:rPr>
            </w:rPrChange>
          </w:rPr>
          <w:t xml:space="preserve"> &amp; </w:t>
        </w:r>
        <w:proofErr w:type="spellStart"/>
        <w:r w:rsidRPr="00632A24">
          <w:rPr>
            <w:rFonts w:ascii="Times New Roman" w:eastAsia="Times New Roman" w:hAnsi="Times New Roman"/>
            <w:color w:val="292934" w:themeColor="text1"/>
            <w:sz w:val="24"/>
            <w:szCs w:val="24"/>
            <w:lang w:val="en-PH" w:eastAsia="en-PH"/>
            <w:rPrChange w:id="4111" w:author="IVERSON MARZAN" w:date="2023-01-31T13:13:00Z">
              <w:rPr>
                <w:rFonts w:ascii="Times New Roman" w:eastAsia="Times New Roman" w:hAnsi="Times New Roman"/>
                <w:color w:val="111111"/>
                <w:sz w:val="24"/>
                <w:szCs w:val="24"/>
                <w:lang w:val="en-PH" w:eastAsia="en-PH"/>
              </w:rPr>
            </w:rPrChange>
          </w:rPr>
          <w:t>Kolk</w:t>
        </w:r>
        <w:proofErr w:type="spellEnd"/>
        <w:r w:rsidRPr="00632A24">
          <w:rPr>
            <w:rFonts w:ascii="Times New Roman" w:eastAsia="Times New Roman" w:hAnsi="Times New Roman"/>
            <w:color w:val="292934" w:themeColor="text1"/>
            <w:sz w:val="24"/>
            <w:szCs w:val="24"/>
            <w:lang w:val="en-PH" w:eastAsia="en-PH"/>
            <w:rPrChange w:id="4112" w:author="IVERSON MARZAN" w:date="2023-01-31T13:13:00Z">
              <w:rPr>
                <w:rFonts w:ascii="Times New Roman" w:eastAsia="Times New Roman" w:hAnsi="Times New Roman"/>
                <w:color w:val="111111"/>
                <w:sz w:val="24"/>
                <w:szCs w:val="24"/>
                <w:lang w:val="en-PH" w:eastAsia="en-PH"/>
              </w:rPr>
            </w:rPrChange>
          </w:rPr>
          <w:t xml:space="preserve">, 2014) </w:t>
        </w:r>
        <w:r w:rsidRPr="00632A24">
          <w:rPr>
            <w:rFonts w:ascii="Times New Roman" w:eastAsia="Times New Roman" w:hAnsi="Times New Roman"/>
            <w:color w:val="292934" w:themeColor="text1"/>
            <w:sz w:val="24"/>
            <w:szCs w:val="24"/>
            <w:lang w:val="en-PH" w:eastAsia="en-PH"/>
            <w:rPrChange w:id="4113" w:author="IVERSON MARZAN" w:date="2023-01-31T13:13:00Z">
              <w:rPr>
                <w:rFonts w:ascii="Times New Roman" w:eastAsia="Times New Roman" w:hAnsi="Times New Roman"/>
                <w:color w:val="111111"/>
                <w:sz w:val="24"/>
                <w:szCs w:val="24"/>
                <w:lang w:val="en-PH" w:eastAsia="en-PH"/>
              </w:rPr>
            </w:rPrChange>
          </w:rPr>
          <w:fldChar w:fldCharType="begin"/>
        </w:r>
        <w:r w:rsidRPr="00632A24">
          <w:rPr>
            <w:rFonts w:ascii="Times New Roman" w:eastAsia="Times New Roman" w:hAnsi="Times New Roman"/>
            <w:color w:val="292934" w:themeColor="text1"/>
            <w:sz w:val="24"/>
            <w:szCs w:val="24"/>
            <w:lang w:val="en-PH" w:eastAsia="en-PH"/>
            <w:rPrChange w:id="4114" w:author="IVERSON MARZAN" w:date="2023-01-31T13:13:00Z">
              <w:rPr>
                <w:rFonts w:ascii="Times New Roman" w:eastAsia="Times New Roman" w:hAnsi="Times New Roman"/>
                <w:color w:val="111111"/>
                <w:sz w:val="24"/>
                <w:szCs w:val="24"/>
                <w:lang w:val="en-PH" w:eastAsia="en-PH"/>
              </w:rPr>
            </w:rPrChange>
          </w:rPr>
          <w:instrText xml:space="preserve"> HYPERLINK "https://www.researchgate.net/publication/346314537_Market_innovation_A_literature_review_and_new_research_directions" </w:instrText>
        </w:r>
        <w:r w:rsidRPr="00632A24">
          <w:rPr>
            <w:rFonts w:ascii="Times New Roman" w:eastAsia="Times New Roman" w:hAnsi="Times New Roman"/>
            <w:color w:val="292934" w:themeColor="text1"/>
            <w:sz w:val="24"/>
            <w:szCs w:val="24"/>
            <w:lang w:val="en-PH" w:eastAsia="en-PH"/>
            <w:rPrChange w:id="4115" w:author="IVERSON MARZAN" w:date="2023-01-31T13:13:00Z">
              <w:rPr>
                <w:rFonts w:ascii="Times New Roman" w:eastAsia="Times New Roman" w:hAnsi="Times New Roman"/>
                <w:color w:val="292934" w:themeColor="text1"/>
                <w:sz w:val="24"/>
                <w:szCs w:val="24"/>
                <w:lang w:val="en-PH" w:eastAsia="en-PH"/>
              </w:rPr>
            </w:rPrChange>
          </w:rPr>
        </w:r>
        <w:r w:rsidRPr="00632A24">
          <w:rPr>
            <w:rFonts w:ascii="Times New Roman" w:eastAsia="Times New Roman" w:hAnsi="Times New Roman"/>
            <w:color w:val="292934" w:themeColor="text1"/>
            <w:sz w:val="24"/>
            <w:szCs w:val="24"/>
            <w:lang w:val="en-PH" w:eastAsia="en-PH"/>
            <w:rPrChange w:id="4116" w:author="IVERSON MARZAN" w:date="2023-01-31T13:13:00Z">
              <w:rPr>
                <w:rFonts w:ascii="Times New Roman" w:eastAsia="Times New Roman" w:hAnsi="Times New Roman"/>
                <w:color w:val="111111"/>
                <w:sz w:val="24"/>
                <w:szCs w:val="24"/>
                <w:lang w:val="en-PH" w:eastAsia="en-PH"/>
              </w:rPr>
            </w:rPrChange>
          </w:rPr>
          <w:fldChar w:fldCharType="separate"/>
        </w:r>
        <w:r w:rsidRPr="00632A24">
          <w:rPr>
            <w:rStyle w:val="Hyperlink"/>
            <w:rFonts w:ascii="Times New Roman" w:eastAsia="Times New Roman" w:hAnsi="Times New Roman"/>
            <w:color w:val="292934" w:themeColor="text1"/>
            <w:sz w:val="24"/>
            <w:szCs w:val="24"/>
            <w:lang w:val="en-PH" w:eastAsia="en-PH"/>
            <w:rPrChange w:id="4117" w:author="IVERSON MARZAN" w:date="2023-01-31T13:13:00Z">
              <w:rPr>
                <w:rStyle w:val="Hyperlink"/>
                <w:rFonts w:ascii="Times New Roman" w:eastAsia="Times New Roman" w:hAnsi="Times New Roman"/>
                <w:sz w:val="24"/>
                <w:szCs w:val="24"/>
                <w:lang w:val="en-PH" w:eastAsia="en-PH"/>
              </w:rPr>
            </w:rPrChange>
          </w:rPr>
          <w:t>https://www.researchgate.net/publication/346314537_Market_innovation_A_literature_review_and_new_research_directions</w:t>
        </w:r>
        <w:r w:rsidRPr="00632A24">
          <w:rPr>
            <w:rFonts w:ascii="Times New Roman" w:eastAsia="Times New Roman" w:hAnsi="Times New Roman"/>
            <w:color w:val="292934" w:themeColor="text1"/>
            <w:sz w:val="24"/>
            <w:szCs w:val="24"/>
            <w:lang w:val="en-PH" w:eastAsia="en-PH"/>
            <w:rPrChange w:id="4118" w:author="IVERSON MARZAN" w:date="2023-01-31T13:13:00Z">
              <w:rPr>
                <w:rFonts w:ascii="Times New Roman" w:eastAsia="Times New Roman" w:hAnsi="Times New Roman"/>
                <w:color w:val="111111"/>
                <w:sz w:val="24"/>
                <w:szCs w:val="24"/>
                <w:lang w:val="en-PH" w:eastAsia="en-PH"/>
              </w:rPr>
            </w:rPrChange>
          </w:rPr>
          <w:fldChar w:fldCharType="end"/>
        </w:r>
      </w:ins>
    </w:p>
    <w:p w14:paraId="6FED9E45" w14:textId="77777777" w:rsidR="00632A24" w:rsidRPr="00632A24" w:rsidRDefault="00632A24" w:rsidP="007B7EDE">
      <w:pPr>
        <w:shd w:val="clear" w:color="auto" w:fill="FFFFFF"/>
        <w:spacing w:after="0" w:line="480" w:lineRule="auto"/>
        <w:textAlignment w:val="center"/>
        <w:rPr>
          <w:ins w:id="4119" w:author="IVERSON MARZAN" w:date="2023-01-31T13:12:00Z"/>
          <w:rFonts w:ascii="Times New Roman" w:eastAsia="Times New Roman" w:hAnsi="Times New Roman"/>
          <w:color w:val="292934" w:themeColor="text1"/>
          <w:sz w:val="24"/>
          <w:szCs w:val="24"/>
          <w:lang w:val="en-PH" w:eastAsia="en-PH"/>
          <w:rPrChange w:id="4120" w:author="IVERSON MARZAN" w:date="2023-01-31T13:13:00Z">
            <w:rPr>
              <w:ins w:id="4121" w:author="IVERSON MARZAN" w:date="2023-01-31T13:12:00Z"/>
              <w:rFonts w:ascii="Times New Roman" w:eastAsia="Times New Roman" w:hAnsi="Times New Roman"/>
              <w:color w:val="111111"/>
              <w:sz w:val="24"/>
              <w:szCs w:val="24"/>
              <w:lang w:val="en-PH" w:eastAsia="en-PH"/>
            </w:rPr>
          </w:rPrChange>
        </w:rPr>
      </w:pPr>
    </w:p>
    <w:p w14:paraId="01E07D5B" w14:textId="5F1CD393" w:rsidR="007B7EDE" w:rsidRPr="00632A24" w:rsidRDefault="00EC4B7B" w:rsidP="007B7EDE">
      <w:pPr>
        <w:shd w:val="clear" w:color="auto" w:fill="FFFFFF"/>
        <w:spacing w:after="0" w:line="480" w:lineRule="auto"/>
        <w:textAlignment w:val="center"/>
        <w:rPr>
          <w:ins w:id="4122" w:author="IVERSON MARZAN" w:date="2023-01-31T13:05:00Z"/>
          <w:rFonts w:ascii="Times New Roman" w:eastAsia="Times New Roman" w:hAnsi="Times New Roman"/>
          <w:color w:val="292934" w:themeColor="text1"/>
          <w:sz w:val="24"/>
          <w:szCs w:val="24"/>
          <w:lang w:val="en-PH" w:eastAsia="en-PH"/>
          <w:rPrChange w:id="4123" w:author="IVERSON MARZAN" w:date="2023-01-31T13:13:00Z">
            <w:rPr>
              <w:ins w:id="4124" w:author="IVERSON MARZAN" w:date="2023-01-31T13:05:00Z"/>
              <w:rFonts w:ascii="Times New Roman" w:eastAsia="Times New Roman" w:hAnsi="Times New Roman"/>
              <w:color w:val="111111"/>
              <w:sz w:val="24"/>
              <w:szCs w:val="24"/>
              <w:lang w:val="en-PH" w:eastAsia="en-PH"/>
            </w:rPr>
          </w:rPrChange>
        </w:rPr>
      </w:pPr>
      <w:ins w:id="4125" w:author="IVERSON MARZAN" w:date="2023-01-31T13:04:00Z">
        <w:r w:rsidRPr="00632A24">
          <w:rPr>
            <w:rFonts w:ascii="Times New Roman" w:eastAsia="Times New Roman" w:hAnsi="Times New Roman"/>
            <w:color w:val="292934" w:themeColor="text1"/>
            <w:sz w:val="24"/>
            <w:szCs w:val="24"/>
            <w:lang w:val="en-PH" w:eastAsia="en-PH"/>
            <w:rPrChange w:id="4126" w:author="IVERSON MARZAN" w:date="2023-01-31T13:13:00Z">
              <w:rPr>
                <w:rFonts w:ascii="Times New Roman" w:eastAsia="Times New Roman" w:hAnsi="Times New Roman"/>
                <w:color w:val="111111"/>
                <w:sz w:val="24"/>
                <w:szCs w:val="24"/>
                <w:lang w:val="en-PH" w:eastAsia="en-PH"/>
              </w:rPr>
            </w:rPrChange>
          </w:rPr>
          <w:t>Measuring and Examining Innovation in Philippine Business and Industry (Albe</w:t>
        </w:r>
      </w:ins>
      <w:ins w:id="4127" w:author="IVERSON MARZAN" w:date="2023-01-31T13:05:00Z">
        <w:r w:rsidRPr="00632A24">
          <w:rPr>
            <w:rFonts w:ascii="Times New Roman" w:eastAsia="Times New Roman" w:hAnsi="Times New Roman"/>
            <w:color w:val="292934" w:themeColor="text1"/>
            <w:sz w:val="24"/>
            <w:szCs w:val="24"/>
            <w:lang w:val="en-PH" w:eastAsia="en-PH"/>
            <w:rPrChange w:id="4128" w:author="IVERSON MARZAN" w:date="2023-01-31T13:13:00Z">
              <w:rPr>
                <w:rFonts w:ascii="Times New Roman" w:eastAsia="Times New Roman" w:hAnsi="Times New Roman"/>
                <w:color w:val="111111"/>
                <w:sz w:val="24"/>
                <w:szCs w:val="24"/>
                <w:lang w:val="en-PH" w:eastAsia="en-PH"/>
              </w:rPr>
            </w:rPrChange>
          </w:rPr>
          <w:t xml:space="preserve">rt, 2015) </w:t>
        </w:r>
        <w:r w:rsidRPr="00632A24">
          <w:rPr>
            <w:rFonts w:ascii="Times New Roman" w:eastAsia="Times New Roman" w:hAnsi="Times New Roman"/>
            <w:color w:val="292934" w:themeColor="text1"/>
            <w:sz w:val="24"/>
            <w:szCs w:val="24"/>
            <w:lang w:val="en-PH" w:eastAsia="en-PH"/>
            <w:rPrChange w:id="4129" w:author="IVERSON MARZAN" w:date="2023-01-31T13:13:00Z">
              <w:rPr>
                <w:rFonts w:ascii="Times New Roman" w:eastAsia="Times New Roman" w:hAnsi="Times New Roman"/>
                <w:color w:val="111111"/>
                <w:sz w:val="24"/>
                <w:szCs w:val="24"/>
                <w:lang w:val="en-PH" w:eastAsia="en-PH"/>
              </w:rPr>
            </w:rPrChange>
          </w:rPr>
          <w:fldChar w:fldCharType="begin"/>
        </w:r>
        <w:r w:rsidRPr="00632A24">
          <w:rPr>
            <w:rFonts w:ascii="Times New Roman" w:eastAsia="Times New Roman" w:hAnsi="Times New Roman"/>
            <w:color w:val="292934" w:themeColor="text1"/>
            <w:sz w:val="24"/>
            <w:szCs w:val="24"/>
            <w:lang w:val="en-PH" w:eastAsia="en-PH"/>
            <w:rPrChange w:id="4130" w:author="IVERSON MARZAN" w:date="2023-01-31T13:13:00Z">
              <w:rPr>
                <w:rFonts w:ascii="Times New Roman" w:eastAsia="Times New Roman" w:hAnsi="Times New Roman"/>
                <w:color w:val="111111"/>
                <w:sz w:val="24"/>
                <w:szCs w:val="24"/>
                <w:lang w:val="en-PH" w:eastAsia="en-PH"/>
              </w:rPr>
            </w:rPrChange>
          </w:rPr>
          <w:instrText xml:space="preserve"> HYPERLINK "https://pids.gov.ph/publication/discussion-papers/measuring-and-examining-innovation-in-philippine-business-and-industry" </w:instrText>
        </w:r>
        <w:r w:rsidRPr="00632A24">
          <w:rPr>
            <w:rFonts w:ascii="Times New Roman" w:eastAsia="Times New Roman" w:hAnsi="Times New Roman"/>
            <w:color w:val="292934" w:themeColor="text1"/>
            <w:sz w:val="24"/>
            <w:szCs w:val="24"/>
            <w:lang w:val="en-PH" w:eastAsia="en-PH"/>
            <w:rPrChange w:id="4131" w:author="IVERSON MARZAN" w:date="2023-01-31T13:13:00Z">
              <w:rPr>
                <w:rFonts w:ascii="Times New Roman" w:eastAsia="Times New Roman" w:hAnsi="Times New Roman"/>
                <w:color w:val="292934" w:themeColor="text1"/>
                <w:sz w:val="24"/>
                <w:szCs w:val="24"/>
                <w:lang w:val="en-PH" w:eastAsia="en-PH"/>
              </w:rPr>
            </w:rPrChange>
          </w:rPr>
        </w:r>
        <w:r w:rsidRPr="00632A24">
          <w:rPr>
            <w:rFonts w:ascii="Times New Roman" w:eastAsia="Times New Roman" w:hAnsi="Times New Roman"/>
            <w:color w:val="292934" w:themeColor="text1"/>
            <w:sz w:val="24"/>
            <w:szCs w:val="24"/>
            <w:lang w:val="en-PH" w:eastAsia="en-PH"/>
            <w:rPrChange w:id="4132" w:author="IVERSON MARZAN" w:date="2023-01-31T13:13:00Z">
              <w:rPr>
                <w:rFonts w:ascii="Times New Roman" w:eastAsia="Times New Roman" w:hAnsi="Times New Roman"/>
                <w:color w:val="111111"/>
                <w:sz w:val="24"/>
                <w:szCs w:val="24"/>
                <w:lang w:val="en-PH" w:eastAsia="en-PH"/>
              </w:rPr>
            </w:rPrChange>
          </w:rPr>
          <w:fldChar w:fldCharType="separate"/>
        </w:r>
        <w:r w:rsidRPr="00632A24">
          <w:rPr>
            <w:rStyle w:val="Hyperlink"/>
            <w:rFonts w:ascii="Times New Roman" w:eastAsia="Times New Roman" w:hAnsi="Times New Roman"/>
            <w:color w:val="292934" w:themeColor="text1"/>
            <w:sz w:val="24"/>
            <w:szCs w:val="24"/>
            <w:lang w:val="en-PH" w:eastAsia="en-PH"/>
            <w:rPrChange w:id="4133" w:author="IVERSON MARZAN" w:date="2023-01-31T13:13:00Z">
              <w:rPr>
                <w:rStyle w:val="Hyperlink"/>
                <w:rFonts w:ascii="Times New Roman" w:eastAsia="Times New Roman" w:hAnsi="Times New Roman"/>
                <w:sz w:val="24"/>
                <w:szCs w:val="24"/>
                <w:lang w:val="en-PH" w:eastAsia="en-PH"/>
              </w:rPr>
            </w:rPrChange>
          </w:rPr>
          <w:t>https://pids.gov.ph/publication/discussion-papers/measuring-and-examining-innovation-in-philippine-business-and-industry</w:t>
        </w:r>
        <w:r w:rsidRPr="00632A24">
          <w:rPr>
            <w:rFonts w:ascii="Times New Roman" w:eastAsia="Times New Roman" w:hAnsi="Times New Roman"/>
            <w:color w:val="292934" w:themeColor="text1"/>
            <w:sz w:val="24"/>
            <w:szCs w:val="24"/>
            <w:lang w:val="en-PH" w:eastAsia="en-PH"/>
            <w:rPrChange w:id="4134" w:author="IVERSON MARZAN" w:date="2023-01-31T13:13:00Z">
              <w:rPr>
                <w:rFonts w:ascii="Times New Roman" w:eastAsia="Times New Roman" w:hAnsi="Times New Roman"/>
                <w:color w:val="111111"/>
                <w:sz w:val="24"/>
                <w:szCs w:val="24"/>
                <w:lang w:val="en-PH" w:eastAsia="en-PH"/>
              </w:rPr>
            </w:rPrChange>
          </w:rPr>
          <w:fldChar w:fldCharType="end"/>
        </w:r>
      </w:ins>
    </w:p>
    <w:p w14:paraId="1F3881FE" w14:textId="5860ECAA" w:rsidR="00EC4B7B" w:rsidRPr="00632A24" w:rsidRDefault="00EC4B7B" w:rsidP="00EC4B7B">
      <w:pPr>
        <w:spacing w:after="0" w:line="480" w:lineRule="auto"/>
        <w:rPr>
          <w:ins w:id="4135" w:author="IVERSON MARZAN" w:date="2023-01-31T13:08:00Z"/>
          <w:rFonts w:ascii="Times New Roman" w:eastAsia="Times New Roman" w:hAnsi="Times New Roman"/>
          <w:color w:val="292934" w:themeColor="text1"/>
          <w:sz w:val="24"/>
          <w:szCs w:val="24"/>
          <w:lang w:val="en-PH" w:eastAsia="en-PH"/>
          <w:rPrChange w:id="4136" w:author="IVERSON MARZAN" w:date="2023-01-31T13:13:00Z">
            <w:rPr>
              <w:ins w:id="4137" w:author="IVERSON MARZAN" w:date="2023-01-31T13:08:00Z"/>
              <w:rFonts w:ascii="Times New Roman" w:eastAsia="Times New Roman" w:hAnsi="Times New Roman"/>
              <w:color w:val="111111"/>
              <w:sz w:val="24"/>
              <w:szCs w:val="24"/>
              <w:lang w:val="en-PH" w:eastAsia="en-PH"/>
            </w:rPr>
          </w:rPrChange>
        </w:rPr>
      </w:pPr>
      <w:ins w:id="4138" w:author="IVERSON MARZAN" w:date="2023-01-31T13:07:00Z">
        <w:r w:rsidRPr="00632A24">
          <w:rPr>
            <w:rFonts w:ascii="Times New Roman" w:eastAsia="Times New Roman" w:hAnsi="Times New Roman"/>
            <w:color w:val="292934" w:themeColor="text1"/>
            <w:sz w:val="24"/>
            <w:szCs w:val="24"/>
            <w:lang w:val="en-PH" w:eastAsia="en-PH"/>
            <w:rPrChange w:id="4139" w:author="IVERSON MARZAN" w:date="2023-01-31T13:13:00Z">
              <w:rPr>
                <w:rFonts w:ascii="Times New Roman" w:eastAsia="Times New Roman" w:hAnsi="Times New Roman"/>
                <w:color w:val="111111"/>
                <w:sz w:val="24"/>
                <w:szCs w:val="24"/>
                <w:lang w:val="en-PH" w:eastAsia="en-PH"/>
              </w:rPr>
            </w:rPrChange>
          </w:rPr>
          <w:t>Corporate social innovation: How firms learn to innovate for the greater good (</w:t>
        </w:r>
        <w:proofErr w:type="spellStart"/>
        <w:r w:rsidRPr="00632A24">
          <w:rPr>
            <w:rFonts w:ascii="Times New Roman" w:eastAsia="Times New Roman" w:hAnsi="Times New Roman"/>
            <w:color w:val="292934" w:themeColor="text1"/>
            <w:sz w:val="24"/>
            <w:szCs w:val="24"/>
            <w:lang w:val="en-PH" w:eastAsia="en-PH"/>
            <w:rPrChange w:id="4140" w:author="IVERSON MARZAN" w:date="2023-01-31T13:13:00Z">
              <w:rPr>
                <w:rFonts w:ascii="Times New Roman" w:eastAsia="Times New Roman" w:hAnsi="Times New Roman"/>
                <w:color w:val="111111"/>
                <w:sz w:val="24"/>
                <w:szCs w:val="24"/>
                <w:lang w:val="en-PH" w:eastAsia="en-PH"/>
              </w:rPr>
            </w:rPrChange>
          </w:rPr>
          <w:t>Mirvis</w:t>
        </w:r>
        <w:proofErr w:type="spellEnd"/>
        <w:r w:rsidRPr="00632A24">
          <w:rPr>
            <w:rFonts w:ascii="Times New Roman" w:eastAsia="Times New Roman" w:hAnsi="Times New Roman"/>
            <w:color w:val="292934" w:themeColor="text1"/>
            <w:sz w:val="24"/>
            <w:szCs w:val="24"/>
            <w:lang w:val="en-PH" w:eastAsia="en-PH"/>
            <w:rPrChange w:id="4141" w:author="IVERSON MARZAN" w:date="2023-01-31T13:13:00Z">
              <w:rPr>
                <w:rFonts w:ascii="Times New Roman" w:eastAsia="Times New Roman" w:hAnsi="Times New Roman"/>
                <w:color w:val="111111"/>
                <w:sz w:val="24"/>
                <w:szCs w:val="24"/>
                <w:lang w:val="en-PH" w:eastAsia="en-PH"/>
              </w:rPr>
            </w:rPrChange>
          </w:rPr>
          <w:t>, 20</w:t>
        </w:r>
      </w:ins>
      <w:ins w:id="4142" w:author="IVERSON MARZAN" w:date="2023-01-31T13:08:00Z">
        <w:r w:rsidRPr="00632A24">
          <w:rPr>
            <w:rFonts w:ascii="Times New Roman" w:eastAsia="Times New Roman" w:hAnsi="Times New Roman"/>
            <w:color w:val="292934" w:themeColor="text1"/>
            <w:sz w:val="24"/>
            <w:szCs w:val="24"/>
            <w:lang w:val="en-PH" w:eastAsia="en-PH"/>
            <w:rPrChange w:id="4143" w:author="IVERSON MARZAN" w:date="2023-01-31T13:13:00Z">
              <w:rPr>
                <w:rFonts w:ascii="Times New Roman" w:eastAsia="Times New Roman" w:hAnsi="Times New Roman"/>
                <w:color w:val="111111"/>
                <w:sz w:val="24"/>
                <w:szCs w:val="24"/>
                <w:lang w:val="en-PH" w:eastAsia="en-PH"/>
              </w:rPr>
            </w:rPrChange>
          </w:rPr>
          <w:t xml:space="preserve">16) </w:t>
        </w:r>
        <w:r w:rsidRPr="00632A24">
          <w:rPr>
            <w:rFonts w:ascii="Times New Roman" w:eastAsia="Times New Roman" w:hAnsi="Times New Roman"/>
            <w:color w:val="292934" w:themeColor="text1"/>
            <w:sz w:val="24"/>
            <w:szCs w:val="24"/>
            <w:lang w:val="en-PH" w:eastAsia="en-PH"/>
            <w:rPrChange w:id="4144" w:author="IVERSON MARZAN" w:date="2023-01-31T13:13:00Z">
              <w:rPr>
                <w:rFonts w:ascii="Times New Roman" w:eastAsia="Times New Roman" w:hAnsi="Times New Roman"/>
                <w:color w:val="111111"/>
                <w:sz w:val="24"/>
                <w:szCs w:val="24"/>
                <w:lang w:val="en-PH" w:eastAsia="en-PH"/>
              </w:rPr>
            </w:rPrChange>
          </w:rPr>
          <w:fldChar w:fldCharType="begin"/>
        </w:r>
        <w:r w:rsidRPr="00632A24">
          <w:rPr>
            <w:rFonts w:ascii="Times New Roman" w:eastAsia="Times New Roman" w:hAnsi="Times New Roman"/>
            <w:color w:val="292934" w:themeColor="text1"/>
            <w:sz w:val="24"/>
            <w:szCs w:val="24"/>
            <w:lang w:val="en-PH" w:eastAsia="en-PH"/>
            <w:rPrChange w:id="4145" w:author="IVERSON MARZAN" w:date="2023-01-31T13:13:00Z">
              <w:rPr>
                <w:rFonts w:ascii="Times New Roman" w:eastAsia="Times New Roman" w:hAnsi="Times New Roman"/>
                <w:color w:val="111111"/>
                <w:sz w:val="24"/>
                <w:szCs w:val="24"/>
                <w:lang w:val="en-PH" w:eastAsia="en-PH"/>
              </w:rPr>
            </w:rPrChange>
          </w:rPr>
          <w:instrText xml:space="preserve"> HYPERLINK "https://www.semanticscholar.org/paper/Corporate-social-innovation%3A-How-firms-learn-to-for-Mirvis-Herrera/7386a1de2d97f3bb266a5e6db65245b1430f5b30" </w:instrText>
        </w:r>
        <w:r w:rsidRPr="00632A24">
          <w:rPr>
            <w:rFonts w:ascii="Times New Roman" w:eastAsia="Times New Roman" w:hAnsi="Times New Roman"/>
            <w:color w:val="292934" w:themeColor="text1"/>
            <w:sz w:val="24"/>
            <w:szCs w:val="24"/>
            <w:lang w:val="en-PH" w:eastAsia="en-PH"/>
            <w:rPrChange w:id="4146" w:author="IVERSON MARZAN" w:date="2023-01-31T13:13:00Z">
              <w:rPr>
                <w:rFonts w:ascii="Times New Roman" w:eastAsia="Times New Roman" w:hAnsi="Times New Roman"/>
                <w:color w:val="292934" w:themeColor="text1"/>
                <w:sz w:val="24"/>
                <w:szCs w:val="24"/>
                <w:lang w:val="en-PH" w:eastAsia="en-PH"/>
              </w:rPr>
            </w:rPrChange>
          </w:rPr>
        </w:r>
        <w:r w:rsidRPr="00632A24">
          <w:rPr>
            <w:rFonts w:ascii="Times New Roman" w:eastAsia="Times New Roman" w:hAnsi="Times New Roman"/>
            <w:color w:val="292934" w:themeColor="text1"/>
            <w:sz w:val="24"/>
            <w:szCs w:val="24"/>
            <w:lang w:val="en-PH" w:eastAsia="en-PH"/>
            <w:rPrChange w:id="4147" w:author="IVERSON MARZAN" w:date="2023-01-31T13:13:00Z">
              <w:rPr>
                <w:rFonts w:ascii="Times New Roman" w:eastAsia="Times New Roman" w:hAnsi="Times New Roman"/>
                <w:color w:val="111111"/>
                <w:sz w:val="24"/>
                <w:szCs w:val="24"/>
                <w:lang w:val="en-PH" w:eastAsia="en-PH"/>
              </w:rPr>
            </w:rPrChange>
          </w:rPr>
          <w:fldChar w:fldCharType="separate"/>
        </w:r>
        <w:r w:rsidRPr="00632A24">
          <w:rPr>
            <w:rStyle w:val="Hyperlink"/>
            <w:rFonts w:ascii="Times New Roman" w:eastAsia="Times New Roman" w:hAnsi="Times New Roman"/>
            <w:color w:val="292934" w:themeColor="text1"/>
            <w:sz w:val="24"/>
            <w:szCs w:val="24"/>
            <w:lang w:val="en-PH" w:eastAsia="en-PH"/>
            <w:rPrChange w:id="4148" w:author="IVERSON MARZAN" w:date="2023-01-31T13:13:00Z">
              <w:rPr>
                <w:rStyle w:val="Hyperlink"/>
                <w:rFonts w:ascii="Times New Roman" w:eastAsia="Times New Roman" w:hAnsi="Times New Roman"/>
                <w:sz w:val="24"/>
                <w:szCs w:val="24"/>
                <w:lang w:val="en-PH" w:eastAsia="en-PH"/>
              </w:rPr>
            </w:rPrChange>
          </w:rPr>
          <w:t>https://www.semanticscholar.org/paper/Corporate-social-innovation%3A-How-firms-learn-to-for-Mirvis-Herrera/7386a1de2d97f3bb266a5e6db65245b1430f5b30</w:t>
        </w:r>
        <w:r w:rsidRPr="00632A24">
          <w:rPr>
            <w:rFonts w:ascii="Times New Roman" w:eastAsia="Times New Roman" w:hAnsi="Times New Roman"/>
            <w:color w:val="292934" w:themeColor="text1"/>
            <w:sz w:val="24"/>
            <w:szCs w:val="24"/>
            <w:lang w:val="en-PH" w:eastAsia="en-PH"/>
            <w:rPrChange w:id="4149" w:author="IVERSON MARZAN" w:date="2023-01-31T13:13:00Z">
              <w:rPr>
                <w:rFonts w:ascii="Times New Roman" w:eastAsia="Times New Roman" w:hAnsi="Times New Roman"/>
                <w:color w:val="111111"/>
                <w:sz w:val="24"/>
                <w:szCs w:val="24"/>
                <w:lang w:val="en-PH" w:eastAsia="en-PH"/>
              </w:rPr>
            </w:rPrChange>
          </w:rPr>
          <w:fldChar w:fldCharType="end"/>
        </w:r>
      </w:ins>
    </w:p>
    <w:p w14:paraId="2BFC2D21" w14:textId="0BD213B8" w:rsidR="00EC4B7B" w:rsidRPr="00632A24" w:rsidRDefault="00EC4B7B" w:rsidP="00EC4B7B">
      <w:pPr>
        <w:spacing w:after="0" w:line="480" w:lineRule="auto"/>
        <w:rPr>
          <w:ins w:id="4150" w:author="IVERSON MARZAN" w:date="2023-01-31T13:09:00Z"/>
          <w:rFonts w:ascii="Times New Roman" w:eastAsia="Times New Roman" w:hAnsi="Times New Roman"/>
          <w:color w:val="292934" w:themeColor="text1"/>
          <w:sz w:val="24"/>
          <w:szCs w:val="24"/>
          <w:lang w:val="en-PH" w:eastAsia="en-PH"/>
          <w:rPrChange w:id="4151" w:author="IVERSON MARZAN" w:date="2023-01-31T13:13:00Z">
            <w:rPr>
              <w:ins w:id="4152" w:author="IVERSON MARZAN" w:date="2023-01-31T13:09:00Z"/>
              <w:rFonts w:ascii="Times New Roman" w:eastAsia="Times New Roman" w:hAnsi="Times New Roman"/>
              <w:color w:val="111111"/>
              <w:sz w:val="24"/>
              <w:szCs w:val="24"/>
              <w:lang w:val="en-PH" w:eastAsia="en-PH"/>
            </w:rPr>
          </w:rPrChange>
        </w:rPr>
      </w:pPr>
      <w:ins w:id="4153" w:author="IVERSON MARZAN" w:date="2023-01-31T13:09:00Z">
        <w:r w:rsidRPr="00632A24">
          <w:rPr>
            <w:rFonts w:ascii="Times New Roman" w:eastAsia="Times New Roman" w:hAnsi="Times New Roman"/>
            <w:color w:val="292934" w:themeColor="text1"/>
            <w:sz w:val="24"/>
            <w:szCs w:val="24"/>
            <w:lang w:val="en-PH" w:eastAsia="en-PH"/>
            <w:rPrChange w:id="4154" w:author="IVERSON MARZAN" w:date="2023-01-31T13:13:00Z">
              <w:rPr>
                <w:rFonts w:ascii="Times New Roman" w:eastAsia="Times New Roman" w:hAnsi="Times New Roman"/>
                <w:color w:val="111111"/>
                <w:sz w:val="24"/>
                <w:szCs w:val="24"/>
                <w:lang w:val="en-PH" w:eastAsia="en-PH"/>
              </w:rPr>
            </w:rPrChange>
          </w:rPr>
          <w:t>Innovation Activity of Firms in the Philippines (</w:t>
        </w:r>
        <w:proofErr w:type="spellStart"/>
        <w:r w:rsidRPr="00632A24">
          <w:rPr>
            <w:rFonts w:ascii="Times New Roman" w:eastAsia="Times New Roman" w:hAnsi="Times New Roman"/>
            <w:color w:val="292934" w:themeColor="text1"/>
            <w:sz w:val="24"/>
            <w:szCs w:val="24"/>
            <w:lang w:val="en-PH" w:eastAsia="en-PH"/>
            <w:rPrChange w:id="4155" w:author="IVERSON MARZAN" w:date="2023-01-31T13:13:00Z">
              <w:rPr>
                <w:rFonts w:ascii="Times New Roman" w:eastAsia="Times New Roman" w:hAnsi="Times New Roman"/>
                <w:color w:val="111111"/>
                <w:sz w:val="24"/>
                <w:szCs w:val="24"/>
                <w:lang w:val="en-PH" w:eastAsia="en-PH"/>
              </w:rPr>
            </w:rPrChange>
          </w:rPr>
          <w:t>Quimba</w:t>
        </w:r>
        <w:proofErr w:type="spellEnd"/>
        <w:r w:rsidRPr="00632A24">
          <w:rPr>
            <w:rFonts w:ascii="Times New Roman" w:eastAsia="Times New Roman" w:hAnsi="Times New Roman"/>
            <w:color w:val="292934" w:themeColor="text1"/>
            <w:sz w:val="24"/>
            <w:szCs w:val="24"/>
            <w:lang w:val="en-PH" w:eastAsia="en-PH"/>
            <w:rPrChange w:id="4156" w:author="IVERSON MARZAN" w:date="2023-01-31T13:13:00Z">
              <w:rPr>
                <w:rFonts w:ascii="Times New Roman" w:eastAsia="Times New Roman" w:hAnsi="Times New Roman"/>
                <w:color w:val="111111"/>
                <w:sz w:val="24"/>
                <w:szCs w:val="24"/>
                <w:lang w:val="en-PH" w:eastAsia="en-PH"/>
              </w:rPr>
            </w:rPrChange>
          </w:rPr>
          <w:t xml:space="preserve">, 2017) </w:t>
        </w:r>
        <w:r w:rsidRPr="00632A24">
          <w:rPr>
            <w:rFonts w:ascii="Times New Roman" w:eastAsia="Times New Roman" w:hAnsi="Times New Roman"/>
            <w:color w:val="292934" w:themeColor="text1"/>
            <w:sz w:val="24"/>
            <w:szCs w:val="24"/>
            <w:lang w:val="en-PH" w:eastAsia="en-PH"/>
            <w:rPrChange w:id="4157" w:author="IVERSON MARZAN" w:date="2023-01-31T13:13:00Z">
              <w:rPr>
                <w:rFonts w:ascii="Times New Roman" w:eastAsia="Times New Roman" w:hAnsi="Times New Roman"/>
                <w:color w:val="111111"/>
                <w:sz w:val="24"/>
                <w:szCs w:val="24"/>
                <w:lang w:val="en-PH" w:eastAsia="en-PH"/>
              </w:rPr>
            </w:rPrChange>
          </w:rPr>
          <w:fldChar w:fldCharType="begin"/>
        </w:r>
        <w:r w:rsidRPr="00632A24">
          <w:rPr>
            <w:rFonts w:ascii="Times New Roman" w:eastAsia="Times New Roman" w:hAnsi="Times New Roman"/>
            <w:color w:val="292934" w:themeColor="text1"/>
            <w:sz w:val="24"/>
            <w:szCs w:val="24"/>
            <w:lang w:val="en-PH" w:eastAsia="en-PH"/>
            <w:rPrChange w:id="4158" w:author="IVERSON MARZAN" w:date="2023-01-31T13:13:00Z">
              <w:rPr>
                <w:rFonts w:ascii="Times New Roman" w:eastAsia="Times New Roman" w:hAnsi="Times New Roman"/>
                <w:color w:val="111111"/>
                <w:sz w:val="24"/>
                <w:szCs w:val="24"/>
                <w:lang w:val="en-PH" w:eastAsia="en-PH"/>
              </w:rPr>
            </w:rPrChange>
          </w:rPr>
          <w:instrText xml:space="preserve"> HYPERLINK "https://think-asia.org/handle/11540/7861" </w:instrText>
        </w:r>
        <w:r w:rsidRPr="00632A24">
          <w:rPr>
            <w:rFonts w:ascii="Times New Roman" w:eastAsia="Times New Roman" w:hAnsi="Times New Roman"/>
            <w:color w:val="292934" w:themeColor="text1"/>
            <w:sz w:val="24"/>
            <w:szCs w:val="24"/>
            <w:lang w:val="en-PH" w:eastAsia="en-PH"/>
            <w:rPrChange w:id="4159" w:author="IVERSON MARZAN" w:date="2023-01-31T13:13:00Z">
              <w:rPr>
                <w:rFonts w:ascii="Times New Roman" w:eastAsia="Times New Roman" w:hAnsi="Times New Roman"/>
                <w:color w:val="292934" w:themeColor="text1"/>
                <w:sz w:val="24"/>
                <w:szCs w:val="24"/>
                <w:lang w:val="en-PH" w:eastAsia="en-PH"/>
              </w:rPr>
            </w:rPrChange>
          </w:rPr>
        </w:r>
        <w:r w:rsidRPr="00632A24">
          <w:rPr>
            <w:rFonts w:ascii="Times New Roman" w:eastAsia="Times New Roman" w:hAnsi="Times New Roman"/>
            <w:color w:val="292934" w:themeColor="text1"/>
            <w:sz w:val="24"/>
            <w:szCs w:val="24"/>
            <w:lang w:val="en-PH" w:eastAsia="en-PH"/>
            <w:rPrChange w:id="4160" w:author="IVERSON MARZAN" w:date="2023-01-31T13:13:00Z">
              <w:rPr>
                <w:rFonts w:ascii="Times New Roman" w:eastAsia="Times New Roman" w:hAnsi="Times New Roman"/>
                <w:color w:val="111111"/>
                <w:sz w:val="24"/>
                <w:szCs w:val="24"/>
                <w:lang w:val="en-PH" w:eastAsia="en-PH"/>
              </w:rPr>
            </w:rPrChange>
          </w:rPr>
          <w:fldChar w:fldCharType="separate"/>
        </w:r>
        <w:r w:rsidRPr="00632A24">
          <w:rPr>
            <w:rStyle w:val="Hyperlink"/>
            <w:rFonts w:ascii="Times New Roman" w:eastAsia="Times New Roman" w:hAnsi="Times New Roman"/>
            <w:color w:val="292934" w:themeColor="text1"/>
            <w:sz w:val="24"/>
            <w:szCs w:val="24"/>
            <w:lang w:val="en-PH" w:eastAsia="en-PH"/>
            <w:rPrChange w:id="4161" w:author="IVERSON MARZAN" w:date="2023-01-31T13:13:00Z">
              <w:rPr>
                <w:rStyle w:val="Hyperlink"/>
                <w:rFonts w:ascii="Times New Roman" w:eastAsia="Times New Roman" w:hAnsi="Times New Roman"/>
                <w:sz w:val="24"/>
                <w:szCs w:val="24"/>
                <w:lang w:val="en-PH" w:eastAsia="en-PH"/>
              </w:rPr>
            </w:rPrChange>
          </w:rPr>
          <w:t>https://think-asia.org/handle/11540/7861</w:t>
        </w:r>
        <w:r w:rsidRPr="00632A24">
          <w:rPr>
            <w:rFonts w:ascii="Times New Roman" w:eastAsia="Times New Roman" w:hAnsi="Times New Roman"/>
            <w:color w:val="292934" w:themeColor="text1"/>
            <w:sz w:val="24"/>
            <w:szCs w:val="24"/>
            <w:lang w:val="en-PH" w:eastAsia="en-PH"/>
            <w:rPrChange w:id="4162" w:author="IVERSON MARZAN" w:date="2023-01-31T13:13:00Z">
              <w:rPr>
                <w:rFonts w:ascii="Times New Roman" w:eastAsia="Times New Roman" w:hAnsi="Times New Roman"/>
                <w:color w:val="111111"/>
                <w:sz w:val="24"/>
                <w:szCs w:val="24"/>
                <w:lang w:val="en-PH" w:eastAsia="en-PH"/>
              </w:rPr>
            </w:rPrChange>
          </w:rPr>
          <w:fldChar w:fldCharType="end"/>
        </w:r>
      </w:ins>
    </w:p>
    <w:p w14:paraId="41E39604" w14:textId="357980EA" w:rsidR="00632A24" w:rsidRPr="00632A24" w:rsidRDefault="00EC4B7B" w:rsidP="00EC4B7B">
      <w:pPr>
        <w:spacing w:after="0" w:line="480" w:lineRule="auto"/>
        <w:rPr>
          <w:ins w:id="4163" w:author="IVERSON MARZAN" w:date="2023-01-31T13:12:00Z"/>
          <w:rFonts w:ascii="Times New Roman" w:eastAsia="Times New Roman" w:hAnsi="Times New Roman"/>
          <w:color w:val="292934" w:themeColor="text1"/>
          <w:sz w:val="24"/>
          <w:szCs w:val="24"/>
          <w:lang w:val="en-PH" w:eastAsia="en-PH"/>
          <w:rPrChange w:id="4164" w:author="IVERSON MARZAN" w:date="2023-01-31T13:13:00Z">
            <w:rPr>
              <w:ins w:id="4165" w:author="IVERSON MARZAN" w:date="2023-01-31T13:12:00Z"/>
              <w:rFonts w:ascii="Times New Roman" w:eastAsia="Times New Roman" w:hAnsi="Times New Roman"/>
              <w:color w:val="111111"/>
              <w:sz w:val="24"/>
              <w:szCs w:val="24"/>
              <w:lang w:val="en-PH" w:eastAsia="en-PH"/>
            </w:rPr>
          </w:rPrChange>
        </w:rPr>
      </w:pPr>
      <w:ins w:id="4166" w:author="IVERSON MARZAN" w:date="2023-01-31T13:10:00Z">
        <w:r w:rsidRPr="00632A24">
          <w:rPr>
            <w:rFonts w:ascii="Times New Roman" w:eastAsia="Times New Roman" w:hAnsi="Times New Roman"/>
            <w:color w:val="292934" w:themeColor="text1"/>
            <w:sz w:val="24"/>
            <w:szCs w:val="24"/>
            <w:lang w:val="en-PH" w:eastAsia="en-PH"/>
            <w:rPrChange w:id="4167" w:author="IVERSON MARZAN" w:date="2023-01-31T13:13:00Z">
              <w:rPr>
                <w:rFonts w:ascii="Times New Roman" w:eastAsia="Times New Roman" w:hAnsi="Times New Roman"/>
                <w:color w:val="111111"/>
                <w:sz w:val="24"/>
                <w:szCs w:val="24"/>
                <w:lang w:val="en-PH" w:eastAsia="en-PH"/>
              </w:rPr>
            </w:rPrChange>
          </w:rPr>
          <w:t>Organizational Innovation and I</w:t>
        </w:r>
      </w:ins>
      <w:ins w:id="4168" w:author="IVERSON MARZAN" w:date="2023-01-31T13:11:00Z">
        <w:r w:rsidRPr="00632A24">
          <w:rPr>
            <w:rFonts w:ascii="Times New Roman" w:eastAsia="Times New Roman" w:hAnsi="Times New Roman"/>
            <w:color w:val="292934" w:themeColor="text1"/>
            <w:sz w:val="24"/>
            <w:szCs w:val="24"/>
            <w:lang w:val="en-PH" w:eastAsia="en-PH"/>
            <w:rPrChange w:id="4169" w:author="IVERSON MARZAN" w:date="2023-01-31T13:13:00Z">
              <w:rPr>
                <w:rFonts w:ascii="Times New Roman" w:eastAsia="Times New Roman" w:hAnsi="Times New Roman"/>
                <w:color w:val="111111"/>
                <w:sz w:val="24"/>
                <w:szCs w:val="24"/>
                <w:lang w:val="en-PH" w:eastAsia="en-PH"/>
              </w:rPr>
            </w:rPrChange>
          </w:rPr>
          <w:t>nnovation</w:t>
        </w:r>
      </w:ins>
      <w:ins w:id="4170" w:author="IVERSON MARZAN" w:date="2023-01-31T13:10:00Z">
        <w:r w:rsidRPr="00632A24">
          <w:rPr>
            <w:rFonts w:ascii="Times New Roman" w:eastAsia="Times New Roman" w:hAnsi="Times New Roman"/>
            <w:color w:val="292934" w:themeColor="text1"/>
            <w:sz w:val="24"/>
            <w:szCs w:val="24"/>
            <w:lang w:val="en-PH" w:eastAsia="en-PH"/>
            <w:rPrChange w:id="4171" w:author="IVERSON MARZAN" w:date="2023-01-31T13:13:00Z">
              <w:rPr>
                <w:rFonts w:ascii="Times New Roman" w:eastAsia="Times New Roman" w:hAnsi="Times New Roman"/>
                <w:color w:val="111111"/>
                <w:sz w:val="24"/>
                <w:szCs w:val="24"/>
                <w:lang w:val="en-PH" w:eastAsia="en-PH"/>
              </w:rPr>
            </w:rPrChange>
          </w:rPr>
          <w:t xml:space="preserve"> A</w:t>
        </w:r>
      </w:ins>
      <w:ins w:id="4172" w:author="IVERSON MARZAN" w:date="2023-01-31T13:11:00Z">
        <w:r w:rsidRPr="00632A24">
          <w:rPr>
            <w:rFonts w:ascii="Times New Roman" w:eastAsia="Times New Roman" w:hAnsi="Times New Roman"/>
            <w:color w:val="292934" w:themeColor="text1"/>
            <w:sz w:val="24"/>
            <w:szCs w:val="24"/>
            <w:lang w:val="en-PH" w:eastAsia="en-PH"/>
            <w:rPrChange w:id="4173" w:author="IVERSON MARZAN" w:date="2023-01-31T13:13:00Z">
              <w:rPr>
                <w:rFonts w:ascii="Times New Roman" w:eastAsia="Times New Roman" w:hAnsi="Times New Roman"/>
                <w:color w:val="111111"/>
                <w:sz w:val="24"/>
                <w:szCs w:val="24"/>
                <w:lang w:val="en-PH" w:eastAsia="en-PH"/>
              </w:rPr>
            </w:rPrChange>
          </w:rPr>
          <w:t>doption</w:t>
        </w:r>
      </w:ins>
      <w:ins w:id="4174" w:author="IVERSON MARZAN" w:date="2023-01-31T13:10:00Z">
        <w:r w:rsidRPr="00632A24">
          <w:rPr>
            <w:rFonts w:ascii="Times New Roman" w:eastAsia="Times New Roman" w:hAnsi="Times New Roman"/>
            <w:color w:val="292934" w:themeColor="text1"/>
            <w:sz w:val="24"/>
            <w:szCs w:val="24"/>
            <w:lang w:val="en-PH" w:eastAsia="en-PH"/>
            <w:rPrChange w:id="4175" w:author="IVERSON MARZAN" w:date="2023-01-31T13:13:00Z">
              <w:rPr>
                <w:rFonts w:ascii="Times New Roman" w:eastAsia="Times New Roman" w:hAnsi="Times New Roman"/>
                <w:color w:val="111111"/>
                <w:sz w:val="24"/>
                <w:szCs w:val="24"/>
                <w:lang w:val="en-PH" w:eastAsia="en-PH"/>
              </w:rPr>
            </w:rPrChange>
          </w:rPr>
          <w:t xml:space="preserve"> </w:t>
        </w:r>
      </w:ins>
      <w:ins w:id="4176" w:author="IVERSON MARZAN" w:date="2023-01-31T13:11:00Z">
        <w:r w:rsidRPr="00632A24">
          <w:rPr>
            <w:rFonts w:ascii="Times New Roman" w:eastAsia="Times New Roman" w:hAnsi="Times New Roman"/>
            <w:color w:val="292934" w:themeColor="text1"/>
            <w:sz w:val="24"/>
            <w:szCs w:val="24"/>
            <w:lang w:val="en-PH" w:eastAsia="en-PH"/>
            <w:rPrChange w:id="4177" w:author="IVERSON MARZAN" w:date="2023-01-31T13:13:00Z">
              <w:rPr>
                <w:rFonts w:ascii="Times New Roman" w:eastAsia="Times New Roman" w:hAnsi="Times New Roman"/>
                <w:color w:val="111111"/>
                <w:sz w:val="24"/>
                <w:szCs w:val="24"/>
                <w:lang w:val="en-PH" w:eastAsia="en-PH"/>
              </w:rPr>
            </w:rPrChange>
          </w:rPr>
          <w:t xml:space="preserve">Among Philippine Food Processing </w:t>
        </w:r>
      </w:ins>
      <w:ins w:id="4178" w:author="IVERSON MARZAN" w:date="2023-01-31T13:12:00Z">
        <w:r w:rsidRPr="00632A24">
          <w:rPr>
            <w:rFonts w:ascii="Times New Roman" w:eastAsia="Times New Roman" w:hAnsi="Times New Roman"/>
            <w:color w:val="292934" w:themeColor="text1"/>
            <w:sz w:val="24"/>
            <w:szCs w:val="24"/>
            <w:lang w:val="en-PH" w:eastAsia="en-PH"/>
            <w:rPrChange w:id="4179" w:author="IVERSON MARZAN" w:date="2023-01-31T13:13:00Z">
              <w:rPr>
                <w:rFonts w:ascii="Times New Roman" w:eastAsia="Times New Roman" w:hAnsi="Times New Roman"/>
                <w:color w:val="111111"/>
                <w:sz w:val="24"/>
                <w:szCs w:val="24"/>
                <w:lang w:val="en-PH" w:eastAsia="en-PH"/>
              </w:rPr>
            </w:rPrChange>
          </w:rPr>
          <w:t xml:space="preserve">Micro, Small and </w:t>
        </w:r>
        <w:proofErr w:type="spellStart"/>
        <w:r w:rsidRPr="00632A24">
          <w:rPr>
            <w:rFonts w:ascii="Times New Roman" w:eastAsia="Times New Roman" w:hAnsi="Times New Roman"/>
            <w:color w:val="292934" w:themeColor="text1"/>
            <w:sz w:val="24"/>
            <w:szCs w:val="24"/>
            <w:lang w:val="en-PH" w:eastAsia="en-PH"/>
            <w:rPrChange w:id="4180" w:author="IVERSON MARZAN" w:date="2023-01-31T13:13:00Z">
              <w:rPr>
                <w:rFonts w:ascii="Times New Roman" w:eastAsia="Times New Roman" w:hAnsi="Times New Roman"/>
                <w:color w:val="111111"/>
                <w:sz w:val="24"/>
                <w:szCs w:val="24"/>
                <w:lang w:val="en-PH" w:eastAsia="en-PH"/>
              </w:rPr>
            </w:rPrChange>
          </w:rPr>
          <w:t>Meduim</w:t>
        </w:r>
        <w:proofErr w:type="spellEnd"/>
        <w:r w:rsidRPr="00632A24">
          <w:rPr>
            <w:rFonts w:ascii="Times New Roman" w:eastAsia="Times New Roman" w:hAnsi="Times New Roman"/>
            <w:color w:val="292934" w:themeColor="text1"/>
            <w:sz w:val="24"/>
            <w:szCs w:val="24"/>
            <w:lang w:val="en-PH" w:eastAsia="en-PH"/>
            <w:rPrChange w:id="4181" w:author="IVERSON MARZAN" w:date="2023-01-31T13:13:00Z">
              <w:rPr>
                <w:rFonts w:ascii="Times New Roman" w:eastAsia="Times New Roman" w:hAnsi="Times New Roman"/>
                <w:color w:val="111111"/>
                <w:sz w:val="24"/>
                <w:szCs w:val="24"/>
                <w:lang w:val="en-PH" w:eastAsia="en-PH"/>
              </w:rPr>
            </w:rPrChange>
          </w:rPr>
          <w:t xml:space="preserve"> Enterprises (</w:t>
        </w:r>
        <w:proofErr w:type="spellStart"/>
        <w:r w:rsidRPr="00632A24">
          <w:rPr>
            <w:rFonts w:ascii="Times New Roman" w:eastAsia="Times New Roman" w:hAnsi="Times New Roman"/>
            <w:color w:val="292934" w:themeColor="text1"/>
            <w:sz w:val="24"/>
            <w:szCs w:val="24"/>
            <w:lang w:val="en-PH" w:eastAsia="en-PH"/>
            <w:rPrChange w:id="4182" w:author="IVERSON MARZAN" w:date="2023-01-31T13:13:00Z">
              <w:rPr>
                <w:rFonts w:ascii="Times New Roman" w:eastAsia="Times New Roman" w:hAnsi="Times New Roman"/>
                <w:color w:val="111111"/>
                <w:sz w:val="24"/>
                <w:szCs w:val="24"/>
                <w:lang w:val="en-PH" w:eastAsia="en-PH"/>
              </w:rPr>
            </w:rPrChange>
          </w:rPr>
          <w:t>Tambago</w:t>
        </w:r>
        <w:proofErr w:type="spellEnd"/>
        <w:r w:rsidRPr="00632A24">
          <w:rPr>
            <w:rFonts w:ascii="Times New Roman" w:eastAsia="Times New Roman" w:hAnsi="Times New Roman"/>
            <w:color w:val="292934" w:themeColor="text1"/>
            <w:sz w:val="24"/>
            <w:szCs w:val="24"/>
            <w:lang w:val="en-PH" w:eastAsia="en-PH"/>
            <w:rPrChange w:id="4183" w:author="IVERSON MARZAN" w:date="2023-01-31T13:13:00Z">
              <w:rPr>
                <w:rFonts w:ascii="Times New Roman" w:eastAsia="Times New Roman" w:hAnsi="Times New Roman"/>
                <w:color w:val="111111"/>
                <w:sz w:val="24"/>
                <w:szCs w:val="24"/>
                <w:lang w:val="en-PH" w:eastAsia="en-PH"/>
              </w:rPr>
            </w:rPrChange>
          </w:rPr>
          <w:t xml:space="preserve">, 2022) </w:t>
        </w:r>
        <w:r w:rsidR="00632A24" w:rsidRPr="00632A24">
          <w:rPr>
            <w:rFonts w:ascii="Times New Roman" w:eastAsia="Times New Roman" w:hAnsi="Times New Roman"/>
            <w:color w:val="292934" w:themeColor="text1"/>
            <w:sz w:val="24"/>
            <w:szCs w:val="24"/>
            <w:lang w:val="en-PH" w:eastAsia="en-PH"/>
            <w:rPrChange w:id="4184" w:author="IVERSON MARZAN" w:date="2023-01-31T13:13:00Z">
              <w:rPr>
                <w:rFonts w:ascii="Times New Roman" w:eastAsia="Times New Roman" w:hAnsi="Times New Roman"/>
                <w:color w:val="111111"/>
                <w:sz w:val="24"/>
                <w:szCs w:val="24"/>
                <w:lang w:val="en-PH" w:eastAsia="en-PH"/>
              </w:rPr>
            </w:rPrChange>
          </w:rPr>
          <w:fldChar w:fldCharType="begin"/>
        </w:r>
        <w:r w:rsidR="00632A24" w:rsidRPr="00632A24">
          <w:rPr>
            <w:rFonts w:ascii="Times New Roman" w:eastAsia="Times New Roman" w:hAnsi="Times New Roman"/>
            <w:color w:val="292934" w:themeColor="text1"/>
            <w:sz w:val="24"/>
            <w:szCs w:val="24"/>
            <w:lang w:val="en-PH" w:eastAsia="en-PH"/>
            <w:rPrChange w:id="4185" w:author="IVERSON MARZAN" w:date="2023-01-31T13:13:00Z">
              <w:rPr>
                <w:rFonts w:ascii="Times New Roman" w:eastAsia="Times New Roman" w:hAnsi="Times New Roman"/>
                <w:color w:val="111111"/>
                <w:sz w:val="24"/>
                <w:szCs w:val="24"/>
                <w:lang w:val="en-PH" w:eastAsia="en-PH"/>
              </w:rPr>
            </w:rPrChange>
          </w:rPr>
          <w:instrText xml:space="preserve"> HYPERLINK "https://ijoi-online.org/index.php/back-issues-11-20/26-vol-14-num-3-january-2022/366-organizational-innovation-and-innovation-adoption-among-philippine-food-processing-micro-small-and-medium-enterprises" </w:instrText>
        </w:r>
        <w:r w:rsidR="00632A24" w:rsidRPr="00632A24">
          <w:rPr>
            <w:rFonts w:ascii="Times New Roman" w:eastAsia="Times New Roman" w:hAnsi="Times New Roman"/>
            <w:color w:val="292934" w:themeColor="text1"/>
            <w:sz w:val="24"/>
            <w:szCs w:val="24"/>
            <w:lang w:val="en-PH" w:eastAsia="en-PH"/>
            <w:rPrChange w:id="4186" w:author="IVERSON MARZAN" w:date="2023-01-31T13:13:00Z">
              <w:rPr>
                <w:rFonts w:ascii="Times New Roman" w:eastAsia="Times New Roman" w:hAnsi="Times New Roman"/>
                <w:color w:val="292934" w:themeColor="text1"/>
                <w:sz w:val="24"/>
                <w:szCs w:val="24"/>
                <w:lang w:val="en-PH" w:eastAsia="en-PH"/>
              </w:rPr>
            </w:rPrChange>
          </w:rPr>
        </w:r>
        <w:r w:rsidR="00632A24" w:rsidRPr="00632A24">
          <w:rPr>
            <w:rFonts w:ascii="Times New Roman" w:eastAsia="Times New Roman" w:hAnsi="Times New Roman"/>
            <w:color w:val="292934" w:themeColor="text1"/>
            <w:sz w:val="24"/>
            <w:szCs w:val="24"/>
            <w:lang w:val="en-PH" w:eastAsia="en-PH"/>
            <w:rPrChange w:id="4187" w:author="IVERSON MARZAN" w:date="2023-01-31T13:13:00Z">
              <w:rPr>
                <w:rFonts w:ascii="Times New Roman" w:eastAsia="Times New Roman" w:hAnsi="Times New Roman"/>
                <w:color w:val="111111"/>
                <w:sz w:val="24"/>
                <w:szCs w:val="24"/>
                <w:lang w:val="en-PH" w:eastAsia="en-PH"/>
              </w:rPr>
            </w:rPrChange>
          </w:rPr>
          <w:fldChar w:fldCharType="separate"/>
        </w:r>
        <w:r w:rsidR="00632A24" w:rsidRPr="00632A24">
          <w:rPr>
            <w:rStyle w:val="Hyperlink"/>
            <w:rFonts w:ascii="Times New Roman" w:eastAsia="Times New Roman" w:hAnsi="Times New Roman"/>
            <w:color w:val="292934" w:themeColor="text1"/>
            <w:sz w:val="24"/>
            <w:szCs w:val="24"/>
            <w:lang w:val="en-PH" w:eastAsia="en-PH"/>
            <w:rPrChange w:id="4188" w:author="IVERSON MARZAN" w:date="2023-01-31T13:13:00Z">
              <w:rPr>
                <w:rStyle w:val="Hyperlink"/>
                <w:rFonts w:ascii="Times New Roman" w:eastAsia="Times New Roman" w:hAnsi="Times New Roman"/>
                <w:sz w:val="24"/>
                <w:szCs w:val="24"/>
                <w:lang w:val="en-PH" w:eastAsia="en-PH"/>
              </w:rPr>
            </w:rPrChange>
          </w:rPr>
          <w:t>https://ijoi-online.org/index.php/back-issues-11-20/26-vol-14-num-3-january-2022/366-organizational-innovation-and-innovation-adoption-among-philippine-food-processing-micro-small-and-medium-enterprises</w:t>
        </w:r>
        <w:r w:rsidR="00632A24" w:rsidRPr="00632A24">
          <w:rPr>
            <w:rFonts w:ascii="Times New Roman" w:eastAsia="Times New Roman" w:hAnsi="Times New Roman"/>
            <w:color w:val="292934" w:themeColor="text1"/>
            <w:sz w:val="24"/>
            <w:szCs w:val="24"/>
            <w:lang w:val="en-PH" w:eastAsia="en-PH"/>
            <w:rPrChange w:id="4189" w:author="IVERSON MARZAN" w:date="2023-01-31T13:13:00Z">
              <w:rPr>
                <w:rFonts w:ascii="Times New Roman" w:eastAsia="Times New Roman" w:hAnsi="Times New Roman"/>
                <w:color w:val="111111"/>
                <w:sz w:val="24"/>
                <w:szCs w:val="24"/>
                <w:lang w:val="en-PH" w:eastAsia="en-PH"/>
              </w:rPr>
            </w:rPrChange>
          </w:rPr>
          <w:fldChar w:fldCharType="end"/>
        </w:r>
      </w:ins>
    </w:p>
    <w:p w14:paraId="1527B854" w14:textId="3C4EFB94" w:rsidR="00584075" w:rsidRPr="00ED36A5" w:rsidDel="00F6748E" w:rsidRDefault="00F6748E">
      <w:pPr>
        <w:pStyle w:val="Heading2"/>
        <w:numPr>
          <w:ilvl w:val="0"/>
          <w:numId w:val="0"/>
        </w:numPr>
        <w:ind w:left="576" w:hanging="576"/>
        <w:rPr>
          <w:del w:id="4190" w:author="IVERSON MARZAN" w:date="2023-01-31T12:33:00Z"/>
          <w:rFonts w:ascii="Times New Roman" w:hAnsi="Times New Roman"/>
          <w:bCs w:val="0"/>
          <w:color w:val="111111"/>
          <w:sz w:val="24"/>
          <w:szCs w:val="24"/>
          <w:lang w:eastAsia="en-PH"/>
          <w:rPrChange w:id="4191" w:author="Client" w:date="2023-02-10T00:34:00Z">
            <w:rPr>
              <w:del w:id="4192" w:author="IVERSON MARZAN" w:date="2023-01-31T12:33:00Z"/>
              <w:rFonts w:ascii="Times New Roman" w:eastAsia="Times New Roman" w:hAnsi="Times New Roman"/>
              <w:bCs/>
              <w:color w:val="000000"/>
              <w:sz w:val="24"/>
              <w:szCs w:val="24"/>
            </w:rPr>
          </w:rPrChange>
        </w:rPr>
        <w:pPrChange w:id="4193" w:author="Client" w:date="2023-02-10T00:34:00Z">
          <w:pPr>
            <w:spacing w:after="0" w:line="480" w:lineRule="auto"/>
            <w:jc w:val="both"/>
          </w:pPr>
        </w:pPrChange>
      </w:pPr>
      <w:ins w:id="4194" w:author="IVERSON MARZAN" w:date="2023-01-31T12:33:00Z">
        <w:r>
          <w:br w:type="page"/>
        </w:r>
      </w:ins>
      <w:bookmarkStart w:id="4195" w:name="_Toc126882094"/>
      <w:bookmarkStart w:id="4196" w:name="_Toc126917282"/>
      <w:ins w:id="4197" w:author="Client" w:date="2023-02-10T00:34:00Z">
        <w:r w:rsidR="00ED36A5" w:rsidRPr="005D5FD1">
          <w:rPr>
            <w:rFonts w:ascii="Times New Roman" w:hAnsi="Times New Roman"/>
            <w:b w:val="0"/>
            <w:sz w:val="24"/>
            <w:szCs w:val="24"/>
            <w:rPrChange w:id="4198" w:author="Client" w:date="2023-02-10T11:48:00Z">
              <w:rPr>
                <w:b/>
              </w:rPr>
            </w:rPrChange>
          </w:rPr>
          <w:t>Curriculum Vitae</w:t>
        </w:r>
      </w:ins>
      <w:bookmarkEnd w:id="4195"/>
      <w:bookmarkEnd w:id="4196"/>
      <w:del w:id="4199" w:author="IVERSON MARZAN" w:date="2023-01-31T12:33:00Z">
        <w:r w:rsidR="00584075" w:rsidRPr="00ED36A5" w:rsidDel="00F6748E">
          <w:rPr>
            <w:rFonts w:ascii="Times New Roman" w:hAnsi="Times New Roman"/>
            <w:b w:val="0"/>
            <w:bCs w:val="0"/>
            <w:sz w:val="24"/>
            <w:szCs w:val="24"/>
            <w:rPrChange w:id="4200" w:author="Client" w:date="2023-02-10T00:34:00Z">
              <w:rPr>
                <w:rFonts w:ascii="Times New Roman" w:eastAsia="Times New Roman" w:hAnsi="Times New Roman"/>
                <w:b/>
                <w:bCs/>
                <w:color w:val="000000"/>
                <w:sz w:val="24"/>
                <w:szCs w:val="24"/>
              </w:rPr>
            </w:rPrChange>
          </w:rPr>
          <w:delText>Micheal Boyles, (2022), Innovation in business:what it is and why it's important</w:delText>
        </w:r>
      </w:del>
    </w:p>
    <w:p w14:paraId="20B8B8B8" w14:textId="580E108C" w:rsidR="00584075" w:rsidRPr="00ED36A5" w:rsidDel="00F6748E" w:rsidRDefault="00953458">
      <w:pPr>
        <w:pStyle w:val="Heading2"/>
        <w:numPr>
          <w:ilvl w:val="0"/>
          <w:numId w:val="0"/>
        </w:numPr>
        <w:ind w:left="576" w:hanging="576"/>
        <w:rPr>
          <w:del w:id="4201" w:author="IVERSON MARZAN" w:date="2023-01-31T12:33:00Z"/>
          <w:rFonts w:ascii="Times New Roman" w:hAnsi="Times New Roman"/>
          <w:bCs w:val="0"/>
          <w:sz w:val="24"/>
          <w:szCs w:val="24"/>
          <w:rPrChange w:id="4202" w:author="Client" w:date="2023-02-10T00:34:00Z">
            <w:rPr>
              <w:del w:id="4203" w:author="IVERSON MARZAN" w:date="2023-01-31T12:33:00Z"/>
              <w:bCs/>
            </w:rPr>
          </w:rPrChange>
        </w:rPr>
        <w:pPrChange w:id="4204" w:author="Client" w:date="2023-02-10T00:34:00Z">
          <w:pPr>
            <w:spacing w:after="0" w:line="480" w:lineRule="auto"/>
            <w:jc w:val="both"/>
          </w:pPr>
        </w:pPrChange>
      </w:pPr>
      <w:del w:id="4205" w:author="IVERSON MARZAN" w:date="2023-01-31T12:33:00Z">
        <w:r w:rsidRPr="00ED36A5" w:rsidDel="00F6748E">
          <w:rPr>
            <w:rFonts w:ascii="Times New Roman" w:hAnsi="Times New Roman"/>
            <w:bCs w:val="0"/>
            <w:sz w:val="24"/>
            <w:szCs w:val="24"/>
            <w:rPrChange w:id="4206" w:author="Client" w:date="2023-02-10T00:34:00Z">
              <w:rPr>
                <w:bCs/>
              </w:rPr>
            </w:rPrChange>
          </w:rPr>
          <w:fldChar w:fldCharType="begin"/>
        </w:r>
        <w:r w:rsidRPr="00ED36A5" w:rsidDel="00F6748E">
          <w:rPr>
            <w:rFonts w:ascii="Times New Roman" w:hAnsi="Times New Roman"/>
            <w:bCs w:val="0"/>
            <w:sz w:val="24"/>
            <w:szCs w:val="24"/>
            <w:rPrChange w:id="4207" w:author="Client" w:date="2023-02-10T00:34:00Z">
              <w:rPr>
                <w:bCs/>
              </w:rPr>
            </w:rPrChange>
          </w:rPr>
          <w:delInstrText xml:space="preserve"> HYPERLINK "</w:delInstrText>
        </w:r>
        <w:r w:rsidRPr="00ED36A5" w:rsidDel="00F6748E">
          <w:rPr>
            <w:rFonts w:eastAsia="Calibri"/>
            <w:color w:val="auto"/>
            <w:rPrChange w:id="4208" w:author="Client" w:date="2023-02-10T00:34:00Z">
              <w:rPr>
                <w:rStyle w:val="Hyperlink"/>
                <w:rFonts w:ascii="Times New Roman" w:eastAsia="Times New Roman" w:hAnsi="Times New Roman"/>
                <w:bCs/>
                <w:sz w:val="24"/>
                <w:szCs w:val="24"/>
              </w:rPr>
            </w:rPrChange>
          </w:rPr>
          <w:delInstrText>https://www.connectedpapers.com/main/dd4c4c607dc98813b81b7f6e1198533b3dd8f4d2/Role-and-importance-of-innovation-in-business-of-small-and-medium-enterprises/graph?fbclid=IwAR3SDkxljTaxkVnxCHHsNiW55FAITW57Ai4y_gGIQ</w:delInstrText>
        </w:r>
        <w:r w:rsidRPr="00ED36A5" w:rsidDel="00F6748E">
          <w:rPr>
            <w:rFonts w:eastAsia="Calibri"/>
            <w:rPrChange w:id="4209" w:author="Client" w:date="2023-02-10T00:34:00Z">
              <w:rPr>
                <w:rStyle w:val="Hyperlink"/>
                <w:rFonts w:ascii="Times New Roman" w:eastAsia="Times New Roman" w:hAnsi="Times New Roman"/>
                <w:bCs/>
                <w:color w:val="auto"/>
                <w:sz w:val="24"/>
                <w:szCs w:val="24"/>
              </w:rPr>
            </w:rPrChange>
          </w:rPr>
          <w:delInstrText>z</w:delInstrText>
        </w:r>
        <w:r w:rsidRPr="00ED36A5" w:rsidDel="00F6748E">
          <w:rPr>
            <w:rFonts w:eastAsia="Calibri"/>
            <w:color w:val="auto"/>
            <w:rPrChange w:id="4210" w:author="Client" w:date="2023-02-10T00:34:00Z">
              <w:rPr>
                <w:rStyle w:val="Hyperlink"/>
                <w:rFonts w:ascii="Times New Roman" w:eastAsia="Times New Roman" w:hAnsi="Times New Roman"/>
                <w:bCs/>
                <w:sz w:val="24"/>
                <w:szCs w:val="24"/>
              </w:rPr>
            </w:rPrChange>
          </w:rPr>
          <w:delInstrText>MVmosmDDN-AYIU1M9U</w:delInstrText>
        </w:r>
        <w:r w:rsidRPr="00ED36A5" w:rsidDel="00F6748E">
          <w:rPr>
            <w:rFonts w:ascii="Times New Roman" w:hAnsi="Times New Roman"/>
            <w:bCs w:val="0"/>
            <w:sz w:val="24"/>
            <w:szCs w:val="24"/>
            <w:rPrChange w:id="4211" w:author="Client" w:date="2023-02-10T00:34:00Z">
              <w:rPr>
                <w:bCs/>
              </w:rPr>
            </w:rPrChange>
          </w:rPr>
          <w:delInstrText xml:space="preserve">" </w:delInstrText>
        </w:r>
        <w:r w:rsidRPr="00ED36A5" w:rsidDel="00F6748E">
          <w:rPr>
            <w:rFonts w:ascii="Times New Roman" w:hAnsi="Times New Roman"/>
            <w:b w:val="0"/>
            <w:sz w:val="24"/>
            <w:szCs w:val="24"/>
            <w:rPrChange w:id="4212" w:author="Client" w:date="2023-02-10T00:34:00Z">
              <w:rPr>
                <w:rFonts w:ascii="Times New Roman" w:eastAsia="Times New Roman" w:hAnsi="Times New Roman"/>
                <w:b/>
                <w:color w:val="4F81BD"/>
                <w:sz w:val="24"/>
                <w:szCs w:val="24"/>
                <w:lang w:val="en-PH"/>
              </w:rPr>
            </w:rPrChange>
          </w:rPr>
        </w:r>
        <w:r w:rsidRPr="00ED36A5" w:rsidDel="00F6748E">
          <w:rPr>
            <w:rFonts w:ascii="Times New Roman" w:hAnsi="Times New Roman"/>
            <w:bCs w:val="0"/>
            <w:sz w:val="24"/>
            <w:szCs w:val="24"/>
            <w:rPrChange w:id="4213" w:author="Client" w:date="2023-02-10T00:34:00Z">
              <w:rPr>
                <w:bCs/>
              </w:rPr>
            </w:rPrChange>
          </w:rPr>
          <w:fldChar w:fldCharType="separate"/>
        </w:r>
        <w:r w:rsidRPr="00ED36A5" w:rsidDel="00F6748E">
          <w:rPr>
            <w:rStyle w:val="Hyperlink"/>
            <w:rFonts w:ascii="Times New Roman" w:hAnsi="Times New Roman"/>
            <w:bCs w:val="0"/>
            <w:color w:val="auto"/>
            <w:sz w:val="24"/>
            <w:szCs w:val="24"/>
            <w:rPrChange w:id="4214" w:author="Client" w:date="2023-02-10T00:34:00Z">
              <w:rPr>
                <w:rStyle w:val="Hyperlink"/>
                <w:rFonts w:ascii="Times New Roman" w:eastAsia="Times New Roman" w:hAnsi="Times New Roman"/>
                <w:bCs/>
                <w:sz w:val="24"/>
                <w:szCs w:val="24"/>
              </w:rPr>
            </w:rPrChange>
          </w:rPr>
          <w:delText>https://www.connectedpapers.com/main/dd4c4c607dc98813b81b7f6e1198533b3dd8f4d2/Role-and-importance-of-innovation-in-business-of-small-and-medium-enterprises/graph?fbclid=IwAR3SDkxljTaxkVnxCHHsNiW55FAITW57Ai4y_gGIQ</w:delText>
        </w:r>
        <w:r w:rsidRPr="005222C0" w:rsidDel="00F6748E">
          <w:rPr>
            <w:rStyle w:val="Hyperlink"/>
            <w:rFonts w:ascii="Times New Roman" w:hAnsi="Times New Roman"/>
            <w:bCs w:val="0"/>
            <w:color w:val="auto"/>
            <w:sz w:val="24"/>
            <w:szCs w:val="24"/>
          </w:rPr>
          <w:delText>z</w:delText>
        </w:r>
        <w:r w:rsidRPr="00ED36A5" w:rsidDel="00F6748E">
          <w:rPr>
            <w:rStyle w:val="Hyperlink"/>
            <w:rFonts w:ascii="Times New Roman" w:hAnsi="Times New Roman"/>
            <w:bCs w:val="0"/>
            <w:color w:val="auto"/>
            <w:sz w:val="24"/>
            <w:szCs w:val="24"/>
            <w:rPrChange w:id="4215" w:author="Client" w:date="2023-02-10T00:34:00Z">
              <w:rPr>
                <w:rStyle w:val="Hyperlink"/>
                <w:rFonts w:ascii="Times New Roman" w:eastAsia="Times New Roman" w:hAnsi="Times New Roman"/>
                <w:bCs/>
                <w:sz w:val="24"/>
                <w:szCs w:val="24"/>
              </w:rPr>
            </w:rPrChange>
          </w:rPr>
          <w:delText>MVmosmDDN-AYIU1M9U</w:delText>
        </w:r>
        <w:r w:rsidRPr="00ED36A5" w:rsidDel="00F6748E">
          <w:rPr>
            <w:rFonts w:ascii="Times New Roman" w:hAnsi="Times New Roman"/>
            <w:bCs w:val="0"/>
            <w:sz w:val="24"/>
            <w:szCs w:val="24"/>
            <w:rPrChange w:id="4216" w:author="Client" w:date="2023-02-10T00:34:00Z">
              <w:rPr>
                <w:bCs/>
              </w:rPr>
            </w:rPrChange>
          </w:rPr>
          <w:fldChar w:fldCharType="end"/>
        </w:r>
      </w:del>
    </w:p>
    <w:p w14:paraId="6045AA24" w14:textId="2E9DA0E1" w:rsidR="00E160FF" w:rsidRPr="00ED36A5" w:rsidDel="00F6748E" w:rsidRDefault="00E160FF">
      <w:pPr>
        <w:pStyle w:val="Heading2"/>
        <w:numPr>
          <w:ilvl w:val="0"/>
          <w:numId w:val="0"/>
        </w:numPr>
        <w:ind w:left="576" w:hanging="576"/>
        <w:rPr>
          <w:del w:id="4217" w:author="IVERSON MARZAN" w:date="2023-01-31T12:33:00Z"/>
          <w:rFonts w:ascii="Times New Roman" w:hAnsi="Times New Roman"/>
          <w:bCs w:val="0"/>
          <w:sz w:val="24"/>
          <w:szCs w:val="24"/>
          <w:rPrChange w:id="4218" w:author="Client" w:date="2023-02-10T00:34:00Z">
            <w:rPr>
              <w:del w:id="4219" w:author="IVERSON MARZAN" w:date="2023-01-31T12:33:00Z"/>
              <w:bCs/>
            </w:rPr>
          </w:rPrChange>
        </w:rPr>
        <w:pPrChange w:id="4220" w:author="Client" w:date="2023-02-10T00:34:00Z">
          <w:pPr>
            <w:spacing w:after="0" w:line="480" w:lineRule="auto"/>
            <w:jc w:val="both"/>
          </w:pPr>
        </w:pPrChange>
      </w:pPr>
    </w:p>
    <w:p w14:paraId="0F3B3432" w14:textId="3AB8EBFE" w:rsidR="00E160FF" w:rsidRPr="00ED36A5" w:rsidDel="00F6748E" w:rsidRDefault="00953458">
      <w:pPr>
        <w:pStyle w:val="Heading2"/>
        <w:numPr>
          <w:ilvl w:val="0"/>
          <w:numId w:val="0"/>
        </w:numPr>
        <w:ind w:left="576" w:hanging="576"/>
        <w:rPr>
          <w:del w:id="4221" w:author="IVERSON MARZAN" w:date="2023-01-31T12:33:00Z"/>
          <w:rFonts w:ascii="Times New Roman" w:hAnsi="Times New Roman"/>
          <w:bCs w:val="0"/>
          <w:sz w:val="24"/>
          <w:szCs w:val="24"/>
          <w:rPrChange w:id="4222" w:author="Client" w:date="2023-02-10T00:34:00Z">
            <w:rPr>
              <w:del w:id="4223" w:author="IVERSON MARZAN" w:date="2023-01-31T12:33:00Z"/>
              <w:bCs/>
            </w:rPr>
          </w:rPrChange>
        </w:rPr>
        <w:pPrChange w:id="4224" w:author="Client" w:date="2023-02-10T00:34:00Z">
          <w:pPr>
            <w:spacing w:after="0" w:line="480" w:lineRule="auto"/>
            <w:jc w:val="both"/>
          </w:pPr>
        </w:pPrChange>
      </w:pPr>
      <w:del w:id="4225" w:author="IVERSON MARZAN" w:date="2023-01-31T12:33:00Z">
        <w:r w:rsidRPr="00ED36A5" w:rsidDel="00F6748E">
          <w:rPr>
            <w:rFonts w:ascii="Times New Roman" w:hAnsi="Times New Roman"/>
            <w:bCs w:val="0"/>
            <w:sz w:val="24"/>
            <w:szCs w:val="24"/>
            <w:rPrChange w:id="4226" w:author="Client" w:date="2023-02-10T00:34:00Z">
              <w:rPr>
                <w:bCs/>
              </w:rPr>
            </w:rPrChange>
          </w:rPr>
          <w:delText>M. Drahosová, Athur Strumankin, (2019), The importance of innovation in Slovakia</w:delText>
        </w:r>
      </w:del>
    </w:p>
    <w:p w14:paraId="21464BB9" w14:textId="19556DFC" w:rsidR="00953458" w:rsidRPr="00ED36A5" w:rsidDel="00F6748E" w:rsidRDefault="00953458">
      <w:pPr>
        <w:pStyle w:val="Heading2"/>
        <w:numPr>
          <w:ilvl w:val="0"/>
          <w:numId w:val="0"/>
        </w:numPr>
        <w:ind w:left="576" w:hanging="576"/>
        <w:rPr>
          <w:del w:id="4227" w:author="IVERSON MARZAN" w:date="2023-01-31T12:33:00Z"/>
          <w:rFonts w:ascii="Times New Roman" w:hAnsi="Times New Roman"/>
          <w:bCs w:val="0"/>
          <w:sz w:val="24"/>
          <w:szCs w:val="24"/>
          <w:rPrChange w:id="4228" w:author="Client" w:date="2023-02-10T00:34:00Z">
            <w:rPr>
              <w:del w:id="4229" w:author="IVERSON MARZAN" w:date="2023-01-31T12:33:00Z"/>
              <w:bCs/>
            </w:rPr>
          </w:rPrChange>
        </w:rPr>
        <w:pPrChange w:id="4230" w:author="Client" w:date="2023-02-10T00:34:00Z">
          <w:pPr>
            <w:spacing w:after="0" w:line="480" w:lineRule="auto"/>
            <w:jc w:val="both"/>
          </w:pPr>
        </w:pPrChange>
      </w:pPr>
      <w:del w:id="4231" w:author="IVERSON MARZAN" w:date="2023-01-31T12:33:00Z">
        <w:r w:rsidRPr="00ED36A5" w:rsidDel="00F6748E">
          <w:rPr>
            <w:rFonts w:ascii="Times New Roman" w:hAnsi="Times New Roman"/>
            <w:bCs w:val="0"/>
            <w:color w:val="auto"/>
            <w:sz w:val="24"/>
            <w:szCs w:val="24"/>
            <w:rPrChange w:id="4232" w:author="Client" w:date="2023-02-10T00:34:00Z">
              <w:rPr>
                <w:rFonts w:ascii="Times New Roman" w:eastAsia="Times New Roman" w:hAnsi="Times New Roman"/>
                <w:bCs/>
                <w:color w:val="000000"/>
                <w:sz w:val="24"/>
                <w:szCs w:val="24"/>
              </w:rPr>
            </w:rPrChange>
          </w:rPr>
          <w:fldChar w:fldCharType="begin"/>
        </w:r>
        <w:r w:rsidRPr="00ED36A5" w:rsidDel="00F6748E">
          <w:rPr>
            <w:rFonts w:ascii="Times New Roman" w:hAnsi="Times New Roman"/>
            <w:bCs w:val="0"/>
            <w:color w:val="auto"/>
            <w:sz w:val="24"/>
            <w:szCs w:val="24"/>
            <w:rPrChange w:id="4233" w:author="Client" w:date="2023-02-10T00:34:00Z">
              <w:rPr>
                <w:rFonts w:ascii="Times New Roman" w:eastAsia="Times New Roman" w:hAnsi="Times New Roman"/>
                <w:bCs/>
                <w:color w:val="000000"/>
                <w:sz w:val="24"/>
                <w:szCs w:val="24"/>
              </w:rPr>
            </w:rPrChange>
          </w:rPr>
          <w:delInstrText xml:space="preserve"> HYPERLINK "https://www.connectedpapers.com/main/84b8b3d246232e44ff307a5343c727155d7cc86e/THE-IMPORTANCE-OF-INNOVATION-IN-SLOVAKIA/graph?fbclid=IwAR1GEJQUfllnV33cppJq5W0T7qUZ24XduEgKaz_k2GyO5Johnsm-hAAn27Y" </w:delInstrText>
        </w:r>
        <w:r w:rsidRPr="00ED36A5" w:rsidDel="00F6748E">
          <w:rPr>
            <w:rFonts w:ascii="Times New Roman" w:hAnsi="Times New Roman"/>
            <w:b w:val="0"/>
            <w:sz w:val="24"/>
            <w:szCs w:val="24"/>
            <w:rPrChange w:id="4234" w:author="Client" w:date="2023-02-10T00:34:00Z">
              <w:rPr>
                <w:rFonts w:ascii="Times New Roman" w:eastAsia="Times New Roman" w:hAnsi="Times New Roman"/>
                <w:b/>
                <w:sz w:val="24"/>
                <w:szCs w:val="24"/>
                <w:lang w:val="en-PH"/>
              </w:rPr>
            </w:rPrChange>
          </w:rPr>
        </w:r>
        <w:r w:rsidRPr="00ED36A5" w:rsidDel="00F6748E">
          <w:rPr>
            <w:rFonts w:ascii="Times New Roman" w:hAnsi="Times New Roman"/>
            <w:bCs w:val="0"/>
            <w:color w:val="auto"/>
            <w:sz w:val="24"/>
            <w:szCs w:val="24"/>
            <w:rPrChange w:id="4235" w:author="Client" w:date="2023-02-10T00:34:00Z">
              <w:rPr>
                <w:rFonts w:ascii="Times New Roman" w:eastAsia="Times New Roman" w:hAnsi="Times New Roman"/>
                <w:bCs/>
                <w:color w:val="000000"/>
                <w:sz w:val="24"/>
                <w:szCs w:val="24"/>
              </w:rPr>
            </w:rPrChange>
          </w:rPr>
          <w:fldChar w:fldCharType="separate"/>
        </w:r>
        <w:r w:rsidRPr="00ED36A5" w:rsidDel="00F6748E">
          <w:rPr>
            <w:rStyle w:val="Hyperlink"/>
            <w:rFonts w:ascii="Times New Roman" w:hAnsi="Times New Roman"/>
            <w:bCs w:val="0"/>
            <w:color w:val="auto"/>
            <w:sz w:val="24"/>
            <w:szCs w:val="24"/>
            <w:rPrChange w:id="4236" w:author="Client" w:date="2023-02-10T00:34:00Z">
              <w:rPr>
                <w:rStyle w:val="Hyperlink"/>
                <w:rFonts w:ascii="Times New Roman" w:eastAsia="Times New Roman" w:hAnsi="Times New Roman"/>
                <w:bCs/>
                <w:sz w:val="24"/>
                <w:szCs w:val="24"/>
              </w:rPr>
            </w:rPrChange>
          </w:rPr>
          <w:delText>https://www.connectedpapers.com/main/84b8b3d246232e44ff307a5343c727155d7cc86e/THE-IMPORTANCE-OF-INNOVATION-IN-SLOVAKIA/graph?fbclid=IwAR1GEJQUfllnV33cppJq5W0T7qUZ24XduEgKaz_k2GyO5Johnsm-hAAn27Y</w:delText>
        </w:r>
        <w:r w:rsidRPr="00ED36A5" w:rsidDel="00F6748E">
          <w:rPr>
            <w:rFonts w:ascii="Times New Roman" w:hAnsi="Times New Roman"/>
            <w:bCs w:val="0"/>
            <w:color w:val="auto"/>
            <w:sz w:val="24"/>
            <w:szCs w:val="24"/>
            <w:rPrChange w:id="4237" w:author="Client" w:date="2023-02-10T00:34:00Z">
              <w:rPr>
                <w:rFonts w:ascii="Times New Roman" w:eastAsia="Times New Roman" w:hAnsi="Times New Roman"/>
                <w:bCs/>
                <w:color w:val="000000"/>
                <w:sz w:val="24"/>
                <w:szCs w:val="24"/>
              </w:rPr>
            </w:rPrChange>
          </w:rPr>
          <w:fldChar w:fldCharType="end"/>
        </w:r>
      </w:del>
    </w:p>
    <w:p w14:paraId="100AC7B1" w14:textId="7D6922AD" w:rsidR="00953458" w:rsidRPr="00ED36A5" w:rsidDel="00F6748E" w:rsidRDefault="00953458">
      <w:pPr>
        <w:pStyle w:val="Heading2"/>
        <w:numPr>
          <w:ilvl w:val="0"/>
          <w:numId w:val="0"/>
        </w:numPr>
        <w:ind w:left="576" w:hanging="576"/>
        <w:rPr>
          <w:del w:id="4238" w:author="IVERSON MARZAN" w:date="2023-01-31T12:33:00Z"/>
          <w:rFonts w:ascii="Times New Roman" w:hAnsi="Times New Roman"/>
          <w:bCs w:val="0"/>
          <w:sz w:val="24"/>
          <w:szCs w:val="24"/>
          <w:rPrChange w:id="4239" w:author="Client" w:date="2023-02-10T00:34:00Z">
            <w:rPr>
              <w:del w:id="4240" w:author="IVERSON MARZAN" w:date="2023-01-31T12:33:00Z"/>
              <w:bCs/>
            </w:rPr>
          </w:rPrChange>
        </w:rPr>
        <w:pPrChange w:id="4241" w:author="Client" w:date="2023-02-10T00:34:00Z">
          <w:pPr>
            <w:spacing w:after="0" w:line="480" w:lineRule="auto"/>
            <w:jc w:val="both"/>
          </w:pPr>
        </w:pPrChange>
      </w:pPr>
    </w:p>
    <w:p w14:paraId="4BBCA630" w14:textId="6C2C0BE1" w:rsidR="00953458" w:rsidRPr="00ED36A5" w:rsidDel="00F6748E" w:rsidRDefault="00953458">
      <w:pPr>
        <w:pStyle w:val="Heading2"/>
        <w:numPr>
          <w:ilvl w:val="0"/>
          <w:numId w:val="0"/>
        </w:numPr>
        <w:ind w:left="576" w:hanging="576"/>
        <w:rPr>
          <w:del w:id="4242" w:author="IVERSON MARZAN" w:date="2023-01-31T12:33:00Z"/>
          <w:rFonts w:ascii="Times New Roman" w:hAnsi="Times New Roman"/>
          <w:bCs w:val="0"/>
          <w:sz w:val="24"/>
          <w:szCs w:val="24"/>
          <w:rPrChange w:id="4243" w:author="Client" w:date="2023-02-10T00:34:00Z">
            <w:rPr>
              <w:del w:id="4244" w:author="IVERSON MARZAN" w:date="2023-01-31T12:33:00Z"/>
              <w:bCs/>
            </w:rPr>
          </w:rPrChange>
        </w:rPr>
        <w:pPrChange w:id="4245" w:author="Client" w:date="2023-02-10T00:34:00Z">
          <w:pPr>
            <w:spacing w:after="0" w:line="480" w:lineRule="auto"/>
            <w:jc w:val="both"/>
          </w:pPr>
        </w:pPrChange>
      </w:pPr>
      <w:del w:id="4246" w:author="IVERSON MARZAN" w:date="2023-01-31T12:33:00Z">
        <w:r w:rsidRPr="00ED36A5" w:rsidDel="00F6748E">
          <w:rPr>
            <w:rFonts w:ascii="Times New Roman" w:hAnsi="Times New Roman"/>
            <w:bCs w:val="0"/>
            <w:sz w:val="24"/>
            <w:szCs w:val="24"/>
            <w:rPrChange w:id="4247" w:author="Client" w:date="2023-02-10T00:34:00Z">
              <w:rPr>
                <w:bCs/>
              </w:rPr>
            </w:rPrChange>
          </w:rPr>
          <w:fldChar w:fldCharType="begin"/>
        </w:r>
        <w:r w:rsidRPr="00ED36A5" w:rsidDel="00F6748E">
          <w:rPr>
            <w:rFonts w:ascii="Times New Roman" w:hAnsi="Times New Roman"/>
            <w:bCs w:val="0"/>
            <w:sz w:val="24"/>
            <w:szCs w:val="24"/>
            <w:rPrChange w:id="4248" w:author="Client" w:date="2023-02-10T00:34:00Z">
              <w:rPr>
                <w:bCs/>
              </w:rPr>
            </w:rPrChange>
          </w:rPr>
          <w:delInstrText xml:space="preserve"> HYPERLINK "https://online.hbs.edu/blog/post/importance-of-innovation-in-business" </w:delInstrText>
        </w:r>
        <w:r w:rsidRPr="00ED36A5" w:rsidDel="00F6748E">
          <w:rPr>
            <w:rFonts w:ascii="Times New Roman" w:hAnsi="Times New Roman"/>
            <w:b w:val="0"/>
            <w:sz w:val="24"/>
            <w:szCs w:val="24"/>
            <w:rPrChange w:id="4249" w:author="Client" w:date="2023-02-10T00:34:00Z">
              <w:rPr>
                <w:rFonts w:ascii="Times New Roman" w:eastAsia="Times New Roman" w:hAnsi="Times New Roman"/>
                <w:b/>
                <w:color w:val="4F81BD"/>
                <w:sz w:val="24"/>
                <w:szCs w:val="24"/>
                <w:lang w:val="en-PH"/>
              </w:rPr>
            </w:rPrChange>
          </w:rPr>
        </w:r>
        <w:r w:rsidRPr="00ED36A5" w:rsidDel="00F6748E">
          <w:rPr>
            <w:rFonts w:ascii="Times New Roman" w:hAnsi="Times New Roman"/>
            <w:bCs w:val="0"/>
            <w:sz w:val="24"/>
            <w:szCs w:val="24"/>
            <w:rPrChange w:id="4250" w:author="Client" w:date="2023-02-10T00:34:00Z">
              <w:rPr>
                <w:bCs/>
              </w:rPr>
            </w:rPrChange>
          </w:rPr>
          <w:fldChar w:fldCharType="separate"/>
        </w:r>
        <w:r w:rsidRPr="00ED36A5" w:rsidDel="00F6748E">
          <w:rPr>
            <w:rStyle w:val="Hyperlink"/>
            <w:rFonts w:ascii="Times New Roman" w:hAnsi="Times New Roman"/>
            <w:bCs w:val="0"/>
            <w:color w:val="auto"/>
            <w:sz w:val="24"/>
            <w:szCs w:val="24"/>
            <w:rPrChange w:id="4251" w:author="Client" w:date="2023-02-10T00:34:00Z">
              <w:rPr>
                <w:rStyle w:val="Hyperlink"/>
                <w:rFonts w:ascii="Times New Roman" w:eastAsia="Times New Roman" w:hAnsi="Times New Roman"/>
                <w:bCs/>
                <w:sz w:val="24"/>
                <w:szCs w:val="24"/>
              </w:rPr>
            </w:rPrChange>
          </w:rPr>
          <w:delText>https://online.hbs.edu/blog/post/importance-of-innovation-in-business</w:delText>
        </w:r>
        <w:r w:rsidRPr="00ED36A5" w:rsidDel="00F6748E">
          <w:rPr>
            <w:rFonts w:ascii="Times New Roman" w:hAnsi="Times New Roman"/>
            <w:bCs w:val="0"/>
            <w:sz w:val="24"/>
            <w:szCs w:val="24"/>
            <w:rPrChange w:id="4252" w:author="Client" w:date="2023-02-10T00:34:00Z">
              <w:rPr>
                <w:bCs/>
              </w:rPr>
            </w:rPrChange>
          </w:rPr>
          <w:fldChar w:fldCharType="end"/>
        </w:r>
      </w:del>
    </w:p>
    <w:p w14:paraId="611B6912" w14:textId="70D0B0CB" w:rsidR="00953458" w:rsidRPr="00ED36A5" w:rsidDel="00F6748E" w:rsidRDefault="00953458">
      <w:pPr>
        <w:pStyle w:val="Heading2"/>
        <w:numPr>
          <w:ilvl w:val="0"/>
          <w:numId w:val="0"/>
        </w:numPr>
        <w:ind w:left="576" w:hanging="576"/>
        <w:rPr>
          <w:del w:id="4253" w:author="IVERSON MARZAN" w:date="2023-01-31T12:33:00Z"/>
          <w:rFonts w:ascii="Times New Roman" w:hAnsi="Times New Roman"/>
          <w:bCs w:val="0"/>
          <w:sz w:val="24"/>
          <w:szCs w:val="24"/>
          <w:rPrChange w:id="4254" w:author="Client" w:date="2023-02-10T00:34:00Z">
            <w:rPr>
              <w:del w:id="4255" w:author="IVERSON MARZAN" w:date="2023-01-31T12:33:00Z"/>
              <w:bCs/>
            </w:rPr>
          </w:rPrChange>
        </w:rPr>
        <w:pPrChange w:id="4256" w:author="Client" w:date="2023-02-10T00:34:00Z">
          <w:pPr>
            <w:spacing w:after="0" w:line="480" w:lineRule="auto"/>
            <w:jc w:val="both"/>
          </w:pPr>
        </w:pPrChange>
      </w:pPr>
    </w:p>
    <w:p w14:paraId="3A6B8AF6" w14:textId="1964AF4D" w:rsidR="00953458" w:rsidRPr="00ED36A5" w:rsidDel="00F6748E" w:rsidRDefault="00953458">
      <w:pPr>
        <w:pStyle w:val="Heading2"/>
        <w:numPr>
          <w:ilvl w:val="0"/>
          <w:numId w:val="0"/>
        </w:numPr>
        <w:ind w:left="576" w:hanging="576"/>
        <w:rPr>
          <w:del w:id="4257" w:author="IVERSON MARZAN" w:date="2023-01-31T12:33:00Z"/>
          <w:rFonts w:ascii="Times New Roman" w:hAnsi="Times New Roman"/>
          <w:bCs w:val="0"/>
          <w:sz w:val="24"/>
          <w:szCs w:val="24"/>
          <w:rPrChange w:id="4258" w:author="Client" w:date="2023-02-10T00:34:00Z">
            <w:rPr>
              <w:del w:id="4259" w:author="IVERSON MARZAN" w:date="2023-01-31T12:33:00Z"/>
              <w:bCs/>
            </w:rPr>
          </w:rPrChange>
        </w:rPr>
        <w:pPrChange w:id="4260" w:author="Client" w:date="2023-02-10T00:34:00Z">
          <w:pPr>
            <w:spacing w:after="0" w:line="480" w:lineRule="auto"/>
            <w:jc w:val="both"/>
          </w:pPr>
        </w:pPrChange>
      </w:pPr>
      <w:del w:id="4261" w:author="IVERSON MARZAN" w:date="2023-01-31T12:33:00Z">
        <w:r w:rsidRPr="00ED36A5" w:rsidDel="00F6748E">
          <w:rPr>
            <w:rFonts w:ascii="Times New Roman" w:hAnsi="Times New Roman"/>
            <w:bCs w:val="0"/>
            <w:sz w:val="24"/>
            <w:szCs w:val="24"/>
            <w:rPrChange w:id="4262" w:author="Client" w:date="2023-02-10T00:34:00Z">
              <w:rPr>
                <w:bCs/>
              </w:rPr>
            </w:rPrChange>
          </w:rPr>
          <w:fldChar w:fldCharType="begin"/>
        </w:r>
        <w:r w:rsidRPr="00ED36A5" w:rsidDel="00F6748E">
          <w:rPr>
            <w:rFonts w:ascii="Times New Roman" w:hAnsi="Times New Roman"/>
            <w:bCs w:val="0"/>
            <w:sz w:val="24"/>
            <w:szCs w:val="24"/>
            <w:rPrChange w:id="4263" w:author="Client" w:date="2023-02-10T00:34:00Z">
              <w:rPr>
                <w:bCs/>
              </w:rPr>
            </w:rPrChange>
          </w:rPr>
          <w:delInstrText xml:space="preserve"> HYPERLINK "https://www.northeastern.edu/graduate/blog/importance-of-innovation/" </w:delInstrText>
        </w:r>
        <w:r w:rsidRPr="00ED36A5" w:rsidDel="00F6748E">
          <w:rPr>
            <w:rFonts w:ascii="Times New Roman" w:hAnsi="Times New Roman"/>
            <w:b w:val="0"/>
            <w:sz w:val="24"/>
            <w:szCs w:val="24"/>
            <w:rPrChange w:id="4264" w:author="Client" w:date="2023-02-10T00:34:00Z">
              <w:rPr>
                <w:rFonts w:ascii="Times New Roman" w:eastAsia="Times New Roman" w:hAnsi="Times New Roman"/>
                <w:b/>
                <w:color w:val="4F81BD"/>
                <w:sz w:val="24"/>
                <w:szCs w:val="24"/>
                <w:lang w:val="en-PH"/>
              </w:rPr>
            </w:rPrChange>
          </w:rPr>
        </w:r>
        <w:r w:rsidRPr="00ED36A5" w:rsidDel="00F6748E">
          <w:rPr>
            <w:rFonts w:ascii="Times New Roman" w:hAnsi="Times New Roman"/>
            <w:bCs w:val="0"/>
            <w:sz w:val="24"/>
            <w:szCs w:val="24"/>
            <w:rPrChange w:id="4265" w:author="Client" w:date="2023-02-10T00:34:00Z">
              <w:rPr>
                <w:bCs/>
              </w:rPr>
            </w:rPrChange>
          </w:rPr>
          <w:fldChar w:fldCharType="separate"/>
        </w:r>
        <w:r w:rsidRPr="00ED36A5" w:rsidDel="00F6748E">
          <w:rPr>
            <w:rStyle w:val="Hyperlink"/>
            <w:rFonts w:ascii="Times New Roman" w:hAnsi="Times New Roman"/>
            <w:bCs w:val="0"/>
            <w:color w:val="auto"/>
            <w:sz w:val="24"/>
            <w:szCs w:val="24"/>
            <w:rPrChange w:id="4266" w:author="Client" w:date="2023-02-10T00:34:00Z">
              <w:rPr>
                <w:rStyle w:val="Hyperlink"/>
                <w:rFonts w:ascii="Times New Roman" w:eastAsia="Times New Roman" w:hAnsi="Times New Roman"/>
                <w:bCs/>
                <w:sz w:val="24"/>
                <w:szCs w:val="24"/>
              </w:rPr>
            </w:rPrChange>
          </w:rPr>
          <w:delText>https://www.northeastern.edu/graduate/blog/importance-of-innovation/</w:delText>
        </w:r>
        <w:r w:rsidRPr="00ED36A5" w:rsidDel="00F6748E">
          <w:rPr>
            <w:rFonts w:ascii="Times New Roman" w:hAnsi="Times New Roman"/>
            <w:bCs w:val="0"/>
            <w:sz w:val="24"/>
            <w:szCs w:val="24"/>
            <w:rPrChange w:id="4267" w:author="Client" w:date="2023-02-10T00:34:00Z">
              <w:rPr>
                <w:bCs/>
              </w:rPr>
            </w:rPrChange>
          </w:rPr>
          <w:fldChar w:fldCharType="end"/>
        </w:r>
      </w:del>
    </w:p>
    <w:p w14:paraId="5D80A4B3" w14:textId="77777777" w:rsidR="00953458" w:rsidRPr="00ED36A5" w:rsidDel="00F6748E" w:rsidRDefault="00953458">
      <w:pPr>
        <w:pStyle w:val="Heading2"/>
        <w:numPr>
          <w:ilvl w:val="0"/>
          <w:numId w:val="0"/>
        </w:numPr>
        <w:ind w:left="576" w:hanging="576"/>
        <w:rPr>
          <w:del w:id="4268" w:author="IVERSON MARZAN" w:date="2023-01-31T12:34:00Z"/>
          <w:rFonts w:ascii="Times New Roman" w:hAnsi="Times New Roman"/>
          <w:bCs w:val="0"/>
          <w:color w:val="auto"/>
          <w:sz w:val="24"/>
          <w:szCs w:val="24"/>
          <w:rPrChange w:id="4269" w:author="Client" w:date="2023-02-10T00:34:00Z">
            <w:rPr>
              <w:del w:id="4270" w:author="IVERSON MARZAN" w:date="2023-01-31T12:34:00Z"/>
              <w:rFonts w:ascii="Times New Roman" w:eastAsia="Times New Roman" w:hAnsi="Times New Roman"/>
              <w:bCs/>
              <w:color w:val="000000"/>
              <w:sz w:val="24"/>
              <w:szCs w:val="24"/>
            </w:rPr>
          </w:rPrChange>
        </w:rPr>
        <w:pPrChange w:id="4271" w:author="Client" w:date="2023-02-10T00:34:00Z">
          <w:pPr>
            <w:spacing w:after="0" w:line="480" w:lineRule="auto"/>
            <w:jc w:val="both"/>
          </w:pPr>
        </w:pPrChange>
      </w:pPr>
    </w:p>
    <w:p w14:paraId="0D504C08" w14:textId="77777777" w:rsidR="00953458" w:rsidRPr="00ED36A5" w:rsidDel="00F6748E" w:rsidRDefault="00953458">
      <w:pPr>
        <w:pStyle w:val="Heading2"/>
        <w:numPr>
          <w:ilvl w:val="0"/>
          <w:numId w:val="0"/>
        </w:numPr>
        <w:ind w:left="576" w:hanging="576"/>
        <w:rPr>
          <w:del w:id="4272" w:author="IVERSON MARZAN" w:date="2023-01-31T12:34:00Z"/>
          <w:rFonts w:ascii="Times New Roman" w:hAnsi="Times New Roman"/>
          <w:bCs w:val="0"/>
          <w:sz w:val="24"/>
          <w:szCs w:val="24"/>
          <w:rPrChange w:id="4273" w:author="Client" w:date="2023-02-10T00:34:00Z">
            <w:rPr>
              <w:del w:id="4274" w:author="IVERSON MARZAN" w:date="2023-01-31T12:34:00Z"/>
              <w:bCs/>
            </w:rPr>
          </w:rPrChange>
        </w:rPr>
        <w:pPrChange w:id="4275" w:author="Client" w:date="2023-02-10T00:34:00Z">
          <w:pPr>
            <w:spacing w:after="0" w:line="480" w:lineRule="auto"/>
            <w:jc w:val="both"/>
          </w:pPr>
        </w:pPrChange>
      </w:pPr>
    </w:p>
    <w:p w14:paraId="581AE448" w14:textId="77777777" w:rsidR="00E160FF" w:rsidRPr="00ED36A5" w:rsidDel="00F6748E" w:rsidRDefault="00E160FF">
      <w:pPr>
        <w:pStyle w:val="Heading2"/>
        <w:numPr>
          <w:ilvl w:val="0"/>
          <w:numId w:val="0"/>
        </w:numPr>
        <w:ind w:left="576" w:hanging="576"/>
        <w:rPr>
          <w:del w:id="4276" w:author="IVERSON MARZAN" w:date="2023-01-31T12:34:00Z"/>
          <w:rFonts w:ascii="Times New Roman" w:hAnsi="Times New Roman"/>
          <w:bCs w:val="0"/>
          <w:sz w:val="24"/>
          <w:szCs w:val="24"/>
          <w:rPrChange w:id="4277" w:author="Client" w:date="2023-02-10T00:34:00Z">
            <w:rPr>
              <w:del w:id="4278" w:author="IVERSON MARZAN" w:date="2023-01-31T12:34:00Z"/>
              <w:bCs/>
            </w:rPr>
          </w:rPrChange>
        </w:rPr>
        <w:pPrChange w:id="4279" w:author="Client" w:date="2023-02-10T00:34:00Z">
          <w:pPr>
            <w:spacing w:after="0" w:line="480" w:lineRule="auto"/>
            <w:jc w:val="both"/>
          </w:pPr>
        </w:pPrChange>
      </w:pPr>
    </w:p>
    <w:p w14:paraId="79AF3D84" w14:textId="3CE31407" w:rsidR="00E160FF" w:rsidRPr="00ED36A5" w:rsidDel="00F6748E" w:rsidRDefault="00E160FF">
      <w:pPr>
        <w:pStyle w:val="Heading2"/>
        <w:numPr>
          <w:ilvl w:val="0"/>
          <w:numId w:val="0"/>
        </w:numPr>
        <w:ind w:left="576" w:hanging="576"/>
        <w:rPr>
          <w:del w:id="4280" w:author="IVERSON MARZAN" w:date="2023-01-31T12:34:00Z"/>
          <w:rFonts w:ascii="Times New Roman" w:hAnsi="Times New Roman"/>
          <w:bCs w:val="0"/>
          <w:sz w:val="24"/>
          <w:szCs w:val="24"/>
          <w:rPrChange w:id="4281" w:author="Client" w:date="2023-02-10T00:34:00Z">
            <w:rPr>
              <w:del w:id="4282" w:author="IVERSON MARZAN" w:date="2023-01-31T12:34:00Z"/>
              <w:bCs/>
            </w:rPr>
          </w:rPrChange>
        </w:rPr>
        <w:pPrChange w:id="4283" w:author="Client" w:date="2023-02-10T00:34:00Z">
          <w:pPr>
            <w:spacing w:after="0" w:line="480" w:lineRule="auto"/>
            <w:jc w:val="both"/>
          </w:pPr>
        </w:pPrChange>
      </w:pPr>
    </w:p>
    <w:p w14:paraId="6E841ACB" w14:textId="77777777" w:rsidR="00E160FF" w:rsidRPr="00ED36A5" w:rsidDel="00F6748E" w:rsidRDefault="00E160FF">
      <w:pPr>
        <w:pStyle w:val="Heading2"/>
        <w:numPr>
          <w:ilvl w:val="0"/>
          <w:numId w:val="0"/>
        </w:numPr>
        <w:ind w:left="576" w:hanging="576"/>
        <w:rPr>
          <w:del w:id="4284" w:author="IVERSON MARZAN" w:date="2023-01-31T12:34:00Z"/>
          <w:rFonts w:ascii="Times New Roman" w:hAnsi="Times New Roman"/>
          <w:b w:val="0"/>
          <w:bCs w:val="0"/>
          <w:sz w:val="24"/>
          <w:szCs w:val="24"/>
          <w:rPrChange w:id="4285" w:author="Client" w:date="2023-02-10T00:34:00Z">
            <w:rPr>
              <w:del w:id="4286" w:author="IVERSON MARZAN" w:date="2023-01-31T12:34:00Z"/>
              <w:rFonts w:ascii="Times New Roman" w:eastAsia="Times New Roman" w:hAnsi="Times New Roman"/>
              <w:b/>
              <w:bCs/>
              <w:color w:val="000000"/>
              <w:sz w:val="24"/>
              <w:szCs w:val="24"/>
            </w:rPr>
          </w:rPrChange>
        </w:rPr>
        <w:pPrChange w:id="4287" w:author="Client" w:date="2023-02-10T00:34:00Z">
          <w:pPr>
            <w:spacing w:after="0" w:line="480" w:lineRule="auto"/>
            <w:jc w:val="both"/>
          </w:pPr>
        </w:pPrChange>
      </w:pPr>
    </w:p>
    <w:p w14:paraId="5BCA8613" w14:textId="77777777" w:rsidR="003874A2" w:rsidRPr="00ED36A5" w:rsidRDefault="003874A2">
      <w:pPr>
        <w:pStyle w:val="Heading2"/>
        <w:numPr>
          <w:ilvl w:val="0"/>
          <w:numId w:val="0"/>
        </w:numPr>
        <w:ind w:left="576" w:hanging="576"/>
        <w:rPr>
          <w:ins w:id="4288" w:author="Administrator" w:date="2023-01-30T12:49:00Z"/>
          <w:rFonts w:ascii="Times New Roman" w:hAnsi="Times New Roman"/>
          <w:b w:val="0"/>
          <w:bCs w:val="0"/>
          <w:sz w:val="24"/>
          <w:szCs w:val="24"/>
          <w:rPrChange w:id="4289" w:author="Client" w:date="2023-02-10T00:34:00Z">
            <w:rPr>
              <w:ins w:id="4290" w:author="Administrator" w:date="2023-01-30T12:49:00Z"/>
              <w:b/>
              <w:bCs/>
            </w:rPr>
          </w:rPrChange>
        </w:rPr>
        <w:pPrChange w:id="4291" w:author="Client" w:date="2023-02-10T00:34:00Z">
          <w:pPr>
            <w:spacing w:after="0" w:line="480" w:lineRule="auto"/>
            <w:jc w:val="both"/>
          </w:pPr>
        </w:pPrChange>
      </w:pPr>
    </w:p>
    <w:p w14:paraId="6A003571" w14:textId="45AEBE62" w:rsidR="00D351CC" w:rsidRPr="00904F89" w:rsidRDefault="00FC2D43" w:rsidP="00C100EA">
      <w:pPr>
        <w:spacing w:after="0" w:line="480" w:lineRule="auto"/>
        <w:jc w:val="both"/>
        <w:rPr>
          <w:rFonts w:ascii="Times New Roman" w:eastAsia="Times New Roman" w:hAnsi="Times New Roman"/>
          <w:b/>
          <w:bCs/>
          <w:color w:val="000000"/>
          <w:sz w:val="24"/>
          <w:szCs w:val="24"/>
        </w:rPr>
      </w:pPr>
      <w:r>
        <w:rPr>
          <w:rFonts w:ascii="Times New Roman" w:eastAsiaTheme="minorEastAsia" w:hAnsi="Times New Roman"/>
          <w:b/>
          <w:bCs/>
          <w:noProof/>
          <w:sz w:val="24"/>
          <w:szCs w:val="24"/>
        </w:rPr>
        <mc:AlternateContent>
          <mc:Choice Requires="wps">
            <w:drawing>
              <wp:anchor distT="0" distB="0" distL="114300" distR="114300" simplePos="0" relativeHeight="251675648" behindDoc="0" locked="0" layoutInCell="1" allowOverlap="1" wp14:anchorId="01130049" wp14:editId="05782159">
                <wp:simplePos x="0" y="0"/>
                <wp:positionH relativeFrom="margin">
                  <wp:posOffset>133350</wp:posOffset>
                </wp:positionH>
                <wp:positionV relativeFrom="paragraph">
                  <wp:posOffset>213995</wp:posOffset>
                </wp:positionV>
                <wp:extent cx="5029200" cy="3333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029200" cy="333375"/>
                        </a:xfrm>
                        <a:prstGeom prst="rect">
                          <a:avLst/>
                        </a:prstGeom>
                        <a:noFill/>
                        <a:ln w="6350">
                          <a:noFill/>
                        </a:ln>
                      </wps:spPr>
                      <wps:txbx>
                        <w:txbxContent>
                          <w:p w14:paraId="759231EA" w14:textId="4C996F34" w:rsidR="00776758" w:rsidRPr="00FC2D43" w:rsidRDefault="00D351CC">
                            <w:pPr>
                              <w:jc w:val="center"/>
                              <w:rPr>
                                <w:ins w:id="4292" w:author="TEAM OFA DISKLESS SOLUTION" w:date="2023-01-27T23:45:00Z"/>
                                <w:rFonts w:ascii="Times New Roman" w:hAnsi="Times New Roman"/>
                                <w:color w:val="FFFFFF" w:themeColor="background1"/>
                                <w:sz w:val="32"/>
                                <w:szCs w:val="32"/>
                                <w:rPrChange w:id="4293" w:author="TEAM OFA DISKLESS SOLUTION" w:date="2023-01-27T23:54:00Z">
                                  <w:rPr>
                                    <w:ins w:id="4294" w:author="TEAM OFA DISKLESS SOLUTION" w:date="2023-01-27T23:45:00Z"/>
                                    <w:rFonts w:ascii="Times New Roman" w:hAnsi="Times New Roman"/>
                                    <w:color w:val="FFFFFF" w:themeColor="background1"/>
                                  </w:rPr>
                                </w:rPrChange>
                              </w:rPr>
                              <w:pPrChange w:id="4295" w:author="TEAM OFA DISKLESS SOLUTION" w:date="2023-01-27T23:41:00Z">
                                <w:pPr/>
                              </w:pPrChange>
                            </w:pPr>
                            <w:ins w:id="4296" w:author="TEAM OFA DISKLESS SOLUTION" w:date="2023-01-27T23:40:00Z">
                              <w:r w:rsidRPr="00FC2D43">
                                <w:rPr>
                                  <w:rFonts w:ascii="Times New Roman" w:hAnsi="Times New Roman"/>
                                  <w:color w:val="FFFFFF" w:themeColor="background1"/>
                                  <w:sz w:val="32"/>
                                  <w:szCs w:val="32"/>
                                  <w:rPrChange w:id="4297" w:author="TEAM OFA DISKLESS SOLUTION" w:date="2023-01-27T23:54:00Z">
                                    <w:rPr>
                                      <w:rFonts w:ascii="Times New Roman" w:hAnsi="Times New Roman"/>
                                      <w:color w:val="FFFFFF" w:themeColor="background1"/>
                                    </w:rPr>
                                  </w:rPrChange>
                                </w:rPr>
                                <w:t>CURRICULUM VITAE</w:t>
                              </w:r>
                            </w:ins>
                          </w:p>
                          <w:p w14:paraId="354BFD93" w14:textId="77777777" w:rsidR="00D351CC" w:rsidRPr="00D351CC" w:rsidRDefault="00D351CC">
                            <w:pPr>
                              <w:jc w:val="center"/>
                              <w:rPr>
                                <w:rFonts w:ascii="Times New Roman" w:hAnsi="Times New Roman"/>
                                <w:color w:val="FFFFFF" w:themeColor="background1"/>
                                <w:sz w:val="40"/>
                                <w:rPrChange w:id="4298" w:author="TEAM OFA DISKLESS SOLUTION" w:date="2023-01-27T23:44:00Z">
                                  <w:rPr/>
                                </w:rPrChange>
                              </w:rPr>
                              <w:pPrChange w:id="4299" w:author="TEAM OFA DISKLESS SOLUTION" w:date="2023-01-27T23:41: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130049" id="_x0000_t202" coordsize="21600,21600" o:spt="202" path="m,l,21600r21600,l21600,xe">
                <v:stroke joinstyle="miter"/>
                <v:path gradientshapeok="t" o:connecttype="rect"/>
              </v:shapetype>
              <v:shape id="Text Box 34" o:spid="_x0000_s1031" type="#_x0000_t202" style="position:absolute;left:0;text-align:left;margin-left:10.5pt;margin-top:16.85pt;width:396pt;height:26.2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" filled="f" stroked="f" strokeweight=".5pt">
                <v:textbox>
                  <w:txbxContent>
                    <w:p w14:paraId="759231EA" w14:textId="4C996F34" w:rsidR="00776758" w:rsidRPr="00FC2D43" w:rsidRDefault="00D351CC">
                      <w:pPr>
                        <w:jc w:val="center"/>
                        <w:rPr>
                          <w:ins w:id="4300" w:author="TEAM OFA DISKLESS SOLUTION" w:date="2023-01-27T23:45:00Z"/>
                          <w:rFonts w:ascii="Times New Roman" w:hAnsi="Times New Roman"/>
                          <w:color w:val="FFFFFF" w:themeColor="background1"/>
                          <w:sz w:val="32"/>
                          <w:szCs w:val="32"/>
                          <w:rPrChange w:id="4301" w:author="TEAM OFA DISKLESS SOLUTION" w:date="2023-01-27T23:54:00Z">
                            <w:rPr>
                              <w:ins w:id="4302" w:author="TEAM OFA DISKLESS SOLUTION" w:date="2023-01-27T23:45:00Z"/>
                              <w:rFonts w:ascii="Times New Roman" w:hAnsi="Times New Roman"/>
                              <w:color w:val="FFFFFF" w:themeColor="background1"/>
                            </w:rPr>
                          </w:rPrChange>
                        </w:rPr>
                        <w:pPrChange w:id="4303" w:author="TEAM OFA DISKLESS SOLUTION" w:date="2023-01-27T23:41:00Z">
                          <w:pPr/>
                        </w:pPrChange>
                      </w:pPr>
                      <w:ins w:id="4304" w:author="TEAM OFA DISKLESS SOLUTION" w:date="2023-01-27T23:40:00Z">
                        <w:r w:rsidRPr="00FC2D43">
                          <w:rPr>
                            <w:rFonts w:ascii="Times New Roman" w:hAnsi="Times New Roman"/>
                            <w:color w:val="FFFFFF" w:themeColor="background1"/>
                            <w:sz w:val="32"/>
                            <w:szCs w:val="32"/>
                            <w:rPrChange w:id="4305" w:author="TEAM OFA DISKLESS SOLUTION" w:date="2023-01-27T23:54:00Z">
                              <w:rPr>
                                <w:rFonts w:ascii="Times New Roman" w:hAnsi="Times New Roman"/>
                                <w:color w:val="FFFFFF" w:themeColor="background1"/>
                              </w:rPr>
                            </w:rPrChange>
                          </w:rPr>
                          <w:t>CURRICULUM VITAE</w:t>
                        </w:r>
                      </w:ins>
                    </w:p>
                    <w:p w14:paraId="354BFD93" w14:textId="77777777" w:rsidR="00D351CC" w:rsidRPr="00D351CC" w:rsidRDefault="00D351CC">
                      <w:pPr>
                        <w:jc w:val="center"/>
                        <w:rPr>
                          <w:rFonts w:ascii="Times New Roman" w:hAnsi="Times New Roman"/>
                          <w:color w:val="FFFFFF" w:themeColor="background1"/>
                          <w:sz w:val="40"/>
                          <w:rPrChange w:id="4306" w:author="TEAM OFA DISKLESS SOLUTION" w:date="2023-01-27T23:44:00Z">
                            <w:rPr/>
                          </w:rPrChange>
                        </w:rPr>
                        <w:pPrChange w:id="4307" w:author="TEAM OFA DISKLESS SOLUTION" w:date="2023-01-27T23:41:00Z">
                          <w:pPr/>
                        </w:pPrChange>
                      </w:pPr>
                    </w:p>
                  </w:txbxContent>
                </v:textbox>
                <w10:wrap anchorx="margin"/>
              </v:shape>
            </w:pict>
          </mc:Fallback>
        </mc:AlternateContent>
      </w:r>
      <w:r w:rsidR="00B96DFE">
        <w:rPr>
          <w:rFonts w:ascii="Times New Roman" w:eastAsiaTheme="minorEastAsia" w:hAnsi="Times New Roman"/>
          <w:b/>
          <w:bCs/>
          <w:noProof/>
          <w:sz w:val="24"/>
          <w:szCs w:val="24"/>
        </w:rPr>
        <mc:AlternateContent>
          <mc:Choice Requires="wps">
            <w:drawing>
              <wp:anchor distT="0" distB="0" distL="114300" distR="114300" simplePos="0" relativeHeight="251674624" behindDoc="0" locked="0" layoutInCell="1" allowOverlap="1" wp14:anchorId="3868BB37" wp14:editId="35C99DE9">
                <wp:simplePos x="0" y="0"/>
                <wp:positionH relativeFrom="margin">
                  <wp:align>right</wp:align>
                </wp:positionH>
                <wp:positionV relativeFrom="paragraph">
                  <wp:posOffset>99695</wp:posOffset>
                </wp:positionV>
                <wp:extent cx="5295900" cy="4762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5295900" cy="4762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F01FA" id="Rectangle 32" o:spid="_x0000_s1026" style="position:absolute;margin-left:365.8pt;margin-top:7.85pt;width:417pt;height:3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" fillcolor="#292934 [3200]" strokecolor="#141419 [1600]" strokeweight=".73403mm">
                <w10:wrap anchorx="margin"/>
              </v:rect>
            </w:pict>
          </mc:Fallback>
        </mc:AlternateContent>
      </w:r>
      <w:del w:id="4308" w:author="TEAM OFA DISKLESS SOLUTION" w:date="2023-01-27T23:44:00Z">
        <w:r w:rsidR="00C100EA" w:rsidDel="00D351CC">
          <w:rPr>
            <w:rFonts w:ascii="Times New Roman" w:eastAsia="Times New Roman" w:hAnsi="Times New Roman"/>
            <w:b/>
            <w:bCs/>
            <w:color w:val="000000"/>
            <w:sz w:val="24"/>
            <w:szCs w:val="24"/>
          </w:rPr>
          <w:br/>
          <w:delText>Curriculum Vitae</w:delText>
        </w:r>
      </w:del>
    </w:p>
    <w:p w14:paraId="5D0132A0" w14:textId="1F0A9775" w:rsidR="00C100EA" w:rsidRDefault="00C100EA" w:rsidP="00C100EA">
      <w:pPr>
        <w:spacing w:after="0" w:line="240" w:lineRule="auto"/>
        <w:jc w:val="center"/>
        <w:rPr>
          <w:rFonts w:ascii="Times New Roman" w:eastAsia="Times New Roman" w:hAnsi="Times New Roman"/>
          <w:b/>
          <w:bCs/>
          <w:color w:val="000000"/>
          <w:sz w:val="24"/>
          <w:szCs w:val="24"/>
        </w:rPr>
      </w:pPr>
    </w:p>
    <w:p w14:paraId="12000C0E" w14:textId="3F39CAF9" w:rsidR="00C100EA" w:rsidDel="005A7D01" w:rsidRDefault="00C100EA">
      <w:pPr>
        <w:spacing w:after="0" w:line="240" w:lineRule="auto"/>
        <w:rPr>
          <w:del w:id="4309" w:author="TEAM OFA DISKLESS SOLUTION" w:date="2023-01-26T22:37:00Z"/>
          <w:rFonts w:ascii="Times New Roman" w:eastAsia="Times New Roman" w:hAnsi="Times New Roman"/>
          <w:b/>
          <w:bCs/>
          <w:color w:val="000000"/>
          <w:sz w:val="24"/>
          <w:szCs w:val="24"/>
        </w:rPr>
      </w:pPr>
    </w:p>
    <w:p w14:paraId="26DB2617" w14:textId="272C96F0" w:rsidR="00C100EA" w:rsidDel="005A7D01" w:rsidRDefault="00C100EA">
      <w:pPr>
        <w:spacing w:after="0" w:line="240" w:lineRule="auto"/>
        <w:rPr>
          <w:del w:id="4310" w:author="TEAM OFA DISKLESS SOLUTION" w:date="2023-01-26T22:37:00Z"/>
          <w:rFonts w:ascii="Times New Roman" w:eastAsia="Times New Roman" w:hAnsi="Times New Roman"/>
          <w:b/>
          <w:bCs/>
          <w:color w:val="000000"/>
          <w:sz w:val="24"/>
          <w:szCs w:val="24"/>
        </w:rPr>
      </w:pPr>
    </w:p>
    <w:p w14:paraId="40511241" w14:textId="74A73EEA" w:rsidR="00C100EA" w:rsidDel="005A7D01" w:rsidRDefault="00C100EA">
      <w:pPr>
        <w:spacing w:after="0" w:line="240" w:lineRule="auto"/>
        <w:rPr>
          <w:del w:id="4311" w:author="TEAM OFA DISKLESS SOLUTION" w:date="2023-01-26T22:37:00Z"/>
          <w:rFonts w:ascii="Times New Roman" w:eastAsia="Times New Roman" w:hAnsi="Times New Roman"/>
          <w:b/>
          <w:bCs/>
          <w:color w:val="000000"/>
          <w:sz w:val="24"/>
          <w:szCs w:val="24"/>
        </w:rPr>
      </w:pPr>
    </w:p>
    <w:p w14:paraId="01360F8C" w14:textId="4F258D05" w:rsidR="00C100EA" w:rsidDel="005A7D01" w:rsidRDefault="00C100EA">
      <w:pPr>
        <w:spacing w:after="0" w:line="240" w:lineRule="auto"/>
        <w:rPr>
          <w:del w:id="4312" w:author="TEAM OFA DISKLESS SOLUTION" w:date="2023-01-26T22:37:00Z"/>
          <w:rFonts w:ascii="Times New Roman" w:eastAsia="Times New Roman" w:hAnsi="Times New Roman"/>
          <w:b/>
          <w:bCs/>
          <w:color w:val="000000"/>
          <w:sz w:val="24"/>
          <w:szCs w:val="24"/>
        </w:rPr>
      </w:pPr>
    </w:p>
    <w:p w14:paraId="11FF2FB9" w14:textId="6E9FD5F3" w:rsidR="00C100EA" w:rsidDel="005A7D01" w:rsidRDefault="00C100EA">
      <w:pPr>
        <w:spacing w:after="0" w:line="240" w:lineRule="auto"/>
        <w:rPr>
          <w:del w:id="4313" w:author="TEAM OFA DISKLESS SOLUTION" w:date="2023-01-26T22:37:00Z"/>
          <w:rFonts w:ascii="Times New Roman" w:eastAsia="Times New Roman" w:hAnsi="Times New Roman"/>
          <w:b/>
          <w:bCs/>
          <w:color w:val="000000"/>
          <w:sz w:val="24"/>
          <w:szCs w:val="24"/>
        </w:rPr>
      </w:pPr>
    </w:p>
    <w:p w14:paraId="05D69917" w14:textId="04DFC304" w:rsidR="00C100EA" w:rsidDel="005A7D01" w:rsidRDefault="00C100EA">
      <w:pPr>
        <w:spacing w:after="0" w:line="240" w:lineRule="auto"/>
        <w:rPr>
          <w:del w:id="4314" w:author="TEAM OFA DISKLESS SOLUTION" w:date="2023-01-26T22:37:00Z"/>
          <w:rFonts w:ascii="Times New Roman" w:eastAsia="Times New Roman" w:hAnsi="Times New Roman"/>
          <w:b/>
          <w:bCs/>
          <w:color w:val="000000"/>
          <w:sz w:val="24"/>
          <w:szCs w:val="24"/>
        </w:rPr>
      </w:pPr>
    </w:p>
    <w:p w14:paraId="14BBADE9" w14:textId="17492E1F" w:rsidR="00C100EA" w:rsidDel="005A7D01" w:rsidRDefault="00C100EA">
      <w:pPr>
        <w:spacing w:after="0" w:line="240" w:lineRule="auto"/>
        <w:rPr>
          <w:del w:id="4315" w:author="TEAM OFA DISKLESS SOLUTION" w:date="2023-01-26T22:37:00Z"/>
          <w:rFonts w:ascii="Times New Roman" w:eastAsia="Times New Roman" w:hAnsi="Times New Roman"/>
          <w:b/>
          <w:bCs/>
          <w:color w:val="000000"/>
          <w:sz w:val="24"/>
          <w:szCs w:val="24"/>
        </w:rPr>
      </w:pPr>
    </w:p>
    <w:p w14:paraId="7F0B755B" w14:textId="6D7B218B" w:rsidR="00C100EA" w:rsidDel="005A7D01" w:rsidRDefault="00C100EA">
      <w:pPr>
        <w:spacing w:after="0" w:line="240" w:lineRule="auto"/>
        <w:rPr>
          <w:del w:id="4316" w:author="TEAM OFA DISKLESS SOLUTION" w:date="2023-01-26T22:37:00Z"/>
          <w:rFonts w:ascii="Times New Roman" w:eastAsia="Times New Roman" w:hAnsi="Times New Roman"/>
          <w:b/>
          <w:bCs/>
          <w:color w:val="000000"/>
          <w:sz w:val="24"/>
          <w:szCs w:val="24"/>
        </w:rPr>
      </w:pPr>
    </w:p>
    <w:p w14:paraId="75A224F8" w14:textId="27C2B9DF" w:rsidR="00C100EA" w:rsidDel="005A7D01" w:rsidRDefault="00C100EA">
      <w:pPr>
        <w:spacing w:after="0" w:line="240" w:lineRule="auto"/>
        <w:rPr>
          <w:del w:id="4317" w:author="TEAM OFA DISKLESS SOLUTION" w:date="2023-01-26T22:37:00Z"/>
          <w:rFonts w:ascii="Times New Roman" w:eastAsia="Times New Roman" w:hAnsi="Times New Roman"/>
          <w:b/>
          <w:bCs/>
          <w:color w:val="000000"/>
          <w:sz w:val="24"/>
          <w:szCs w:val="24"/>
        </w:rPr>
      </w:pPr>
    </w:p>
    <w:p w14:paraId="68713EE5" w14:textId="74617AE6" w:rsidR="00C100EA" w:rsidDel="005A7D01" w:rsidRDefault="00C100EA">
      <w:pPr>
        <w:spacing w:after="0" w:line="240" w:lineRule="auto"/>
        <w:rPr>
          <w:del w:id="4318" w:author="TEAM OFA DISKLESS SOLUTION" w:date="2023-01-26T22:37:00Z"/>
          <w:rFonts w:ascii="Times New Roman" w:eastAsia="Times New Roman" w:hAnsi="Times New Roman"/>
          <w:b/>
          <w:bCs/>
          <w:color w:val="000000"/>
          <w:sz w:val="24"/>
          <w:szCs w:val="24"/>
        </w:rPr>
      </w:pPr>
    </w:p>
    <w:p w14:paraId="5B86BA52" w14:textId="5AB4B00E" w:rsidR="00C100EA" w:rsidDel="005A7D01" w:rsidRDefault="00C100EA">
      <w:pPr>
        <w:spacing w:after="0" w:line="240" w:lineRule="auto"/>
        <w:rPr>
          <w:del w:id="4319" w:author="TEAM OFA DISKLESS SOLUTION" w:date="2023-01-26T22:37:00Z"/>
          <w:rFonts w:ascii="Times New Roman" w:eastAsia="Times New Roman" w:hAnsi="Times New Roman"/>
          <w:b/>
          <w:bCs/>
          <w:color w:val="000000"/>
          <w:sz w:val="24"/>
          <w:szCs w:val="24"/>
        </w:rPr>
      </w:pPr>
    </w:p>
    <w:p w14:paraId="5AA6C18A" w14:textId="60D2F581" w:rsidR="00C100EA" w:rsidDel="005A7D01" w:rsidRDefault="00C100EA">
      <w:pPr>
        <w:spacing w:after="0" w:line="240" w:lineRule="auto"/>
        <w:rPr>
          <w:del w:id="4320" w:author="TEAM OFA DISKLESS SOLUTION" w:date="2023-01-26T22:37:00Z"/>
          <w:rFonts w:ascii="Times New Roman" w:eastAsia="Times New Roman" w:hAnsi="Times New Roman"/>
          <w:b/>
          <w:bCs/>
          <w:color w:val="000000"/>
          <w:sz w:val="24"/>
          <w:szCs w:val="24"/>
        </w:rPr>
      </w:pPr>
    </w:p>
    <w:p w14:paraId="4A5BBE99" w14:textId="18214FB3" w:rsidR="00C100EA" w:rsidDel="005A7D01" w:rsidRDefault="00C100EA">
      <w:pPr>
        <w:spacing w:after="0" w:line="240" w:lineRule="auto"/>
        <w:rPr>
          <w:del w:id="4321" w:author="TEAM OFA DISKLESS SOLUTION" w:date="2023-01-26T22:37:00Z"/>
          <w:rFonts w:ascii="Times New Roman" w:eastAsia="Times New Roman" w:hAnsi="Times New Roman"/>
          <w:b/>
          <w:bCs/>
          <w:color w:val="000000"/>
          <w:sz w:val="24"/>
          <w:szCs w:val="24"/>
        </w:rPr>
      </w:pPr>
    </w:p>
    <w:p w14:paraId="3CABC9E6" w14:textId="50FB46D7" w:rsidR="00C100EA" w:rsidDel="005A7D01" w:rsidRDefault="00C100EA">
      <w:pPr>
        <w:spacing w:after="0" w:line="240" w:lineRule="auto"/>
        <w:rPr>
          <w:del w:id="4322" w:author="TEAM OFA DISKLESS SOLUTION" w:date="2023-01-26T22:37:00Z"/>
          <w:rFonts w:ascii="Times New Roman" w:eastAsia="Times New Roman" w:hAnsi="Times New Roman"/>
          <w:b/>
          <w:bCs/>
          <w:color w:val="000000"/>
          <w:sz w:val="24"/>
          <w:szCs w:val="24"/>
        </w:rPr>
      </w:pPr>
    </w:p>
    <w:p w14:paraId="256D5FFD" w14:textId="52D98484" w:rsidR="00C100EA" w:rsidDel="005A7D01" w:rsidRDefault="00C100EA">
      <w:pPr>
        <w:spacing w:after="0" w:line="240" w:lineRule="auto"/>
        <w:rPr>
          <w:del w:id="4323" w:author="TEAM OFA DISKLESS SOLUTION" w:date="2023-01-26T22:37:00Z"/>
          <w:rFonts w:ascii="Times New Roman" w:eastAsia="Times New Roman" w:hAnsi="Times New Roman"/>
          <w:b/>
          <w:bCs/>
          <w:color w:val="000000"/>
          <w:sz w:val="24"/>
          <w:szCs w:val="24"/>
        </w:rPr>
      </w:pPr>
    </w:p>
    <w:p w14:paraId="700821CF" w14:textId="7DBD90B2" w:rsidR="00C100EA" w:rsidDel="005A7D01" w:rsidRDefault="00C100EA">
      <w:pPr>
        <w:spacing w:after="0" w:line="240" w:lineRule="auto"/>
        <w:rPr>
          <w:del w:id="4324" w:author="TEAM OFA DISKLESS SOLUTION" w:date="2023-01-26T22:37:00Z"/>
          <w:rFonts w:ascii="Times New Roman" w:eastAsia="Times New Roman" w:hAnsi="Times New Roman"/>
          <w:b/>
          <w:bCs/>
          <w:color w:val="000000"/>
          <w:sz w:val="24"/>
          <w:szCs w:val="24"/>
        </w:rPr>
      </w:pPr>
    </w:p>
    <w:p w14:paraId="0305E52F" w14:textId="6C64E736" w:rsidR="00C100EA" w:rsidDel="005A7D01" w:rsidRDefault="00C100EA">
      <w:pPr>
        <w:spacing w:after="0" w:line="240" w:lineRule="auto"/>
        <w:rPr>
          <w:del w:id="4325" w:author="TEAM OFA DISKLESS SOLUTION" w:date="2023-01-26T22:37:00Z"/>
          <w:rFonts w:ascii="Times New Roman" w:eastAsia="Times New Roman" w:hAnsi="Times New Roman"/>
          <w:b/>
          <w:bCs/>
          <w:color w:val="000000"/>
          <w:sz w:val="24"/>
          <w:szCs w:val="24"/>
        </w:rPr>
      </w:pPr>
    </w:p>
    <w:p w14:paraId="1435ED9B" w14:textId="7606E7D8" w:rsidR="00C100EA" w:rsidDel="005A7D01" w:rsidRDefault="00C100EA">
      <w:pPr>
        <w:spacing w:after="0" w:line="240" w:lineRule="auto"/>
        <w:rPr>
          <w:del w:id="4326" w:author="TEAM OFA DISKLESS SOLUTION" w:date="2023-01-26T22:37:00Z"/>
          <w:rFonts w:ascii="Times New Roman" w:eastAsia="Times New Roman" w:hAnsi="Times New Roman"/>
          <w:b/>
          <w:bCs/>
          <w:color w:val="000000"/>
          <w:sz w:val="24"/>
          <w:szCs w:val="24"/>
        </w:rPr>
      </w:pPr>
    </w:p>
    <w:p w14:paraId="73E90942" w14:textId="01F93299" w:rsidR="00C100EA" w:rsidDel="005A7D01" w:rsidRDefault="00C100EA">
      <w:pPr>
        <w:spacing w:after="0" w:line="240" w:lineRule="auto"/>
        <w:rPr>
          <w:del w:id="4327" w:author="TEAM OFA DISKLESS SOLUTION" w:date="2023-01-26T22:37:00Z"/>
          <w:rFonts w:ascii="Times New Roman" w:eastAsia="Times New Roman" w:hAnsi="Times New Roman"/>
          <w:b/>
          <w:bCs/>
          <w:color w:val="000000"/>
          <w:sz w:val="24"/>
          <w:szCs w:val="24"/>
        </w:rPr>
      </w:pPr>
    </w:p>
    <w:p w14:paraId="4E15116D" w14:textId="5016C510" w:rsidR="00C100EA" w:rsidDel="005A7D01" w:rsidRDefault="00C100EA">
      <w:pPr>
        <w:spacing w:after="0" w:line="240" w:lineRule="auto"/>
        <w:rPr>
          <w:del w:id="4328" w:author="TEAM OFA DISKLESS SOLUTION" w:date="2023-01-26T22:37:00Z"/>
          <w:rFonts w:ascii="Times New Roman" w:eastAsia="Times New Roman" w:hAnsi="Times New Roman"/>
          <w:b/>
          <w:bCs/>
          <w:color w:val="000000"/>
          <w:sz w:val="24"/>
          <w:szCs w:val="24"/>
        </w:rPr>
      </w:pPr>
    </w:p>
    <w:p w14:paraId="194A6488" w14:textId="1492DA79" w:rsidR="00C100EA" w:rsidDel="005A7D01" w:rsidRDefault="00C100EA">
      <w:pPr>
        <w:spacing w:after="0" w:line="240" w:lineRule="auto"/>
        <w:rPr>
          <w:del w:id="4329" w:author="TEAM OFA DISKLESS SOLUTION" w:date="2023-01-26T22:37:00Z"/>
          <w:rFonts w:ascii="Times New Roman" w:eastAsia="Times New Roman" w:hAnsi="Times New Roman"/>
          <w:b/>
          <w:bCs/>
          <w:color w:val="000000"/>
          <w:sz w:val="24"/>
          <w:szCs w:val="24"/>
        </w:rPr>
      </w:pPr>
    </w:p>
    <w:p w14:paraId="55FF7864" w14:textId="60D40E66" w:rsidR="00C100EA" w:rsidDel="005A7D01" w:rsidRDefault="00C100EA">
      <w:pPr>
        <w:spacing w:after="0" w:line="240" w:lineRule="auto"/>
        <w:rPr>
          <w:del w:id="4330" w:author="TEAM OFA DISKLESS SOLUTION" w:date="2023-01-26T22:37:00Z"/>
          <w:rFonts w:ascii="Times New Roman" w:eastAsia="Times New Roman" w:hAnsi="Times New Roman"/>
          <w:b/>
          <w:bCs/>
          <w:color w:val="000000"/>
          <w:sz w:val="24"/>
          <w:szCs w:val="24"/>
        </w:rPr>
      </w:pPr>
    </w:p>
    <w:p w14:paraId="44BA7D01" w14:textId="423952F8" w:rsidR="00C100EA" w:rsidDel="005A7D01" w:rsidRDefault="00C100EA">
      <w:pPr>
        <w:spacing w:after="0" w:line="240" w:lineRule="auto"/>
        <w:rPr>
          <w:del w:id="4331" w:author="TEAM OFA DISKLESS SOLUTION" w:date="2023-01-26T22:37:00Z"/>
          <w:rFonts w:ascii="Times New Roman" w:eastAsia="Times New Roman" w:hAnsi="Times New Roman"/>
          <w:b/>
          <w:bCs/>
          <w:color w:val="000000"/>
          <w:sz w:val="24"/>
          <w:szCs w:val="24"/>
        </w:rPr>
      </w:pPr>
    </w:p>
    <w:p w14:paraId="415A5FB0" w14:textId="2C30CDDC" w:rsidR="00C100EA" w:rsidDel="005A7D01" w:rsidRDefault="00C100EA">
      <w:pPr>
        <w:spacing w:after="0" w:line="240" w:lineRule="auto"/>
        <w:rPr>
          <w:del w:id="4332" w:author="TEAM OFA DISKLESS SOLUTION" w:date="2023-01-26T22:37:00Z"/>
          <w:rFonts w:ascii="Times New Roman" w:eastAsia="Times New Roman" w:hAnsi="Times New Roman"/>
          <w:b/>
          <w:bCs/>
          <w:color w:val="000000"/>
          <w:sz w:val="24"/>
          <w:szCs w:val="24"/>
        </w:rPr>
      </w:pPr>
    </w:p>
    <w:p w14:paraId="4315B1FD" w14:textId="67563BA0" w:rsidR="00C100EA" w:rsidDel="005A7D01" w:rsidRDefault="00C100EA">
      <w:pPr>
        <w:spacing w:after="0" w:line="240" w:lineRule="auto"/>
        <w:rPr>
          <w:del w:id="4333" w:author="TEAM OFA DISKLESS SOLUTION" w:date="2023-01-26T22:37:00Z"/>
          <w:rFonts w:ascii="Times New Roman" w:eastAsia="Times New Roman" w:hAnsi="Times New Roman"/>
          <w:b/>
          <w:bCs/>
          <w:color w:val="000000"/>
          <w:sz w:val="24"/>
          <w:szCs w:val="24"/>
        </w:rPr>
      </w:pPr>
    </w:p>
    <w:p w14:paraId="325A0297" w14:textId="723A46A2" w:rsidR="00C100EA" w:rsidDel="005A7D01" w:rsidRDefault="00C100EA">
      <w:pPr>
        <w:spacing w:after="0" w:line="240" w:lineRule="auto"/>
        <w:rPr>
          <w:del w:id="4334" w:author="TEAM OFA DISKLESS SOLUTION" w:date="2023-01-26T22:37:00Z"/>
          <w:rFonts w:ascii="Times New Roman" w:eastAsia="Times New Roman" w:hAnsi="Times New Roman"/>
          <w:b/>
          <w:bCs/>
          <w:color w:val="000000"/>
          <w:sz w:val="24"/>
          <w:szCs w:val="24"/>
        </w:rPr>
      </w:pPr>
    </w:p>
    <w:p w14:paraId="42221FDD" w14:textId="40B4A911" w:rsidR="00C100EA" w:rsidDel="005A7D01" w:rsidRDefault="00C100EA">
      <w:pPr>
        <w:spacing w:after="0" w:line="240" w:lineRule="auto"/>
        <w:rPr>
          <w:del w:id="4335" w:author="TEAM OFA DISKLESS SOLUTION" w:date="2023-01-26T22:37:00Z"/>
          <w:rFonts w:ascii="Times New Roman" w:eastAsia="Times New Roman" w:hAnsi="Times New Roman"/>
          <w:b/>
          <w:bCs/>
          <w:color w:val="000000"/>
          <w:sz w:val="24"/>
          <w:szCs w:val="24"/>
        </w:rPr>
      </w:pPr>
    </w:p>
    <w:p w14:paraId="322D464A" w14:textId="6DC6C086" w:rsidR="00C100EA" w:rsidDel="005A7D01" w:rsidRDefault="00C100EA">
      <w:pPr>
        <w:spacing w:after="0" w:line="240" w:lineRule="auto"/>
        <w:rPr>
          <w:del w:id="4336" w:author="TEAM OFA DISKLESS SOLUTION" w:date="2023-01-26T22:37:00Z"/>
          <w:rFonts w:ascii="Times New Roman" w:eastAsia="Times New Roman" w:hAnsi="Times New Roman"/>
          <w:b/>
          <w:bCs/>
          <w:color w:val="000000"/>
          <w:sz w:val="24"/>
          <w:szCs w:val="24"/>
        </w:rPr>
      </w:pPr>
    </w:p>
    <w:p w14:paraId="0DEE5908" w14:textId="7CD4BC3A" w:rsidR="00C100EA" w:rsidDel="005A7D01" w:rsidRDefault="00C100EA">
      <w:pPr>
        <w:spacing w:after="0" w:line="240" w:lineRule="auto"/>
        <w:rPr>
          <w:del w:id="4337" w:author="TEAM OFA DISKLESS SOLUTION" w:date="2023-01-26T22:37:00Z"/>
          <w:rFonts w:ascii="Times New Roman" w:eastAsia="Times New Roman" w:hAnsi="Times New Roman"/>
          <w:b/>
          <w:bCs/>
          <w:color w:val="000000"/>
          <w:sz w:val="24"/>
          <w:szCs w:val="24"/>
        </w:rPr>
      </w:pPr>
    </w:p>
    <w:p w14:paraId="0BDA3AB6" w14:textId="0845FE7A" w:rsidR="00C100EA" w:rsidDel="005A7D01" w:rsidRDefault="00C100EA">
      <w:pPr>
        <w:spacing w:after="0" w:line="240" w:lineRule="auto"/>
        <w:rPr>
          <w:del w:id="4338" w:author="TEAM OFA DISKLESS SOLUTION" w:date="2023-01-26T22:37:00Z"/>
          <w:rFonts w:ascii="Times New Roman" w:eastAsia="Times New Roman" w:hAnsi="Times New Roman"/>
          <w:b/>
          <w:bCs/>
          <w:color w:val="000000"/>
          <w:sz w:val="24"/>
          <w:szCs w:val="24"/>
        </w:rPr>
      </w:pPr>
    </w:p>
    <w:p w14:paraId="4E0B1170" w14:textId="0040361D" w:rsidR="00C100EA" w:rsidDel="005A7D01" w:rsidRDefault="00C100EA">
      <w:pPr>
        <w:spacing w:after="0" w:line="240" w:lineRule="auto"/>
        <w:rPr>
          <w:del w:id="4339" w:author="TEAM OFA DISKLESS SOLUTION" w:date="2023-01-26T22:37:00Z"/>
          <w:rFonts w:ascii="Times New Roman" w:eastAsia="Times New Roman" w:hAnsi="Times New Roman"/>
          <w:b/>
          <w:bCs/>
          <w:color w:val="000000"/>
          <w:sz w:val="24"/>
          <w:szCs w:val="24"/>
        </w:rPr>
      </w:pPr>
    </w:p>
    <w:p w14:paraId="19A8CDCE" w14:textId="3A6894F5" w:rsidR="00C100EA" w:rsidDel="005A7D01" w:rsidRDefault="00C100EA">
      <w:pPr>
        <w:spacing w:after="0" w:line="240" w:lineRule="auto"/>
        <w:rPr>
          <w:del w:id="4340" w:author="TEAM OFA DISKLESS SOLUTION" w:date="2023-01-26T22:37:00Z"/>
          <w:rFonts w:ascii="Times New Roman" w:eastAsia="Times New Roman" w:hAnsi="Times New Roman"/>
          <w:b/>
          <w:bCs/>
          <w:color w:val="000000"/>
          <w:sz w:val="24"/>
          <w:szCs w:val="24"/>
        </w:rPr>
      </w:pPr>
    </w:p>
    <w:p w14:paraId="7BEC22B0" w14:textId="59274B1A" w:rsidR="00C100EA" w:rsidDel="005A7D01" w:rsidRDefault="00C100EA">
      <w:pPr>
        <w:spacing w:after="0" w:line="240" w:lineRule="auto"/>
        <w:rPr>
          <w:del w:id="4341" w:author="TEAM OFA DISKLESS SOLUTION" w:date="2023-01-26T22:37:00Z"/>
          <w:rFonts w:ascii="Times New Roman" w:eastAsia="Times New Roman" w:hAnsi="Times New Roman"/>
          <w:b/>
          <w:bCs/>
          <w:color w:val="000000"/>
          <w:sz w:val="24"/>
          <w:szCs w:val="24"/>
        </w:rPr>
      </w:pPr>
    </w:p>
    <w:p w14:paraId="2CFBA563" w14:textId="53791357" w:rsidR="00C100EA" w:rsidDel="005A7D01" w:rsidRDefault="00C100EA">
      <w:pPr>
        <w:spacing w:after="0" w:line="240" w:lineRule="auto"/>
        <w:rPr>
          <w:del w:id="4342" w:author="TEAM OFA DISKLESS SOLUTION" w:date="2023-01-26T22:37:00Z"/>
          <w:rFonts w:ascii="Times New Roman" w:eastAsia="Times New Roman" w:hAnsi="Times New Roman"/>
          <w:b/>
          <w:bCs/>
          <w:color w:val="000000"/>
          <w:sz w:val="24"/>
          <w:szCs w:val="24"/>
        </w:rPr>
      </w:pPr>
    </w:p>
    <w:p w14:paraId="4D048CB9" w14:textId="66E7C3D9" w:rsidR="00C100EA" w:rsidDel="005A7D01" w:rsidRDefault="00C100EA">
      <w:pPr>
        <w:spacing w:after="0" w:line="240" w:lineRule="auto"/>
        <w:rPr>
          <w:del w:id="4343" w:author="TEAM OFA DISKLESS SOLUTION" w:date="2023-01-26T22:37:00Z"/>
          <w:rFonts w:ascii="Times New Roman" w:eastAsia="Times New Roman" w:hAnsi="Times New Roman"/>
          <w:b/>
          <w:bCs/>
          <w:color w:val="000000"/>
          <w:sz w:val="24"/>
          <w:szCs w:val="24"/>
        </w:rPr>
      </w:pPr>
    </w:p>
    <w:p w14:paraId="4297732B" w14:textId="64515477" w:rsidR="00C100EA" w:rsidDel="005A7D01" w:rsidRDefault="00C100EA">
      <w:pPr>
        <w:spacing w:after="0" w:line="240" w:lineRule="auto"/>
        <w:rPr>
          <w:del w:id="4344" w:author="TEAM OFA DISKLESS SOLUTION" w:date="2023-01-26T22:37:00Z"/>
          <w:rFonts w:ascii="Times New Roman" w:eastAsia="Times New Roman" w:hAnsi="Times New Roman"/>
          <w:b/>
          <w:bCs/>
          <w:color w:val="000000"/>
          <w:sz w:val="24"/>
          <w:szCs w:val="24"/>
        </w:rPr>
      </w:pPr>
    </w:p>
    <w:p w14:paraId="472A09EB" w14:textId="1F224401" w:rsidR="00C100EA" w:rsidDel="005A7D01" w:rsidRDefault="00C100EA">
      <w:pPr>
        <w:spacing w:after="0" w:line="240" w:lineRule="auto"/>
        <w:rPr>
          <w:del w:id="4345" w:author="TEAM OFA DISKLESS SOLUTION" w:date="2023-01-26T22:37:00Z"/>
          <w:rFonts w:ascii="Times New Roman" w:eastAsia="Times New Roman" w:hAnsi="Times New Roman"/>
          <w:b/>
          <w:bCs/>
          <w:color w:val="000000"/>
          <w:sz w:val="24"/>
          <w:szCs w:val="24"/>
        </w:rPr>
      </w:pPr>
    </w:p>
    <w:p w14:paraId="32CB5949" w14:textId="0097ADFD" w:rsidR="00C100EA" w:rsidDel="005A7D01" w:rsidRDefault="00C100EA">
      <w:pPr>
        <w:spacing w:after="0" w:line="240" w:lineRule="auto"/>
        <w:rPr>
          <w:del w:id="4346" w:author="TEAM OFA DISKLESS SOLUTION" w:date="2023-01-26T22:37:00Z"/>
          <w:rFonts w:ascii="Times New Roman" w:eastAsia="Times New Roman" w:hAnsi="Times New Roman"/>
          <w:b/>
          <w:bCs/>
          <w:color w:val="000000"/>
          <w:sz w:val="24"/>
          <w:szCs w:val="24"/>
        </w:rPr>
      </w:pPr>
    </w:p>
    <w:p w14:paraId="3E2D01FD" w14:textId="55FA6B4C" w:rsidR="00C100EA" w:rsidDel="005A7D01" w:rsidRDefault="00C100EA">
      <w:pPr>
        <w:spacing w:after="0" w:line="240" w:lineRule="auto"/>
        <w:rPr>
          <w:del w:id="4347" w:author="TEAM OFA DISKLESS SOLUTION" w:date="2023-01-26T22:37:00Z"/>
          <w:rFonts w:ascii="Times New Roman" w:eastAsia="Times New Roman" w:hAnsi="Times New Roman"/>
          <w:b/>
          <w:bCs/>
          <w:color w:val="000000"/>
          <w:sz w:val="24"/>
          <w:szCs w:val="24"/>
        </w:rPr>
      </w:pPr>
    </w:p>
    <w:p w14:paraId="5FB210CA" w14:textId="02F318C8" w:rsidR="00C100EA" w:rsidDel="005A7D01" w:rsidRDefault="00C100EA">
      <w:pPr>
        <w:spacing w:after="0" w:line="240" w:lineRule="auto"/>
        <w:rPr>
          <w:del w:id="4348" w:author="TEAM OFA DISKLESS SOLUTION" w:date="2023-01-26T22:37:00Z"/>
          <w:rFonts w:ascii="Times New Roman" w:eastAsia="Times New Roman" w:hAnsi="Times New Roman"/>
          <w:b/>
          <w:bCs/>
          <w:color w:val="000000"/>
          <w:sz w:val="24"/>
          <w:szCs w:val="24"/>
        </w:rPr>
      </w:pPr>
    </w:p>
    <w:p w14:paraId="4D3AF2F8" w14:textId="430A6B40" w:rsidR="00C100EA" w:rsidDel="005A7D01" w:rsidRDefault="00C100EA">
      <w:pPr>
        <w:spacing w:after="0" w:line="240" w:lineRule="auto"/>
        <w:rPr>
          <w:del w:id="4349" w:author="TEAM OFA DISKLESS SOLUTION" w:date="2023-01-26T22:37:00Z"/>
          <w:rFonts w:ascii="Times New Roman" w:eastAsia="Times New Roman" w:hAnsi="Times New Roman"/>
          <w:b/>
          <w:bCs/>
          <w:color w:val="000000"/>
          <w:sz w:val="24"/>
          <w:szCs w:val="24"/>
        </w:rPr>
      </w:pPr>
    </w:p>
    <w:p w14:paraId="6987E8E9" w14:textId="01C151BE" w:rsidR="00C100EA" w:rsidDel="005A7D01" w:rsidRDefault="00C100EA">
      <w:pPr>
        <w:spacing w:after="0" w:line="240" w:lineRule="auto"/>
        <w:rPr>
          <w:del w:id="4350" w:author="TEAM OFA DISKLESS SOLUTION" w:date="2023-01-26T22:37:00Z"/>
          <w:rFonts w:ascii="Times New Roman" w:eastAsia="Times New Roman" w:hAnsi="Times New Roman"/>
          <w:b/>
          <w:bCs/>
          <w:color w:val="000000"/>
          <w:sz w:val="24"/>
          <w:szCs w:val="24"/>
        </w:rPr>
      </w:pPr>
    </w:p>
    <w:p w14:paraId="1DFF242A" w14:textId="7069A82F" w:rsidR="00C100EA" w:rsidDel="005A7D01" w:rsidRDefault="00C100EA">
      <w:pPr>
        <w:spacing w:after="0" w:line="240" w:lineRule="auto"/>
        <w:rPr>
          <w:del w:id="4351" w:author="TEAM OFA DISKLESS SOLUTION" w:date="2023-01-26T22:37:00Z"/>
          <w:rFonts w:ascii="Times New Roman" w:eastAsia="Times New Roman" w:hAnsi="Times New Roman"/>
          <w:b/>
          <w:bCs/>
          <w:color w:val="000000"/>
          <w:sz w:val="24"/>
          <w:szCs w:val="24"/>
        </w:rPr>
      </w:pPr>
    </w:p>
    <w:p w14:paraId="601B19DA" w14:textId="2065FBD4" w:rsidR="00C100EA" w:rsidDel="005A7D01" w:rsidRDefault="00C100EA">
      <w:pPr>
        <w:spacing w:after="0" w:line="240" w:lineRule="auto"/>
        <w:rPr>
          <w:del w:id="4352" w:author="TEAM OFA DISKLESS SOLUTION" w:date="2023-01-26T22:37:00Z"/>
          <w:rFonts w:ascii="Times New Roman" w:eastAsia="Times New Roman" w:hAnsi="Times New Roman"/>
          <w:b/>
          <w:bCs/>
          <w:color w:val="000000"/>
          <w:sz w:val="24"/>
          <w:szCs w:val="24"/>
        </w:rPr>
      </w:pPr>
    </w:p>
    <w:p w14:paraId="0ABB9BB0" w14:textId="037ABC07" w:rsidR="00C100EA" w:rsidDel="005A7D01" w:rsidRDefault="00C100EA">
      <w:pPr>
        <w:spacing w:after="0" w:line="240" w:lineRule="auto"/>
        <w:rPr>
          <w:del w:id="4353" w:author="TEAM OFA DISKLESS SOLUTION" w:date="2023-01-26T22:37:00Z"/>
          <w:rFonts w:ascii="Times New Roman" w:eastAsia="Times New Roman" w:hAnsi="Times New Roman"/>
          <w:b/>
          <w:bCs/>
          <w:color w:val="000000"/>
          <w:sz w:val="24"/>
          <w:szCs w:val="24"/>
        </w:rPr>
      </w:pPr>
    </w:p>
    <w:p w14:paraId="5A505A18" w14:textId="168BFB03" w:rsidR="00C100EA" w:rsidDel="005A7D01" w:rsidRDefault="00C100EA">
      <w:pPr>
        <w:spacing w:after="0" w:line="240" w:lineRule="auto"/>
        <w:rPr>
          <w:del w:id="4354" w:author="TEAM OFA DISKLESS SOLUTION" w:date="2023-01-26T22:37:00Z"/>
          <w:rFonts w:ascii="Times New Roman" w:eastAsia="Times New Roman" w:hAnsi="Times New Roman"/>
          <w:b/>
          <w:bCs/>
          <w:color w:val="000000"/>
          <w:sz w:val="24"/>
          <w:szCs w:val="24"/>
        </w:rPr>
      </w:pPr>
    </w:p>
    <w:p w14:paraId="579D3C89" w14:textId="13296AD9" w:rsidR="00C100EA" w:rsidDel="005A7D01" w:rsidRDefault="00C100EA">
      <w:pPr>
        <w:spacing w:after="0" w:line="240" w:lineRule="auto"/>
        <w:rPr>
          <w:del w:id="4355" w:author="TEAM OFA DISKLESS SOLUTION" w:date="2023-01-26T22:37:00Z"/>
          <w:rFonts w:ascii="Times New Roman" w:eastAsia="Times New Roman" w:hAnsi="Times New Roman"/>
          <w:b/>
          <w:bCs/>
          <w:color w:val="000000"/>
          <w:sz w:val="24"/>
          <w:szCs w:val="24"/>
        </w:rPr>
      </w:pPr>
    </w:p>
    <w:p w14:paraId="46282A3D" w14:textId="36F4C89F" w:rsidR="00C100EA" w:rsidDel="005A7D01" w:rsidRDefault="00C100EA">
      <w:pPr>
        <w:spacing w:after="0" w:line="240" w:lineRule="auto"/>
        <w:rPr>
          <w:del w:id="4356" w:author="TEAM OFA DISKLESS SOLUTION" w:date="2023-01-26T22:37:00Z"/>
          <w:rFonts w:ascii="Times New Roman" w:eastAsia="Times New Roman" w:hAnsi="Times New Roman"/>
          <w:b/>
          <w:bCs/>
          <w:color w:val="000000"/>
          <w:sz w:val="24"/>
          <w:szCs w:val="24"/>
        </w:rPr>
      </w:pPr>
    </w:p>
    <w:p w14:paraId="0DE9312B" w14:textId="67C141AB" w:rsidR="00C100EA" w:rsidDel="005A7D01" w:rsidRDefault="00C100EA">
      <w:pPr>
        <w:spacing w:after="0" w:line="240" w:lineRule="auto"/>
        <w:rPr>
          <w:del w:id="4357" w:author="TEAM OFA DISKLESS SOLUTION" w:date="2023-01-26T22:37:00Z"/>
          <w:rFonts w:ascii="Times New Roman" w:eastAsia="Times New Roman" w:hAnsi="Times New Roman"/>
          <w:b/>
          <w:bCs/>
          <w:color w:val="000000"/>
          <w:sz w:val="24"/>
          <w:szCs w:val="24"/>
        </w:rPr>
      </w:pPr>
    </w:p>
    <w:p w14:paraId="460FEB47" w14:textId="7C012904" w:rsidR="00C100EA" w:rsidDel="005A7D01" w:rsidRDefault="00C100EA">
      <w:pPr>
        <w:spacing w:after="0" w:line="240" w:lineRule="auto"/>
        <w:rPr>
          <w:del w:id="4358" w:author="TEAM OFA DISKLESS SOLUTION" w:date="2023-01-26T22:37:00Z"/>
          <w:rFonts w:ascii="Times New Roman" w:eastAsia="Times New Roman" w:hAnsi="Times New Roman"/>
          <w:b/>
          <w:bCs/>
          <w:color w:val="000000"/>
          <w:sz w:val="24"/>
          <w:szCs w:val="24"/>
        </w:rPr>
      </w:pPr>
    </w:p>
    <w:p w14:paraId="6BC1E685" w14:textId="538F6DDF" w:rsidR="00C100EA" w:rsidDel="005A7D01" w:rsidRDefault="00C100EA">
      <w:pPr>
        <w:spacing w:after="0" w:line="240" w:lineRule="auto"/>
        <w:rPr>
          <w:del w:id="4359" w:author="TEAM OFA DISKLESS SOLUTION" w:date="2023-01-26T22:37:00Z"/>
          <w:rFonts w:ascii="Times New Roman" w:eastAsia="Times New Roman" w:hAnsi="Times New Roman"/>
          <w:b/>
          <w:bCs/>
          <w:color w:val="000000"/>
          <w:sz w:val="24"/>
          <w:szCs w:val="24"/>
        </w:rPr>
      </w:pPr>
    </w:p>
    <w:p w14:paraId="08B57375" w14:textId="4076E1BF" w:rsidR="00C100EA" w:rsidDel="005A7D01" w:rsidRDefault="00C100EA">
      <w:pPr>
        <w:spacing w:after="0" w:line="240" w:lineRule="auto"/>
        <w:rPr>
          <w:del w:id="4360" w:author="TEAM OFA DISKLESS SOLUTION" w:date="2023-01-26T22:37:00Z"/>
          <w:rFonts w:ascii="Times New Roman" w:eastAsia="Times New Roman" w:hAnsi="Times New Roman"/>
          <w:b/>
          <w:bCs/>
          <w:color w:val="000000"/>
          <w:sz w:val="24"/>
          <w:szCs w:val="24"/>
        </w:rPr>
      </w:pPr>
    </w:p>
    <w:p w14:paraId="341AFBCA" w14:textId="2BBF3F25" w:rsidR="00C100EA" w:rsidDel="005A7D01" w:rsidRDefault="00C100EA">
      <w:pPr>
        <w:spacing w:after="0" w:line="240" w:lineRule="auto"/>
        <w:rPr>
          <w:del w:id="4361" w:author="TEAM OFA DISKLESS SOLUTION" w:date="2023-01-26T22:37:00Z"/>
          <w:rFonts w:ascii="Times New Roman" w:eastAsia="Times New Roman" w:hAnsi="Times New Roman"/>
          <w:b/>
          <w:bCs/>
          <w:color w:val="000000"/>
          <w:sz w:val="24"/>
          <w:szCs w:val="24"/>
        </w:rPr>
      </w:pPr>
    </w:p>
    <w:p w14:paraId="0A3A3546" w14:textId="62E6315A" w:rsidR="00C100EA" w:rsidDel="005A7D01" w:rsidRDefault="00C100EA">
      <w:pPr>
        <w:spacing w:after="0" w:line="240" w:lineRule="auto"/>
        <w:rPr>
          <w:del w:id="4362" w:author="TEAM OFA DISKLESS SOLUTION" w:date="2023-01-26T22:37:00Z"/>
          <w:rFonts w:ascii="Times New Roman" w:eastAsia="Times New Roman" w:hAnsi="Times New Roman"/>
          <w:b/>
          <w:bCs/>
          <w:color w:val="000000"/>
          <w:sz w:val="24"/>
          <w:szCs w:val="24"/>
        </w:rPr>
      </w:pPr>
    </w:p>
    <w:p w14:paraId="761A7D71" w14:textId="34002B67" w:rsidR="00C100EA" w:rsidDel="005A7D01" w:rsidRDefault="00C100EA">
      <w:pPr>
        <w:spacing w:after="0" w:line="240" w:lineRule="auto"/>
        <w:rPr>
          <w:del w:id="4363" w:author="TEAM OFA DISKLESS SOLUTION" w:date="2023-01-26T22:37:00Z"/>
          <w:rFonts w:ascii="Times New Roman" w:eastAsia="Times New Roman" w:hAnsi="Times New Roman"/>
          <w:b/>
          <w:bCs/>
          <w:color w:val="000000"/>
          <w:sz w:val="24"/>
          <w:szCs w:val="24"/>
        </w:rPr>
      </w:pPr>
    </w:p>
    <w:p w14:paraId="714B4F09" w14:textId="058DE2DE" w:rsidR="00C100EA" w:rsidDel="005A7D01" w:rsidRDefault="00C100EA">
      <w:pPr>
        <w:spacing w:after="0" w:line="240" w:lineRule="auto"/>
        <w:rPr>
          <w:del w:id="4364" w:author="TEAM OFA DISKLESS SOLUTION" w:date="2023-01-26T22:37:00Z"/>
          <w:rFonts w:ascii="Times New Roman" w:eastAsia="Times New Roman" w:hAnsi="Times New Roman"/>
          <w:b/>
          <w:bCs/>
          <w:color w:val="000000"/>
          <w:sz w:val="24"/>
          <w:szCs w:val="24"/>
        </w:rPr>
      </w:pPr>
    </w:p>
    <w:p w14:paraId="7123F731" w14:textId="2F4506F6" w:rsidR="00C100EA" w:rsidDel="005A7D01" w:rsidRDefault="00C100EA">
      <w:pPr>
        <w:spacing w:after="0" w:line="240" w:lineRule="auto"/>
        <w:rPr>
          <w:del w:id="4365" w:author="TEAM OFA DISKLESS SOLUTION" w:date="2023-01-26T22:37:00Z"/>
          <w:rFonts w:ascii="Times New Roman" w:eastAsia="Times New Roman" w:hAnsi="Times New Roman"/>
          <w:b/>
          <w:bCs/>
          <w:color w:val="000000"/>
          <w:sz w:val="24"/>
          <w:szCs w:val="24"/>
        </w:rPr>
      </w:pPr>
      <w:del w:id="4366" w:author="TEAM OFA DISKLESS SOLUTION" w:date="2023-01-26T22:37:00Z">
        <w:r w:rsidDel="005A7D01">
          <w:rPr>
            <w:rFonts w:ascii="Times New Roman" w:eastAsia="Times New Roman" w:hAnsi="Times New Roman"/>
            <w:b/>
            <w:bCs/>
            <w:color w:val="000000"/>
            <w:sz w:val="24"/>
            <w:szCs w:val="24"/>
          </w:rPr>
          <w:br w:type="page"/>
        </w:r>
      </w:del>
    </w:p>
    <w:p w14:paraId="0BCEF470" w14:textId="0628DA92" w:rsidR="00C100EA" w:rsidDel="005A7D01" w:rsidRDefault="00C100EA">
      <w:pPr>
        <w:spacing w:after="0" w:line="240" w:lineRule="auto"/>
        <w:rPr>
          <w:del w:id="4367" w:author="TEAM OFA DISKLESS SOLUTION" w:date="2023-01-26T22:37:00Z"/>
          <w:rFonts w:ascii="Times New Roman" w:eastAsia="Times New Roman" w:hAnsi="Times New Roman"/>
          <w:b/>
          <w:bCs/>
          <w:color w:val="000000"/>
          <w:sz w:val="24"/>
          <w:szCs w:val="24"/>
        </w:rPr>
      </w:pPr>
    </w:p>
    <w:p w14:paraId="1D8413E1" w14:textId="3DA4E803" w:rsidR="00C100EA" w:rsidRPr="00904F89" w:rsidDel="005A7D01" w:rsidRDefault="00C100EA">
      <w:pPr>
        <w:spacing w:after="0" w:line="240" w:lineRule="auto"/>
        <w:rPr>
          <w:del w:id="4368" w:author="TEAM OFA DISKLESS SOLUTION" w:date="2023-01-26T22:37:00Z"/>
          <w:rFonts w:ascii="Times New Roman" w:eastAsia="Times New Roman" w:hAnsi="Times New Roman"/>
          <w:color w:val="000000"/>
          <w:sz w:val="24"/>
          <w:szCs w:val="24"/>
        </w:rPr>
      </w:pPr>
      <w:del w:id="4369" w:author="TEAM OFA DISKLESS SOLUTION" w:date="2023-01-26T22:37:00Z">
        <w:r w:rsidDel="005A7D01">
          <w:rPr>
            <w:rFonts w:ascii="Times New Roman" w:eastAsia="Times New Roman" w:hAnsi="Times New Roman"/>
            <w:b/>
            <w:bCs/>
            <w:color w:val="000000"/>
            <w:sz w:val="24"/>
            <w:szCs w:val="24"/>
          </w:rPr>
          <w:br w:type="page"/>
        </w:r>
      </w:del>
    </w:p>
    <w:p w14:paraId="6EFB5223" w14:textId="7A65A0D7" w:rsidR="00C100EA" w:rsidDel="005A7D01" w:rsidRDefault="00C100EA">
      <w:pPr>
        <w:spacing w:after="0" w:line="240" w:lineRule="auto"/>
        <w:rPr>
          <w:del w:id="4370" w:author="TEAM OFA DISKLESS SOLUTION" w:date="2023-01-26T22:37:00Z"/>
          <w:rFonts w:ascii="Times New Roman" w:eastAsia="Times New Roman" w:hAnsi="Times New Roman"/>
          <w:b/>
          <w:bCs/>
          <w:color w:val="000000"/>
          <w:sz w:val="24"/>
          <w:szCs w:val="24"/>
        </w:rPr>
      </w:pPr>
    </w:p>
    <w:p w14:paraId="3A8AF9C8" w14:textId="27D84B92" w:rsidR="00C100EA" w:rsidDel="005A7D01" w:rsidRDefault="00C100EA">
      <w:pPr>
        <w:spacing w:after="0" w:line="240" w:lineRule="auto"/>
        <w:rPr>
          <w:del w:id="4371" w:author="TEAM OFA DISKLESS SOLUTION" w:date="2023-01-26T22:37:00Z"/>
          <w:rFonts w:ascii="Times New Roman" w:eastAsia="Times New Roman" w:hAnsi="Times New Roman"/>
          <w:b/>
          <w:bCs/>
          <w:color w:val="000000"/>
          <w:sz w:val="24"/>
          <w:szCs w:val="24"/>
        </w:rPr>
      </w:pPr>
    </w:p>
    <w:p w14:paraId="009D4B3F" w14:textId="2FD7F66F" w:rsidR="00C100EA" w:rsidDel="005A7D01" w:rsidRDefault="00C100EA">
      <w:pPr>
        <w:spacing w:after="0" w:line="240" w:lineRule="auto"/>
        <w:rPr>
          <w:del w:id="4372" w:author="TEAM OFA DISKLESS SOLUTION" w:date="2023-01-26T22:37:00Z"/>
          <w:rFonts w:ascii="Times New Roman" w:eastAsia="Times New Roman" w:hAnsi="Times New Roman"/>
          <w:b/>
          <w:bCs/>
          <w:color w:val="000000"/>
          <w:sz w:val="24"/>
          <w:szCs w:val="24"/>
        </w:rPr>
      </w:pPr>
    </w:p>
    <w:p w14:paraId="2D5C5E58" w14:textId="0B15C45D" w:rsidR="00C100EA" w:rsidRPr="00132A05" w:rsidDel="005A7D01" w:rsidRDefault="00C100EA">
      <w:pPr>
        <w:spacing w:after="0" w:line="240" w:lineRule="auto"/>
        <w:rPr>
          <w:del w:id="4373" w:author="TEAM OFA DISKLESS SOLUTION" w:date="2023-01-26T22:37:00Z"/>
          <w:rFonts w:ascii="Times New Roman" w:eastAsia="Times New Roman" w:hAnsi="Times New Roman"/>
          <w:b/>
          <w:bCs/>
          <w:color w:val="000000"/>
          <w:sz w:val="24"/>
          <w:szCs w:val="24"/>
        </w:rPr>
      </w:pPr>
    </w:p>
    <w:p w14:paraId="4B9C211F" w14:textId="5D1AD490" w:rsidR="00C100EA" w:rsidDel="005A7D01" w:rsidRDefault="00C100EA">
      <w:pPr>
        <w:spacing w:after="0" w:line="240" w:lineRule="auto"/>
        <w:rPr>
          <w:del w:id="4374" w:author="TEAM OFA DISKLESS SOLUTION" w:date="2023-01-26T22:37:00Z"/>
          <w:rFonts w:ascii="Times New Roman" w:eastAsia="Times New Roman" w:hAnsi="Times New Roman"/>
          <w:b/>
          <w:bCs/>
          <w:color w:val="000000"/>
          <w:sz w:val="24"/>
          <w:szCs w:val="24"/>
        </w:rPr>
        <w:pPrChange w:id="4375" w:author="TEAM OFA DISKLESS SOLUTION" w:date="2023-01-26T22:37:00Z">
          <w:pPr>
            <w:spacing w:line="480" w:lineRule="auto"/>
            <w:jc w:val="both"/>
          </w:pPr>
        </w:pPrChange>
      </w:pPr>
    </w:p>
    <w:p w14:paraId="3FAF8EB9" w14:textId="69597BAA" w:rsidR="00C100EA" w:rsidDel="005A7D01" w:rsidRDefault="00C100EA">
      <w:pPr>
        <w:spacing w:after="0" w:line="240" w:lineRule="auto"/>
        <w:rPr>
          <w:del w:id="4376" w:author="TEAM OFA DISKLESS SOLUTION" w:date="2023-01-26T22:37:00Z"/>
          <w:rFonts w:ascii="Times New Roman" w:eastAsia="Times New Roman" w:hAnsi="Times New Roman"/>
          <w:b/>
          <w:bCs/>
          <w:color w:val="000000"/>
          <w:sz w:val="24"/>
          <w:szCs w:val="24"/>
        </w:rPr>
        <w:pPrChange w:id="4377" w:author="TEAM OFA DISKLESS SOLUTION" w:date="2023-01-26T22:37:00Z">
          <w:pPr>
            <w:spacing w:line="480" w:lineRule="auto"/>
            <w:jc w:val="both"/>
          </w:pPr>
        </w:pPrChange>
      </w:pPr>
    </w:p>
    <w:p w14:paraId="4D0312F1" w14:textId="28EA236B" w:rsidR="00C100EA" w:rsidDel="005A7D01" w:rsidRDefault="00C100EA">
      <w:pPr>
        <w:spacing w:after="0" w:line="240" w:lineRule="auto"/>
        <w:rPr>
          <w:del w:id="4378" w:author="TEAM OFA DISKLESS SOLUTION" w:date="2023-01-26T22:37:00Z"/>
          <w:rFonts w:ascii="Times New Roman" w:eastAsia="Times New Roman" w:hAnsi="Times New Roman"/>
          <w:b/>
          <w:bCs/>
          <w:color w:val="000000"/>
          <w:sz w:val="24"/>
          <w:szCs w:val="24"/>
        </w:rPr>
        <w:pPrChange w:id="4379" w:author="TEAM OFA DISKLESS SOLUTION" w:date="2023-01-26T22:37:00Z">
          <w:pPr>
            <w:spacing w:line="480" w:lineRule="auto"/>
            <w:jc w:val="both"/>
          </w:pPr>
        </w:pPrChange>
      </w:pPr>
    </w:p>
    <w:p w14:paraId="09FA8930" w14:textId="395D809C" w:rsidR="00C100EA" w:rsidDel="005A7D01" w:rsidRDefault="00C100EA">
      <w:pPr>
        <w:spacing w:after="0" w:line="240" w:lineRule="auto"/>
        <w:rPr>
          <w:del w:id="4380" w:author="TEAM OFA DISKLESS SOLUTION" w:date="2023-01-26T22:37:00Z"/>
          <w:rFonts w:ascii="Times New Roman" w:eastAsia="Times New Roman" w:hAnsi="Times New Roman"/>
          <w:b/>
          <w:bCs/>
          <w:color w:val="000000"/>
          <w:sz w:val="24"/>
          <w:szCs w:val="24"/>
        </w:rPr>
        <w:pPrChange w:id="4381" w:author="TEAM OFA DISKLESS SOLUTION" w:date="2023-01-26T22:37:00Z">
          <w:pPr>
            <w:spacing w:line="480" w:lineRule="auto"/>
            <w:jc w:val="both"/>
          </w:pPr>
        </w:pPrChange>
      </w:pPr>
    </w:p>
    <w:p w14:paraId="6B6D9D8C" w14:textId="531BB81D" w:rsidR="00C100EA" w:rsidDel="005A7D01" w:rsidRDefault="00C100EA">
      <w:pPr>
        <w:spacing w:after="0" w:line="240" w:lineRule="auto"/>
        <w:rPr>
          <w:del w:id="4382" w:author="TEAM OFA DISKLESS SOLUTION" w:date="2023-01-26T22:37:00Z"/>
          <w:rFonts w:ascii="Times New Roman" w:eastAsia="Times New Roman" w:hAnsi="Times New Roman"/>
          <w:b/>
          <w:bCs/>
          <w:color w:val="000000"/>
          <w:sz w:val="24"/>
          <w:szCs w:val="24"/>
        </w:rPr>
        <w:pPrChange w:id="4383" w:author="TEAM OFA DISKLESS SOLUTION" w:date="2023-01-26T22:37:00Z">
          <w:pPr>
            <w:spacing w:line="480" w:lineRule="auto"/>
            <w:jc w:val="both"/>
          </w:pPr>
        </w:pPrChange>
      </w:pPr>
    </w:p>
    <w:p w14:paraId="6741FD04" w14:textId="69730966" w:rsidR="00C100EA" w:rsidDel="005A7D01" w:rsidRDefault="00C100EA">
      <w:pPr>
        <w:spacing w:after="0" w:line="240" w:lineRule="auto"/>
        <w:rPr>
          <w:del w:id="4384" w:author="TEAM OFA DISKLESS SOLUTION" w:date="2023-01-26T22:37:00Z"/>
          <w:rFonts w:ascii="Times New Roman" w:eastAsia="Times New Roman" w:hAnsi="Times New Roman"/>
          <w:b/>
          <w:bCs/>
          <w:color w:val="000000"/>
          <w:sz w:val="24"/>
          <w:szCs w:val="24"/>
        </w:rPr>
        <w:pPrChange w:id="4385" w:author="TEAM OFA DISKLESS SOLUTION" w:date="2023-01-26T22:37:00Z">
          <w:pPr>
            <w:spacing w:line="480" w:lineRule="auto"/>
            <w:jc w:val="both"/>
          </w:pPr>
        </w:pPrChange>
      </w:pPr>
    </w:p>
    <w:p w14:paraId="699477B7" w14:textId="7D3C783A" w:rsidR="00C100EA" w:rsidDel="005A7D01" w:rsidRDefault="00C100EA">
      <w:pPr>
        <w:spacing w:after="0" w:line="240" w:lineRule="auto"/>
        <w:rPr>
          <w:del w:id="4386" w:author="TEAM OFA DISKLESS SOLUTION" w:date="2023-01-26T22:37:00Z"/>
          <w:rFonts w:ascii="Times New Roman" w:eastAsia="Times New Roman" w:hAnsi="Times New Roman"/>
          <w:b/>
          <w:bCs/>
          <w:color w:val="000000"/>
          <w:sz w:val="24"/>
          <w:szCs w:val="24"/>
        </w:rPr>
        <w:pPrChange w:id="4387" w:author="TEAM OFA DISKLESS SOLUTION" w:date="2023-01-26T22:37:00Z">
          <w:pPr>
            <w:spacing w:line="480" w:lineRule="auto"/>
            <w:jc w:val="both"/>
          </w:pPr>
        </w:pPrChange>
      </w:pPr>
    </w:p>
    <w:p w14:paraId="7FC18B95" w14:textId="13DD31AC" w:rsidR="00C100EA" w:rsidDel="005A7D01" w:rsidRDefault="00C100EA">
      <w:pPr>
        <w:spacing w:after="0" w:line="240" w:lineRule="auto"/>
        <w:rPr>
          <w:del w:id="4388" w:author="TEAM OFA DISKLESS SOLUTION" w:date="2023-01-26T22:37:00Z"/>
          <w:rFonts w:ascii="Times New Roman" w:eastAsia="Times New Roman" w:hAnsi="Times New Roman"/>
          <w:b/>
          <w:bCs/>
          <w:color w:val="000000"/>
          <w:sz w:val="24"/>
          <w:szCs w:val="24"/>
        </w:rPr>
        <w:pPrChange w:id="4389" w:author="TEAM OFA DISKLESS SOLUTION" w:date="2023-01-26T22:37:00Z">
          <w:pPr>
            <w:spacing w:line="480" w:lineRule="auto"/>
            <w:jc w:val="both"/>
          </w:pPr>
        </w:pPrChange>
      </w:pPr>
    </w:p>
    <w:p w14:paraId="3F14C6BE" w14:textId="27C75CD7" w:rsidR="00C100EA" w:rsidDel="005A7D01" w:rsidRDefault="00C100EA">
      <w:pPr>
        <w:spacing w:after="0" w:line="240" w:lineRule="auto"/>
        <w:rPr>
          <w:del w:id="4390" w:author="TEAM OFA DISKLESS SOLUTION" w:date="2023-01-26T22:37:00Z"/>
          <w:rFonts w:ascii="Times New Roman" w:eastAsia="Times New Roman" w:hAnsi="Times New Roman"/>
          <w:b/>
          <w:bCs/>
          <w:color w:val="000000"/>
          <w:sz w:val="24"/>
          <w:szCs w:val="24"/>
        </w:rPr>
        <w:pPrChange w:id="4391" w:author="TEAM OFA DISKLESS SOLUTION" w:date="2023-01-26T22:37:00Z">
          <w:pPr>
            <w:spacing w:line="480" w:lineRule="auto"/>
            <w:jc w:val="both"/>
          </w:pPr>
        </w:pPrChange>
      </w:pPr>
    </w:p>
    <w:p w14:paraId="1B194B5B" w14:textId="26417747" w:rsidR="00C100EA" w:rsidDel="005A7D01" w:rsidRDefault="00C100EA">
      <w:pPr>
        <w:spacing w:after="0" w:line="240" w:lineRule="auto"/>
        <w:rPr>
          <w:del w:id="4392" w:author="TEAM OFA DISKLESS SOLUTION" w:date="2023-01-26T22:37:00Z"/>
          <w:rFonts w:ascii="Times New Roman" w:eastAsia="Times New Roman" w:hAnsi="Times New Roman"/>
          <w:b/>
          <w:bCs/>
          <w:color w:val="000000"/>
          <w:sz w:val="24"/>
          <w:szCs w:val="24"/>
        </w:rPr>
        <w:pPrChange w:id="4393" w:author="TEAM OFA DISKLESS SOLUTION" w:date="2023-01-26T22:37:00Z">
          <w:pPr>
            <w:spacing w:line="480" w:lineRule="auto"/>
            <w:jc w:val="both"/>
          </w:pPr>
        </w:pPrChange>
      </w:pPr>
    </w:p>
    <w:p w14:paraId="346C9DDA" w14:textId="3889AA19" w:rsidR="00C100EA" w:rsidDel="005A7D01" w:rsidRDefault="00C100EA">
      <w:pPr>
        <w:spacing w:after="0" w:line="240" w:lineRule="auto"/>
        <w:rPr>
          <w:del w:id="4394" w:author="TEAM OFA DISKLESS SOLUTION" w:date="2023-01-26T22:37:00Z"/>
          <w:rFonts w:ascii="Times New Roman" w:eastAsia="Times New Roman" w:hAnsi="Times New Roman"/>
          <w:b/>
          <w:bCs/>
          <w:color w:val="000000"/>
          <w:sz w:val="24"/>
          <w:szCs w:val="24"/>
        </w:rPr>
        <w:pPrChange w:id="4395" w:author="TEAM OFA DISKLESS SOLUTION" w:date="2023-01-26T22:37:00Z">
          <w:pPr>
            <w:spacing w:line="480" w:lineRule="auto"/>
            <w:jc w:val="both"/>
          </w:pPr>
        </w:pPrChange>
      </w:pPr>
    </w:p>
    <w:p w14:paraId="45F08C16" w14:textId="144F499E" w:rsidR="00C100EA" w:rsidDel="005A7D01" w:rsidRDefault="00C100EA">
      <w:pPr>
        <w:spacing w:after="0" w:line="240" w:lineRule="auto"/>
        <w:rPr>
          <w:del w:id="4396" w:author="TEAM OFA DISKLESS SOLUTION" w:date="2023-01-26T22:37:00Z"/>
          <w:rFonts w:ascii="Times New Roman" w:eastAsia="Times New Roman" w:hAnsi="Times New Roman"/>
          <w:b/>
          <w:bCs/>
          <w:color w:val="000000"/>
          <w:sz w:val="24"/>
          <w:szCs w:val="24"/>
        </w:rPr>
        <w:pPrChange w:id="4397" w:author="TEAM OFA DISKLESS SOLUTION" w:date="2023-01-26T22:37:00Z">
          <w:pPr>
            <w:spacing w:line="480" w:lineRule="auto"/>
            <w:jc w:val="both"/>
          </w:pPr>
        </w:pPrChange>
      </w:pPr>
    </w:p>
    <w:p w14:paraId="383B044E" w14:textId="40C7DF48" w:rsidR="00C100EA" w:rsidDel="005A7D01" w:rsidRDefault="00C100EA">
      <w:pPr>
        <w:spacing w:after="0" w:line="240" w:lineRule="auto"/>
        <w:rPr>
          <w:del w:id="4398" w:author="TEAM OFA DISKLESS SOLUTION" w:date="2023-01-26T22:37:00Z"/>
          <w:rFonts w:ascii="Times New Roman" w:eastAsia="Times New Roman" w:hAnsi="Times New Roman"/>
          <w:b/>
          <w:bCs/>
          <w:color w:val="000000"/>
          <w:sz w:val="24"/>
          <w:szCs w:val="24"/>
        </w:rPr>
        <w:pPrChange w:id="4399" w:author="TEAM OFA DISKLESS SOLUTION" w:date="2023-01-26T22:37:00Z">
          <w:pPr>
            <w:spacing w:line="480" w:lineRule="auto"/>
            <w:jc w:val="both"/>
          </w:pPr>
        </w:pPrChange>
      </w:pPr>
    </w:p>
    <w:p w14:paraId="4B20F5C8" w14:textId="4ECD9F6D" w:rsidR="00C100EA" w:rsidDel="005A7D01" w:rsidRDefault="00C100EA">
      <w:pPr>
        <w:spacing w:after="0" w:line="240" w:lineRule="auto"/>
        <w:rPr>
          <w:del w:id="4400" w:author="TEAM OFA DISKLESS SOLUTION" w:date="2023-01-26T22:37:00Z"/>
          <w:rFonts w:ascii="Times New Roman" w:eastAsia="Times New Roman" w:hAnsi="Times New Roman"/>
          <w:b/>
          <w:bCs/>
          <w:color w:val="000000"/>
          <w:sz w:val="24"/>
          <w:szCs w:val="24"/>
        </w:rPr>
        <w:pPrChange w:id="4401" w:author="TEAM OFA DISKLESS SOLUTION" w:date="2023-01-26T22:37:00Z">
          <w:pPr>
            <w:spacing w:line="480" w:lineRule="auto"/>
            <w:jc w:val="both"/>
          </w:pPr>
        </w:pPrChange>
      </w:pPr>
    </w:p>
    <w:p w14:paraId="4A81E481" w14:textId="416A035F" w:rsidR="00C100EA" w:rsidDel="005A7D01" w:rsidRDefault="00C100EA">
      <w:pPr>
        <w:spacing w:after="0" w:line="240" w:lineRule="auto"/>
        <w:rPr>
          <w:del w:id="4402" w:author="TEAM OFA DISKLESS SOLUTION" w:date="2023-01-26T22:37:00Z"/>
          <w:rFonts w:ascii="Times New Roman" w:eastAsia="Times New Roman" w:hAnsi="Times New Roman"/>
          <w:b/>
          <w:bCs/>
          <w:color w:val="000000"/>
          <w:sz w:val="24"/>
          <w:szCs w:val="24"/>
        </w:rPr>
        <w:pPrChange w:id="4403" w:author="TEAM OFA DISKLESS SOLUTION" w:date="2023-01-26T22:37:00Z">
          <w:pPr>
            <w:spacing w:line="480" w:lineRule="auto"/>
            <w:jc w:val="both"/>
          </w:pPr>
        </w:pPrChange>
      </w:pPr>
    </w:p>
    <w:p w14:paraId="74280373" w14:textId="1B102722" w:rsidR="00C100EA" w:rsidDel="005A7D01" w:rsidRDefault="00C100EA">
      <w:pPr>
        <w:spacing w:after="0" w:line="240" w:lineRule="auto"/>
        <w:rPr>
          <w:del w:id="4404" w:author="TEAM OFA DISKLESS SOLUTION" w:date="2023-01-26T22:37:00Z"/>
          <w:rFonts w:ascii="Times New Roman" w:eastAsia="Times New Roman" w:hAnsi="Times New Roman"/>
          <w:b/>
          <w:bCs/>
          <w:color w:val="000000"/>
          <w:sz w:val="24"/>
          <w:szCs w:val="24"/>
        </w:rPr>
        <w:pPrChange w:id="4405" w:author="TEAM OFA DISKLESS SOLUTION" w:date="2023-01-26T22:37:00Z">
          <w:pPr>
            <w:spacing w:line="480" w:lineRule="auto"/>
            <w:jc w:val="both"/>
          </w:pPr>
        </w:pPrChange>
      </w:pPr>
    </w:p>
    <w:p w14:paraId="3E1943C5" w14:textId="55BA121A" w:rsidR="00C100EA" w:rsidDel="005A7D01" w:rsidRDefault="00C100EA">
      <w:pPr>
        <w:spacing w:after="0" w:line="240" w:lineRule="auto"/>
        <w:rPr>
          <w:del w:id="4406" w:author="TEAM OFA DISKLESS SOLUTION" w:date="2023-01-26T22:37:00Z"/>
          <w:rFonts w:ascii="Times New Roman" w:eastAsia="Times New Roman" w:hAnsi="Times New Roman"/>
          <w:b/>
          <w:bCs/>
          <w:color w:val="000000"/>
          <w:sz w:val="24"/>
          <w:szCs w:val="24"/>
        </w:rPr>
        <w:pPrChange w:id="4407" w:author="TEAM OFA DISKLESS SOLUTION" w:date="2023-01-26T22:37:00Z">
          <w:pPr>
            <w:spacing w:line="480" w:lineRule="auto"/>
            <w:jc w:val="both"/>
          </w:pPr>
        </w:pPrChange>
      </w:pPr>
    </w:p>
    <w:p w14:paraId="6A49B31B" w14:textId="5E55459C" w:rsidR="00C100EA" w:rsidDel="005A7D01" w:rsidRDefault="00C100EA">
      <w:pPr>
        <w:spacing w:after="0" w:line="240" w:lineRule="auto"/>
        <w:rPr>
          <w:del w:id="4408" w:author="TEAM OFA DISKLESS SOLUTION" w:date="2023-01-26T22:37:00Z"/>
          <w:rFonts w:ascii="Times New Roman" w:eastAsia="Times New Roman" w:hAnsi="Times New Roman"/>
          <w:b/>
          <w:bCs/>
          <w:color w:val="000000"/>
          <w:sz w:val="24"/>
          <w:szCs w:val="24"/>
        </w:rPr>
        <w:pPrChange w:id="4409" w:author="TEAM OFA DISKLESS SOLUTION" w:date="2023-01-26T22:37:00Z">
          <w:pPr>
            <w:spacing w:line="480" w:lineRule="auto"/>
            <w:jc w:val="both"/>
          </w:pPr>
        </w:pPrChange>
      </w:pPr>
    </w:p>
    <w:p w14:paraId="28690B25" w14:textId="085C6D88" w:rsidR="00C100EA" w:rsidDel="005A7D01" w:rsidRDefault="00C100EA">
      <w:pPr>
        <w:spacing w:after="0" w:line="240" w:lineRule="auto"/>
        <w:rPr>
          <w:del w:id="4410" w:author="TEAM OFA DISKLESS SOLUTION" w:date="2023-01-26T22:37:00Z"/>
          <w:rFonts w:ascii="Times New Roman" w:eastAsia="Times New Roman" w:hAnsi="Times New Roman"/>
          <w:b/>
          <w:bCs/>
          <w:color w:val="000000"/>
          <w:sz w:val="24"/>
          <w:szCs w:val="24"/>
        </w:rPr>
        <w:pPrChange w:id="4411" w:author="TEAM OFA DISKLESS SOLUTION" w:date="2023-01-26T22:37:00Z">
          <w:pPr>
            <w:spacing w:line="480" w:lineRule="auto"/>
            <w:jc w:val="both"/>
          </w:pPr>
        </w:pPrChange>
      </w:pPr>
    </w:p>
    <w:p w14:paraId="60DD5957" w14:textId="5CE2B78C" w:rsidR="00C100EA" w:rsidDel="005A7D01" w:rsidRDefault="00C100EA">
      <w:pPr>
        <w:spacing w:after="0" w:line="240" w:lineRule="auto"/>
        <w:rPr>
          <w:del w:id="4412" w:author="TEAM OFA DISKLESS SOLUTION" w:date="2023-01-26T22:37:00Z"/>
          <w:rFonts w:ascii="Times New Roman" w:eastAsia="Times New Roman" w:hAnsi="Times New Roman"/>
          <w:b/>
          <w:bCs/>
          <w:color w:val="000000"/>
          <w:sz w:val="24"/>
          <w:szCs w:val="24"/>
        </w:rPr>
        <w:pPrChange w:id="4413" w:author="TEAM OFA DISKLESS SOLUTION" w:date="2023-01-26T22:37:00Z">
          <w:pPr>
            <w:spacing w:line="480" w:lineRule="auto"/>
            <w:jc w:val="both"/>
          </w:pPr>
        </w:pPrChange>
      </w:pPr>
    </w:p>
    <w:p w14:paraId="26B942B6" w14:textId="00A85818" w:rsidR="00C100EA" w:rsidDel="005A7D01" w:rsidRDefault="00C100EA">
      <w:pPr>
        <w:spacing w:after="0" w:line="240" w:lineRule="auto"/>
        <w:rPr>
          <w:del w:id="4414" w:author="TEAM OFA DISKLESS SOLUTION" w:date="2023-01-26T22:37:00Z"/>
          <w:rFonts w:ascii="Times New Roman" w:eastAsia="Times New Roman" w:hAnsi="Times New Roman"/>
          <w:b/>
          <w:bCs/>
          <w:color w:val="000000"/>
          <w:sz w:val="24"/>
          <w:szCs w:val="24"/>
        </w:rPr>
        <w:pPrChange w:id="4415" w:author="TEAM OFA DISKLESS SOLUTION" w:date="2023-01-26T22:37:00Z">
          <w:pPr>
            <w:spacing w:line="480" w:lineRule="auto"/>
            <w:jc w:val="both"/>
          </w:pPr>
        </w:pPrChange>
      </w:pPr>
    </w:p>
    <w:p w14:paraId="2C410D5F" w14:textId="55484937" w:rsidR="00C100EA" w:rsidDel="005A7D01" w:rsidRDefault="00C100EA">
      <w:pPr>
        <w:spacing w:after="0" w:line="240" w:lineRule="auto"/>
        <w:rPr>
          <w:del w:id="4416" w:author="TEAM OFA DISKLESS SOLUTION" w:date="2023-01-26T22:37:00Z"/>
          <w:rFonts w:ascii="Times New Roman" w:eastAsia="Times New Roman" w:hAnsi="Times New Roman"/>
          <w:b/>
          <w:bCs/>
          <w:color w:val="000000"/>
          <w:sz w:val="24"/>
          <w:szCs w:val="24"/>
        </w:rPr>
        <w:pPrChange w:id="4417" w:author="TEAM OFA DISKLESS SOLUTION" w:date="2023-01-26T22:37:00Z">
          <w:pPr>
            <w:spacing w:line="480" w:lineRule="auto"/>
            <w:jc w:val="both"/>
          </w:pPr>
        </w:pPrChange>
      </w:pPr>
    </w:p>
    <w:p w14:paraId="56AAB367" w14:textId="512D9B2C" w:rsidR="00C100EA" w:rsidDel="005A7D01" w:rsidRDefault="00C100EA">
      <w:pPr>
        <w:spacing w:after="0" w:line="240" w:lineRule="auto"/>
        <w:rPr>
          <w:del w:id="4418" w:author="TEAM OFA DISKLESS SOLUTION" w:date="2023-01-26T22:37:00Z"/>
          <w:rFonts w:ascii="Times New Roman" w:eastAsia="Times New Roman" w:hAnsi="Times New Roman"/>
          <w:b/>
          <w:bCs/>
          <w:color w:val="000000"/>
          <w:sz w:val="24"/>
          <w:szCs w:val="24"/>
        </w:rPr>
        <w:pPrChange w:id="4419" w:author="TEAM OFA DISKLESS SOLUTION" w:date="2023-01-26T22:37:00Z">
          <w:pPr>
            <w:spacing w:line="480" w:lineRule="auto"/>
            <w:jc w:val="both"/>
          </w:pPr>
        </w:pPrChange>
      </w:pPr>
    </w:p>
    <w:p w14:paraId="6DB1519A" w14:textId="5DA6C445" w:rsidR="00C100EA" w:rsidDel="005A7D01" w:rsidRDefault="00C100EA">
      <w:pPr>
        <w:spacing w:after="0" w:line="240" w:lineRule="auto"/>
        <w:rPr>
          <w:del w:id="4420" w:author="TEAM OFA DISKLESS SOLUTION" w:date="2023-01-26T22:37:00Z"/>
          <w:rFonts w:ascii="Times New Roman" w:eastAsia="Times New Roman" w:hAnsi="Times New Roman"/>
          <w:b/>
          <w:bCs/>
          <w:color w:val="000000"/>
          <w:sz w:val="24"/>
          <w:szCs w:val="24"/>
        </w:rPr>
        <w:pPrChange w:id="4421" w:author="TEAM OFA DISKLESS SOLUTION" w:date="2023-01-26T22:37:00Z">
          <w:pPr>
            <w:spacing w:line="480" w:lineRule="auto"/>
            <w:jc w:val="both"/>
          </w:pPr>
        </w:pPrChange>
      </w:pPr>
    </w:p>
    <w:p w14:paraId="46948352" w14:textId="61C46A60" w:rsidR="00C100EA" w:rsidDel="005A7D01" w:rsidRDefault="00C100EA">
      <w:pPr>
        <w:spacing w:after="0" w:line="240" w:lineRule="auto"/>
        <w:rPr>
          <w:del w:id="4422" w:author="TEAM OFA DISKLESS SOLUTION" w:date="2023-01-26T22:37:00Z"/>
          <w:rFonts w:ascii="Times New Roman" w:eastAsia="Times New Roman" w:hAnsi="Times New Roman"/>
          <w:b/>
          <w:bCs/>
          <w:color w:val="000000"/>
          <w:sz w:val="24"/>
          <w:szCs w:val="24"/>
        </w:rPr>
        <w:pPrChange w:id="4423" w:author="TEAM OFA DISKLESS SOLUTION" w:date="2023-01-26T22:37:00Z">
          <w:pPr>
            <w:spacing w:line="480" w:lineRule="auto"/>
            <w:jc w:val="both"/>
          </w:pPr>
        </w:pPrChange>
      </w:pPr>
    </w:p>
    <w:p w14:paraId="4A7EBCBA" w14:textId="4731C083" w:rsidR="00C100EA" w:rsidDel="005A7D01" w:rsidRDefault="00C100EA">
      <w:pPr>
        <w:spacing w:after="0" w:line="240" w:lineRule="auto"/>
        <w:rPr>
          <w:del w:id="4424" w:author="TEAM OFA DISKLESS SOLUTION" w:date="2023-01-26T22:37:00Z"/>
          <w:rFonts w:ascii="Times New Roman" w:eastAsia="Times New Roman" w:hAnsi="Times New Roman"/>
          <w:b/>
          <w:bCs/>
          <w:color w:val="000000"/>
          <w:sz w:val="24"/>
          <w:szCs w:val="24"/>
        </w:rPr>
        <w:pPrChange w:id="4425" w:author="TEAM OFA DISKLESS SOLUTION" w:date="2023-01-26T22:37:00Z">
          <w:pPr>
            <w:spacing w:line="480" w:lineRule="auto"/>
            <w:jc w:val="both"/>
          </w:pPr>
        </w:pPrChange>
      </w:pPr>
    </w:p>
    <w:p w14:paraId="7B1B0089" w14:textId="5AB3410C" w:rsidR="00C100EA" w:rsidDel="005A7D01" w:rsidRDefault="00C100EA">
      <w:pPr>
        <w:spacing w:after="0" w:line="240" w:lineRule="auto"/>
        <w:rPr>
          <w:del w:id="4426" w:author="TEAM OFA DISKLESS SOLUTION" w:date="2023-01-26T22:37:00Z"/>
          <w:rFonts w:ascii="Times New Roman" w:eastAsia="Times New Roman" w:hAnsi="Times New Roman"/>
          <w:b/>
          <w:bCs/>
          <w:color w:val="000000"/>
          <w:sz w:val="24"/>
          <w:szCs w:val="24"/>
        </w:rPr>
        <w:pPrChange w:id="4427" w:author="TEAM OFA DISKLESS SOLUTION" w:date="2023-01-26T22:37:00Z">
          <w:pPr>
            <w:spacing w:line="480" w:lineRule="auto"/>
            <w:jc w:val="both"/>
          </w:pPr>
        </w:pPrChange>
      </w:pPr>
    </w:p>
    <w:p w14:paraId="55F08739" w14:textId="29D352EF" w:rsidR="00C100EA" w:rsidDel="005A7D01" w:rsidRDefault="00C100EA">
      <w:pPr>
        <w:spacing w:after="0" w:line="240" w:lineRule="auto"/>
        <w:rPr>
          <w:del w:id="4428" w:author="TEAM OFA DISKLESS SOLUTION" w:date="2023-01-26T22:37:00Z"/>
          <w:rFonts w:ascii="Times New Roman" w:eastAsia="Times New Roman" w:hAnsi="Times New Roman"/>
          <w:b/>
          <w:bCs/>
          <w:color w:val="000000"/>
          <w:sz w:val="24"/>
          <w:szCs w:val="24"/>
        </w:rPr>
        <w:pPrChange w:id="4429" w:author="TEAM OFA DISKLESS SOLUTION" w:date="2023-01-26T22:37:00Z">
          <w:pPr>
            <w:spacing w:line="480" w:lineRule="auto"/>
            <w:jc w:val="both"/>
          </w:pPr>
        </w:pPrChange>
      </w:pPr>
    </w:p>
    <w:p w14:paraId="07806E80" w14:textId="2B21720B" w:rsidR="00C100EA" w:rsidDel="005A7D01" w:rsidRDefault="00C100EA">
      <w:pPr>
        <w:spacing w:after="0" w:line="240" w:lineRule="auto"/>
        <w:rPr>
          <w:del w:id="4430" w:author="TEAM OFA DISKLESS SOLUTION" w:date="2023-01-26T22:37:00Z"/>
          <w:rFonts w:ascii="Times New Roman" w:eastAsia="Times New Roman" w:hAnsi="Times New Roman"/>
          <w:b/>
          <w:bCs/>
          <w:color w:val="000000"/>
          <w:sz w:val="24"/>
          <w:szCs w:val="24"/>
        </w:rPr>
        <w:pPrChange w:id="4431" w:author="TEAM OFA DISKLESS SOLUTION" w:date="2023-01-26T22:37:00Z">
          <w:pPr>
            <w:spacing w:line="480" w:lineRule="auto"/>
            <w:jc w:val="both"/>
          </w:pPr>
        </w:pPrChange>
      </w:pPr>
    </w:p>
    <w:p w14:paraId="651BE157" w14:textId="3D20D3F5" w:rsidR="00C100EA" w:rsidDel="005A7D01" w:rsidRDefault="00C100EA">
      <w:pPr>
        <w:spacing w:after="0" w:line="240" w:lineRule="auto"/>
        <w:rPr>
          <w:del w:id="4432" w:author="TEAM OFA DISKLESS SOLUTION" w:date="2023-01-26T22:37:00Z"/>
          <w:rFonts w:ascii="Times New Roman" w:eastAsia="Times New Roman" w:hAnsi="Times New Roman"/>
          <w:b/>
          <w:bCs/>
          <w:color w:val="000000"/>
          <w:sz w:val="24"/>
          <w:szCs w:val="24"/>
        </w:rPr>
        <w:pPrChange w:id="4433" w:author="TEAM OFA DISKLESS SOLUTION" w:date="2023-01-26T22:37:00Z">
          <w:pPr>
            <w:spacing w:line="480" w:lineRule="auto"/>
            <w:jc w:val="both"/>
          </w:pPr>
        </w:pPrChange>
      </w:pPr>
    </w:p>
    <w:p w14:paraId="05CA020F" w14:textId="2F702E2E" w:rsidR="00C100EA" w:rsidDel="005A7D01" w:rsidRDefault="00C100EA">
      <w:pPr>
        <w:spacing w:after="0" w:line="240" w:lineRule="auto"/>
        <w:rPr>
          <w:del w:id="4434" w:author="TEAM OFA DISKLESS SOLUTION" w:date="2023-01-26T22:37:00Z"/>
          <w:rFonts w:ascii="Times New Roman" w:eastAsia="Times New Roman" w:hAnsi="Times New Roman"/>
          <w:b/>
          <w:bCs/>
          <w:color w:val="000000"/>
          <w:sz w:val="24"/>
          <w:szCs w:val="24"/>
        </w:rPr>
        <w:pPrChange w:id="4435" w:author="TEAM OFA DISKLESS SOLUTION" w:date="2023-01-26T22:37:00Z">
          <w:pPr>
            <w:spacing w:line="480" w:lineRule="auto"/>
            <w:jc w:val="both"/>
          </w:pPr>
        </w:pPrChange>
      </w:pPr>
    </w:p>
    <w:p w14:paraId="52F5A611" w14:textId="7DA85BD2" w:rsidR="00C100EA" w:rsidDel="005A7D01" w:rsidRDefault="00C100EA">
      <w:pPr>
        <w:spacing w:after="0" w:line="240" w:lineRule="auto"/>
        <w:rPr>
          <w:del w:id="4436" w:author="TEAM OFA DISKLESS SOLUTION" w:date="2023-01-26T22:37:00Z"/>
          <w:rFonts w:ascii="Times New Roman" w:eastAsia="Times New Roman" w:hAnsi="Times New Roman"/>
          <w:b/>
          <w:bCs/>
          <w:color w:val="000000"/>
          <w:sz w:val="24"/>
          <w:szCs w:val="24"/>
        </w:rPr>
        <w:pPrChange w:id="4437" w:author="TEAM OFA DISKLESS SOLUTION" w:date="2023-01-26T22:37:00Z">
          <w:pPr>
            <w:spacing w:line="480" w:lineRule="auto"/>
            <w:jc w:val="both"/>
          </w:pPr>
        </w:pPrChange>
      </w:pPr>
    </w:p>
    <w:p w14:paraId="563DE62C" w14:textId="3ED78193" w:rsidR="00C100EA" w:rsidDel="005A7D01" w:rsidRDefault="00C100EA">
      <w:pPr>
        <w:spacing w:after="0" w:line="240" w:lineRule="auto"/>
        <w:rPr>
          <w:del w:id="4438" w:author="TEAM OFA DISKLESS SOLUTION" w:date="2023-01-26T22:37:00Z"/>
          <w:rFonts w:ascii="Times New Roman" w:eastAsia="Times New Roman" w:hAnsi="Times New Roman"/>
          <w:b/>
          <w:bCs/>
          <w:color w:val="000000"/>
          <w:sz w:val="24"/>
          <w:szCs w:val="24"/>
        </w:rPr>
        <w:pPrChange w:id="4439" w:author="TEAM OFA DISKLESS SOLUTION" w:date="2023-01-26T22:37:00Z">
          <w:pPr>
            <w:spacing w:line="480" w:lineRule="auto"/>
            <w:jc w:val="both"/>
          </w:pPr>
        </w:pPrChange>
      </w:pPr>
    </w:p>
    <w:p w14:paraId="79A0B353" w14:textId="028A9132" w:rsidR="00C100EA" w:rsidRPr="00113DED" w:rsidDel="005A7D01" w:rsidRDefault="00C100EA">
      <w:pPr>
        <w:spacing w:after="0" w:line="240" w:lineRule="auto"/>
        <w:rPr>
          <w:del w:id="4440" w:author="TEAM OFA DISKLESS SOLUTION" w:date="2023-01-26T22:37:00Z"/>
          <w:rFonts w:ascii="Times New Roman" w:eastAsia="Times New Roman" w:hAnsi="Times New Roman"/>
          <w:b/>
          <w:bCs/>
          <w:color w:val="000000"/>
          <w:sz w:val="24"/>
          <w:szCs w:val="24"/>
        </w:rPr>
        <w:pPrChange w:id="4441" w:author="TEAM OFA DISKLESS SOLUTION" w:date="2023-01-26T22:37:00Z">
          <w:pPr>
            <w:spacing w:line="480" w:lineRule="auto"/>
            <w:jc w:val="both"/>
          </w:pPr>
        </w:pPrChange>
      </w:pPr>
      <w:del w:id="4442" w:author="TEAM OFA DISKLESS SOLUTION" w:date="2023-01-26T22:37:00Z">
        <w:r w:rsidRPr="00113DED" w:rsidDel="005A7D01">
          <w:rPr>
            <w:rFonts w:ascii="Times New Roman" w:eastAsia="Times New Roman" w:hAnsi="Times New Roman"/>
            <w:b/>
            <w:bCs/>
            <w:color w:val="000000"/>
            <w:sz w:val="24"/>
            <w:szCs w:val="24"/>
          </w:rPr>
          <w:delText>Statement of the Proble</w:delText>
        </w:r>
        <w:r w:rsidDel="005A7D01">
          <w:rPr>
            <w:rFonts w:ascii="Times New Roman" w:eastAsia="Times New Roman" w:hAnsi="Times New Roman"/>
            <w:b/>
            <w:bCs/>
            <w:color w:val="000000"/>
            <w:sz w:val="24"/>
            <w:szCs w:val="24"/>
          </w:rPr>
          <w:delText>m</w:delText>
        </w:r>
      </w:del>
    </w:p>
    <w:p w14:paraId="250C667F" w14:textId="6D071AD3" w:rsidR="00C100EA" w:rsidRPr="00113DED" w:rsidDel="005A7D01" w:rsidRDefault="00C100EA">
      <w:pPr>
        <w:spacing w:after="0" w:line="240" w:lineRule="auto"/>
        <w:rPr>
          <w:del w:id="4443" w:author="TEAM OFA DISKLESS SOLUTION" w:date="2023-01-26T22:37:00Z"/>
          <w:rFonts w:ascii="Times New Roman" w:eastAsia="Times New Roman" w:hAnsi="Times New Roman"/>
          <w:color w:val="000000"/>
          <w:sz w:val="24"/>
          <w:szCs w:val="24"/>
        </w:rPr>
        <w:pPrChange w:id="4444" w:author="TEAM OFA DISKLESS SOLUTION" w:date="2023-01-26T22:37:00Z">
          <w:pPr>
            <w:spacing w:line="480" w:lineRule="auto"/>
            <w:jc w:val="both"/>
          </w:pPr>
        </w:pPrChange>
      </w:pPr>
      <w:del w:id="4445" w:author="TEAM OFA DISKLESS SOLUTION" w:date="2023-01-26T22:37:00Z">
        <w:r w:rsidRPr="00113DED" w:rsidDel="005A7D01">
          <w:rPr>
            <w:rFonts w:ascii="Times New Roman" w:eastAsia="Times New Roman" w:hAnsi="Times New Roman"/>
            <w:color w:val="000000"/>
            <w:sz w:val="24"/>
            <w:szCs w:val="24"/>
          </w:rPr>
          <w:tab/>
          <w:delText>This study will seek to answer the Importance of Business Innovation to Target Market. The following questions are:</w:delText>
        </w:r>
      </w:del>
    </w:p>
    <w:p w14:paraId="67C4ECFA" w14:textId="449D0EC2" w:rsidR="00C100EA" w:rsidRPr="00113DED" w:rsidDel="005A7D01" w:rsidRDefault="00C100EA">
      <w:pPr>
        <w:pStyle w:val="ListParagraph"/>
        <w:numPr>
          <w:ilvl w:val="0"/>
          <w:numId w:val="15"/>
        </w:numPr>
        <w:spacing w:after="0" w:line="240" w:lineRule="auto"/>
        <w:rPr>
          <w:del w:id="4446" w:author="TEAM OFA DISKLESS SOLUTION" w:date="2023-01-26T22:37:00Z"/>
          <w:rFonts w:ascii="Times New Roman" w:eastAsia="Times New Roman" w:hAnsi="Times New Roman"/>
          <w:color w:val="000000"/>
          <w:sz w:val="24"/>
          <w:szCs w:val="24"/>
        </w:rPr>
        <w:pPrChange w:id="4447" w:author="TEAM OFA DISKLESS SOLUTION" w:date="2023-01-26T22:37:00Z">
          <w:pPr>
            <w:pStyle w:val="ListParagraph"/>
            <w:numPr>
              <w:numId w:val="15"/>
            </w:numPr>
            <w:spacing w:after="160" w:line="480" w:lineRule="auto"/>
            <w:ind w:hanging="360"/>
            <w:jc w:val="both"/>
          </w:pPr>
        </w:pPrChange>
      </w:pPr>
      <w:del w:id="4448" w:author="TEAM OFA DISKLESS SOLUTION" w:date="2023-01-26T22:37:00Z">
        <w:r w:rsidRPr="00113DED" w:rsidDel="005A7D01">
          <w:rPr>
            <w:rFonts w:ascii="Times New Roman" w:eastAsia="Times New Roman" w:hAnsi="Times New Roman"/>
            <w:color w:val="000000"/>
            <w:sz w:val="24"/>
            <w:szCs w:val="24"/>
          </w:rPr>
          <w:delText>What are the importance of business innovation to target market in terms of:</w:delText>
        </w:r>
      </w:del>
    </w:p>
    <w:p w14:paraId="08C420AB" w14:textId="584BF6ED" w:rsidR="00C100EA" w:rsidRPr="00113DED" w:rsidDel="005A7D01" w:rsidRDefault="00C100EA">
      <w:pPr>
        <w:pStyle w:val="ListParagraph"/>
        <w:numPr>
          <w:ilvl w:val="1"/>
          <w:numId w:val="15"/>
        </w:numPr>
        <w:spacing w:after="0" w:line="240" w:lineRule="auto"/>
        <w:rPr>
          <w:del w:id="4449" w:author="TEAM OFA DISKLESS SOLUTION" w:date="2023-01-26T22:37:00Z"/>
          <w:rFonts w:ascii="Times New Roman" w:eastAsia="Times New Roman" w:hAnsi="Times New Roman"/>
          <w:color w:val="000000"/>
          <w:sz w:val="24"/>
          <w:szCs w:val="24"/>
        </w:rPr>
        <w:pPrChange w:id="4450" w:author="TEAM OFA DISKLESS SOLUTION" w:date="2023-01-26T22:37:00Z">
          <w:pPr>
            <w:pStyle w:val="ListParagraph"/>
            <w:numPr>
              <w:ilvl w:val="1"/>
              <w:numId w:val="15"/>
            </w:numPr>
            <w:spacing w:after="160" w:line="480" w:lineRule="auto"/>
            <w:ind w:left="1080" w:hanging="360"/>
            <w:jc w:val="both"/>
          </w:pPr>
        </w:pPrChange>
      </w:pPr>
      <w:del w:id="4451" w:author="TEAM OFA DISKLESS SOLUTION" w:date="2023-01-26T22:37:00Z">
        <w:r w:rsidRPr="00113DED" w:rsidDel="005A7D01">
          <w:rPr>
            <w:rFonts w:ascii="Times New Roman" w:eastAsia="Times New Roman" w:hAnsi="Times New Roman"/>
            <w:color w:val="000000"/>
            <w:sz w:val="24"/>
            <w:szCs w:val="24"/>
          </w:rPr>
          <w:delText>product/service innovation</w:delText>
        </w:r>
      </w:del>
    </w:p>
    <w:p w14:paraId="6725FE89" w14:textId="754CC2C1" w:rsidR="00C100EA" w:rsidRPr="00113DED" w:rsidDel="005A7D01" w:rsidRDefault="00C100EA">
      <w:pPr>
        <w:pStyle w:val="ListParagraph"/>
        <w:numPr>
          <w:ilvl w:val="1"/>
          <w:numId w:val="15"/>
        </w:numPr>
        <w:spacing w:after="0" w:line="240" w:lineRule="auto"/>
        <w:rPr>
          <w:del w:id="4452" w:author="TEAM OFA DISKLESS SOLUTION" w:date="2023-01-26T22:37:00Z"/>
          <w:rFonts w:ascii="Times New Roman" w:eastAsia="Times New Roman" w:hAnsi="Times New Roman"/>
          <w:color w:val="000000"/>
          <w:sz w:val="24"/>
          <w:szCs w:val="24"/>
        </w:rPr>
        <w:pPrChange w:id="4453" w:author="TEAM OFA DISKLESS SOLUTION" w:date="2023-01-26T22:37:00Z">
          <w:pPr>
            <w:pStyle w:val="ListParagraph"/>
            <w:numPr>
              <w:ilvl w:val="1"/>
              <w:numId w:val="15"/>
            </w:numPr>
            <w:spacing w:after="160" w:line="480" w:lineRule="auto"/>
            <w:ind w:left="1080" w:hanging="360"/>
            <w:jc w:val="both"/>
          </w:pPr>
        </w:pPrChange>
      </w:pPr>
      <w:del w:id="4454" w:author="TEAM OFA DISKLESS SOLUTION" w:date="2023-01-26T22:37:00Z">
        <w:r w:rsidRPr="00113DED" w:rsidDel="005A7D01">
          <w:rPr>
            <w:rFonts w:ascii="Times New Roman" w:eastAsia="Times New Roman" w:hAnsi="Times New Roman"/>
            <w:color w:val="000000"/>
            <w:sz w:val="24"/>
            <w:szCs w:val="24"/>
          </w:rPr>
          <w:delText>process innovation</w:delText>
        </w:r>
      </w:del>
    </w:p>
    <w:p w14:paraId="37A2B360" w14:textId="1CD84C18" w:rsidR="00C100EA" w:rsidRPr="00113DED" w:rsidDel="005A7D01" w:rsidRDefault="00C100EA">
      <w:pPr>
        <w:pStyle w:val="ListParagraph"/>
        <w:numPr>
          <w:ilvl w:val="1"/>
          <w:numId w:val="15"/>
        </w:numPr>
        <w:spacing w:after="0" w:line="240" w:lineRule="auto"/>
        <w:rPr>
          <w:del w:id="4455" w:author="TEAM OFA DISKLESS SOLUTION" w:date="2023-01-26T22:37:00Z"/>
          <w:rFonts w:ascii="Times New Roman" w:eastAsia="Times New Roman" w:hAnsi="Times New Roman"/>
          <w:color w:val="000000"/>
          <w:sz w:val="24"/>
          <w:szCs w:val="24"/>
        </w:rPr>
        <w:pPrChange w:id="4456" w:author="TEAM OFA DISKLESS SOLUTION" w:date="2023-01-26T22:37:00Z">
          <w:pPr>
            <w:pStyle w:val="ListParagraph"/>
            <w:numPr>
              <w:ilvl w:val="1"/>
              <w:numId w:val="15"/>
            </w:numPr>
            <w:spacing w:after="160" w:line="480" w:lineRule="auto"/>
            <w:ind w:left="1080" w:hanging="360"/>
            <w:jc w:val="both"/>
          </w:pPr>
        </w:pPrChange>
      </w:pPr>
      <w:del w:id="4457" w:author="TEAM OFA DISKLESS SOLUTION" w:date="2023-01-26T22:37:00Z">
        <w:r w:rsidRPr="00113DED" w:rsidDel="005A7D01">
          <w:rPr>
            <w:rFonts w:ascii="Times New Roman" w:eastAsia="Times New Roman" w:hAnsi="Times New Roman"/>
            <w:color w:val="000000"/>
            <w:sz w:val="24"/>
            <w:szCs w:val="24"/>
          </w:rPr>
          <w:delText>technological innovation</w:delText>
        </w:r>
      </w:del>
    </w:p>
    <w:p w14:paraId="77C82909" w14:textId="30EBF070" w:rsidR="00C100EA" w:rsidRPr="00113DED" w:rsidDel="005A7D01" w:rsidRDefault="00C100EA">
      <w:pPr>
        <w:pStyle w:val="ListParagraph"/>
        <w:numPr>
          <w:ilvl w:val="1"/>
          <w:numId w:val="15"/>
        </w:numPr>
        <w:spacing w:after="0" w:line="240" w:lineRule="auto"/>
        <w:rPr>
          <w:del w:id="4458" w:author="TEAM OFA DISKLESS SOLUTION" w:date="2023-01-26T22:37:00Z"/>
          <w:rFonts w:ascii="Times New Roman" w:eastAsia="Times New Roman" w:hAnsi="Times New Roman"/>
          <w:color w:val="000000"/>
          <w:sz w:val="24"/>
          <w:szCs w:val="24"/>
        </w:rPr>
        <w:pPrChange w:id="4459" w:author="TEAM OFA DISKLESS SOLUTION" w:date="2023-01-26T22:37:00Z">
          <w:pPr>
            <w:pStyle w:val="ListParagraph"/>
            <w:numPr>
              <w:ilvl w:val="1"/>
              <w:numId w:val="15"/>
            </w:numPr>
            <w:spacing w:after="160" w:line="480" w:lineRule="auto"/>
            <w:ind w:left="1080" w:hanging="360"/>
            <w:jc w:val="both"/>
          </w:pPr>
        </w:pPrChange>
      </w:pPr>
      <w:del w:id="4460" w:author="TEAM OFA DISKLESS SOLUTION" w:date="2023-01-26T22:37:00Z">
        <w:r w:rsidRPr="00113DED" w:rsidDel="005A7D01">
          <w:rPr>
            <w:rFonts w:ascii="Times New Roman" w:eastAsia="Times New Roman" w:hAnsi="Times New Roman"/>
            <w:color w:val="000000"/>
            <w:sz w:val="24"/>
            <w:szCs w:val="24"/>
          </w:rPr>
          <w:delText>marketing innovation</w:delText>
        </w:r>
      </w:del>
    </w:p>
    <w:p w14:paraId="54DB4331" w14:textId="030A461C" w:rsidR="00C100EA" w:rsidRPr="00113DED" w:rsidDel="005A7D01" w:rsidRDefault="00C100EA">
      <w:pPr>
        <w:tabs>
          <w:tab w:val="left" w:pos="1290"/>
        </w:tabs>
        <w:spacing w:after="0" w:line="240" w:lineRule="auto"/>
        <w:rPr>
          <w:del w:id="4461" w:author="TEAM OFA DISKLESS SOLUTION" w:date="2023-01-26T22:37:00Z"/>
          <w:rFonts w:ascii="Times New Roman" w:hAnsi="Times New Roman"/>
          <w:sz w:val="24"/>
          <w:szCs w:val="24"/>
        </w:rPr>
        <w:pPrChange w:id="4462" w:author="TEAM OFA DISKLESS SOLUTION" w:date="2023-01-26T22:37:00Z">
          <w:pPr>
            <w:tabs>
              <w:tab w:val="left" w:pos="1290"/>
            </w:tabs>
            <w:spacing w:line="480" w:lineRule="auto"/>
            <w:jc w:val="both"/>
          </w:pPr>
        </w:pPrChange>
      </w:pPr>
      <w:del w:id="4463" w:author="TEAM OFA DISKLESS SOLUTION" w:date="2023-01-26T22:37:00Z">
        <w:r w:rsidRPr="00113DED" w:rsidDel="005A7D01">
          <w:rPr>
            <w:rFonts w:ascii="Times New Roman" w:hAnsi="Times New Roman"/>
            <w:sz w:val="24"/>
            <w:szCs w:val="24"/>
          </w:rPr>
          <w:delText>2. Is there a significant relationship between the impotance of business innovation to target market?</w:delText>
        </w:r>
      </w:del>
    </w:p>
    <w:p w14:paraId="7AAD91A1" w14:textId="3C304AE2" w:rsidR="00C100EA" w:rsidDel="005A7D01" w:rsidRDefault="00C100EA">
      <w:pPr>
        <w:spacing w:after="0" w:line="240" w:lineRule="auto"/>
        <w:rPr>
          <w:del w:id="4464" w:author="TEAM OFA DISKLESS SOLUTION" w:date="2023-01-26T22:37:00Z"/>
          <w:rFonts w:ascii="Times New Roman" w:hAnsi="Times New Roman"/>
          <w:sz w:val="24"/>
          <w:szCs w:val="24"/>
        </w:rPr>
        <w:pPrChange w:id="4465" w:author="TEAM OFA DISKLESS SOLUTION" w:date="2023-01-26T22:37:00Z">
          <w:pPr>
            <w:spacing w:line="480" w:lineRule="auto"/>
          </w:pPr>
        </w:pPrChange>
      </w:pPr>
    </w:p>
    <w:p w14:paraId="231ECC58" w14:textId="23B5881D" w:rsidR="00C100EA" w:rsidRPr="00113DED" w:rsidDel="005A7D01" w:rsidRDefault="00C100EA">
      <w:pPr>
        <w:spacing w:after="0" w:line="240" w:lineRule="auto"/>
        <w:rPr>
          <w:del w:id="4466" w:author="TEAM OFA DISKLESS SOLUTION" w:date="2023-01-26T22:37:00Z"/>
          <w:rFonts w:ascii="Times New Roman" w:hAnsi="Times New Roman"/>
          <w:sz w:val="24"/>
          <w:szCs w:val="24"/>
        </w:rPr>
        <w:pPrChange w:id="4467" w:author="TEAM OFA DISKLESS SOLUTION" w:date="2023-01-26T22:37:00Z">
          <w:pPr>
            <w:spacing w:line="480" w:lineRule="auto"/>
          </w:pPr>
        </w:pPrChange>
      </w:pPr>
    </w:p>
    <w:p w14:paraId="6FB8BDBA" w14:textId="7FDC5E69" w:rsidR="00C100EA" w:rsidRPr="00904F89" w:rsidDel="005A7D01" w:rsidRDefault="00C100EA">
      <w:pPr>
        <w:spacing w:after="0" w:line="240" w:lineRule="auto"/>
        <w:rPr>
          <w:del w:id="4468" w:author="TEAM OFA DISKLESS SOLUTION" w:date="2023-01-26T22:37:00Z"/>
          <w:rFonts w:ascii="Times New Roman" w:hAnsi="Times New Roman"/>
          <w:b/>
          <w:sz w:val="24"/>
          <w:szCs w:val="24"/>
        </w:rPr>
        <w:pPrChange w:id="4469" w:author="TEAM OFA DISKLESS SOLUTION" w:date="2023-01-26T22:37:00Z">
          <w:pPr>
            <w:spacing w:line="480" w:lineRule="auto"/>
            <w:jc w:val="both"/>
          </w:pPr>
        </w:pPrChange>
      </w:pPr>
      <w:del w:id="4470" w:author="TEAM OFA DISKLESS SOLUTION" w:date="2023-01-26T22:37:00Z">
        <w:r w:rsidDel="005A7D01">
          <w:rPr>
            <w:rFonts w:ascii="Times New Roman" w:hAnsi="Times New Roman"/>
            <w:b/>
            <w:sz w:val="24"/>
            <w:szCs w:val="24"/>
          </w:rPr>
          <w:delText>Research Questionnaire</w:delText>
        </w:r>
      </w:del>
    </w:p>
    <w:p w14:paraId="1D538CAC" w14:textId="50C0367B" w:rsidR="00C100EA" w:rsidDel="005A7D01" w:rsidRDefault="00C100EA">
      <w:pPr>
        <w:spacing w:after="0" w:line="240" w:lineRule="auto"/>
        <w:ind w:firstLine="720"/>
        <w:rPr>
          <w:del w:id="4471" w:author="TEAM OFA DISKLESS SOLUTION" w:date="2023-01-26T22:37:00Z"/>
          <w:rFonts w:ascii="Times New Roman" w:hAnsi="Times New Roman"/>
          <w:sz w:val="24"/>
          <w:szCs w:val="24"/>
        </w:rPr>
        <w:pPrChange w:id="4472" w:author="TEAM OFA DISKLESS SOLUTION" w:date="2023-01-26T22:37:00Z">
          <w:pPr>
            <w:spacing w:line="480" w:lineRule="auto"/>
            <w:ind w:firstLine="720"/>
            <w:jc w:val="both"/>
          </w:pPr>
        </w:pPrChange>
      </w:pPr>
      <w:del w:id="4473" w:author="TEAM OFA DISKLESS SOLUTION" w:date="2023-01-26T22:37:00Z">
        <w:r w:rsidRPr="00904F89" w:rsidDel="005A7D01">
          <w:rPr>
            <w:rFonts w:ascii="Times New Roman" w:hAnsi="Times New Roman"/>
            <w:b/>
            <w:sz w:val="24"/>
            <w:szCs w:val="24"/>
          </w:rPr>
          <w:delText>Directions</w:delText>
        </w:r>
        <w:r w:rsidRPr="00113DED" w:rsidDel="005A7D01">
          <w:rPr>
            <w:rFonts w:ascii="Times New Roman" w:hAnsi="Times New Roman"/>
            <w:sz w:val="24"/>
            <w:szCs w:val="24"/>
          </w:rPr>
          <w:delText>: The following</w:delText>
        </w:r>
        <w:r w:rsidDel="005A7D01">
          <w:rPr>
            <w:rFonts w:ascii="Times New Roman" w:hAnsi="Times New Roman"/>
            <w:sz w:val="24"/>
            <w:szCs w:val="24"/>
          </w:rPr>
          <w:delText xml:space="preserve"> </w:delText>
        </w:r>
        <w:r w:rsidRPr="00113DED" w:rsidDel="005A7D01">
          <w:rPr>
            <w:rFonts w:ascii="Times New Roman" w:hAnsi="Times New Roman"/>
            <w:sz w:val="24"/>
            <w:szCs w:val="24"/>
          </w:rPr>
          <w:delText>questions below are about product/service innovation, process innovation, technological innovation, and marketing innovation.</w:delText>
        </w:r>
        <w:r w:rsidDel="005A7D01">
          <w:rPr>
            <w:rFonts w:ascii="Times New Roman" w:hAnsi="Times New Roman"/>
            <w:sz w:val="24"/>
            <w:szCs w:val="24"/>
          </w:rPr>
          <w:delText xml:space="preserve"> Put check (</w:delText>
        </w:r>
        <w:r w:rsidRPr="00904F89" w:rsidDel="005A7D01">
          <w:rPr>
            <w:rFonts w:ascii="Agency FB" w:hAnsi="Agency FB"/>
            <w:b/>
            <w:sz w:val="24"/>
            <w:szCs w:val="24"/>
          </w:rPr>
          <w:delText>√</w:delText>
        </w:r>
        <w:r w:rsidDel="005A7D01">
          <w:rPr>
            <w:rFonts w:ascii="Agency FB" w:hAnsi="Agency FB"/>
            <w:sz w:val="24"/>
            <w:szCs w:val="24"/>
          </w:rPr>
          <w:delText xml:space="preserve">) </w:delText>
        </w:r>
        <w:r w:rsidDel="005A7D01">
          <w:rPr>
            <w:rFonts w:ascii="Times New Roman" w:hAnsi="Times New Roman"/>
            <w:sz w:val="24"/>
            <w:szCs w:val="24"/>
          </w:rPr>
          <w:delText>in the box whether you strongly agree, agree, disagree, or strongly disagree on the given statement.</w:delText>
        </w:r>
      </w:del>
    </w:p>
    <w:p w14:paraId="29485EF4" w14:textId="78F6EFF6" w:rsidR="00C100EA" w:rsidDel="005A7D01" w:rsidRDefault="00C100EA">
      <w:pPr>
        <w:spacing w:after="0" w:line="240" w:lineRule="auto"/>
        <w:ind w:firstLine="720"/>
        <w:rPr>
          <w:del w:id="4474" w:author="TEAM OFA DISKLESS SOLUTION" w:date="2023-01-26T22:37:00Z"/>
          <w:rFonts w:ascii="Times New Roman" w:hAnsi="Times New Roman"/>
          <w:sz w:val="24"/>
          <w:szCs w:val="24"/>
        </w:rPr>
        <w:pPrChange w:id="4475" w:author="TEAM OFA DISKLESS SOLUTION" w:date="2023-01-26T22:37:00Z">
          <w:pPr>
            <w:spacing w:line="480" w:lineRule="auto"/>
            <w:ind w:firstLine="720"/>
            <w:jc w:val="both"/>
          </w:pPr>
        </w:pPrChange>
      </w:pPr>
    </w:p>
    <w:p w14:paraId="7B2A4DE2" w14:textId="3460A40F" w:rsidR="00C100EA" w:rsidRPr="0099144A" w:rsidDel="005A7D01" w:rsidRDefault="00C100EA">
      <w:pPr>
        <w:spacing w:after="0" w:line="240" w:lineRule="auto"/>
        <w:ind w:firstLine="720"/>
        <w:rPr>
          <w:del w:id="4476" w:author="TEAM OFA DISKLESS SOLUTION" w:date="2023-01-26T22:37:00Z"/>
          <w:rFonts w:ascii="Times New Roman" w:hAnsi="Times New Roman"/>
          <w:sz w:val="24"/>
          <w:szCs w:val="24"/>
        </w:rPr>
        <w:pPrChange w:id="4477" w:author="TEAM OFA DISKLESS SOLUTION" w:date="2023-01-26T22:37:00Z">
          <w:pPr>
            <w:spacing w:line="480" w:lineRule="auto"/>
            <w:ind w:firstLine="720"/>
            <w:jc w:val="both"/>
          </w:pPr>
        </w:pPrChange>
      </w:pPr>
    </w:p>
    <w:tbl>
      <w:tblPr>
        <w:tblW w:w="8332" w:type="dxa"/>
        <w:tblCellMar>
          <w:left w:w="0" w:type="dxa"/>
          <w:right w:w="0" w:type="dxa"/>
        </w:tblCellMar>
        <w:tblLook w:val="04A0" w:firstRow="1" w:lastRow="0" w:firstColumn="1" w:lastColumn="0" w:noHBand="0" w:noVBand="1"/>
      </w:tblPr>
      <w:tblGrid>
        <w:gridCol w:w="2639"/>
        <w:gridCol w:w="1691"/>
        <w:gridCol w:w="890"/>
        <w:gridCol w:w="1277"/>
        <w:gridCol w:w="1835"/>
      </w:tblGrid>
      <w:tr w:rsidR="00C100EA" w:rsidRPr="00D670E6" w:rsidDel="005A7D01" w14:paraId="5C435FCD" w14:textId="16EA9703" w:rsidTr="003C64DB">
        <w:trPr>
          <w:trHeight w:val="136"/>
          <w:del w:id="4478" w:author="TEAM OFA DISKLESS SOLUTION" w:date="2023-01-26T22:37:00Z"/>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586F8085" w14:textId="7A82984E" w:rsidR="00C100EA" w:rsidRPr="00D670E6" w:rsidDel="005A7D01" w:rsidRDefault="00C100EA">
            <w:pPr>
              <w:spacing w:after="0" w:line="240" w:lineRule="auto"/>
              <w:rPr>
                <w:del w:id="4479" w:author="TEAM OFA DISKLESS SOLUTION" w:date="2023-01-26T22:37:00Z"/>
                <w:moveFrom w:id="4480" w:author="TEAM OFA DISKLESS SOLUTION" w:date="2023-01-26T22:15:00Z"/>
                <w:rFonts w:ascii="Times New Roman" w:eastAsia="Times New Roman" w:hAnsi="Times New Roman"/>
                <w:sz w:val="24"/>
                <w:szCs w:val="24"/>
              </w:rPr>
              <w:pPrChange w:id="4481" w:author="TEAM OFA DISKLESS SOLUTION" w:date="2023-01-26T22:37:00Z">
                <w:pPr>
                  <w:spacing w:after="0" w:line="480" w:lineRule="auto"/>
                </w:pPr>
              </w:pPrChange>
            </w:pPr>
            <w:moveFromRangeStart w:id="4482" w:author="TEAM OFA DISKLESS SOLUTION" w:date="2023-01-26T22:15:00Z" w:name="move125663768"/>
            <w:moveFrom w:id="4483" w:author="TEAM OFA DISKLESS SOLUTION" w:date="2023-01-26T22:15:00Z">
              <w:del w:id="4484" w:author="TEAM OFA DISKLESS SOLUTION" w:date="2023-01-26T22:37:00Z">
                <w:r w:rsidRPr="00D670E6" w:rsidDel="005A7D01">
                  <w:rPr>
                    <w:rFonts w:ascii="Times New Roman" w:eastAsia="Times New Roman" w:hAnsi="Times New Roman"/>
                    <w:sz w:val="24"/>
                    <w:szCs w:val="24"/>
                  </w:rPr>
                  <w:delText>PART I.</w:delText>
                </w:r>
              </w:del>
            </w:moveFrom>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8A24BE7" w14:textId="7F19E5C3" w:rsidR="00C100EA" w:rsidRPr="00D670E6" w:rsidDel="005A7D01" w:rsidRDefault="00C100EA">
            <w:pPr>
              <w:spacing w:after="0" w:line="240" w:lineRule="auto"/>
              <w:rPr>
                <w:del w:id="4485" w:author="TEAM OFA DISKLESS SOLUTION" w:date="2023-01-26T22:37:00Z"/>
                <w:moveFrom w:id="4486" w:author="TEAM OFA DISKLESS SOLUTION" w:date="2023-01-26T22:15:00Z"/>
                <w:rFonts w:ascii="Times New Roman" w:eastAsia="Times New Roman" w:hAnsi="Times New Roman"/>
                <w:sz w:val="24"/>
                <w:szCs w:val="24"/>
              </w:rPr>
              <w:pPrChange w:id="4487"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546B1BD" w14:textId="1F906CBE" w:rsidR="00C100EA" w:rsidRPr="00D670E6" w:rsidDel="005A7D01" w:rsidRDefault="00C100EA">
            <w:pPr>
              <w:spacing w:after="0" w:line="240" w:lineRule="auto"/>
              <w:rPr>
                <w:del w:id="4488" w:author="TEAM OFA DISKLESS SOLUTION" w:date="2023-01-26T22:37:00Z"/>
                <w:moveFrom w:id="4489" w:author="TEAM OFA DISKLESS SOLUTION" w:date="2023-01-26T22:15:00Z"/>
                <w:rFonts w:ascii="Times New Roman" w:eastAsia="Times New Roman" w:hAnsi="Times New Roman"/>
                <w:sz w:val="20"/>
                <w:szCs w:val="20"/>
              </w:rPr>
              <w:pPrChange w:id="4490"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541D6AD0" w14:textId="02A87517" w:rsidR="00C100EA" w:rsidRPr="00D670E6" w:rsidDel="005A7D01" w:rsidRDefault="00C100EA">
            <w:pPr>
              <w:spacing w:after="0" w:line="240" w:lineRule="auto"/>
              <w:rPr>
                <w:del w:id="4491" w:author="TEAM OFA DISKLESS SOLUTION" w:date="2023-01-26T22:37:00Z"/>
                <w:moveFrom w:id="4492" w:author="TEAM OFA DISKLESS SOLUTION" w:date="2023-01-26T22:15:00Z"/>
                <w:rFonts w:ascii="Times New Roman" w:eastAsia="Times New Roman" w:hAnsi="Times New Roman"/>
                <w:sz w:val="20"/>
                <w:szCs w:val="20"/>
              </w:rPr>
              <w:pPrChange w:id="4493"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7978E86" w14:textId="13A0B273" w:rsidR="00C100EA" w:rsidRPr="00D670E6" w:rsidDel="005A7D01" w:rsidRDefault="00C100EA">
            <w:pPr>
              <w:spacing w:after="0" w:line="240" w:lineRule="auto"/>
              <w:rPr>
                <w:del w:id="4494" w:author="TEAM OFA DISKLESS SOLUTION" w:date="2023-01-26T22:37:00Z"/>
                <w:moveFrom w:id="4495" w:author="TEAM OFA DISKLESS SOLUTION" w:date="2023-01-26T22:15:00Z"/>
                <w:rFonts w:ascii="Times New Roman" w:eastAsia="Times New Roman" w:hAnsi="Times New Roman"/>
                <w:sz w:val="20"/>
                <w:szCs w:val="20"/>
              </w:rPr>
              <w:pPrChange w:id="4496" w:author="TEAM OFA DISKLESS SOLUTION" w:date="2023-01-26T22:37:00Z">
                <w:pPr>
                  <w:spacing w:after="0" w:line="480" w:lineRule="auto"/>
                </w:pPr>
              </w:pPrChange>
            </w:pPr>
          </w:p>
        </w:tc>
      </w:tr>
      <w:tr w:rsidR="00C100EA" w:rsidRPr="00D670E6" w:rsidDel="005A7D01" w14:paraId="04CE8762" w14:textId="63A90328" w:rsidTr="003C64DB">
        <w:trPr>
          <w:trHeight w:val="352"/>
          <w:del w:id="4497" w:author="TEAM OFA DISKLESS SOLUTION" w:date="2023-01-26T22:37: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FBF335C" w14:textId="488F9838" w:rsidR="00C100EA" w:rsidRPr="00D670E6" w:rsidDel="005A7D01" w:rsidRDefault="00C100EA">
            <w:pPr>
              <w:spacing w:after="0" w:line="240" w:lineRule="auto"/>
              <w:rPr>
                <w:del w:id="4498" w:author="TEAM OFA DISKLESS SOLUTION" w:date="2023-01-26T22:37:00Z"/>
                <w:moveFrom w:id="4499" w:author="TEAM OFA DISKLESS SOLUTION" w:date="2023-01-26T22:15:00Z"/>
                <w:rFonts w:ascii="Times New Roman" w:eastAsia="Times New Roman" w:hAnsi="Times New Roman"/>
                <w:sz w:val="24"/>
                <w:szCs w:val="24"/>
              </w:rPr>
              <w:pPrChange w:id="4500" w:author="TEAM OFA DISKLESS SOLUTION" w:date="2023-01-26T22:37:00Z">
                <w:pPr>
                  <w:spacing w:after="0" w:line="480" w:lineRule="auto"/>
                </w:pPr>
              </w:pPrChange>
            </w:pPr>
            <w:moveFrom w:id="4501" w:author="TEAM OFA DISKLESS SOLUTION" w:date="2023-01-26T22:15:00Z">
              <w:del w:id="4502" w:author="TEAM OFA DISKLESS SOLUTION" w:date="2023-01-26T22:37:00Z">
                <w:r w:rsidRPr="00D670E6" w:rsidDel="005A7D01">
                  <w:rPr>
                    <w:rFonts w:ascii="Times New Roman" w:eastAsia="Times New Roman" w:hAnsi="Times New Roman"/>
                    <w:sz w:val="24"/>
                    <w:szCs w:val="24"/>
                  </w:rPr>
                  <w:delText>Product</w:delText>
                </w:r>
                <w:r w:rsidDel="005A7D01">
                  <w:rPr>
                    <w:rFonts w:ascii="Times New Roman" w:eastAsia="Times New Roman" w:hAnsi="Times New Roman"/>
                    <w:sz w:val="24"/>
                    <w:szCs w:val="24"/>
                  </w:rPr>
                  <w:delText>/service innovation</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221BE1" w14:textId="7805FA9C" w:rsidR="00C100EA" w:rsidDel="005A7D01" w:rsidRDefault="00C100EA">
            <w:pPr>
              <w:spacing w:after="0" w:line="240" w:lineRule="auto"/>
              <w:rPr>
                <w:del w:id="4503" w:author="TEAM OFA DISKLESS SOLUTION" w:date="2023-01-26T22:37:00Z"/>
                <w:moveFrom w:id="4504" w:author="TEAM OFA DISKLESS SOLUTION" w:date="2023-01-26T22:15:00Z"/>
                <w:rFonts w:ascii="Times New Roman" w:eastAsia="Times New Roman" w:hAnsi="Times New Roman"/>
                <w:sz w:val="24"/>
                <w:szCs w:val="24"/>
              </w:rPr>
              <w:pPrChange w:id="4505" w:author="TEAM OFA DISKLESS SOLUTION" w:date="2023-01-26T22:37:00Z">
                <w:pPr>
                  <w:spacing w:after="0" w:line="480" w:lineRule="auto"/>
                  <w:jc w:val="center"/>
                </w:pPr>
              </w:pPrChange>
            </w:pPr>
            <w:moveFrom w:id="4506" w:author="TEAM OFA DISKLESS SOLUTION" w:date="2023-01-26T22:15:00Z">
              <w:del w:id="4507" w:author="TEAM OFA DISKLESS SOLUTION" w:date="2023-01-26T22:37:00Z">
                <w:r w:rsidRPr="00D670E6" w:rsidDel="005A7D01">
                  <w:rPr>
                    <w:rFonts w:ascii="Times New Roman" w:eastAsia="Times New Roman" w:hAnsi="Times New Roman"/>
                    <w:sz w:val="24"/>
                    <w:szCs w:val="24"/>
                  </w:rPr>
                  <w:delText>STRON</w:delText>
                </w:r>
                <w:r w:rsidDel="005A7D01">
                  <w:rPr>
                    <w:rFonts w:ascii="Times New Roman" w:eastAsia="Times New Roman" w:hAnsi="Times New Roman"/>
                    <w:sz w:val="24"/>
                    <w:szCs w:val="24"/>
                  </w:rPr>
                  <w:delText>G</w:delText>
                </w:r>
                <w:r w:rsidRPr="00D670E6" w:rsidDel="005A7D01">
                  <w:rPr>
                    <w:rFonts w:ascii="Times New Roman" w:eastAsia="Times New Roman" w:hAnsi="Times New Roman"/>
                    <w:sz w:val="24"/>
                    <w:szCs w:val="24"/>
                  </w:rPr>
                  <w:delText>LY AGREE</w:delText>
                </w:r>
              </w:del>
            </w:moveFrom>
          </w:p>
          <w:p w14:paraId="089436D9" w14:textId="09673305" w:rsidR="00C100EA" w:rsidRPr="00D670E6" w:rsidDel="005A7D01" w:rsidRDefault="00C100EA">
            <w:pPr>
              <w:spacing w:after="0" w:line="240" w:lineRule="auto"/>
              <w:rPr>
                <w:del w:id="4508" w:author="TEAM OFA DISKLESS SOLUTION" w:date="2023-01-26T22:37:00Z"/>
                <w:moveFrom w:id="4509" w:author="TEAM OFA DISKLESS SOLUTION" w:date="2023-01-26T22:15:00Z"/>
                <w:rFonts w:ascii="Times New Roman" w:eastAsia="Times New Roman" w:hAnsi="Times New Roman"/>
                <w:sz w:val="24"/>
                <w:szCs w:val="24"/>
              </w:rPr>
              <w:pPrChange w:id="4510" w:author="TEAM OFA DISKLESS SOLUTION" w:date="2023-01-26T22:37:00Z">
                <w:pPr>
                  <w:spacing w:after="0" w:line="480" w:lineRule="auto"/>
                  <w:jc w:val="center"/>
                </w:pPr>
              </w:pPrChange>
            </w:pPr>
            <w:moveFrom w:id="4511" w:author="TEAM OFA DISKLESS SOLUTION" w:date="2023-01-26T22:15:00Z">
              <w:del w:id="4512" w:author="TEAM OFA DISKLESS SOLUTION" w:date="2023-01-26T22:37:00Z">
                <w:r w:rsidDel="005A7D01">
                  <w:rPr>
                    <w:rFonts w:eastAsia="Times New Roman"/>
                  </w:rPr>
                  <w:delText>(4)</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08C779" w14:textId="0ECBF4A3" w:rsidR="00C100EA" w:rsidDel="005A7D01" w:rsidRDefault="00C100EA">
            <w:pPr>
              <w:spacing w:after="0" w:line="240" w:lineRule="auto"/>
              <w:rPr>
                <w:del w:id="4513" w:author="TEAM OFA DISKLESS SOLUTION" w:date="2023-01-26T22:37:00Z"/>
                <w:moveFrom w:id="4514" w:author="TEAM OFA DISKLESS SOLUTION" w:date="2023-01-26T22:15:00Z"/>
                <w:rFonts w:ascii="Times New Roman" w:eastAsia="Times New Roman" w:hAnsi="Times New Roman"/>
                <w:sz w:val="24"/>
                <w:szCs w:val="24"/>
              </w:rPr>
              <w:pPrChange w:id="4515" w:author="TEAM OFA DISKLESS SOLUTION" w:date="2023-01-26T22:37:00Z">
                <w:pPr>
                  <w:spacing w:after="0" w:line="480" w:lineRule="auto"/>
                  <w:jc w:val="center"/>
                </w:pPr>
              </w:pPrChange>
            </w:pPr>
            <w:moveFrom w:id="4516" w:author="TEAM OFA DISKLESS SOLUTION" w:date="2023-01-26T22:15:00Z">
              <w:del w:id="4517" w:author="TEAM OFA DISKLESS SOLUTION" w:date="2023-01-26T22:37:00Z">
                <w:r w:rsidRPr="00D670E6" w:rsidDel="005A7D01">
                  <w:rPr>
                    <w:rFonts w:ascii="Times New Roman" w:eastAsia="Times New Roman" w:hAnsi="Times New Roman"/>
                    <w:sz w:val="24"/>
                    <w:szCs w:val="24"/>
                  </w:rPr>
                  <w:delText>AGREE</w:delText>
                </w:r>
              </w:del>
            </w:moveFrom>
          </w:p>
          <w:p w14:paraId="20D93FFB" w14:textId="366B7A54" w:rsidR="00C100EA" w:rsidRPr="00D670E6" w:rsidDel="005A7D01" w:rsidRDefault="00C100EA">
            <w:pPr>
              <w:spacing w:after="0" w:line="240" w:lineRule="auto"/>
              <w:rPr>
                <w:del w:id="4518" w:author="TEAM OFA DISKLESS SOLUTION" w:date="2023-01-26T22:37:00Z"/>
                <w:moveFrom w:id="4519" w:author="TEAM OFA DISKLESS SOLUTION" w:date="2023-01-26T22:15:00Z"/>
                <w:rFonts w:ascii="Times New Roman" w:eastAsia="Times New Roman" w:hAnsi="Times New Roman"/>
                <w:sz w:val="24"/>
                <w:szCs w:val="24"/>
              </w:rPr>
              <w:pPrChange w:id="4520" w:author="TEAM OFA DISKLESS SOLUTION" w:date="2023-01-26T22:37:00Z">
                <w:pPr>
                  <w:spacing w:after="0" w:line="480" w:lineRule="auto"/>
                  <w:jc w:val="center"/>
                </w:pPr>
              </w:pPrChange>
            </w:pPr>
            <w:moveFrom w:id="4521" w:author="TEAM OFA DISKLESS SOLUTION" w:date="2023-01-26T22:15:00Z">
              <w:del w:id="4522" w:author="TEAM OFA DISKLESS SOLUTION" w:date="2023-01-26T22:37:00Z">
                <w:r w:rsidDel="005A7D01">
                  <w:rPr>
                    <w:rFonts w:ascii="Times New Roman" w:eastAsia="Times New Roman" w:hAnsi="Times New Roman"/>
                    <w:sz w:val="24"/>
                    <w:szCs w:val="24"/>
                  </w:rPr>
                  <w:delText>(3)</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783D8D" w14:textId="52EB948D" w:rsidR="00C100EA" w:rsidDel="005A7D01" w:rsidRDefault="00C100EA">
            <w:pPr>
              <w:spacing w:after="0" w:line="240" w:lineRule="auto"/>
              <w:rPr>
                <w:del w:id="4523" w:author="TEAM OFA DISKLESS SOLUTION" w:date="2023-01-26T22:37:00Z"/>
                <w:moveFrom w:id="4524" w:author="TEAM OFA DISKLESS SOLUTION" w:date="2023-01-26T22:15:00Z"/>
                <w:rFonts w:ascii="Times New Roman" w:eastAsia="Times New Roman" w:hAnsi="Times New Roman"/>
                <w:sz w:val="24"/>
                <w:szCs w:val="24"/>
              </w:rPr>
              <w:pPrChange w:id="4525" w:author="TEAM OFA DISKLESS SOLUTION" w:date="2023-01-26T22:37:00Z">
                <w:pPr>
                  <w:spacing w:after="0" w:line="480" w:lineRule="auto"/>
                  <w:jc w:val="center"/>
                </w:pPr>
              </w:pPrChange>
            </w:pPr>
            <w:moveFrom w:id="4526" w:author="TEAM OFA DISKLESS SOLUTION" w:date="2023-01-26T22:15:00Z">
              <w:del w:id="4527" w:author="TEAM OFA DISKLESS SOLUTION" w:date="2023-01-26T22:37:00Z">
                <w:r w:rsidRPr="00D670E6" w:rsidDel="005A7D01">
                  <w:rPr>
                    <w:rFonts w:ascii="Times New Roman" w:eastAsia="Times New Roman" w:hAnsi="Times New Roman"/>
                    <w:sz w:val="24"/>
                    <w:szCs w:val="24"/>
                  </w:rPr>
                  <w:delText>DISAGREE</w:delText>
                </w:r>
              </w:del>
            </w:moveFrom>
          </w:p>
          <w:p w14:paraId="24DE1AFF" w14:textId="73DF0640" w:rsidR="00C100EA" w:rsidRPr="00D670E6" w:rsidDel="005A7D01" w:rsidRDefault="00C100EA">
            <w:pPr>
              <w:spacing w:after="0" w:line="240" w:lineRule="auto"/>
              <w:rPr>
                <w:del w:id="4528" w:author="TEAM OFA DISKLESS SOLUTION" w:date="2023-01-26T22:37:00Z"/>
                <w:moveFrom w:id="4529" w:author="TEAM OFA DISKLESS SOLUTION" w:date="2023-01-26T22:15:00Z"/>
                <w:rFonts w:ascii="Times New Roman" w:eastAsia="Times New Roman" w:hAnsi="Times New Roman"/>
                <w:sz w:val="24"/>
                <w:szCs w:val="24"/>
              </w:rPr>
              <w:pPrChange w:id="4530" w:author="TEAM OFA DISKLESS SOLUTION" w:date="2023-01-26T22:37:00Z">
                <w:pPr>
                  <w:spacing w:after="0" w:line="480" w:lineRule="auto"/>
                  <w:jc w:val="center"/>
                </w:pPr>
              </w:pPrChange>
            </w:pPr>
            <w:moveFrom w:id="4531" w:author="TEAM OFA DISKLESS SOLUTION" w:date="2023-01-26T22:15:00Z">
              <w:del w:id="4532" w:author="TEAM OFA DISKLESS SOLUTION" w:date="2023-01-26T22:37:00Z">
                <w:r w:rsidDel="005A7D01">
                  <w:rPr>
                    <w:rFonts w:ascii="Times New Roman" w:eastAsia="Times New Roman" w:hAnsi="Times New Roman"/>
                    <w:sz w:val="24"/>
                    <w:szCs w:val="24"/>
                  </w:rPr>
                  <w:delText>(2)</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BE7B21" w14:textId="66EAF49C" w:rsidR="00C100EA" w:rsidDel="005A7D01" w:rsidRDefault="00C100EA">
            <w:pPr>
              <w:spacing w:after="0" w:line="240" w:lineRule="auto"/>
              <w:rPr>
                <w:del w:id="4533" w:author="TEAM OFA DISKLESS SOLUTION" w:date="2023-01-26T22:37:00Z"/>
                <w:moveFrom w:id="4534" w:author="TEAM OFA DISKLESS SOLUTION" w:date="2023-01-26T22:15:00Z"/>
                <w:rFonts w:ascii="Times New Roman" w:eastAsia="Times New Roman" w:hAnsi="Times New Roman"/>
                <w:sz w:val="24"/>
                <w:szCs w:val="24"/>
              </w:rPr>
              <w:pPrChange w:id="4535" w:author="TEAM OFA DISKLESS SOLUTION" w:date="2023-01-26T22:37:00Z">
                <w:pPr>
                  <w:spacing w:after="0" w:line="480" w:lineRule="auto"/>
                  <w:jc w:val="center"/>
                </w:pPr>
              </w:pPrChange>
            </w:pPr>
            <w:moveFrom w:id="4536" w:author="TEAM OFA DISKLESS SOLUTION" w:date="2023-01-26T22:15:00Z">
              <w:del w:id="4537" w:author="TEAM OFA DISKLESS SOLUTION" w:date="2023-01-26T22:37:00Z">
                <w:r w:rsidRPr="00D670E6" w:rsidDel="005A7D01">
                  <w:rPr>
                    <w:rFonts w:ascii="Times New Roman" w:eastAsia="Times New Roman" w:hAnsi="Times New Roman"/>
                    <w:sz w:val="24"/>
                    <w:szCs w:val="24"/>
                  </w:rPr>
                  <w:delText>STRONGLY DISAGREE</w:delText>
                </w:r>
              </w:del>
            </w:moveFrom>
          </w:p>
          <w:p w14:paraId="6186A0AA" w14:textId="2A85A21D" w:rsidR="00C100EA" w:rsidRPr="00D670E6" w:rsidDel="005A7D01" w:rsidRDefault="00C100EA">
            <w:pPr>
              <w:spacing w:after="0" w:line="240" w:lineRule="auto"/>
              <w:rPr>
                <w:del w:id="4538" w:author="TEAM OFA DISKLESS SOLUTION" w:date="2023-01-26T22:37:00Z"/>
                <w:moveFrom w:id="4539" w:author="TEAM OFA DISKLESS SOLUTION" w:date="2023-01-26T22:15:00Z"/>
                <w:rFonts w:ascii="Times New Roman" w:eastAsia="Times New Roman" w:hAnsi="Times New Roman"/>
                <w:sz w:val="24"/>
                <w:szCs w:val="24"/>
              </w:rPr>
              <w:pPrChange w:id="4540" w:author="TEAM OFA DISKLESS SOLUTION" w:date="2023-01-26T22:37:00Z">
                <w:pPr>
                  <w:spacing w:after="0" w:line="480" w:lineRule="auto"/>
                  <w:jc w:val="center"/>
                </w:pPr>
              </w:pPrChange>
            </w:pPr>
            <w:moveFrom w:id="4541" w:author="TEAM OFA DISKLESS SOLUTION" w:date="2023-01-26T22:15:00Z">
              <w:del w:id="4542" w:author="TEAM OFA DISKLESS SOLUTION" w:date="2023-01-26T22:37:00Z">
                <w:r w:rsidDel="005A7D01">
                  <w:rPr>
                    <w:rFonts w:ascii="Times New Roman" w:eastAsia="Times New Roman" w:hAnsi="Times New Roman"/>
                    <w:sz w:val="24"/>
                    <w:szCs w:val="24"/>
                  </w:rPr>
                  <w:delText>(1)</w:delText>
                </w:r>
              </w:del>
            </w:moveFrom>
          </w:p>
        </w:tc>
      </w:tr>
      <w:tr w:rsidR="00C100EA" w:rsidRPr="00D670E6" w:rsidDel="005A7D01" w14:paraId="76833149" w14:textId="768A23AA" w:rsidTr="003C64DB">
        <w:trPr>
          <w:trHeight w:val="272"/>
          <w:del w:id="4543" w:author="TEAM OFA DISKLESS SOLUTION" w:date="2023-01-26T22:37: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22C641E" w14:textId="779AF088" w:rsidR="00C100EA" w:rsidRPr="00D670E6" w:rsidDel="005A7D01" w:rsidRDefault="00C100EA">
            <w:pPr>
              <w:spacing w:after="0" w:line="240" w:lineRule="auto"/>
              <w:rPr>
                <w:del w:id="4544" w:author="TEAM OFA DISKLESS SOLUTION" w:date="2023-01-26T22:37:00Z"/>
                <w:moveFrom w:id="4545" w:author="TEAM OFA DISKLESS SOLUTION" w:date="2023-01-26T22:15:00Z"/>
                <w:rFonts w:ascii="Times New Roman" w:eastAsia="Times New Roman" w:hAnsi="Times New Roman"/>
                <w:sz w:val="24"/>
                <w:szCs w:val="24"/>
              </w:rPr>
              <w:pPrChange w:id="4546" w:author="TEAM OFA DISKLESS SOLUTION" w:date="2023-01-26T22:37:00Z">
                <w:pPr>
                  <w:spacing w:after="0" w:line="480" w:lineRule="auto"/>
                </w:pPr>
              </w:pPrChange>
            </w:pPr>
            <w:moveFrom w:id="4547" w:author="TEAM OFA DISKLESS SOLUTION" w:date="2023-01-26T22:15:00Z">
              <w:del w:id="4548" w:author="TEAM OFA DISKLESS SOLUTION" w:date="2023-01-26T22:37:00Z">
                <w:r w:rsidRPr="00D670E6" w:rsidDel="005A7D01">
                  <w:rPr>
                    <w:rFonts w:ascii="Times New Roman" w:eastAsia="Times New Roman" w:hAnsi="Times New Roman"/>
                    <w:sz w:val="24"/>
                    <w:szCs w:val="24"/>
                  </w:rPr>
                  <w:delText xml:space="preserve">1. </w:delText>
                </w:r>
                <w:r w:rsidDel="005A7D01">
                  <w:rPr>
                    <w:rFonts w:ascii="Times New Roman" w:eastAsia="Times New Roman" w:hAnsi="Times New Roman"/>
                    <w:sz w:val="24"/>
                    <w:szCs w:val="24"/>
                  </w:rPr>
                  <w:delText xml:space="preserve"> It increases my sales.</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097822" w14:textId="0E0A8EB1" w:rsidR="00C100EA" w:rsidRPr="00D670E6" w:rsidDel="005A7D01" w:rsidRDefault="00C100EA">
            <w:pPr>
              <w:spacing w:after="0" w:line="240" w:lineRule="auto"/>
              <w:rPr>
                <w:del w:id="4549" w:author="TEAM OFA DISKLESS SOLUTION" w:date="2023-01-26T22:37:00Z"/>
                <w:moveFrom w:id="4550" w:author="TEAM OFA DISKLESS SOLUTION" w:date="2023-01-26T22:15:00Z"/>
                <w:rFonts w:ascii="Times New Roman" w:eastAsia="Times New Roman" w:hAnsi="Times New Roman"/>
                <w:sz w:val="24"/>
                <w:szCs w:val="24"/>
              </w:rPr>
              <w:pPrChange w:id="4551"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52BB20" w14:textId="4610C463" w:rsidR="00C100EA" w:rsidRPr="00D670E6" w:rsidDel="005A7D01" w:rsidRDefault="00C100EA">
            <w:pPr>
              <w:spacing w:after="0" w:line="240" w:lineRule="auto"/>
              <w:rPr>
                <w:del w:id="4552" w:author="TEAM OFA DISKLESS SOLUTION" w:date="2023-01-26T22:37:00Z"/>
                <w:moveFrom w:id="4553" w:author="TEAM OFA DISKLESS SOLUTION" w:date="2023-01-26T22:15:00Z"/>
                <w:rFonts w:ascii="Times New Roman" w:eastAsia="Times New Roman" w:hAnsi="Times New Roman"/>
                <w:sz w:val="20"/>
                <w:szCs w:val="20"/>
              </w:rPr>
              <w:pPrChange w:id="4554"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E16E1B" w14:textId="0C4AEAA0" w:rsidR="00C100EA" w:rsidRPr="00D670E6" w:rsidDel="005A7D01" w:rsidRDefault="00C100EA">
            <w:pPr>
              <w:spacing w:after="0" w:line="240" w:lineRule="auto"/>
              <w:rPr>
                <w:del w:id="4555" w:author="TEAM OFA DISKLESS SOLUTION" w:date="2023-01-26T22:37:00Z"/>
                <w:moveFrom w:id="4556" w:author="TEAM OFA DISKLESS SOLUTION" w:date="2023-01-26T22:15:00Z"/>
                <w:rFonts w:ascii="Times New Roman" w:eastAsia="Times New Roman" w:hAnsi="Times New Roman"/>
                <w:sz w:val="20"/>
                <w:szCs w:val="20"/>
              </w:rPr>
              <w:pPrChange w:id="4557"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49AD1F" w14:textId="3117BBBE" w:rsidR="00C100EA" w:rsidRPr="00D670E6" w:rsidDel="005A7D01" w:rsidRDefault="00C100EA">
            <w:pPr>
              <w:spacing w:after="0" w:line="240" w:lineRule="auto"/>
              <w:rPr>
                <w:del w:id="4558" w:author="TEAM OFA DISKLESS SOLUTION" w:date="2023-01-26T22:37:00Z"/>
                <w:moveFrom w:id="4559" w:author="TEAM OFA DISKLESS SOLUTION" w:date="2023-01-26T22:15:00Z"/>
                <w:rFonts w:ascii="Times New Roman" w:eastAsia="Times New Roman" w:hAnsi="Times New Roman"/>
                <w:sz w:val="20"/>
                <w:szCs w:val="20"/>
              </w:rPr>
              <w:pPrChange w:id="4560" w:author="TEAM OFA DISKLESS SOLUTION" w:date="2023-01-26T22:37:00Z">
                <w:pPr>
                  <w:spacing w:after="0" w:line="480" w:lineRule="auto"/>
                </w:pPr>
              </w:pPrChange>
            </w:pPr>
          </w:p>
        </w:tc>
      </w:tr>
      <w:tr w:rsidR="00C100EA" w:rsidRPr="00D670E6" w:rsidDel="005A7D01" w14:paraId="4450A66E" w14:textId="6C3CA80A" w:rsidTr="003C64DB">
        <w:trPr>
          <w:trHeight w:val="298"/>
          <w:del w:id="4561" w:author="TEAM OFA DISKLESS SOLUTION" w:date="2023-01-26T22:37: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06B21C" w14:textId="1E5CCB13" w:rsidR="00C100EA" w:rsidRPr="00D670E6" w:rsidDel="005A7D01" w:rsidRDefault="00C100EA">
            <w:pPr>
              <w:spacing w:after="0" w:line="240" w:lineRule="auto"/>
              <w:rPr>
                <w:del w:id="4562" w:author="TEAM OFA DISKLESS SOLUTION" w:date="2023-01-26T22:37:00Z"/>
                <w:moveFrom w:id="4563" w:author="TEAM OFA DISKLESS SOLUTION" w:date="2023-01-26T22:15:00Z"/>
                <w:rFonts w:ascii="Times New Roman" w:eastAsia="Times New Roman" w:hAnsi="Times New Roman"/>
                <w:sz w:val="24"/>
                <w:szCs w:val="24"/>
              </w:rPr>
              <w:pPrChange w:id="4564" w:author="TEAM OFA DISKLESS SOLUTION" w:date="2023-01-26T22:37:00Z">
                <w:pPr>
                  <w:spacing w:after="0" w:line="480" w:lineRule="auto"/>
                </w:pPr>
              </w:pPrChange>
            </w:pPr>
            <w:moveFrom w:id="4565" w:author="TEAM OFA DISKLESS SOLUTION" w:date="2023-01-26T22:15:00Z">
              <w:del w:id="4566" w:author="TEAM OFA DISKLESS SOLUTION" w:date="2023-01-26T22:37:00Z">
                <w:r w:rsidRPr="00D670E6" w:rsidDel="005A7D01">
                  <w:rPr>
                    <w:rFonts w:ascii="Times New Roman" w:eastAsia="Times New Roman" w:hAnsi="Times New Roman"/>
                    <w:sz w:val="24"/>
                    <w:szCs w:val="24"/>
                  </w:rPr>
                  <w:delText>2.</w:delText>
                </w:r>
                <w:r w:rsidDel="005A7D01">
                  <w:rPr>
                    <w:rFonts w:ascii="Times New Roman" w:eastAsia="Times New Roman" w:hAnsi="Times New Roman"/>
                    <w:sz w:val="24"/>
                    <w:szCs w:val="24"/>
                  </w:rPr>
                  <w:delText xml:space="preserve"> It gains me more buyer/customers.</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EBA7EC" w14:textId="68E75F4F" w:rsidR="00C100EA" w:rsidRPr="00D670E6" w:rsidDel="005A7D01" w:rsidRDefault="00C100EA">
            <w:pPr>
              <w:spacing w:after="0" w:line="240" w:lineRule="auto"/>
              <w:rPr>
                <w:del w:id="4567" w:author="TEAM OFA DISKLESS SOLUTION" w:date="2023-01-26T22:37:00Z"/>
                <w:moveFrom w:id="4568" w:author="TEAM OFA DISKLESS SOLUTION" w:date="2023-01-26T22:15:00Z"/>
                <w:rFonts w:ascii="Times New Roman" w:eastAsia="Times New Roman" w:hAnsi="Times New Roman"/>
                <w:sz w:val="24"/>
                <w:szCs w:val="24"/>
              </w:rPr>
              <w:pPrChange w:id="4569"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95FB13" w14:textId="0F403783" w:rsidR="00C100EA" w:rsidRPr="00D670E6" w:rsidDel="005A7D01" w:rsidRDefault="00C100EA">
            <w:pPr>
              <w:spacing w:after="0" w:line="240" w:lineRule="auto"/>
              <w:rPr>
                <w:del w:id="4570" w:author="TEAM OFA DISKLESS SOLUTION" w:date="2023-01-26T22:37:00Z"/>
                <w:moveFrom w:id="4571" w:author="TEAM OFA DISKLESS SOLUTION" w:date="2023-01-26T22:15:00Z"/>
                <w:rFonts w:ascii="Times New Roman" w:eastAsia="Times New Roman" w:hAnsi="Times New Roman"/>
                <w:sz w:val="20"/>
                <w:szCs w:val="20"/>
              </w:rPr>
              <w:pPrChange w:id="4572"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CDE8EF" w14:textId="2D9E5FF4" w:rsidR="00C100EA" w:rsidRPr="00D670E6" w:rsidDel="005A7D01" w:rsidRDefault="00C100EA">
            <w:pPr>
              <w:spacing w:after="0" w:line="240" w:lineRule="auto"/>
              <w:rPr>
                <w:del w:id="4573" w:author="TEAM OFA DISKLESS SOLUTION" w:date="2023-01-26T22:37:00Z"/>
                <w:moveFrom w:id="4574" w:author="TEAM OFA DISKLESS SOLUTION" w:date="2023-01-26T22:15:00Z"/>
                <w:rFonts w:ascii="Times New Roman" w:eastAsia="Times New Roman" w:hAnsi="Times New Roman"/>
                <w:sz w:val="20"/>
                <w:szCs w:val="20"/>
              </w:rPr>
              <w:pPrChange w:id="4575"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6DFB5C" w14:textId="2FD3D26F" w:rsidR="00C100EA" w:rsidRPr="00D670E6" w:rsidDel="005A7D01" w:rsidRDefault="00C100EA">
            <w:pPr>
              <w:spacing w:after="0" w:line="240" w:lineRule="auto"/>
              <w:rPr>
                <w:del w:id="4576" w:author="TEAM OFA DISKLESS SOLUTION" w:date="2023-01-26T22:37:00Z"/>
                <w:moveFrom w:id="4577" w:author="TEAM OFA DISKLESS SOLUTION" w:date="2023-01-26T22:15:00Z"/>
                <w:rFonts w:ascii="Times New Roman" w:eastAsia="Times New Roman" w:hAnsi="Times New Roman"/>
                <w:sz w:val="20"/>
                <w:szCs w:val="20"/>
              </w:rPr>
              <w:pPrChange w:id="4578" w:author="TEAM OFA DISKLESS SOLUTION" w:date="2023-01-26T22:37:00Z">
                <w:pPr>
                  <w:spacing w:after="0" w:line="480" w:lineRule="auto"/>
                </w:pPr>
              </w:pPrChange>
            </w:pPr>
          </w:p>
        </w:tc>
      </w:tr>
      <w:tr w:rsidR="00C100EA" w:rsidRPr="00D670E6" w:rsidDel="005A7D01" w14:paraId="60F1E681" w14:textId="48963D04" w:rsidTr="003C64DB">
        <w:trPr>
          <w:trHeight w:val="181"/>
          <w:del w:id="4579" w:author="TEAM OFA DISKLESS SOLUTION" w:date="2023-01-26T22:37: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50D91AA" w14:textId="0CF5F8FD" w:rsidR="00C100EA" w:rsidRPr="00D670E6" w:rsidDel="005A7D01" w:rsidRDefault="00C100EA">
            <w:pPr>
              <w:spacing w:after="0" w:line="240" w:lineRule="auto"/>
              <w:rPr>
                <w:del w:id="4580" w:author="TEAM OFA DISKLESS SOLUTION" w:date="2023-01-26T22:37:00Z"/>
                <w:moveFrom w:id="4581" w:author="TEAM OFA DISKLESS SOLUTION" w:date="2023-01-26T22:15:00Z"/>
                <w:rFonts w:ascii="Times New Roman" w:eastAsia="Times New Roman" w:hAnsi="Times New Roman"/>
                <w:sz w:val="24"/>
                <w:szCs w:val="24"/>
              </w:rPr>
              <w:pPrChange w:id="4582" w:author="TEAM OFA DISKLESS SOLUTION" w:date="2023-01-26T22:37:00Z">
                <w:pPr>
                  <w:spacing w:after="0" w:line="480" w:lineRule="auto"/>
                </w:pPr>
              </w:pPrChange>
            </w:pPr>
            <w:moveFrom w:id="4583" w:author="TEAM OFA DISKLESS SOLUTION" w:date="2023-01-26T22:15:00Z">
              <w:del w:id="4584" w:author="TEAM OFA DISKLESS SOLUTION" w:date="2023-01-26T22:37:00Z">
                <w:r w:rsidRPr="00D670E6" w:rsidDel="005A7D01">
                  <w:rPr>
                    <w:rFonts w:ascii="Times New Roman" w:eastAsia="Times New Roman" w:hAnsi="Times New Roman"/>
                    <w:sz w:val="24"/>
                    <w:szCs w:val="24"/>
                  </w:rPr>
                  <w:delText xml:space="preserve">3. </w:delText>
                </w:r>
                <w:r w:rsidDel="005A7D01">
                  <w:rPr>
                    <w:rFonts w:ascii="Times New Roman" w:eastAsia="Times New Roman" w:hAnsi="Times New Roman"/>
                    <w:sz w:val="24"/>
                    <w:szCs w:val="24"/>
                  </w:rPr>
                  <w:delText>It widens my target market.</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9A2071" w14:textId="535DAA85" w:rsidR="00C100EA" w:rsidRPr="00D670E6" w:rsidDel="005A7D01" w:rsidRDefault="00C100EA">
            <w:pPr>
              <w:spacing w:after="0" w:line="240" w:lineRule="auto"/>
              <w:rPr>
                <w:del w:id="4585" w:author="TEAM OFA DISKLESS SOLUTION" w:date="2023-01-26T22:37:00Z"/>
                <w:moveFrom w:id="4586" w:author="TEAM OFA DISKLESS SOLUTION" w:date="2023-01-26T22:15:00Z"/>
                <w:rFonts w:ascii="Times New Roman" w:eastAsia="Times New Roman" w:hAnsi="Times New Roman"/>
                <w:sz w:val="24"/>
                <w:szCs w:val="24"/>
              </w:rPr>
              <w:pPrChange w:id="4587"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DB684B" w14:textId="4B639B63" w:rsidR="00C100EA" w:rsidRPr="00D670E6" w:rsidDel="005A7D01" w:rsidRDefault="00C100EA">
            <w:pPr>
              <w:spacing w:after="0" w:line="240" w:lineRule="auto"/>
              <w:rPr>
                <w:del w:id="4588" w:author="TEAM OFA DISKLESS SOLUTION" w:date="2023-01-26T22:37:00Z"/>
                <w:moveFrom w:id="4589" w:author="TEAM OFA DISKLESS SOLUTION" w:date="2023-01-26T22:15:00Z"/>
                <w:rFonts w:ascii="Times New Roman" w:eastAsia="Times New Roman" w:hAnsi="Times New Roman"/>
                <w:sz w:val="20"/>
                <w:szCs w:val="20"/>
              </w:rPr>
              <w:pPrChange w:id="4590"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3CC588" w14:textId="474D1475" w:rsidR="00C100EA" w:rsidRPr="00D670E6" w:rsidDel="005A7D01" w:rsidRDefault="00C100EA">
            <w:pPr>
              <w:spacing w:after="0" w:line="240" w:lineRule="auto"/>
              <w:rPr>
                <w:del w:id="4591" w:author="TEAM OFA DISKLESS SOLUTION" w:date="2023-01-26T22:37:00Z"/>
                <w:moveFrom w:id="4592" w:author="TEAM OFA DISKLESS SOLUTION" w:date="2023-01-26T22:15:00Z"/>
                <w:rFonts w:ascii="Times New Roman" w:eastAsia="Times New Roman" w:hAnsi="Times New Roman"/>
                <w:sz w:val="20"/>
                <w:szCs w:val="20"/>
              </w:rPr>
              <w:pPrChange w:id="4593"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72ECC3" w14:textId="7316B121" w:rsidR="00C100EA" w:rsidRPr="00D670E6" w:rsidDel="005A7D01" w:rsidRDefault="00C100EA">
            <w:pPr>
              <w:spacing w:after="0" w:line="240" w:lineRule="auto"/>
              <w:rPr>
                <w:del w:id="4594" w:author="TEAM OFA DISKLESS SOLUTION" w:date="2023-01-26T22:37:00Z"/>
                <w:moveFrom w:id="4595" w:author="TEAM OFA DISKLESS SOLUTION" w:date="2023-01-26T22:15:00Z"/>
                <w:rFonts w:ascii="Times New Roman" w:eastAsia="Times New Roman" w:hAnsi="Times New Roman"/>
                <w:sz w:val="20"/>
                <w:szCs w:val="20"/>
              </w:rPr>
              <w:pPrChange w:id="4596" w:author="TEAM OFA DISKLESS SOLUTION" w:date="2023-01-26T22:37:00Z">
                <w:pPr>
                  <w:spacing w:after="0" w:line="480" w:lineRule="auto"/>
                </w:pPr>
              </w:pPrChange>
            </w:pPr>
          </w:p>
        </w:tc>
      </w:tr>
      <w:tr w:rsidR="00C100EA" w:rsidRPr="00D670E6" w:rsidDel="005A7D01" w14:paraId="4FF08B43" w14:textId="145FA11E" w:rsidTr="003C64DB">
        <w:trPr>
          <w:trHeight w:val="216"/>
          <w:del w:id="4597" w:author="TEAM OFA DISKLESS SOLUTION" w:date="2023-01-26T22:37: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B24D1D5" w14:textId="5D0E1842" w:rsidR="00C100EA" w:rsidRPr="00D670E6" w:rsidDel="005A7D01" w:rsidRDefault="00C100EA">
            <w:pPr>
              <w:spacing w:after="0" w:line="240" w:lineRule="auto"/>
              <w:rPr>
                <w:del w:id="4598" w:author="TEAM OFA DISKLESS SOLUTION" w:date="2023-01-26T22:37:00Z"/>
                <w:moveFrom w:id="4599" w:author="TEAM OFA DISKLESS SOLUTION" w:date="2023-01-26T22:15:00Z"/>
                <w:rFonts w:ascii="Times New Roman" w:eastAsia="Times New Roman" w:hAnsi="Times New Roman"/>
                <w:sz w:val="24"/>
                <w:szCs w:val="24"/>
              </w:rPr>
              <w:pPrChange w:id="4600" w:author="TEAM OFA DISKLESS SOLUTION" w:date="2023-01-26T22:37:00Z">
                <w:pPr>
                  <w:spacing w:after="240" w:line="480" w:lineRule="auto"/>
                </w:pPr>
              </w:pPrChange>
            </w:pPr>
            <w:moveFrom w:id="4601" w:author="TEAM OFA DISKLESS SOLUTION" w:date="2023-01-26T22:15:00Z">
              <w:del w:id="4602" w:author="TEAM OFA DISKLESS SOLUTION" w:date="2023-01-26T22:37:00Z">
                <w:r w:rsidDel="005A7D01">
                  <w:rPr>
                    <w:rFonts w:ascii="Times New Roman" w:eastAsia="Times New Roman" w:hAnsi="Times New Roman"/>
                    <w:sz w:val="24"/>
                    <w:szCs w:val="24"/>
                  </w:rPr>
                  <w:delText>4.  It makes my business grow.</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92B299" w14:textId="00C57D76" w:rsidR="00C100EA" w:rsidRPr="00D670E6" w:rsidDel="005A7D01" w:rsidRDefault="00C100EA">
            <w:pPr>
              <w:spacing w:after="0" w:line="240" w:lineRule="auto"/>
              <w:rPr>
                <w:del w:id="4603" w:author="TEAM OFA DISKLESS SOLUTION" w:date="2023-01-26T22:37:00Z"/>
                <w:moveFrom w:id="4604" w:author="TEAM OFA DISKLESS SOLUTION" w:date="2023-01-26T22:15:00Z"/>
                <w:rFonts w:ascii="Times New Roman" w:eastAsia="Times New Roman" w:hAnsi="Times New Roman"/>
                <w:sz w:val="24"/>
                <w:szCs w:val="24"/>
              </w:rPr>
              <w:pPrChange w:id="4605" w:author="TEAM OFA DISKLESS SOLUTION" w:date="2023-01-26T22:37:00Z">
                <w:pPr>
                  <w:spacing w:after="24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DA3F5F" w14:textId="336AD768" w:rsidR="00C100EA" w:rsidRPr="00D670E6" w:rsidDel="005A7D01" w:rsidRDefault="00C100EA">
            <w:pPr>
              <w:spacing w:after="0" w:line="240" w:lineRule="auto"/>
              <w:rPr>
                <w:del w:id="4606" w:author="TEAM OFA DISKLESS SOLUTION" w:date="2023-01-26T22:37:00Z"/>
                <w:moveFrom w:id="4607" w:author="TEAM OFA DISKLESS SOLUTION" w:date="2023-01-26T22:15:00Z"/>
                <w:rFonts w:ascii="Times New Roman" w:eastAsia="Times New Roman" w:hAnsi="Times New Roman"/>
                <w:sz w:val="20"/>
                <w:szCs w:val="20"/>
              </w:rPr>
              <w:pPrChange w:id="4608"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BDE44C" w14:textId="24D68BD3" w:rsidR="00C100EA" w:rsidRPr="00D670E6" w:rsidDel="005A7D01" w:rsidRDefault="00C100EA">
            <w:pPr>
              <w:spacing w:after="0" w:line="240" w:lineRule="auto"/>
              <w:rPr>
                <w:del w:id="4609" w:author="TEAM OFA DISKLESS SOLUTION" w:date="2023-01-26T22:37:00Z"/>
                <w:moveFrom w:id="4610" w:author="TEAM OFA DISKLESS SOLUTION" w:date="2023-01-26T22:15:00Z"/>
                <w:rFonts w:ascii="Times New Roman" w:eastAsia="Times New Roman" w:hAnsi="Times New Roman"/>
                <w:sz w:val="20"/>
                <w:szCs w:val="20"/>
              </w:rPr>
              <w:pPrChange w:id="4611"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EC07B5" w14:textId="55BED0DD" w:rsidR="00C100EA" w:rsidRPr="00D670E6" w:rsidDel="005A7D01" w:rsidRDefault="00C100EA">
            <w:pPr>
              <w:spacing w:after="0" w:line="240" w:lineRule="auto"/>
              <w:rPr>
                <w:del w:id="4612" w:author="TEAM OFA DISKLESS SOLUTION" w:date="2023-01-26T22:37:00Z"/>
                <w:moveFrom w:id="4613" w:author="TEAM OFA DISKLESS SOLUTION" w:date="2023-01-26T22:15:00Z"/>
                <w:rFonts w:ascii="Times New Roman" w:eastAsia="Times New Roman" w:hAnsi="Times New Roman"/>
                <w:sz w:val="20"/>
                <w:szCs w:val="20"/>
              </w:rPr>
              <w:pPrChange w:id="4614" w:author="TEAM OFA DISKLESS SOLUTION" w:date="2023-01-26T22:37:00Z">
                <w:pPr>
                  <w:spacing w:after="0" w:line="480" w:lineRule="auto"/>
                </w:pPr>
              </w:pPrChange>
            </w:pPr>
          </w:p>
        </w:tc>
      </w:tr>
      <w:tr w:rsidR="00C100EA" w:rsidRPr="00D670E6" w:rsidDel="005A7D01" w14:paraId="333A48D6" w14:textId="2EA79497" w:rsidTr="003C64DB">
        <w:trPr>
          <w:trHeight w:val="156"/>
          <w:del w:id="4615" w:author="TEAM OFA DISKLESS SOLUTION" w:date="2023-01-26T22:37: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A1B6161" w14:textId="53D194CB" w:rsidR="00C100EA" w:rsidRPr="00D670E6" w:rsidDel="005A7D01" w:rsidRDefault="00C100EA">
            <w:pPr>
              <w:spacing w:after="0" w:line="240" w:lineRule="auto"/>
              <w:rPr>
                <w:del w:id="4616" w:author="TEAM OFA DISKLESS SOLUTION" w:date="2023-01-26T22:37:00Z"/>
                <w:moveFrom w:id="4617" w:author="TEAM OFA DISKLESS SOLUTION" w:date="2023-01-26T22:15:00Z"/>
                <w:rFonts w:ascii="Times New Roman" w:eastAsia="Times New Roman" w:hAnsi="Times New Roman"/>
                <w:sz w:val="24"/>
                <w:szCs w:val="24"/>
              </w:rPr>
              <w:pPrChange w:id="4618" w:author="TEAM OFA DISKLESS SOLUTION" w:date="2023-01-26T22:37:00Z">
                <w:pPr>
                  <w:spacing w:after="0" w:line="480" w:lineRule="auto"/>
                </w:pPr>
              </w:pPrChange>
            </w:pPr>
            <w:moveFrom w:id="4619" w:author="TEAM OFA DISKLESS SOLUTION" w:date="2023-01-26T22:15:00Z">
              <w:del w:id="4620" w:author="TEAM OFA DISKLESS SOLUTION" w:date="2023-01-26T22:37:00Z">
                <w:r w:rsidRPr="00D670E6" w:rsidDel="005A7D01">
                  <w:rPr>
                    <w:rFonts w:ascii="Times New Roman" w:eastAsia="Times New Roman" w:hAnsi="Times New Roman"/>
                    <w:sz w:val="24"/>
                    <w:szCs w:val="24"/>
                  </w:rPr>
                  <w:delText xml:space="preserve">5. </w:delText>
                </w:r>
                <w:r w:rsidDel="005A7D01">
                  <w:rPr>
                    <w:rFonts w:ascii="Times New Roman" w:eastAsia="Times New Roman" w:hAnsi="Times New Roman"/>
                    <w:sz w:val="24"/>
                    <w:szCs w:val="24"/>
                  </w:rPr>
                  <w:delText>It gives good reputation to my business.</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73B07C" w14:textId="2A460A7C" w:rsidR="00C100EA" w:rsidRPr="00D670E6" w:rsidDel="005A7D01" w:rsidRDefault="00C100EA">
            <w:pPr>
              <w:spacing w:after="0" w:line="240" w:lineRule="auto"/>
              <w:rPr>
                <w:del w:id="4621" w:author="TEAM OFA DISKLESS SOLUTION" w:date="2023-01-26T22:37:00Z"/>
                <w:moveFrom w:id="4622" w:author="TEAM OFA DISKLESS SOLUTION" w:date="2023-01-26T22:15:00Z"/>
                <w:rFonts w:ascii="Times New Roman" w:eastAsia="Times New Roman" w:hAnsi="Times New Roman"/>
                <w:sz w:val="24"/>
                <w:szCs w:val="24"/>
              </w:rPr>
              <w:pPrChange w:id="4623"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46749D" w14:textId="5C0D0F9C" w:rsidR="00C100EA" w:rsidRPr="00D670E6" w:rsidDel="005A7D01" w:rsidRDefault="00C100EA">
            <w:pPr>
              <w:spacing w:after="0" w:line="240" w:lineRule="auto"/>
              <w:rPr>
                <w:del w:id="4624" w:author="TEAM OFA DISKLESS SOLUTION" w:date="2023-01-26T22:37:00Z"/>
                <w:moveFrom w:id="4625" w:author="TEAM OFA DISKLESS SOLUTION" w:date="2023-01-26T22:15:00Z"/>
                <w:rFonts w:ascii="Times New Roman" w:eastAsia="Times New Roman" w:hAnsi="Times New Roman"/>
                <w:sz w:val="20"/>
                <w:szCs w:val="20"/>
              </w:rPr>
              <w:pPrChange w:id="4626"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F496A3" w14:textId="7C1CC855" w:rsidR="00C100EA" w:rsidRPr="00D670E6" w:rsidDel="005A7D01" w:rsidRDefault="00C100EA">
            <w:pPr>
              <w:spacing w:after="0" w:line="240" w:lineRule="auto"/>
              <w:rPr>
                <w:del w:id="4627" w:author="TEAM OFA DISKLESS SOLUTION" w:date="2023-01-26T22:37:00Z"/>
                <w:moveFrom w:id="4628" w:author="TEAM OFA DISKLESS SOLUTION" w:date="2023-01-26T22:15:00Z"/>
                <w:rFonts w:ascii="Times New Roman" w:eastAsia="Times New Roman" w:hAnsi="Times New Roman"/>
                <w:sz w:val="20"/>
                <w:szCs w:val="20"/>
              </w:rPr>
              <w:pPrChange w:id="4629" w:author="TEAM OFA DISKLESS SOLUTION" w:date="2023-01-26T22:37:00Z">
                <w:pPr>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439865" w14:textId="773E5DF6" w:rsidR="00C100EA" w:rsidRPr="00D670E6" w:rsidDel="005A7D01" w:rsidRDefault="00C100EA">
            <w:pPr>
              <w:spacing w:after="0" w:line="240" w:lineRule="auto"/>
              <w:rPr>
                <w:del w:id="4630" w:author="TEAM OFA DISKLESS SOLUTION" w:date="2023-01-26T22:37:00Z"/>
                <w:moveFrom w:id="4631" w:author="TEAM OFA DISKLESS SOLUTION" w:date="2023-01-26T22:15:00Z"/>
                <w:rFonts w:ascii="Times New Roman" w:eastAsia="Times New Roman" w:hAnsi="Times New Roman"/>
                <w:sz w:val="20"/>
                <w:szCs w:val="20"/>
              </w:rPr>
              <w:pPrChange w:id="4632" w:author="TEAM OFA DISKLESS SOLUTION" w:date="2023-01-26T22:37:00Z">
                <w:pPr>
                  <w:spacing w:after="0" w:line="480" w:lineRule="auto"/>
                </w:pPr>
              </w:pPrChange>
            </w:pPr>
          </w:p>
        </w:tc>
      </w:tr>
      <w:moveFromRangeEnd w:id="4482"/>
    </w:tbl>
    <w:p w14:paraId="1D524C07" w14:textId="3BEBA5FA" w:rsidR="00C100EA" w:rsidDel="003C64DB" w:rsidRDefault="00C100EA">
      <w:pPr>
        <w:spacing w:after="0" w:line="240" w:lineRule="auto"/>
        <w:rPr>
          <w:del w:id="4633" w:author="TEAM OFA DISKLESS SOLUTION" w:date="2023-01-26T22:18:00Z"/>
          <w:rFonts w:ascii="Times New Roman" w:hAnsi="Times New Roman"/>
          <w:sz w:val="24"/>
          <w:szCs w:val="24"/>
        </w:rPr>
        <w:pPrChange w:id="4634" w:author="TEAM OFA DISKLESS SOLUTION" w:date="2023-01-26T22:37:00Z">
          <w:pPr>
            <w:spacing w:line="480" w:lineRule="auto"/>
            <w:jc w:val="both"/>
          </w:pPr>
        </w:pPrChange>
      </w:pPr>
    </w:p>
    <w:p w14:paraId="5A4B4BD9" w14:textId="28EB3334" w:rsidR="00C100EA" w:rsidDel="003C64DB" w:rsidRDefault="00C100EA">
      <w:pPr>
        <w:spacing w:after="0" w:line="240" w:lineRule="auto"/>
        <w:rPr>
          <w:del w:id="4635" w:author="TEAM OFA DISKLESS SOLUTION" w:date="2023-01-26T22:18:00Z"/>
          <w:rFonts w:ascii="Times New Roman" w:hAnsi="Times New Roman"/>
          <w:sz w:val="24"/>
          <w:szCs w:val="24"/>
        </w:rPr>
        <w:pPrChange w:id="4636" w:author="TEAM OFA DISKLESS SOLUTION" w:date="2023-01-26T22:37:00Z">
          <w:pPr>
            <w:spacing w:line="480" w:lineRule="auto"/>
            <w:jc w:val="both"/>
          </w:pPr>
        </w:pPrChange>
      </w:pPr>
    </w:p>
    <w:p w14:paraId="621824FC" w14:textId="1B861863" w:rsidR="00C100EA" w:rsidDel="003C64DB" w:rsidRDefault="00C100EA">
      <w:pPr>
        <w:spacing w:after="0" w:line="240" w:lineRule="auto"/>
        <w:rPr>
          <w:del w:id="4637" w:author="TEAM OFA DISKLESS SOLUTION" w:date="2023-01-26T22:18:00Z"/>
          <w:rFonts w:ascii="Times New Roman" w:hAnsi="Times New Roman"/>
          <w:sz w:val="24"/>
          <w:szCs w:val="24"/>
        </w:rPr>
        <w:pPrChange w:id="4638" w:author="TEAM OFA DISKLESS SOLUTION" w:date="2023-01-26T22:37:00Z">
          <w:pPr>
            <w:spacing w:line="480" w:lineRule="auto"/>
            <w:jc w:val="both"/>
          </w:pPr>
        </w:pPrChange>
      </w:pPr>
    </w:p>
    <w:p w14:paraId="02625214" w14:textId="52564F20" w:rsidR="00C100EA" w:rsidDel="003C64DB" w:rsidRDefault="00C100EA">
      <w:pPr>
        <w:spacing w:after="0" w:line="240" w:lineRule="auto"/>
        <w:rPr>
          <w:del w:id="4639" w:author="TEAM OFA DISKLESS SOLUTION" w:date="2023-01-26T22:18:00Z"/>
          <w:rFonts w:ascii="Times New Roman" w:hAnsi="Times New Roman"/>
          <w:sz w:val="24"/>
          <w:szCs w:val="24"/>
        </w:rPr>
        <w:pPrChange w:id="4640" w:author="TEAM OFA DISKLESS SOLUTION" w:date="2023-01-26T22:37:00Z">
          <w:pPr>
            <w:spacing w:line="480" w:lineRule="auto"/>
            <w:jc w:val="both"/>
          </w:pPr>
        </w:pPrChange>
      </w:pPr>
    </w:p>
    <w:p w14:paraId="54266414" w14:textId="6DFC1FD2" w:rsidR="00C100EA" w:rsidRPr="0064446B" w:rsidDel="005A7D01" w:rsidRDefault="00C100EA">
      <w:pPr>
        <w:spacing w:after="0" w:line="240" w:lineRule="auto"/>
        <w:rPr>
          <w:del w:id="4641" w:author="TEAM OFA DISKLESS SOLUTION" w:date="2023-01-26T22:37:00Z"/>
          <w:rFonts w:ascii="Times New Roman" w:hAnsi="Times New Roman"/>
          <w:sz w:val="24"/>
          <w:szCs w:val="24"/>
        </w:rPr>
        <w:pPrChange w:id="4642" w:author="TEAM OFA DISKLESS SOLUTION" w:date="2023-01-26T22:37:00Z">
          <w:pPr>
            <w:spacing w:line="480" w:lineRule="auto"/>
            <w:jc w:val="both"/>
          </w:pPr>
        </w:pPrChange>
      </w:pPr>
    </w:p>
    <w:tbl>
      <w:tblPr>
        <w:tblpPr w:leftFromText="180" w:rightFromText="180" w:vertAnchor="text" w:horzAnchor="margin" w:tblpY="494"/>
        <w:tblW w:w="8210" w:type="dxa"/>
        <w:tblCellMar>
          <w:left w:w="0" w:type="dxa"/>
          <w:right w:w="0" w:type="dxa"/>
        </w:tblCellMar>
        <w:tblLook w:val="04A0" w:firstRow="1" w:lastRow="0" w:firstColumn="1" w:lastColumn="0" w:noHBand="0" w:noVBand="1"/>
        <w:tblPrChange w:id="4643" w:author="TEAM OFA DISKLESS SOLUTION" w:date="2023-01-26T22:18:00Z">
          <w:tblPr>
            <w:tblpPr w:leftFromText="180" w:rightFromText="180" w:vertAnchor="text" w:horzAnchor="margin" w:tblpY="494"/>
            <w:tblW w:w="8321" w:type="dxa"/>
            <w:tblCellMar>
              <w:left w:w="0" w:type="dxa"/>
              <w:right w:w="0" w:type="dxa"/>
            </w:tblCellMar>
            <w:tblLook w:val="04A0" w:firstRow="1" w:lastRow="0" w:firstColumn="1" w:lastColumn="0" w:noHBand="0" w:noVBand="1"/>
          </w:tblPr>
        </w:tblPrChange>
      </w:tblPr>
      <w:tblGrid>
        <w:gridCol w:w="2669"/>
        <w:gridCol w:w="1629"/>
        <w:gridCol w:w="890"/>
        <w:gridCol w:w="1277"/>
        <w:gridCol w:w="1745"/>
        <w:tblGridChange w:id="4644">
          <w:tblGrid>
            <w:gridCol w:w="2738"/>
            <w:gridCol w:w="1646"/>
            <w:gridCol w:w="890"/>
            <w:gridCol w:w="1277"/>
            <w:gridCol w:w="1770"/>
          </w:tblGrid>
        </w:tblGridChange>
      </w:tblGrid>
      <w:tr w:rsidR="00C100EA" w:rsidRPr="00D670E6" w:rsidDel="005A7D01" w14:paraId="3C76DB9D" w14:textId="3FCABAC5" w:rsidTr="003C64DB">
        <w:trPr>
          <w:trHeight w:val="69"/>
          <w:del w:id="4645" w:author="TEAM OFA DISKLESS SOLUTION" w:date="2023-01-26T22:37:00Z"/>
          <w:trPrChange w:id="4646" w:author="TEAM OFA DISKLESS SOLUTION" w:date="2023-01-26T22:18:00Z">
            <w:trPr>
              <w:trHeight w:val="117"/>
            </w:trPr>
          </w:trPrChange>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Change w:id="4647" w:author="TEAM OFA DISKLESS SOLUTION" w:date="2023-01-26T22:18:00Z">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tcPrChange>
          </w:tcPr>
          <w:p w14:paraId="793B6934" w14:textId="4300315A" w:rsidR="00C100EA" w:rsidRPr="00D670E6" w:rsidDel="005A7D01" w:rsidRDefault="00C100EA">
            <w:pPr>
              <w:spacing w:after="0" w:line="240" w:lineRule="auto"/>
              <w:rPr>
                <w:del w:id="4648" w:author="TEAM OFA DISKLESS SOLUTION" w:date="2023-01-26T22:37:00Z"/>
                <w:moveFrom w:id="4649" w:author="TEAM OFA DISKLESS SOLUTION" w:date="2023-01-26T22:21:00Z"/>
                <w:rFonts w:ascii="Times New Roman" w:eastAsia="Times New Roman" w:hAnsi="Times New Roman"/>
                <w:sz w:val="24"/>
                <w:szCs w:val="24"/>
              </w:rPr>
              <w:pPrChange w:id="4650" w:author="TEAM OFA DISKLESS SOLUTION" w:date="2023-01-26T22:37:00Z">
                <w:pPr>
                  <w:framePr w:hSpace="180" w:wrap="around" w:vAnchor="text" w:hAnchor="margin" w:y="494"/>
                  <w:spacing w:after="0" w:line="480" w:lineRule="auto"/>
                </w:pPr>
              </w:pPrChange>
            </w:pPr>
            <w:moveFromRangeStart w:id="4651" w:author="TEAM OFA DISKLESS SOLUTION" w:date="2023-01-26T22:21:00Z" w:name="move125664081"/>
            <w:moveFrom w:id="4652" w:author="TEAM OFA DISKLESS SOLUTION" w:date="2023-01-26T22:21:00Z">
              <w:del w:id="4653" w:author="TEAM OFA DISKLESS SOLUTION" w:date="2023-01-26T22:37:00Z">
                <w:r w:rsidRPr="00D670E6" w:rsidDel="005A7D01">
                  <w:rPr>
                    <w:rFonts w:ascii="Times New Roman" w:eastAsia="Times New Roman" w:hAnsi="Times New Roman"/>
                    <w:sz w:val="24"/>
                    <w:szCs w:val="24"/>
                  </w:rPr>
                  <w:delText>PART II</w:delText>
                </w:r>
              </w:del>
            </w:moveFrom>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Change w:id="4654" w:author="TEAM OFA DISKLESS SOLUTION" w:date="2023-01-26T22:18:00Z">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tcPrChange>
          </w:tcPr>
          <w:p w14:paraId="773FE6B9" w14:textId="797233A4" w:rsidR="00C100EA" w:rsidRPr="00D670E6" w:rsidDel="005A7D01" w:rsidRDefault="00C100EA">
            <w:pPr>
              <w:spacing w:after="0" w:line="240" w:lineRule="auto"/>
              <w:rPr>
                <w:del w:id="4655" w:author="TEAM OFA DISKLESS SOLUTION" w:date="2023-01-26T22:37:00Z"/>
                <w:moveFrom w:id="4656" w:author="TEAM OFA DISKLESS SOLUTION" w:date="2023-01-26T22:21:00Z"/>
                <w:rFonts w:ascii="Times New Roman" w:eastAsia="Times New Roman" w:hAnsi="Times New Roman"/>
                <w:sz w:val="24"/>
                <w:szCs w:val="24"/>
              </w:rPr>
              <w:pPrChange w:id="4657"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Change w:id="4658" w:author="TEAM OFA DISKLESS SOLUTION" w:date="2023-01-26T22:18:00Z">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tcPrChange>
          </w:tcPr>
          <w:p w14:paraId="69834AB4" w14:textId="2D3414A3" w:rsidR="00C100EA" w:rsidRPr="00D670E6" w:rsidDel="005A7D01" w:rsidRDefault="00C100EA">
            <w:pPr>
              <w:spacing w:after="0" w:line="240" w:lineRule="auto"/>
              <w:rPr>
                <w:del w:id="4659" w:author="TEAM OFA DISKLESS SOLUTION" w:date="2023-01-26T22:37:00Z"/>
                <w:moveFrom w:id="4660" w:author="TEAM OFA DISKLESS SOLUTION" w:date="2023-01-26T22:21:00Z"/>
                <w:rFonts w:ascii="Times New Roman" w:eastAsia="Times New Roman" w:hAnsi="Times New Roman"/>
                <w:sz w:val="20"/>
                <w:szCs w:val="20"/>
              </w:rPr>
              <w:pPrChange w:id="4661"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Change w:id="4662" w:author="TEAM OFA DISKLESS SOLUTION" w:date="2023-01-26T22:18:00Z">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tcPrChange>
          </w:tcPr>
          <w:p w14:paraId="6CD5D333" w14:textId="42088702" w:rsidR="00C100EA" w:rsidRPr="00D670E6" w:rsidDel="005A7D01" w:rsidRDefault="00C100EA">
            <w:pPr>
              <w:spacing w:after="0" w:line="240" w:lineRule="auto"/>
              <w:rPr>
                <w:del w:id="4663" w:author="TEAM OFA DISKLESS SOLUTION" w:date="2023-01-26T22:37:00Z"/>
                <w:moveFrom w:id="4664" w:author="TEAM OFA DISKLESS SOLUTION" w:date="2023-01-26T22:21:00Z"/>
                <w:rFonts w:ascii="Times New Roman" w:eastAsia="Times New Roman" w:hAnsi="Times New Roman"/>
                <w:sz w:val="20"/>
                <w:szCs w:val="20"/>
              </w:rPr>
              <w:pPrChange w:id="4665"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Change w:id="4666" w:author="TEAM OFA DISKLESS SOLUTION" w:date="2023-01-26T22:18:00Z">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tcPrChange>
          </w:tcPr>
          <w:p w14:paraId="62143660" w14:textId="5C3030BD" w:rsidR="00C100EA" w:rsidRPr="00D670E6" w:rsidDel="005A7D01" w:rsidRDefault="00C100EA">
            <w:pPr>
              <w:spacing w:after="0" w:line="240" w:lineRule="auto"/>
              <w:rPr>
                <w:del w:id="4667" w:author="TEAM OFA DISKLESS SOLUTION" w:date="2023-01-26T22:37:00Z"/>
                <w:moveFrom w:id="4668" w:author="TEAM OFA DISKLESS SOLUTION" w:date="2023-01-26T22:21:00Z"/>
                <w:rFonts w:ascii="Times New Roman" w:eastAsia="Times New Roman" w:hAnsi="Times New Roman"/>
                <w:sz w:val="20"/>
                <w:szCs w:val="20"/>
              </w:rPr>
              <w:pPrChange w:id="4669" w:author="TEAM OFA DISKLESS SOLUTION" w:date="2023-01-26T22:37:00Z">
                <w:pPr>
                  <w:framePr w:hSpace="180" w:wrap="around" w:vAnchor="text" w:hAnchor="margin" w:y="494"/>
                  <w:spacing w:after="0" w:line="480" w:lineRule="auto"/>
                </w:pPr>
              </w:pPrChange>
            </w:pPr>
          </w:p>
        </w:tc>
      </w:tr>
      <w:tr w:rsidR="00C100EA" w:rsidRPr="00D670E6" w:rsidDel="005A7D01" w14:paraId="0C508FB6" w14:textId="4FE46B79" w:rsidTr="003C64DB">
        <w:trPr>
          <w:trHeight w:val="154"/>
          <w:del w:id="4670" w:author="TEAM OFA DISKLESS SOLUTION" w:date="2023-01-26T22:37:00Z"/>
          <w:trPrChange w:id="4671" w:author="TEAM OFA DISKLESS SOLUTION" w:date="2023-01-26T22:18:00Z">
            <w:trPr>
              <w:trHeight w:val="260"/>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Change w:id="4672" w:author="TEAM OFA DISKLESS SOLUTION" w:date="2023-01-26T22:18:00Z">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36D3EE9A" w14:textId="4C130934" w:rsidR="00C100EA" w:rsidRPr="00D670E6" w:rsidDel="005A7D01" w:rsidRDefault="00C100EA">
            <w:pPr>
              <w:spacing w:after="0" w:line="240" w:lineRule="auto"/>
              <w:rPr>
                <w:del w:id="4673" w:author="TEAM OFA DISKLESS SOLUTION" w:date="2023-01-26T22:37:00Z"/>
                <w:moveFrom w:id="4674" w:author="TEAM OFA DISKLESS SOLUTION" w:date="2023-01-26T22:21:00Z"/>
                <w:rFonts w:ascii="Times New Roman" w:eastAsia="Times New Roman" w:hAnsi="Times New Roman"/>
                <w:sz w:val="24"/>
                <w:szCs w:val="24"/>
              </w:rPr>
              <w:pPrChange w:id="4675" w:author="TEAM OFA DISKLESS SOLUTION" w:date="2023-01-26T22:37:00Z">
                <w:pPr>
                  <w:framePr w:hSpace="180" w:wrap="around" w:vAnchor="text" w:hAnchor="margin" w:y="494"/>
                  <w:spacing w:after="0" w:line="480" w:lineRule="auto"/>
                </w:pPr>
              </w:pPrChange>
            </w:pPr>
            <w:moveFrom w:id="4676" w:author="TEAM OFA DISKLESS SOLUTION" w:date="2023-01-26T22:21:00Z">
              <w:del w:id="4677" w:author="TEAM OFA DISKLESS SOLUTION" w:date="2023-01-26T22:37:00Z">
                <w:r w:rsidDel="005A7D01">
                  <w:rPr>
                    <w:rFonts w:ascii="Times New Roman" w:eastAsia="Times New Roman" w:hAnsi="Times New Roman"/>
                    <w:sz w:val="24"/>
                    <w:szCs w:val="24"/>
                  </w:rPr>
                  <w:delText>Process innovation</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678"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7B75583E" w14:textId="11038F4D" w:rsidR="00C100EA" w:rsidDel="005A7D01" w:rsidRDefault="00C100EA">
            <w:pPr>
              <w:spacing w:after="0" w:line="240" w:lineRule="auto"/>
              <w:rPr>
                <w:del w:id="4679" w:author="TEAM OFA DISKLESS SOLUTION" w:date="2023-01-26T22:37:00Z"/>
                <w:moveFrom w:id="4680" w:author="TEAM OFA DISKLESS SOLUTION" w:date="2023-01-26T22:21:00Z"/>
                <w:rFonts w:ascii="Times New Roman" w:eastAsia="Times New Roman" w:hAnsi="Times New Roman"/>
                <w:sz w:val="24"/>
                <w:szCs w:val="24"/>
              </w:rPr>
              <w:pPrChange w:id="4681" w:author="TEAM OFA DISKLESS SOLUTION" w:date="2023-01-26T22:37:00Z">
                <w:pPr>
                  <w:framePr w:hSpace="180" w:wrap="around" w:vAnchor="text" w:hAnchor="margin" w:y="494"/>
                  <w:spacing w:after="0" w:line="480" w:lineRule="auto"/>
                  <w:jc w:val="center"/>
                </w:pPr>
              </w:pPrChange>
            </w:pPr>
            <w:moveFrom w:id="4682" w:author="TEAM OFA DISKLESS SOLUTION" w:date="2023-01-26T22:21:00Z">
              <w:del w:id="4683" w:author="TEAM OFA DISKLESS SOLUTION" w:date="2023-01-26T22:37:00Z">
                <w:r w:rsidRPr="00D670E6" w:rsidDel="005A7D01">
                  <w:rPr>
                    <w:rFonts w:ascii="Times New Roman" w:eastAsia="Times New Roman" w:hAnsi="Times New Roman"/>
                    <w:sz w:val="24"/>
                    <w:szCs w:val="24"/>
                  </w:rPr>
                  <w:delText>STRON</w:delText>
                </w:r>
                <w:r w:rsidDel="005A7D01">
                  <w:rPr>
                    <w:rFonts w:ascii="Times New Roman" w:eastAsia="Times New Roman" w:hAnsi="Times New Roman"/>
                    <w:sz w:val="24"/>
                    <w:szCs w:val="24"/>
                  </w:rPr>
                  <w:delText>G</w:delText>
                </w:r>
                <w:r w:rsidRPr="00D670E6" w:rsidDel="005A7D01">
                  <w:rPr>
                    <w:rFonts w:ascii="Times New Roman" w:eastAsia="Times New Roman" w:hAnsi="Times New Roman"/>
                    <w:sz w:val="24"/>
                    <w:szCs w:val="24"/>
                  </w:rPr>
                  <w:delText>LY AGREE</w:delText>
                </w:r>
              </w:del>
            </w:moveFrom>
          </w:p>
          <w:p w14:paraId="5FC73B9B" w14:textId="382AAB07" w:rsidR="00C100EA" w:rsidRPr="00D670E6" w:rsidDel="005A7D01" w:rsidRDefault="00C100EA">
            <w:pPr>
              <w:spacing w:after="0" w:line="240" w:lineRule="auto"/>
              <w:rPr>
                <w:del w:id="4684" w:author="TEAM OFA DISKLESS SOLUTION" w:date="2023-01-26T22:37:00Z"/>
                <w:moveFrom w:id="4685" w:author="TEAM OFA DISKLESS SOLUTION" w:date="2023-01-26T22:21:00Z"/>
                <w:rFonts w:ascii="Times New Roman" w:eastAsia="Times New Roman" w:hAnsi="Times New Roman"/>
                <w:sz w:val="24"/>
                <w:szCs w:val="24"/>
              </w:rPr>
              <w:pPrChange w:id="4686" w:author="TEAM OFA DISKLESS SOLUTION" w:date="2023-01-26T22:37:00Z">
                <w:pPr>
                  <w:framePr w:hSpace="180" w:wrap="around" w:vAnchor="text" w:hAnchor="margin" w:y="494"/>
                  <w:spacing w:after="0" w:line="480" w:lineRule="auto"/>
                  <w:jc w:val="center"/>
                </w:pPr>
              </w:pPrChange>
            </w:pPr>
            <w:moveFrom w:id="4687" w:author="TEAM OFA DISKLESS SOLUTION" w:date="2023-01-26T22:21:00Z">
              <w:del w:id="4688" w:author="TEAM OFA DISKLESS SOLUTION" w:date="2023-01-26T22:37:00Z">
                <w:r w:rsidDel="005A7D01">
                  <w:rPr>
                    <w:rFonts w:eastAsia="Times New Roman"/>
                  </w:rPr>
                  <w:delText>(4)</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689"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79469786" w14:textId="2F95208F" w:rsidR="00C100EA" w:rsidDel="005A7D01" w:rsidRDefault="00C100EA">
            <w:pPr>
              <w:spacing w:after="0" w:line="240" w:lineRule="auto"/>
              <w:rPr>
                <w:del w:id="4690" w:author="TEAM OFA DISKLESS SOLUTION" w:date="2023-01-26T22:37:00Z"/>
                <w:moveFrom w:id="4691" w:author="TEAM OFA DISKLESS SOLUTION" w:date="2023-01-26T22:21:00Z"/>
                <w:rFonts w:ascii="Times New Roman" w:eastAsia="Times New Roman" w:hAnsi="Times New Roman"/>
                <w:sz w:val="24"/>
                <w:szCs w:val="24"/>
              </w:rPr>
              <w:pPrChange w:id="4692" w:author="TEAM OFA DISKLESS SOLUTION" w:date="2023-01-26T22:37:00Z">
                <w:pPr>
                  <w:framePr w:hSpace="180" w:wrap="around" w:vAnchor="text" w:hAnchor="margin" w:y="494"/>
                  <w:spacing w:after="0" w:line="480" w:lineRule="auto"/>
                  <w:jc w:val="center"/>
                </w:pPr>
              </w:pPrChange>
            </w:pPr>
            <w:moveFrom w:id="4693" w:author="TEAM OFA DISKLESS SOLUTION" w:date="2023-01-26T22:21:00Z">
              <w:del w:id="4694" w:author="TEAM OFA DISKLESS SOLUTION" w:date="2023-01-26T22:37:00Z">
                <w:r w:rsidRPr="00D670E6" w:rsidDel="005A7D01">
                  <w:rPr>
                    <w:rFonts w:ascii="Times New Roman" w:eastAsia="Times New Roman" w:hAnsi="Times New Roman"/>
                    <w:sz w:val="24"/>
                    <w:szCs w:val="24"/>
                  </w:rPr>
                  <w:delText>AGREE</w:delText>
                </w:r>
              </w:del>
            </w:moveFrom>
          </w:p>
          <w:p w14:paraId="242FF74D" w14:textId="5DAED24B" w:rsidR="00C100EA" w:rsidRPr="00D670E6" w:rsidDel="005A7D01" w:rsidRDefault="00C100EA">
            <w:pPr>
              <w:spacing w:after="0" w:line="240" w:lineRule="auto"/>
              <w:rPr>
                <w:del w:id="4695" w:author="TEAM OFA DISKLESS SOLUTION" w:date="2023-01-26T22:37:00Z"/>
                <w:moveFrom w:id="4696" w:author="TEAM OFA DISKLESS SOLUTION" w:date="2023-01-26T22:21:00Z"/>
                <w:rFonts w:ascii="Times New Roman" w:eastAsia="Times New Roman" w:hAnsi="Times New Roman"/>
                <w:sz w:val="24"/>
                <w:szCs w:val="24"/>
              </w:rPr>
              <w:pPrChange w:id="4697" w:author="TEAM OFA DISKLESS SOLUTION" w:date="2023-01-26T22:37:00Z">
                <w:pPr>
                  <w:framePr w:hSpace="180" w:wrap="around" w:vAnchor="text" w:hAnchor="margin" w:y="494"/>
                  <w:spacing w:after="0" w:line="480" w:lineRule="auto"/>
                  <w:jc w:val="center"/>
                </w:pPr>
              </w:pPrChange>
            </w:pPr>
            <w:moveFrom w:id="4698" w:author="TEAM OFA DISKLESS SOLUTION" w:date="2023-01-26T22:21:00Z">
              <w:del w:id="4699" w:author="TEAM OFA DISKLESS SOLUTION" w:date="2023-01-26T22:37:00Z">
                <w:r w:rsidDel="005A7D01">
                  <w:rPr>
                    <w:rFonts w:ascii="Times New Roman" w:eastAsia="Times New Roman" w:hAnsi="Times New Roman"/>
                    <w:sz w:val="24"/>
                    <w:szCs w:val="24"/>
                  </w:rPr>
                  <w:delText>(3)</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00"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5F2F161E" w14:textId="53DAB6EA" w:rsidR="00C100EA" w:rsidDel="005A7D01" w:rsidRDefault="00C100EA">
            <w:pPr>
              <w:spacing w:after="0" w:line="240" w:lineRule="auto"/>
              <w:rPr>
                <w:del w:id="4701" w:author="TEAM OFA DISKLESS SOLUTION" w:date="2023-01-26T22:37:00Z"/>
                <w:moveFrom w:id="4702" w:author="TEAM OFA DISKLESS SOLUTION" w:date="2023-01-26T22:21:00Z"/>
                <w:rFonts w:ascii="Times New Roman" w:eastAsia="Times New Roman" w:hAnsi="Times New Roman"/>
                <w:sz w:val="24"/>
                <w:szCs w:val="24"/>
              </w:rPr>
              <w:pPrChange w:id="4703" w:author="TEAM OFA DISKLESS SOLUTION" w:date="2023-01-26T22:37:00Z">
                <w:pPr>
                  <w:framePr w:hSpace="180" w:wrap="around" w:vAnchor="text" w:hAnchor="margin" w:y="494"/>
                  <w:spacing w:after="0" w:line="480" w:lineRule="auto"/>
                  <w:jc w:val="center"/>
                </w:pPr>
              </w:pPrChange>
            </w:pPr>
            <w:moveFrom w:id="4704" w:author="TEAM OFA DISKLESS SOLUTION" w:date="2023-01-26T22:21:00Z">
              <w:del w:id="4705" w:author="TEAM OFA DISKLESS SOLUTION" w:date="2023-01-26T22:37:00Z">
                <w:r w:rsidRPr="00D670E6" w:rsidDel="005A7D01">
                  <w:rPr>
                    <w:rFonts w:ascii="Times New Roman" w:eastAsia="Times New Roman" w:hAnsi="Times New Roman"/>
                    <w:sz w:val="24"/>
                    <w:szCs w:val="24"/>
                  </w:rPr>
                  <w:delText>DISAGREE</w:delText>
                </w:r>
              </w:del>
            </w:moveFrom>
          </w:p>
          <w:p w14:paraId="2C70723D" w14:textId="30AD66E9" w:rsidR="00C100EA" w:rsidRPr="00D670E6" w:rsidDel="005A7D01" w:rsidRDefault="00C100EA">
            <w:pPr>
              <w:spacing w:after="0" w:line="240" w:lineRule="auto"/>
              <w:rPr>
                <w:del w:id="4706" w:author="TEAM OFA DISKLESS SOLUTION" w:date="2023-01-26T22:37:00Z"/>
                <w:moveFrom w:id="4707" w:author="TEAM OFA DISKLESS SOLUTION" w:date="2023-01-26T22:21:00Z"/>
                <w:rFonts w:ascii="Times New Roman" w:eastAsia="Times New Roman" w:hAnsi="Times New Roman"/>
                <w:sz w:val="24"/>
                <w:szCs w:val="24"/>
              </w:rPr>
              <w:pPrChange w:id="4708" w:author="TEAM OFA DISKLESS SOLUTION" w:date="2023-01-26T22:37:00Z">
                <w:pPr>
                  <w:framePr w:hSpace="180" w:wrap="around" w:vAnchor="text" w:hAnchor="margin" w:y="494"/>
                  <w:spacing w:after="0" w:line="480" w:lineRule="auto"/>
                  <w:jc w:val="center"/>
                </w:pPr>
              </w:pPrChange>
            </w:pPr>
            <w:moveFrom w:id="4709" w:author="TEAM OFA DISKLESS SOLUTION" w:date="2023-01-26T22:21:00Z">
              <w:del w:id="4710" w:author="TEAM OFA DISKLESS SOLUTION" w:date="2023-01-26T22:37:00Z">
                <w:r w:rsidDel="005A7D01">
                  <w:rPr>
                    <w:rFonts w:ascii="Times New Roman" w:eastAsia="Times New Roman" w:hAnsi="Times New Roman"/>
                    <w:sz w:val="24"/>
                    <w:szCs w:val="24"/>
                  </w:rPr>
                  <w:delText>(2)</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11"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70DB52DE" w14:textId="68D992A8" w:rsidR="00C100EA" w:rsidDel="005A7D01" w:rsidRDefault="00C100EA">
            <w:pPr>
              <w:spacing w:after="0" w:line="240" w:lineRule="auto"/>
              <w:rPr>
                <w:del w:id="4712" w:author="TEAM OFA DISKLESS SOLUTION" w:date="2023-01-26T22:37:00Z"/>
                <w:moveFrom w:id="4713" w:author="TEAM OFA DISKLESS SOLUTION" w:date="2023-01-26T22:21:00Z"/>
                <w:rFonts w:ascii="Times New Roman" w:eastAsia="Times New Roman" w:hAnsi="Times New Roman"/>
                <w:sz w:val="24"/>
                <w:szCs w:val="24"/>
              </w:rPr>
              <w:pPrChange w:id="4714" w:author="TEAM OFA DISKLESS SOLUTION" w:date="2023-01-26T22:37:00Z">
                <w:pPr>
                  <w:framePr w:hSpace="180" w:wrap="around" w:vAnchor="text" w:hAnchor="margin" w:y="494"/>
                  <w:spacing w:after="0" w:line="480" w:lineRule="auto"/>
                  <w:jc w:val="center"/>
                </w:pPr>
              </w:pPrChange>
            </w:pPr>
            <w:moveFrom w:id="4715" w:author="TEAM OFA DISKLESS SOLUTION" w:date="2023-01-26T22:21:00Z">
              <w:del w:id="4716" w:author="TEAM OFA DISKLESS SOLUTION" w:date="2023-01-26T22:37:00Z">
                <w:r w:rsidRPr="00D670E6" w:rsidDel="005A7D01">
                  <w:rPr>
                    <w:rFonts w:ascii="Times New Roman" w:eastAsia="Times New Roman" w:hAnsi="Times New Roman"/>
                    <w:sz w:val="24"/>
                    <w:szCs w:val="24"/>
                  </w:rPr>
                  <w:delText>STRONGLY DISAGREE</w:delText>
                </w:r>
              </w:del>
            </w:moveFrom>
          </w:p>
          <w:p w14:paraId="2906FE25" w14:textId="01F284FC" w:rsidR="00C100EA" w:rsidRPr="00D670E6" w:rsidDel="005A7D01" w:rsidRDefault="00C100EA">
            <w:pPr>
              <w:spacing w:after="0" w:line="240" w:lineRule="auto"/>
              <w:rPr>
                <w:del w:id="4717" w:author="TEAM OFA DISKLESS SOLUTION" w:date="2023-01-26T22:37:00Z"/>
                <w:moveFrom w:id="4718" w:author="TEAM OFA DISKLESS SOLUTION" w:date="2023-01-26T22:21:00Z"/>
                <w:rFonts w:ascii="Times New Roman" w:eastAsia="Times New Roman" w:hAnsi="Times New Roman"/>
                <w:sz w:val="24"/>
                <w:szCs w:val="24"/>
              </w:rPr>
              <w:pPrChange w:id="4719" w:author="TEAM OFA DISKLESS SOLUTION" w:date="2023-01-26T22:37:00Z">
                <w:pPr>
                  <w:framePr w:hSpace="180" w:wrap="around" w:vAnchor="text" w:hAnchor="margin" w:y="494"/>
                  <w:spacing w:after="0" w:line="480" w:lineRule="auto"/>
                  <w:jc w:val="center"/>
                </w:pPr>
              </w:pPrChange>
            </w:pPr>
            <w:moveFrom w:id="4720" w:author="TEAM OFA DISKLESS SOLUTION" w:date="2023-01-26T22:21:00Z">
              <w:del w:id="4721" w:author="TEAM OFA DISKLESS SOLUTION" w:date="2023-01-26T22:37:00Z">
                <w:r w:rsidDel="005A7D01">
                  <w:rPr>
                    <w:rFonts w:ascii="Times New Roman" w:eastAsia="Times New Roman" w:hAnsi="Times New Roman"/>
                    <w:sz w:val="24"/>
                    <w:szCs w:val="24"/>
                  </w:rPr>
                  <w:delText>(1)</w:delText>
                </w:r>
              </w:del>
            </w:moveFrom>
          </w:p>
        </w:tc>
      </w:tr>
      <w:tr w:rsidR="00C100EA" w:rsidRPr="00D670E6" w:rsidDel="005A7D01" w14:paraId="5972096F" w14:textId="3B7424C8" w:rsidTr="003C64DB">
        <w:trPr>
          <w:trHeight w:val="172"/>
          <w:del w:id="4722" w:author="TEAM OFA DISKLESS SOLUTION" w:date="2023-01-26T22:37:00Z"/>
          <w:trPrChange w:id="4723" w:author="TEAM OFA DISKLESS SOLUTION" w:date="2023-01-26T22:18:00Z">
            <w:trPr>
              <w:trHeight w:val="291"/>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Change w:id="4724" w:author="TEAM OFA DISKLESS SOLUTION" w:date="2023-01-26T22:18:00Z">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09A5EA6C" w14:textId="1AD5213F" w:rsidR="00C100EA" w:rsidRPr="00D670E6" w:rsidDel="005A7D01" w:rsidRDefault="00C100EA">
            <w:pPr>
              <w:spacing w:after="0" w:line="240" w:lineRule="auto"/>
              <w:rPr>
                <w:del w:id="4725" w:author="TEAM OFA DISKLESS SOLUTION" w:date="2023-01-26T22:37:00Z"/>
                <w:moveFrom w:id="4726" w:author="TEAM OFA DISKLESS SOLUTION" w:date="2023-01-26T22:21:00Z"/>
                <w:rFonts w:ascii="Times New Roman" w:eastAsia="Times New Roman" w:hAnsi="Times New Roman"/>
                <w:sz w:val="24"/>
                <w:szCs w:val="24"/>
              </w:rPr>
              <w:pPrChange w:id="4727" w:author="TEAM OFA DISKLESS SOLUTION" w:date="2023-01-26T22:37:00Z">
                <w:pPr>
                  <w:framePr w:hSpace="180" w:wrap="around" w:vAnchor="text" w:hAnchor="margin" w:y="494"/>
                  <w:spacing w:after="0" w:line="480" w:lineRule="auto"/>
                </w:pPr>
              </w:pPrChange>
            </w:pPr>
            <w:moveFrom w:id="4728" w:author="TEAM OFA DISKLESS SOLUTION" w:date="2023-01-26T22:21:00Z">
              <w:del w:id="4729" w:author="TEAM OFA DISKLESS SOLUTION" w:date="2023-01-26T22:37:00Z">
                <w:r w:rsidRPr="00D670E6" w:rsidDel="005A7D01">
                  <w:rPr>
                    <w:rFonts w:ascii="Times New Roman" w:eastAsia="Times New Roman" w:hAnsi="Times New Roman"/>
                    <w:sz w:val="24"/>
                    <w:szCs w:val="24"/>
                  </w:rPr>
                  <w:delText xml:space="preserve">1. </w:delText>
                </w:r>
                <w:r w:rsidDel="005A7D01">
                  <w:rPr>
                    <w:rFonts w:ascii="Times New Roman" w:eastAsia="Times New Roman" w:hAnsi="Times New Roman"/>
                    <w:sz w:val="24"/>
                    <w:szCs w:val="24"/>
                  </w:rPr>
                  <w:delText xml:space="preserve"> It allows me to gain more outcomes.</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30"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3D1EF8A4" w14:textId="7D69313E" w:rsidR="00C100EA" w:rsidRPr="00D670E6" w:rsidDel="005A7D01" w:rsidRDefault="00C100EA">
            <w:pPr>
              <w:spacing w:after="0" w:line="240" w:lineRule="auto"/>
              <w:rPr>
                <w:del w:id="4731" w:author="TEAM OFA DISKLESS SOLUTION" w:date="2023-01-26T22:37:00Z"/>
                <w:moveFrom w:id="4732" w:author="TEAM OFA DISKLESS SOLUTION" w:date="2023-01-26T22:21:00Z"/>
                <w:rFonts w:ascii="Times New Roman" w:eastAsia="Times New Roman" w:hAnsi="Times New Roman"/>
                <w:sz w:val="24"/>
                <w:szCs w:val="24"/>
              </w:rPr>
              <w:pPrChange w:id="4733"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34"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68358963" w14:textId="4793230A" w:rsidR="00C100EA" w:rsidRPr="00D670E6" w:rsidDel="005A7D01" w:rsidRDefault="00C100EA">
            <w:pPr>
              <w:spacing w:after="0" w:line="240" w:lineRule="auto"/>
              <w:rPr>
                <w:del w:id="4735" w:author="TEAM OFA DISKLESS SOLUTION" w:date="2023-01-26T22:37:00Z"/>
                <w:moveFrom w:id="4736" w:author="TEAM OFA DISKLESS SOLUTION" w:date="2023-01-26T22:21:00Z"/>
                <w:rFonts w:ascii="Times New Roman" w:eastAsia="Times New Roman" w:hAnsi="Times New Roman"/>
                <w:sz w:val="20"/>
                <w:szCs w:val="20"/>
              </w:rPr>
              <w:pPrChange w:id="4737"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38"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68E484B0" w14:textId="72B418DC" w:rsidR="00C100EA" w:rsidRPr="00D670E6" w:rsidDel="005A7D01" w:rsidRDefault="00C100EA">
            <w:pPr>
              <w:spacing w:after="0" w:line="240" w:lineRule="auto"/>
              <w:rPr>
                <w:del w:id="4739" w:author="TEAM OFA DISKLESS SOLUTION" w:date="2023-01-26T22:37:00Z"/>
                <w:moveFrom w:id="4740" w:author="TEAM OFA DISKLESS SOLUTION" w:date="2023-01-26T22:21:00Z"/>
                <w:rFonts w:ascii="Times New Roman" w:eastAsia="Times New Roman" w:hAnsi="Times New Roman"/>
                <w:sz w:val="20"/>
                <w:szCs w:val="20"/>
              </w:rPr>
              <w:pPrChange w:id="4741"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42"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21C33918" w14:textId="022AB526" w:rsidR="00C100EA" w:rsidRPr="00D670E6" w:rsidDel="005A7D01" w:rsidRDefault="00C100EA">
            <w:pPr>
              <w:spacing w:after="0" w:line="240" w:lineRule="auto"/>
              <w:rPr>
                <w:del w:id="4743" w:author="TEAM OFA DISKLESS SOLUTION" w:date="2023-01-26T22:37:00Z"/>
                <w:moveFrom w:id="4744" w:author="TEAM OFA DISKLESS SOLUTION" w:date="2023-01-26T22:21:00Z"/>
                <w:rFonts w:ascii="Times New Roman" w:eastAsia="Times New Roman" w:hAnsi="Times New Roman"/>
                <w:sz w:val="20"/>
                <w:szCs w:val="20"/>
              </w:rPr>
              <w:pPrChange w:id="4745" w:author="TEAM OFA DISKLESS SOLUTION" w:date="2023-01-26T22:37:00Z">
                <w:pPr>
                  <w:framePr w:hSpace="180" w:wrap="around" w:vAnchor="text" w:hAnchor="margin" w:y="494"/>
                  <w:spacing w:after="0" w:line="480" w:lineRule="auto"/>
                </w:pPr>
              </w:pPrChange>
            </w:pPr>
          </w:p>
        </w:tc>
      </w:tr>
      <w:tr w:rsidR="00C100EA" w:rsidRPr="00D670E6" w:rsidDel="005A7D01" w14:paraId="3F5F2AE6" w14:textId="12A4B3A7" w:rsidTr="003C64DB">
        <w:trPr>
          <w:trHeight w:val="179"/>
          <w:del w:id="4746" w:author="TEAM OFA DISKLESS SOLUTION" w:date="2023-01-26T22:37:00Z"/>
          <w:trPrChange w:id="4747" w:author="TEAM OFA DISKLESS SOLUTION" w:date="2023-01-26T22:18:00Z">
            <w:trPr>
              <w:trHeight w:val="303"/>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Change w:id="4748" w:author="TEAM OFA DISKLESS SOLUTION" w:date="2023-01-26T22:18:00Z">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06E0DE9D" w14:textId="6C2E6F3F" w:rsidR="00C100EA" w:rsidRPr="00D670E6" w:rsidDel="005A7D01" w:rsidRDefault="00C100EA">
            <w:pPr>
              <w:spacing w:after="0" w:line="240" w:lineRule="auto"/>
              <w:rPr>
                <w:del w:id="4749" w:author="TEAM OFA DISKLESS SOLUTION" w:date="2023-01-26T22:37:00Z"/>
                <w:moveFrom w:id="4750" w:author="TEAM OFA DISKLESS SOLUTION" w:date="2023-01-26T22:21:00Z"/>
                <w:rFonts w:ascii="Times New Roman" w:eastAsia="Times New Roman" w:hAnsi="Times New Roman"/>
                <w:sz w:val="24"/>
                <w:szCs w:val="24"/>
              </w:rPr>
              <w:pPrChange w:id="4751" w:author="TEAM OFA DISKLESS SOLUTION" w:date="2023-01-26T22:37:00Z">
                <w:pPr>
                  <w:framePr w:hSpace="180" w:wrap="around" w:vAnchor="text" w:hAnchor="margin" w:y="494"/>
                  <w:spacing w:after="0" w:line="480" w:lineRule="auto"/>
                </w:pPr>
              </w:pPrChange>
            </w:pPr>
            <w:moveFrom w:id="4752" w:author="TEAM OFA DISKLESS SOLUTION" w:date="2023-01-26T22:21:00Z">
              <w:del w:id="4753" w:author="TEAM OFA DISKLESS SOLUTION" w:date="2023-01-26T22:37:00Z">
                <w:r w:rsidRPr="00D670E6" w:rsidDel="005A7D01">
                  <w:rPr>
                    <w:rFonts w:ascii="Times New Roman" w:eastAsia="Times New Roman" w:hAnsi="Times New Roman"/>
                    <w:sz w:val="24"/>
                    <w:szCs w:val="24"/>
                  </w:rPr>
                  <w:delText xml:space="preserve">2. </w:delText>
                </w:r>
                <w:r w:rsidDel="005A7D01">
                  <w:rPr>
                    <w:rFonts w:ascii="Times New Roman" w:eastAsia="Times New Roman" w:hAnsi="Times New Roman"/>
                    <w:sz w:val="24"/>
                    <w:szCs w:val="24"/>
                  </w:rPr>
                  <w:delText>It develops my business efficiency.</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54"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7BC8E71A" w14:textId="4C6EB088" w:rsidR="00C100EA" w:rsidRPr="00D670E6" w:rsidDel="005A7D01" w:rsidRDefault="00C100EA">
            <w:pPr>
              <w:spacing w:after="0" w:line="240" w:lineRule="auto"/>
              <w:rPr>
                <w:del w:id="4755" w:author="TEAM OFA DISKLESS SOLUTION" w:date="2023-01-26T22:37:00Z"/>
                <w:moveFrom w:id="4756" w:author="TEAM OFA DISKLESS SOLUTION" w:date="2023-01-26T22:21:00Z"/>
                <w:rFonts w:ascii="Times New Roman" w:eastAsia="Times New Roman" w:hAnsi="Times New Roman"/>
                <w:sz w:val="24"/>
                <w:szCs w:val="24"/>
              </w:rPr>
              <w:pPrChange w:id="4757"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58"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6556C7E1" w14:textId="4D7739EE" w:rsidR="00C100EA" w:rsidRPr="00D670E6" w:rsidDel="005A7D01" w:rsidRDefault="00C100EA">
            <w:pPr>
              <w:spacing w:after="0" w:line="240" w:lineRule="auto"/>
              <w:rPr>
                <w:del w:id="4759" w:author="TEAM OFA DISKLESS SOLUTION" w:date="2023-01-26T22:37:00Z"/>
                <w:moveFrom w:id="4760" w:author="TEAM OFA DISKLESS SOLUTION" w:date="2023-01-26T22:21:00Z"/>
                <w:rFonts w:ascii="Times New Roman" w:eastAsia="Times New Roman" w:hAnsi="Times New Roman"/>
                <w:sz w:val="20"/>
                <w:szCs w:val="20"/>
              </w:rPr>
              <w:pPrChange w:id="4761"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62"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D3EF142" w14:textId="71F64835" w:rsidR="00C100EA" w:rsidRPr="00D670E6" w:rsidDel="005A7D01" w:rsidRDefault="00C100EA">
            <w:pPr>
              <w:spacing w:after="0" w:line="240" w:lineRule="auto"/>
              <w:rPr>
                <w:del w:id="4763" w:author="TEAM OFA DISKLESS SOLUTION" w:date="2023-01-26T22:37:00Z"/>
                <w:moveFrom w:id="4764" w:author="TEAM OFA DISKLESS SOLUTION" w:date="2023-01-26T22:21:00Z"/>
                <w:rFonts w:ascii="Times New Roman" w:eastAsia="Times New Roman" w:hAnsi="Times New Roman"/>
                <w:sz w:val="20"/>
                <w:szCs w:val="20"/>
              </w:rPr>
              <w:pPrChange w:id="4765"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66"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02BA47BF" w14:textId="103D16E9" w:rsidR="00C100EA" w:rsidRPr="00D670E6" w:rsidDel="005A7D01" w:rsidRDefault="00C100EA">
            <w:pPr>
              <w:spacing w:after="0" w:line="240" w:lineRule="auto"/>
              <w:rPr>
                <w:del w:id="4767" w:author="TEAM OFA DISKLESS SOLUTION" w:date="2023-01-26T22:37:00Z"/>
                <w:moveFrom w:id="4768" w:author="TEAM OFA DISKLESS SOLUTION" w:date="2023-01-26T22:21:00Z"/>
                <w:rFonts w:ascii="Times New Roman" w:eastAsia="Times New Roman" w:hAnsi="Times New Roman"/>
                <w:sz w:val="20"/>
                <w:szCs w:val="20"/>
              </w:rPr>
              <w:pPrChange w:id="4769" w:author="TEAM OFA DISKLESS SOLUTION" w:date="2023-01-26T22:37:00Z">
                <w:pPr>
                  <w:framePr w:hSpace="180" w:wrap="around" w:vAnchor="text" w:hAnchor="margin" w:y="494"/>
                  <w:spacing w:after="0" w:line="480" w:lineRule="auto"/>
                </w:pPr>
              </w:pPrChange>
            </w:pPr>
          </w:p>
        </w:tc>
      </w:tr>
      <w:tr w:rsidR="00C100EA" w:rsidRPr="00D670E6" w:rsidDel="005A7D01" w14:paraId="5F2E63FC" w14:textId="785048A3" w:rsidTr="003C64DB">
        <w:trPr>
          <w:trHeight w:val="179"/>
          <w:del w:id="4770" w:author="TEAM OFA DISKLESS SOLUTION" w:date="2023-01-26T22:37:00Z"/>
          <w:trPrChange w:id="4771" w:author="TEAM OFA DISKLESS SOLUTION" w:date="2023-01-26T22:18:00Z">
            <w:trPr>
              <w:trHeight w:val="303"/>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Change w:id="4772" w:author="TEAM OFA DISKLESS SOLUTION" w:date="2023-01-26T22:18:00Z">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40FDA275" w14:textId="7A83DFDF" w:rsidR="00C100EA" w:rsidRPr="00D670E6" w:rsidDel="005A7D01" w:rsidRDefault="00C100EA">
            <w:pPr>
              <w:spacing w:after="0" w:line="240" w:lineRule="auto"/>
              <w:rPr>
                <w:del w:id="4773" w:author="TEAM OFA DISKLESS SOLUTION" w:date="2023-01-26T22:37:00Z"/>
                <w:moveFrom w:id="4774" w:author="TEAM OFA DISKLESS SOLUTION" w:date="2023-01-26T22:21:00Z"/>
                <w:rFonts w:ascii="Times New Roman" w:eastAsia="Times New Roman" w:hAnsi="Times New Roman"/>
                <w:sz w:val="24"/>
                <w:szCs w:val="24"/>
              </w:rPr>
              <w:pPrChange w:id="4775" w:author="TEAM OFA DISKLESS SOLUTION" w:date="2023-01-26T22:37:00Z">
                <w:pPr>
                  <w:framePr w:hSpace="180" w:wrap="around" w:vAnchor="text" w:hAnchor="margin" w:y="494"/>
                  <w:spacing w:after="0" w:line="480" w:lineRule="auto"/>
                </w:pPr>
              </w:pPrChange>
            </w:pPr>
            <w:moveFrom w:id="4776" w:author="TEAM OFA DISKLESS SOLUTION" w:date="2023-01-26T22:21:00Z">
              <w:del w:id="4777" w:author="TEAM OFA DISKLESS SOLUTION" w:date="2023-01-26T22:37:00Z">
                <w:r w:rsidRPr="00D670E6" w:rsidDel="005A7D01">
                  <w:rPr>
                    <w:rFonts w:ascii="Times New Roman" w:eastAsia="Times New Roman" w:hAnsi="Times New Roman"/>
                    <w:sz w:val="24"/>
                    <w:szCs w:val="24"/>
                  </w:rPr>
                  <w:delText xml:space="preserve">3. </w:delText>
                </w:r>
                <w:r w:rsidDel="005A7D01">
                  <w:rPr>
                    <w:rFonts w:ascii="Times New Roman" w:eastAsia="Times New Roman" w:hAnsi="Times New Roman"/>
                    <w:sz w:val="24"/>
                    <w:szCs w:val="24"/>
                  </w:rPr>
                  <w:delText>It develops my business effectiveness.</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78"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5D4E385F" w14:textId="303066DF" w:rsidR="00C100EA" w:rsidRPr="00D670E6" w:rsidDel="005A7D01" w:rsidRDefault="00C100EA">
            <w:pPr>
              <w:spacing w:after="0" w:line="240" w:lineRule="auto"/>
              <w:rPr>
                <w:del w:id="4779" w:author="TEAM OFA DISKLESS SOLUTION" w:date="2023-01-26T22:37:00Z"/>
                <w:moveFrom w:id="4780" w:author="TEAM OFA DISKLESS SOLUTION" w:date="2023-01-26T22:21:00Z"/>
                <w:rFonts w:ascii="Times New Roman" w:eastAsia="Times New Roman" w:hAnsi="Times New Roman"/>
                <w:sz w:val="24"/>
                <w:szCs w:val="24"/>
              </w:rPr>
              <w:pPrChange w:id="4781"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82"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1CD5747F" w14:textId="4BE75267" w:rsidR="00C100EA" w:rsidRPr="00D670E6" w:rsidDel="005A7D01" w:rsidRDefault="00C100EA">
            <w:pPr>
              <w:spacing w:after="0" w:line="240" w:lineRule="auto"/>
              <w:rPr>
                <w:del w:id="4783" w:author="TEAM OFA DISKLESS SOLUTION" w:date="2023-01-26T22:37:00Z"/>
                <w:moveFrom w:id="4784" w:author="TEAM OFA DISKLESS SOLUTION" w:date="2023-01-26T22:21:00Z"/>
                <w:rFonts w:ascii="Times New Roman" w:eastAsia="Times New Roman" w:hAnsi="Times New Roman"/>
                <w:sz w:val="20"/>
                <w:szCs w:val="20"/>
              </w:rPr>
              <w:pPrChange w:id="4785"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86"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3E2F9C3" w14:textId="045107A6" w:rsidR="00C100EA" w:rsidRPr="00D670E6" w:rsidDel="005A7D01" w:rsidRDefault="00C100EA">
            <w:pPr>
              <w:spacing w:after="0" w:line="240" w:lineRule="auto"/>
              <w:rPr>
                <w:del w:id="4787" w:author="TEAM OFA DISKLESS SOLUTION" w:date="2023-01-26T22:37:00Z"/>
                <w:moveFrom w:id="4788" w:author="TEAM OFA DISKLESS SOLUTION" w:date="2023-01-26T22:21:00Z"/>
                <w:rFonts w:ascii="Times New Roman" w:eastAsia="Times New Roman" w:hAnsi="Times New Roman"/>
                <w:sz w:val="20"/>
                <w:szCs w:val="20"/>
              </w:rPr>
              <w:pPrChange w:id="4789"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790"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75948E92" w14:textId="339F10B2" w:rsidR="00C100EA" w:rsidRPr="00D670E6" w:rsidDel="005A7D01" w:rsidRDefault="00C100EA">
            <w:pPr>
              <w:spacing w:after="0" w:line="240" w:lineRule="auto"/>
              <w:rPr>
                <w:del w:id="4791" w:author="TEAM OFA DISKLESS SOLUTION" w:date="2023-01-26T22:37:00Z"/>
                <w:moveFrom w:id="4792" w:author="TEAM OFA DISKLESS SOLUTION" w:date="2023-01-26T22:21:00Z"/>
                <w:rFonts w:ascii="Times New Roman" w:eastAsia="Times New Roman" w:hAnsi="Times New Roman"/>
                <w:sz w:val="20"/>
                <w:szCs w:val="20"/>
              </w:rPr>
              <w:pPrChange w:id="4793" w:author="TEAM OFA DISKLESS SOLUTION" w:date="2023-01-26T22:37:00Z">
                <w:pPr>
                  <w:framePr w:hSpace="180" w:wrap="around" w:vAnchor="text" w:hAnchor="margin" w:y="494"/>
                  <w:spacing w:after="0" w:line="480" w:lineRule="auto"/>
                </w:pPr>
              </w:pPrChange>
            </w:pPr>
          </w:p>
        </w:tc>
      </w:tr>
      <w:tr w:rsidR="00C100EA" w:rsidRPr="00D670E6" w:rsidDel="005A7D01" w14:paraId="146CAB6C" w14:textId="4FE966C3" w:rsidTr="003C64DB">
        <w:trPr>
          <w:trHeight w:val="132"/>
          <w:del w:id="4794" w:author="TEAM OFA DISKLESS SOLUTION" w:date="2023-01-26T22:37:00Z"/>
          <w:trPrChange w:id="4795" w:author="TEAM OFA DISKLESS SOLUTION" w:date="2023-01-26T22:18:00Z">
            <w:trPr>
              <w:trHeight w:val="223"/>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Change w:id="4796" w:author="TEAM OFA DISKLESS SOLUTION" w:date="2023-01-26T22:18:00Z">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11BE9896" w14:textId="69839E7A" w:rsidR="00C100EA" w:rsidRPr="00D670E6" w:rsidDel="005A7D01" w:rsidRDefault="00C100EA">
            <w:pPr>
              <w:spacing w:after="0" w:line="240" w:lineRule="auto"/>
              <w:rPr>
                <w:del w:id="4797" w:author="TEAM OFA DISKLESS SOLUTION" w:date="2023-01-26T22:37:00Z"/>
                <w:moveFrom w:id="4798" w:author="TEAM OFA DISKLESS SOLUTION" w:date="2023-01-26T22:21:00Z"/>
                <w:rFonts w:ascii="Times New Roman" w:eastAsia="Times New Roman" w:hAnsi="Times New Roman"/>
                <w:sz w:val="24"/>
                <w:szCs w:val="24"/>
              </w:rPr>
              <w:pPrChange w:id="4799" w:author="TEAM OFA DISKLESS SOLUTION" w:date="2023-01-26T22:37:00Z">
                <w:pPr>
                  <w:framePr w:hSpace="180" w:wrap="around" w:vAnchor="text" w:hAnchor="margin" w:y="494"/>
                  <w:spacing w:after="0" w:line="480" w:lineRule="auto"/>
                </w:pPr>
              </w:pPrChange>
            </w:pPr>
            <w:moveFrom w:id="4800" w:author="TEAM OFA DISKLESS SOLUTION" w:date="2023-01-26T22:21:00Z">
              <w:del w:id="4801" w:author="TEAM OFA DISKLESS SOLUTION" w:date="2023-01-26T22:37:00Z">
                <w:r w:rsidRPr="00D670E6" w:rsidDel="005A7D01">
                  <w:rPr>
                    <w:rFonts w:ascii="Times New Roman" w:eastAsia="Times New Roman" w:hAnsi="Times New Roman"/>
                    <w:sz w:val="24"/>
                    <w:szCs w:val="24"/>
                  </w:rPr>
                  <w:delText>4</w:delText>
                </w:r>
                <w:r w:rsidDel="005A7D01">
                  <w:rPr>
                    <w:rFonts w:ascii="Times New Roman" w:eastAsia="Times New Roman" w:hAnsi="Times New Roman"/>
                    <w:sz w:val="24"/>
                    <w:szCs w:val="24"/>
                  </w:rPr>
                  <w:delText>. It reducts my overall cost for my product/service.</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802"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57F06465" w14:textId="79639BA3" w:rsidR="00C100EA" w:rsidRPr="00D670E6" w:rsidDel="005A7D01" w:rsidRDefault="00C100EA">
            <w:pPr>
              <w:spacing w:after="0" w:line="240" w:lineRule="auto"/>
              <w:rPr>
                <w:del w:id="4803" w:author="TEAM OFA DISKLESS SOLUTION" w:date="2023-01-26T22:37:00Z"/>
                <w:moveFrom w:id="4804" w:author="TEAM OFA DISKLESS SOLUTION" w:date="2023-01-26T22:21:00Z"/>
                <w:rFonts w:ascii="Times New Roman" w:eastAsia="Times New Roman" w:hAnsi="Times New Roman"/>
                <w:sz w:val="24"/>
                <w:szCs w:val="24"/>
              </w:rPr>
              <w:pPrChange w:id="4805"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806"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3C484F7B" w14:textId="7D56BCF0" w:rsidR="00C100EA" w:rsidRPr="00D670E6" w:rsidDel="005A7D01" w:rsidRDefault="00C100EA">
            <w:pPr>
              <w:spacing w:after="0" w:line="240" w:lineRule="auto"/>
              <w:rPr>
                <w:del w:id="4807" w:author="TEAM OFA DISKLESS SOLUTION" w:date="2023-01-26T22:37:00Z"/>
                <w:moveFrom w:id="4808" w:author="TEAM OFA DISKLESS SOLUTION" w:date="2023-01-26T22:21:00Z"/>
                <w:rFonts w:ascii="Times New Roman" w:eastAsia="Times New Roman" w:hAnsi="Times New Roman"/>
                <w:sz w:val="20"/>
                <w:szCs w:val="20"/>
              </w:rPr>
              <w:pPrChange w:id="4809"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810"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3D1E04E4" w14:textId="039B45CB" w:rsidR="00C100EA" w:rsidRPr="00D670E6" w:rsidDel="005A7D01" w:rsidRDefault="00C100EA">
            <w:pPr>
              <w:spacing w:after="0" w:line="240" w:lineRule="auto"/>
              <w:rPr>
                <w:del w:id="4811" w:author="TEAM OFA DISKLESS SOLUTION" w:date="2023-01-26T22:37:00Z"/>
                <w:moveFrom w:id="4812" w:author="TEAM OFA DISKLESS SOLUTION" w:date="2023-01-26T22:21:00Z"/>
                <w:rFonts w:ascii="Times New Roman" w:eastAsia="Times New Roman" w:hAnsi="Times New Roman"/>
                <w:sz w:val="20"/>
                <w:szCs w:val="20"/>
              </w:rPr>
              <w:pPrChange w:id="4813"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814"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3AE6530" w14:textId="76D120EF" w:rsidR="00C100EA" w:rsidRPr="00D670E6" w:rsidDel="005A7D01" w:rsidRDefault="00C100EA">
            <w:pPr>
              <w:spacing w:after="0" w:line="240" w:lineRule="auto"/>
              <w:rPr>
                <w:del w:id="4815" w:author="TEAM OFA DISKLESS SOLUTION" w:date="2023-01-26T22:37:00Z"/>
                <w:moveFrom w:id="4816" w:author="TEAM OFA DISKLESS SOLUTION" w:date="2023-01-26T22:21:00Z"/>
                <w:rFonts w:ascii="Times New Roman" w:eastAsia="Times New Roman" w:hAnsi="Times New Roman"/>
                <w:sz w:val="20"/>
                <w:szCs w:val="20"/>
              </w:rPr>
              <w:pPrChange w:id="4817" w:author="TEAM OFA DISKLESS SOLUTION" w:date="2023-01-26T22:37:00Z">
                <w:pPr>
                  <w:framePr w:hSpace="180" w:wrap="around" w:vAnchor="text" w:hAnchor="margin" w:y="494"/>
                  <w:spacing w:after="0" w:line="480" w:lineRule="auto"/>
                </w:pPr>
              </w:pPrChange>
            </w:pPr>
          </w:p>
        </w:tc>
      </w:tr>
      <w:tr w:rsidR="00C100EA" w:rsidRPr="00D670E6" w:rsidDel="005A7D01" w14:paraId="3B11386D" w14:textId="5810215F" w:rsidTr="003C64DB">
        <w:trPr>
          <w:trHeight w:val="35"/>
          <w:del w:id="4818" w:author="TEAM OFA DISKLESS SOLUTION" w:date="2023-01-26T22:37:00Z"/>
          <w:trPrChange w:id="4819" w:author="TEAM OFA DISKLESS SOLUTION" w:date="2023-01-26T22:18:00Z">
            <w:trPr>
              <w:trHeight w:val="260"/>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Change w:id="4820" w:author="TEAM OFA DISKLESS SOLUTION" w:date="2023-01-26T22:18:00Z">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27F8FE91" w14:textId="5B84D0BD" w:rsidR="00C100EA" w:rsidRPr="00D670E6" w:rsidDel="005A7D01" w:rsidRDefault="00C100EA">
            <w:pPr>
              <w:spacing w:after="0" w:line="240" w:lineRule="auto"/>
              <w:rPr>
                <w:del w:id="4821" w:author="TEAM OFA DISKLESS SOLUTION" w:date="2023-01-26T22:37:00Z"/>
                <w:moveFrom w:id="4822" w:author="TEAM OFA DISKLESS SOLUTION" w:date="2023-01-26T22:21:00Z"/>
                <w:rFonts w:ascii="Times New Roman" w:eastAsia="Times New Roman" w:hAnsi="Times New Roman"/>
                <w:sz w:val="24"/>
                <w:szCs w:val="24"/>
              </w:rPr>
              <w:pPrChange w:id="4823" w:author="TEAM OFA DISKLESS SOLUTION" w:date="2023-01-26T22:37:00Z">
                <w:pPr>
                  <w:framePr w:hSpace="180" w:wrap="around" w:vAnchor="text" w:hAnchor="margin" w:y="494"/>
                  <w:spacing w:after="0" w:line="480" w:lineRule="auto"/>
                </w:pPr>
              </w:pPrChange>
            </w:pPr>
            <w:moveFrom w:id="4824" w:author="TEAM OFA DISKLESS SOLUTION" w:date="2023-01-26T22:21:00Z">
              <w:del w:id="4825" w:author="TEAM OFA DISKLESS SOLUTION" w:date="2023-01-26T22:37:00Z">
                <w:r w:rsidRPr="00D670E6" w:rsidDel="005A7D01">
                  <w:rPr>
                    <w:rFonts w:ascii="Times New Roman" w:eastAsia="Times New Roman" w:hAnsi="Times New Roman"/>
                    <w:sz w:val="24"/>
                    <w:szCs w:val="24"/>
                  </w:rPr>
                  <w:delText xml:space="preserve">5. </w:delText>
                </w:r>
                <w:r w:rsidDel="005A7D01">
                  <w:rPr>
                    <w:rFonts w:ascii="Times New Roman" w:eastAsia="Times New Roman" w:hAnsi="Times New Roman"/>
                    <w:sz w:val="24"/>
                    <w:szCs w:val="24"/>
                  </w:rPr>
                  <w:delText xml:space="preserve"> It increases the competitiveness of my business.</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826"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164ABA39" w14:textId="1148C545" w:rsidR="00C100EA" w:rsidRPr="00D670E6" w:rsidDel="005A7D01" w:rsidRDefault="00C100EA">
            <w:pPr>
              <w:spacing w:after="0" w:line="240" w:lineRule="auto"/>
              <w:rPr>
                <w:del w:id="4827" w:author="TEAM OFA DISKLESS SOLUTION" w:date="2023-01-26T22:37:00Z"/>
                <w:moveFrom w:id="4828" w:author="TEAM OFA DISKLESS SOLUTION" w:date="2023-01-26T22:21:00Z"/>
                <w:rFonts w:ascii="Times New Roman" w:eastAsia="Times New Roman" w:hAnsi="Times New Roman"/>
                <w:sz w:val="24"/>
                <w:szCs w:val="24"/>
              </w:rPr>
              <w:pPrChange w:id="4829"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830"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BD6E35D" w14:textId="2FC49D0B" w:rsidR="00C100EA" w:rsidRPr="00D670E6" w:rsidDel="005A7D01" w:rsidRDefault="00C100EA">
            <w:pPr>
              <w:spacing w:after="0" w:line="240" w:lineRule="auto"/>
              <w:rPr>
                <w:del w:id="4831" w:author="TEAM OFA DISKLESS SOLUTION" w:date="2023-01-26T22:37:00Z"/>
                <w:moveFrom w:id="4832" w:author="TEAM OFA DISKLESS SOLUTION" w:date="2023-01-26T22:21:00Z"/>
                <w:rFonts w:ascii="Times New Roman" w:eastAsia="Times New Roman" w:hAnsi="Times New Roman"/>
                <w:sz w:val="20"/>
                <w:szCs w:val="20"/>
              </w:rPr>
              <w:pPrChange w:id="4833"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834"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0DDD4BA4" w14:textId="24C97295" w:rsidR="00C100EA" w:rsidRPr="00D670E6" w:rsidDel="005A7D01" w:rsidRDefault="00C100EA">
            <w:pPr>
              <w:spacing w:after="0" w:line="240" w:lineRule="auto"/>
              <w:rPr>
                <w:del w:id="4835" w:author="TEAM OFA DISKLESS SOLUTION" w:date="2023-01-26T22:37:00Z"/>
                <w:moveFrom w:id="4836" w:author="TEAM OFA DISKLESS SOLUTION" w:date="2023-01-26T22:21:00Z"/>
                <w:rFonts w:ascii="Times New Roman" w:eastAsia="Times New Roman" w:hAnsi="Times New Roman"/>
                <w:sz w:val="20"/>
                <w:szCs w:val="20"/>
              </w:rPr>
              <w:pPrChange w:id="4837" w:author="TEAM OFA DISKLESS SOLUTION" w:date="2023-01-26T22:37:00Z">
                <w:pPr>
                  <w:framePr w:hSpace="180" w:wrap="around" w:vAnchor="text" w:hAnchor="margin" w:y="494"/>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838" w:author="TEAM OFA DISKLESS SOLUTION" w:date="2023-01-26T22:18:00Z">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7DAB98C8" w14:textId="5F3D91D2" w:rsidR="00C100EA" w:rsidRPr="00D670E6" w:rsidDel="005A7D01" w:rsidRDefault="00C100EA">
            <w:pPr>
              <w:spacing w:after="0" w:line="240" w:lineRule="auto"/>
              <w:rPr>
                <w:del w:id="4839" w:author="TEAM OFA DISKLESS SOLUTION" w:date="2023-01-26T22:37:00Z"/>
                <w:moveFrom w:id="4840" w:author="TEAM OFA DISKLESS SOLUTION" w:date="2023-01-26T22:21:00Z"/>
                <w:rFonts w:ascii="Times New Roman" w:eastAsia="Times New Roman" w:hAnsi="Times New Roman"/>
                <w:sz w:val="20"/>
                <w:szCs w:val="20"/>
              </w:rPr>
              <w:pPrChange w:id="4841" w:author="TEAM OFA DISKLESS SOLUTION" w:date="2023-01-26T22:37:00Z">
                <w:pPr>
                  <w:framePr w:hSpace="180" w:wrap="around" w:vAnchor="text" w:hAnchor="margin" w:y="494"/>
                  <w:spacing w:after="0" w:line="480" w:lineRule="auto"/>
                </w:pPr>
              </w:pPrChange>
            </w:pPr>
          </w:p>
        </w:tc>
      </w:tr>
      <w:moveFromRangeEnd w:id="4651"/>
    </w:tbl>
    <w:p w14:paraId="1EAE8C89" w14:textId="7DDD0B8E" w:rsidR="00C100EA" w:rsidDel="005A7D01" w:rsidRDefault="00C100EA">
      <w:pPr>
        <w:spacing w:after="0" w:line="240" w:lineRule="auto"/>
        <w:rPr>
          <w:del w:id="4842" w:author="TEAM OFA DISKLESS SOLUTION" w:date="2023-01-26T22:37:00Z"/>
          <w:rFonts w:ascii="Times New Roman" w:hAnsi="Times New Roman"/>
          <w:sz w:val="24"/>
          <w:szCs w:val="24"/>
        </w:rPr>
        <w:pPrChange w:id="4843" w:author="TEAM OFA DISKLESS SOLUTION" w:date="2023-01-26T22:37:00Z">
          <w:pPr>
            <w:spacing w:line="480" w:lineRule="auto"/>
            <w:jc w:val="both"/>
          </w:pPr>
        </w:pPrChange>
      </w:pPr>
    </w:p>
    <w:p w14:paraId="29521C91" w14:textId="56D01703" w:rsidR="00C100EA" w:rsidDel="005A7D01" w:rsidRDefault="00C100EA">
      <w:pPr>
        <w:tabs>
          <w:tab w:val="left" w:pos="1290"/>
        </w:tabs>
        <w:spacing w:after="0" w:line="240" w:lineRule="auto"/>
        <w:rPr>
          <w:del w:id="4844" w:author="TEAM OFA DISKLESS SOLUTION" w:date="2023-01-26T22:37:00Z"/>
          <w:rStyle w:val="sw"/>
          <w:rFonts w:ascii="Times New Roman" w:eastAsiaTheme="minorEastAsia" w:hAnsi="Times New Roman"/>
          <w:b/>
          <w:bCs/>
          <w:sz w:val="24"/>
          <w:szCs w:val="24"/>
        </w:rPr>
        <w:pPrChange w:id="4845" w:author="TEAM OFA DISKLESS SOLUTION" w:date="2023-01-26T22:37:00Z">
          <w:pPr>
            <w:tabs>
              <w:tab w:val="left" w:pos="1290"/>
            </w:tabs>
            <w:spacing w:line="480" w:lineRule="auto"/>
            <w:jc w:val="both"/>
          </w:pPr>
        </w:pPrChange>
      </w:pPr>
    </w:p>
    <w:p w14:paraId="47F0C8D6" w14:textId="080FA695" w:rsidR="00C100EA" w:rsidDel="005A7D01" w:rsidRDefault="00C100EA">
      <w:pPr>
        <w:tabs>
          <w:tab w:val="left" w:pos="1290"/>
        </w:tabs>
        <w:spacing w:after="0" w:line="240" w:lineRule="auto"/>
        <w:rPr>
          <w:del w:id="4846" w:author="TEAM OFA DISKLESS SOLUTION" w:date="2023-01-26T22:37:00Z"/>
          <w:rStyle w:val="sw"/>
          <w:rFonts w:ascii="Times New Roman" w:eastAsiaTheme="minorEastAsia" w:hAnsi="Times New Roman"/>
          <w:b/>
          <w:bCs/>
          <w:sz w:val="24"/>
          <w:szCs w:val="24"/>
        </w:rPr>
        <w:pPrChange w:id="4847" w:author="TEAM OFA DISKLESS SOLUTION" w:date="2023-01-26T22:37:00Z">
          <w:pPr>
            <w:tabs>
              <w:tab w:val="left" w:pos="1290"/>
            </w:tabs>
            <w:spacing w:line="480" w:lineRule="auto"/>
            <w:jc w:val="both"/>
          </w:pPr>
        </w:pPrChange>
      </w:pPr>
    </w:p>
    <w:p w14:paraId="52ED8C5D" w14:textId="5B766976" w:rsidR="003C64DB" w:rsidDel="005A7D01" w:rsidRDefault="003C64DB">
      <w:pPr>
        <w:tabs>
          <w:tab w:val="left" w:pos="1290"/>
        </w:tabs>
        <w:spacing w:after="0" w:line="240" w:lineRule="auto"/>
        <w:rPr>
          <w:del w:id="4848" w:author="TEAM OFA DISKLESS SOLUTION" w:date="2023-01-26T22:37:00Z"/>
          <w:rStyle w:val="sw"/>
          <w:rFonts w:ascii="Times New Roman" w:eastAsiaTheme="minorEastAsia" w:hAnsi="Times New Roman"/>
          <w:b/>
          <w:bCs/>
          <w:sz w:val="24"/>
          <w:szCs w:val="24"/>
        </w:rPr>
        <w:pPrChange w:id="4849" w:author="TEAM OFA DISKLESS SOLUTION" w:date="2023-01-26T22:37:00Z">
          <w:pPr>
            <w:tabs>
              <w:tab w:val="left" w:pos="1290"/>
            </w:tabs>
            <w:spacing w:line="480" w:lineRule="auto"/>
            <w:jc w:val="both"/>
          </w:pPr>
        </w:pPrChange>
      </w:pPr>
    </w:p>
    <w:tbl>
      <w:tblPr>
        <w:tblpPr w:leftFromText="180" w:rightFromText="180" w:vertAnchor="text" w:horzAnchor="margin" w:tblpY="282"/>
        <w:tblW w:w="8336" w:type="dxa"/>
        <w:tblCellMar>
          <w:left w:w="0" w:type="dxa"/>
          <w:right w:w="0" w:type="dxa"/>
        </w:tblCellMar>
        <w:tblLook w:val="04A0" w:firstRow="1" w:lastRow="0" w:firstColumn="1" w:lastColumn="0" w:noHBand="0" w:noVBand="1"/>
      </w:tblPr>
      <w:tblGrid>
        <w:gridCol w:w="2950"/>
        <w:gridCol w:w="1566"/>
        <w:gridCol w:w="890"/>
        <w:gridCol w:w="1277"/>
        <w:gridCol w:w="1653"/>
        <w:tblGridChange w:id="4850">
          <w:tblGrid>
            <w:gridCol w:w="8"/>
            <w:gridCol w:w="2942"/>
            <w:gridCol w:w="8"/>
            <w:gridCol w:w="1558"/>
            <w:gridCol w:w="8"/>
            <w:gridCol w:w="882"/>
            <w:gridCol w:w="8"/>
            <w:gridCol w:w="1269"/>
            <w:gridCol w:w="8"/>
            <w:gridCol w:w="1645"/>
            <w:gridCol w:w="8"/>
          </w:tblGrid>
        </w:tblGridChange>
      </w:tblGrid>
      <w:tr w:rsidR="00C100EA" w:rsidRPr="00D670E6" w:rsidDel="005A7D01" w14:paraId="5236C85D" w14:textId="0BC40313" w:rsidTr="003C64DB">
        <w:trPr>
          <w:trHeight w:val="117"/>
          <w:del w:id="4851" w:author="TEAM OFA DISKLESS SOLUTION" w:date="2023-01-26T22:37:00Z"/>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E1EB460" w14:textId="4F1E055C" w:rsidR="00C100EA" w:rsidRPr="00D670E6" w:rsidDel="005A7D01" w:rsidRDefault="00C100EA">
            <w:pPr>
              <w:spacing w:after="0" w:line="240" w:lineRule="auto"/>
              <w:rPr>
                <w:del w:id="4852" w:author="TEAM OFA DISKLESS SOLUTION" w:date="2023-01-26T22:37:00Z"/>
                <w:moveFrom w:id="4853" w:author="TEAM OFA DISKLESS SOLUTION" w:date="2023-01-26T22:23:00Z"/>
                <w:rFonts w:ascii="Times New Roman" w:eastAsia="Times New Roman" w:hAnsi="Times New Roman"/>
                <w:sz w:val="24"/>
                <w:szCs w:val="24"/>
              </w:rPr>
              <w:pPrChange w:id="4854" w:author="TEAM OFA DISKLESS SOLUTION" w:date="2023-01-26T22:37:00Z">
                <w:pPr>
                  <w:framePr w:hSpace="180" w:wrap="around" w:vAnchor="text" w:hAnchor="margin" w:y="282"/>
                  <w:spacing w:after="0" w:line="480" w:lineRule="auto"/>
                </w:pPr>
              </w:pPrChange>
            </w:pPr>
            <w:moveFromRangeStart w:id="4855" w:author="TEAM OFA DISKLESS SOLUTION" w:date="2023-01-26T22:23:00Z" w:name="move125664121"/>
            <w:moveFrom w:id="4856" w:author="TEAM OFA DISKLESS SOLUTION" w:date="2023-01-26T22:23:00Z">
              <w:del w:id="4857" w:author="TEAM OFA DISKLESS SOLUTION" w:date="2023-01-26T22:37:00Z">
                <w:r w:rsidRPr="00D670E6" w:rsidDel="005A7D01">
                  <w:rPr>
                    <w:rFonts w:ascii="Times New Roman" w:eastAsia="Times New Roman" w:hAnsi="Times New Roman"/>
                    <w:sz w:val="24"/>
                    <w:szCs w:val="24"/>
                  </w:rPr>
                  <w:delText>PART II</w:delText>
                </w:r>
                <w:r w:rsidDel="005A7D01">
                  <w:rPr>
                    <w:rFonts w:ascii="Times New Roman" w:eastAsia="Times New Roman" w:hAnsi="Times New Roman"/>
                    <w:sz w:val="24"/>
                    <w:szCs w:val="24"/>
                  </w:rPr>
                  <w:delText>I</w:delText>
                </w:r>
              </w:del>
            </w:moveFrom>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AFAAE94" w14:textId="4DC08006" w:rsidR="00C100EA" w:rsidRPr="00D670E6" w:rsidDel="005A7D01" w:rsidRDefault="00C100EA">
            <w:pPr>
              <w:spacing w:after="0" w:line="240" w:lineRule="auto"/>
              <w:rPr>
                <w:del w:id="4858" w:author="TEAM OFA DISKLESS SOLUTION" w:date="2023-01-26T22:37:00Z"/>
                <w:moveFrom w:id="4859" w:author="TEAM OFA DISKLESS SOLUTION" w:date="2023-01-26T22:23:00Z"/>
                <w:rFonts w:ascii="Times New Roman" w:eastAsia="Times New Roman" w:hAnsi="Times New Roman"/>
                <w:sz w:val="24"/>
                <w:szCs w:val="24"/>
              </w:rPr>
              <w:pPrChange w:id="4860"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E08263A" w14:textId="6CFC4BB5" w:rsidR="00C100EA" w:rsidRPr="00D670E6" w:rsidDel="005A7D01" w:rsidRDefault="00C100EA">
            <w:pPr>
              <w:spacing w:after="0" w:line="240" w:lineRule="auto"/>
              <w:rPr>
                <w:del w:id="4861" w:author="TEAM OFA DISKLESS SOLUTION" w:date="2023-01-26T22:37:00Z"/>
                <w:moveFrom w:id="4862" w:author="TEAM OFA DISKLESS SOLUTION" w:date="2023-01-26T22:23:00Z"/>
                <w:rFonts w:ascii="Times New Roman" w:eastAsia="Times New Roman" w:hAnsi="Times New Roman"/>
                <w:sz w:val="20"/>
                <w:szCs w:val="20"/>
              </w:rPr>
              <w:pPrChange w:id="4863"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9AF5D55" w14:textId="25F13D51" w:rsidR="00C100EA" w:rsidRPr="00D670E6" w:rsidDel="005A7D01" w:rsidRDefault="00C100EA">
            <w:pPr>
              <w:spacing w:after="0" w:line="240" w:lineRule="auto"/>
              <w:rPr>
                <w:del w:id="4864" w:author="TEAM OFA DISKLESS SOLUTION" w:date="2023-01-26T22:37:00Z"/>
                <w:moveFrom w:id="4865" w:author="TEAM OFA DISKLESS SOLUTION" w:date="2023-01-26T22:23:00Z"/>
                <w:rFonts w:ascii="Times New Roman" w:eastAsia="Times New Roman" w:hAnsi="Times New Roman"/>
                <w:sz w:val="20"/>
                <w:szCs w:val="20"/>
              </w:rPr>
              <w:pPrChange w:id="4866"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79C4CB0" w14:textId="32CA08E5" w:rsidR="00C100EA" w:rsidRPr="00D670E6" w:rsidDel="005A7D01" w:rsidRDefault="00C100EA">
            <w:pPr>
              <w:spacing w:after="0" w:line="240" w:lineRule="auto"/>
              <w:rPr>
                <w:del w:id="4867" w:author="TEAM OFA DISKLESS SOLUTION" w:date="2023-01-26T22:37:00Z"/>
                <w:moveFrom w:id="4868" w:author="TEAM OFA DISKLESS SOLUTION" w:date="2023-01-26T22:23:00Z"/>
                <w:rFonts w:ascii="Times New Roman" w:eastAsia="Times New Roman" w:hAnsi="Times New Roman"/>
                <w:sz w:val="20"/>
                <w:szCs w:val="20"/>
              </w:rPr>
              <w:pPrChange w:id="4869" w:author="TEAM OFA DISKLESS SOLUTION" w:date="2023-01-26T22:37:00Z">
                <w:pPr>
                  <w:framePr w:hSpace="180" w:wrap="around" w:vAnchor="text" w:hAnchor="margin" w:y="282"/>
                  <w:spacing w:after="0" w:line="480" w:lineRule="auto"/>
                </w:pPr>
              </w:pPrChange>
            </w:pPr>
          </w:p>
        </w:tc>
      </w:tr>
      <w:tr w:rsidR="00C100EA" w:rsidRPr="00D670E6" w:rsidDel="005A7D01" w14:paraId="6EFC58C1" w14:textId="31EBC07C" w:rsidTr="003C64DB">
        <w:trPr>
          <w:trHeight w:val="260"/>
          <w:del w:id="4870" w:author="TEAM OFA DISKLESS SOLUTION" w:date="2023-01-26T22:37: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AB17C1E" w14:textId="10F91F92" w:rsidR="00C100EA" w:rsidRPr="00D670E6" w:rsidDel="005A7D01" w:rsidRDefault="00C100EA">
            <w:pPr>
              <w:spacing w:after="0" w:line="240" w:lineRule="auto"/>
              <w:rPr>
                <w:del w:id="4871" w:author="TEAM OFA DISKLESS SOLUTION" w:date="2023-01-26T22:37:00Z"/>
                <w:moveFrom w:id="4872" w:author="TEAM OFA DISKLESS SOLUTION" w:date="2023-01-26T22:23:00Z"/>
                <w:rFonts w:ascii="Times New Roman" w:eastAsia="Times New Roman" w:hAnsi="Times New Roman"/>
                <w:sz w:val="24"/>
                <w:szCs w:val="24"/>
              </w:rPr>
              <w:pPrChange w:id="4873" w:author="TEAM OFA DISKLESS SOLUTION" w:date="2023-01-26T22:37:00Z">
                <w:pPr>
                  <w:framePr w:hSpace="180" w:wrap="around" w:vAnchor="text" w:hAnchor="margin" w:y="282"/>
                  <w:spacing w:after="0" w:line="480" w:lineRule="auto"/>
                </w:pPr>
              </w:pPrChange>
            </w:pPr>
            <w:moveFrom w:id="4874" w:author="TEAM OFA DISKLESS SOLUTION" w:date="2023-01-26T22:23:00Z">
              <w:del w:id="4875" w:author="TEAM OFA DISKLESS SOLUTION" w:date="2023-01-26T22:37:00Z">
                <w:r w:rsidDel="005A7D01">
                  <w:rPr>
                    <w:rFonts w:ascii="Times New Roman" w:eastAsia="Times New Roman" w:hAnsi="Times New Roman"/>
                    <w:sz w:val="24"/>
                    <w:szCs w:val="24"/>
                  </w:rPr>
                  <w:delText>Technological innovation</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F346B1" w14:textId="2E26A4B8" w:rsidR="00C100EA" w:rsidDel="005A7D01" w:rsidRDefault="00C100EA">
            <w:pPr>
              <w:spacing w:after="0" w:line="240" w:lineRule="auto"/>
              <w:rPr>
                <w:del w:id="4876" w:author="TEAM OFA DISKLESS SOLUTION" w:date="2023-01-26T22:37:00Z"/>
                <w:moveFrom w:id="4877" w:author="TEAM OFA DISKLESS SOLUTION" w:date="2023-01-26T22:23:00Z"/>
                <w:rFonts w:ascii="Times New Roman" w:eastAsia="Times New Roman" w:hAnsi="Times New Roman"/>
                <w:sz w:val="24"/>
                <w:szCs w:val="24"/>
              </w:rPr>
              <w:pPrChange w:id="4878" w:author="TEAM OFA DISKLESS SOLUTION" w:date="2023-01-26T22:37:00Z">
                <w:pPr>
                  <w:framePr w:hSpace="180" w:wrap="around" w:vAnchor="text" w:hAnchor="margin" w:y="282"/>
                  <w:spacing w:after="0" w:line="480" w:lineRule="auto"/>
                  <w:jc w:val="center"/>
                </w:pPr>
              </w:pPrChange>
            </w:pPr>
            <w:moveFrom w:id="4879" w:author="TEAM OFA DISKLESS SOLUTION" w:date="2023-01-26T22:23:00Z">
              <w:del w:id="4880" w:author="TEAM OFA DISKLESS SOLUTION" w:date="2023-01-26T22:37:00Z">
                <w:r w:rsidRPr="00D670E6" w:rsidDel="005A7D01">
                  <w:rPr>
                    <w:rFonts w:ascii="Times New Roman" w:eastAsia="Times New Roman" w:hAnsi="Times New Roman"/>
                    <w:sz w:val="24"/>
                    <w:szCs w:val="24"/>
                  </w:rPr>
                  <w:delText>STRON</w:delText>
                </w:r>
                <w:r w:rsidDel="005A7D01">
                  <w:rPr>
                    <w:rFonts w:ascii="Times New Roman" w:eastAsia="Times New Roman" w:hAnsi="Times New Roman"/>
                    <w:sz w:val="24"/>
                    <w:szCs w:val="24"/>
                  </w:rPr>
                  <w:delText>G</w:delText>
                </w:r>
                <w:r w:rsidRPr="00D670E6" w:rsidDel="005A7D01">
                  <w:rPr>
                    <w:rFonts w:ascii="Times New Roman" w:eastAsia="Times New Roman" w:hAnsi="Times New Roman"/>
                    <w:sz w:val="24"/>
                    <w:szCs w:val="24"/>
                  </w:rPr>
                  <w:delText>LY AGREE</w:delText>
                </w:r>
              </w:del>
            </w:moveFrom>
          </w:p>
          <w:p w14:paraId="00EBCC32" w14:textId="184BEB1F" w:rsidR="00C100EA" w:rsidRPr="00D670E6" w:rsidDel="005A7D01" w:rsidRDefault="00C100EA">
            <w:pPr>
              <w:spacing w:after="0" w:line="240" w:lineRule="auto"/>
              <w:rPr>
                <w:del w:id="4881" w:author="TEAM OFA DISKLESS SOLUTION" w:date="2023-01-26T22:37:00Z"/>
                <w:moveFrom w:id="4882" w:author="TEAM OFA DISKLESS SOLUTION" w:date="2023-01-26T22:23:00Z"/>
                <w:rFonts w:ascii="Times New Roman" w:eastAsia="Times New Roman" w:hAnsi="Times New Roman"/>
                <w:sz w:val="24"/>
                <w:szCs w:val="24"/>
              </w:rPr>
              <w:pPrChange w:id="4883" w:author="TEAM OFA DISKLESS SOLUTION" w:date="2023-01-26T22:37:00Z">
                <w:pPr>
                  <w:framePr w:hSpace="180" w:wrap="around" w:vAnchor="text" w:hAnchor="margin" w:y="282"/>
                  <w:spacing w:after="0" w:line="480" w:lineRule="auto"/>
                  <w:jc w:val="center"/>
                </w:pPr>
              </w:pPrChange>
            </w:pPr>
            <w:moveFrom w:id="4884" w:author="TEAM OFA DISKLESS SOLUTION" w:date="2023-01-26T22:23:00Z">
              <w:del w:id="4885" w:author="TEAM OFA DISKLESS SOLUTION" w:date="2023-01-26T22:37:00Z">
                <w:r w:rsidDel="005A7D01">
                  <w:rPr>
                    <w:rFonts w:eastAsia="Times New Roman"/>
                  </w:rPr>
                  <w:delText>(4)</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05501C" w14:textId="77F14738" w:rsidR="00C100EA" w:rsidDel="005A7D01" w:rsidRDefault="00C100EA">
            <w:pPr>
              <w:spacing w:after="0" w:line="240" w:lineRule="auto"/>
              <w:rPr>
                <w:del w:id="4886" w:author="TEAM OFA DISKLESS SOLUTION" w:date="2023-01-26T22:37:00Z"/>
                <w:moveFrom w:id="4887" w:author="TEAM OFA DISKLESS SOLUTION" w:date="2023-01-26T22:23:00Z"/>
                <w:rFonts w:ascii="Times New Roman" w:eastAsia="Times New Roman" w:hAnsi="Times New Roman"/>
                <w:sz w:val="24"/>
                <w:szCs w:val="24"/>
              </w:rPr>
              <w:pPrChange w:id="4888" w:author="TEAM OFA DISKLESS SOLUTION" w:date="2023-01-26T22:37:00Z">
                <w:pPr>
                  <w:framePr w:hSpace="180" w:wrap="around" w:vAnchor="text" w:hAnchor="margin" w:y="282"/>
                  <w:spacing w:after="0" w:line="480" w:lineRule="auto"/>
                  <w:jc w:val="center"/>
                </w:pPr>
              </w:pPrChange>
            </w:pPr>
            <w:moveFrom w:id="4889" w:author="TEAM OFA DISKLESS SOLUTION" w:date="2023-01-26T22:23:00Z">
              <w:del w:id="4890" w:author="TEAM OFA DISKLESS SOLUTION" w:date="2023-01-26T22:37:00Z">
                <w:r w:rsidRPr="00D670E6" w:rsidDel="005A7D01">
                  <w:rPr>
                    <w:rFonts w:ascii="Times New Roman" w:eastAsia="Times New Roman" w:hAnsi="Times New Roman"/>
                    <w:sz w:val="24"/>
                    <w:szCs w:val="24"/>
                  </w:rPr>
                  <w:delText>AGREE</w:delText>
                </w:r>
              </w:del>
            </w:moveFrom>
          </w:p>
          <w:p w14:paraId="73DF39FB" w14:textId="62F75DEC" w:rsidR="00C100EA" w:rsidRPr="00D670E6" w:rsidDel="005A7D01" w:rsidRDefault="00C100EA">
            <w:pPr>
              <w:spacing w:after="0" w:line="240" w:lineRule="auto"/>
              <w:rPr>
                <w:del w:id="4891" w:author="TEAM OFA DISKLESS SOLUTION" w:date="2023-01-26T22:37:00Z"/>
                <w:moveFrom w:id="4892" w:author="TEAM OFA DISKLESS SOLUTION" w:date="2023-01-26T22:23:00Z"/>
                <w:rFonts w:ascii="Times New Roman" w:eastAsia="Times New Roman" w:hAnsi="Times New Roman"/>
                <w:sz w:val="24"/>
                <w:szCs w:val="24"/>
              </w:rPr>
              <w:pPrChange w:id="4893" w:author="TEAM OFA DISKLESS SOLUTION" w:date="2023-01-26T22:37:00Z">
                <w:pPr>
                  <w:framePr w:hSpace="180" w:wrap="around" w:vAnchor="text" w:hAnchor="margin" w:y="282"/>
                  <w:spacing w:after="0" w:line="480" w:lineRule="auto"/>
                  <w:jc w:val="center"/>
                </w:pPr>
              </w:pPrChange>
            </w:pPr>
            <w:moveFrom w:id="4894" w:author="TEAM OFA DISKLESS SOLUTION" w:date="2023-01-26T22:23:00Z">
              <w:del w:id="4895" w:author="TEAM OFA DISKLESS SOLUTION" w:date="2023-01-26T22:37:00Z">
                <w:r w:rsidDel="005A7D01">
                  <w:rPr>
                    <w:rFonts w:ascii="Times New Roman" w:eastAsia="Times New Roman" w:hAnsi="Times New Roman"/>
                    <w:sz w:val="24"/>
                    <w:szCs w:val="24"/>
                  </w:rPr>
                  <w:delText>(3)</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C048A5" w14:textId="5C0AC98E" w:rsidR="00C100EA" w:rsidDel="005A7D01" w:rsidRDefault="00C100EA">
            <w:pPr>
              <w:spacing w:after="0" w:line="240" w:lineRule="auto"/>
              <w:rPr>
                <w:del w:id="4896" w:author="TEAM OFA DISKLESS SOLUTION" w:date="2023-01-26T22:37:00Z"/>
                <w:moveFrom w:id="4897" w:author="TEAM OFA DISKLESS SOLUTION" w:date="2023-01-26T22:23:00Z"/>
                <w:rFonts w:ascii="Times New Roman" w:eastAsia="Times New Roman" w:hAnsi="Times New Roman"/>
                <w:sz w:val="24"/>
                <w:szCs w:val="24"/>
              </w:rPr>
              <w:pPrChange w:id="4898" w:author="TEAM OFA DISKLESS SOLUTION" w:date="2023-01-26T22:37:00Z">
                <w:pPr>
                  <w:framePr w:hSpace="180" w:wrap="around" w:vAnchor="text" w:hAnchor="margin" w:y="282"/>
                  <w:spacing w:after="0" w:line="480" w:lineRule="auto"/>
                  <w:jc w:val="center"/>
                </w:pPr>
              </w:pPrChange>
            </w:pPr>
            <w:moveFrom w:id="4899" w:author="TEAM OFA DISKLESS SOLUTION" w:date="2023-01-26T22:23:00Z">
              <w:del w:id="4900" w:author="TEAM OFA DISKLESS SOLUTION" w:date="2023-01-26T22:37:00Z">
                <w:r w:rsidRPr="00D670E6" w:rsidDel="005A7D01">
                  <w:rPr>
                    <w:rFonts w:ascii="Times New Roman" w:eastAsia="Times New Roman" w:hAnsi="Times New Roman"/>
                    <w:sz w:val="24"/>
                    <w:szCs w:val="24"/>
                  </w:rPr>
                  <w:delText>DISAGREE</w:delText>
                </w:r>
              </w:del>
            </w:moveFrom>
          </w:p>
          <w:p w14:paraId="4CAFC286" w14:textId="39D5AECE" w:rsidR="00C100EA" w:rsidRPr="00D670E6" w:rsidDel="005A7D01" w:rsidRDefault="00C100EA">
            <w:pPr>
              <w:spacing w:after="0" w:line="240" w:lineRule="auto"/>
              <w:rPr>
                <w:del w:id="4901" w:author="TEAM OFA DISKLESS SOLUTION" w:date="2023-01-26T22:37:00Z"/>
                <w:moveFrom w:id="4902" w:author="TEAM OFA DISKLESS SOLUTION" w:date="2023-01-26T22:23:00Z"/>
                <w:rFonts w:ascii="Times New Roman" w:eastAsia="Times New Roman" w:hAnsi="Times New Roman"/>
                <w:sz w:val="24"/>
                <w:szCs w:val="24"/>
              </w:rPr>
              <w:pPrChange w:id="4903" w:author="TEAM OFA DISKLESS SOLUTION" w:date="2023-01-26T22:37:00Z">
                <w:pPr>
                  <w:framePr w:hSpace="180" w:wrap="around" w:vAnchor="text" w:hAnchor="margin" w:y="282"/>
                  <w:spacing w:after="0" w:line="480" w:lineRule="auto"/>
                  <w:jc w:val="center"/>
                </w:pPr>
              </w:pPrChange>
            </w:pPr>
            <w:moveFrom w:id="4904" w:author="TEAM OFA DISKLESS SOLUTION" w:date="2023-01-26T22:23:00Z">
              <w:del w:id="4905" w:author="TEAM OFA DISKLESS SOLUTION" w:date="2023-01-26T22:37:00Z">
                <w:r w:rsidDel="005A7D01">
                  <w:rPr>
                    <w:rFonts w:ascii="Times New Roman" w:eastAsia="Times New Roman" w:hAnsi="Times New Roman"/>
                    <w:sz w:val="24"/>
                    <w:szCs w:val="24"/>
                  </w:rPr>
                  <w:delText>(2)</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C66DB1" w14:textId="7160CDDD" w:rsidR="00C100EA" w:rsidDel="005A7D01" w:rsidRDefault="00C100EA">
            <w:pPr>
              <w:spacing w:after="0" w:line="240" w:lineRule="auto"/>
              <w:rPr>
                <w:del w:id="4906" w:author="TEAM OFA DISKLESS SOLUTION" w:date="2023-01-26T22:37:00Z"/>
                <w:moveFrom w:id="4907" w:author="TEAM OFA DISKLESS SOLUTION" w:date="2023-01-26T22:23:00Z"/>
                <w:rFonts w:ascii="Times New Roman" w:eastAsia="Times New Roman" w:hAnsi="Times New Roman"/>
                <w:sz w:val="24"/>
                <w:szCs w:val="24"/>
              </w:rPr>
              <w:pPrChange w:id="4908" w:author="TEAM OFA DISKLESS SOLUTION" w:date="2023-01-26T22:37:00Z">
                <w:pPr>
                  <w:framePr w:hSpace="180" w:wrap="around" w:vAnchor="text" w:hAnchor="margin" w:y="282"/>
                  <w:spacing w:after="0" w:line="480" w:lineRule="auto"/>
                  <w:jc w:val="center"/>
                </w:pPr>
              </w:pPrChange>
            </w:pPr>
            <w:moveFrom w:id="4909" w:author="TEAM OFA DISKLESS SOLUTION" w:date="2023-01-26T22:23:00Z">
              <w:del w:id="4910" w:author="TEAM OFA DISKLESS SOLUTION" w:date="2023-01-26T22:37:00Z">
                <w:r w:rsidRPr="00D670E6" w:rsidDel="005A7D01">
                  <w:rPr>
                    <w:rFonts w:ascii="Times New Roman" w:eastAsia="Times New Roman" w:hAnsi="Times New Roman"/>
                    <w:sz w:val="24"/>
                    <w:szCs w:val="24"/>
                  </w:rPr>
                  <w:delText>STRONGLY DISAGREE</w:delText>
                </w:r>
              </w:del>
            </w:moveFrom>
          </w:p>
          <w:p w14:paraId="106ADF11" w14:textId="42EDA550" w:rsidR="00C100EA" w:rsidRPr="00D670E6" w:rsidDel="005A7D01" w:rsidRDefault="00C100EA">
            <w:pPr>
              <w:spacing w:after="0" w:line="240" w:lineRule="auto"/>
              <w:rPr>
                <w:del w:id="4911" w:author="TEAM OFA DISKLESS SOLUTION" w:date="2023-01-26T22:37:00Z"/>
                <w:moveFrom w:id="4912" w:author="TEAM OFA DISKLESS SOLUTION" w:date="2023-01-26T22:23:00Z"/>
                <w:rFonts w:ascii="Times New Roman" w:eastAsia="Times New Roman" w:hAnsi="Times New Roman"/>
                <w:sz w:val="24"/>
                <w:szCs w:val="24"/>
              </w:rPr>
              <w:pPrChange w:id="4913" w:author="TEAM OFA DISKLESS SOLUTION" w:date="2023-01-26T22:37:00Z">
                <w:pPr>
                  <w:framePr w:hSpace="180" w:wrap="around" w:vAnchor="text" w:hAnchor="margin" w:y="282"/>
                  <w:spacing w:after="0" w:line="480" w:lineRule="auto"/>
                  <w:jc w:val="center"/>
                </w:pPr>
              </w:pPrChange>
            </w:pPr>
            <w:moveFrom w:id="4914" w:author="TEAM OFA DISKLESS SOLUTION" w:date="2023-01-26T22:23:00Z">
              <w:del w:id="4915" w:author="TEAM OFA DISKLESS SOLUTION" w:date="2023-01-26T22:37:00Z">
                <w:r w:rsidDel="005A7D01">
                  <w:rPr>
                    <w:rFonts w:ascii="Times New Roman" w:eastAsia="Times New Roman" w:hAnsi="Times New Roman"/>
                    <w:sz w:val="24"/>
                    <w:szCs w:val="24"/>
                  </w:rPr>
                  <w:delText>(1)</w:delText>
                </w:r>
              </w:del>
            </w:moveFrom>
          </w:p>
        </w:tc>
      </w:tr>
      <w:tr w:rsidR="00C100EA" w:rsidRPr="00D670E6" w:rsidDel="005A7D01" w14:paraId="08EA7F7E" w14:textId="221FE547" w:rsidTr="003C64DB">
        <w:tblPrEx>
          <w:tblW w:w="8336" w:type="dxa"/>
          <w:tblCellMar>
            <w:left w:w="0" w:type="dxa"/>
            <w:right w:w="0" w:type="dxa"/>
          </w:tblCellMar>
          <w:tblPrExChange w:id="4916" w:author="TEAM OFA DISKLESS SOLUTION" w:date="2023-01-23T21:41:00Z">
            <w:tblPrEx>
              <w:tblW w:w="8336" w:type="dxa"/>
              <w:tblCellMar>
                <w:left w:w="0" w:type="dxa"/>
                <w:right w:w="0" w:type="dxa"/>
              </w:tblCellMar>
            </w:tblPrEx>
          </w:tblPrExChange>
        </w:tblPrEx>
        <w:trPr>
          <w:trHeight w:val="291"/>
          <w:del w:id="4917" w:author="TEAM OFA DISKLESS SOLUTION" w:date="2023-01-26T22:37:00Z"/>
          <w:trPrChange w:id="4918" w:author="TEAM OFA DISKLESS SOLUTION" w:date="2023-01-23T21:41:00Z">
            <w:trPr>
              <w:gridAfter w:val="0"/>
              <w:trHeight w:val="291"/>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Change w:id="4919" w:author="TEAM OFA DISKLESS SOLUTION" w:date="2023-01-23T21:41:00Z">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61E5CC30" w14:textId="476D29C2" w:rsidR="00C100EA" w:rsidRPr="00D670E6" w:rsidDel="005A7D01" w:rsidRDefault="00C100EA">
            <w:pPr>
              <w:spacing w:after="0" w:line="240" w:lineRule="auto"/>
              <w:rPr>
                <w:del w:id="4920" w:author="TEAM OFA DISKLESS SOLUTION" w:date="2023-01-26T22:37:00Z"/>
                <w:moveFrom w:id="4921" w:author="TEAM OFA DISKLESS SOLUTION" w:date="2023-01-26T22:23:00Z"/>
                <w:rFonts w:ascii="Times New Roman" w:eastAsia="Times New Roman" w:hAnsi="Times New Roman"/>
                <w:sz w:val="24"/>
                <w:szCs w:val="24"/>
              </w:rPr>
              <w:pPrChange w:id="4922" w:author="TEAM OFA DISKLESS SOLUTION" w:date="2023-01-26T22:37:00Z">
                <w:pPr>
                  <w:framePr w:hSpace="180" w:wrap="around" w:vAnchor="text" w:hAnchor="margin" w:y="282"/>
                  <w:spacing w:after="0" w:line="480" w:lineRule="auto"/>
                </w:pPr>
              </w:pPrChange>
            </w:pPr>
            <w:moveFrom w:id="4923" w:author="TEAM OFA DISKLESS SOLUTION" w:date="2023-01-26T22:23:00Z">
              <w:del w:id="4924" w:author="TEAM OFA DISKLESS SOLUTION" w:date="2023-01-26T22:37:00Z">
                <w:r w:rsidDel="005A7D01">
                  <w:rPr>
                    <w:rFonts w:ascii="Times New Roman" w:hAnsi="Times New Roman"/>
                    <w:sz w:val="24"/>
                  </w:rPr>
                  <w:delText xml:space="preserve">1. </w:delText>
                </w:r>
                <w:r w:rsidRPr="00DD7C76" w:rsidDel="005A7D01">
                  <w:rPr>
                    <w:rFonts w:ascii="Times New Roman" w:hAnsi="Times New Roman"/>
                    <w:sz w:val="24"/>
                  </w:rPr>
                  <w:delText xml:space="preserve">It </w:delText>
                </w:r>
                <w:r w:rsidDel="005A7D01">
                  <w:rPr>
                    <w:rFonts w:ascii="Times New Roman" w:hAnsi="Times New Roman"/>
                    <w:sz w:val="24"/>
                  </w:rPr>
                  <w:delText>makes easier transaction for my business.</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25"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7D732D1" w14:textId="41E7CA1F" w:rsidR="00C100EA" w:rsidRPr="00D670E6" w:rsidDel="005A7D01" w:rsidRDefault="00C100EA">
            <w:pPr>
              <w:spacing w:after="0" w:line="240" w:lineRule="auto"/>
              <w:rPr>
                <w:del w:id="4926" w:author="TEAM OFA DISKLESS SOLUTION" w:date="2023-01-26T22:37:00Z"/>
                <w:moveFrom w:id="4927" w:author="TEAM OFA DISKLESS SOLUTION" w:date="2023-01-26T22:23:00Z"/>
                <w:rFonts w:ascii="Times New Roman" w:eastAsia="Times New Roman" w:hAnsi="Times New Roman"/>
                <w:sz w:val="24"/>
                <w:szCs w:val="24"/>
              </w:rPr>
              <w:pPrChange w:id="4928"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29"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25C54C8D" w14:textId="7441EE83" w:rsidR="00C100EA" w:rsidRPr="00D670E6" w:rsidDel="005A7D01" w:rsidRDefault="00C100EA">
            <w:pPr>
              <w:spacing w:after="0" w:line="240" w:lineRule="auto"/>
              <w:rPr>
                <w:del w:id="4930" w:author="TEAM OFA DISKLESS SOLUTION" w:date="2023-01-26T22:37:00Z"/>
                <w:moveFrom w:id="4931" w:author="TEAM OFA DISKLESS SOLUTION" w:date="2023-01-26T22:23:00Z"/>
                <w:rFonts w:ascii="Times New Roman" w:eastAsia="Times New Roman" w:hAnsi="Times New Roman"/>
                <w:sz w:val="20"/>
                <w:szCs w:val="20"/>
              </w:rPr>
              <w:pPrChange w:id="4932"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33"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1D1681C9" w14:textId="2067FCF8" w:rsidR="00C100EA" w:rsidRPr="00D670E6" w:rsidDel="005A7D01" w:rsidRDefault="00C100EA">
            <w:pPr>
              <w:spacing w:after="0" w:line="240" w:lineRule="auto"/>
              <w:rPr>
                <w:del w:id="4934" w:author="TEAM OFA DISKLESS SOLUTION" w:date="2023-01-26T22:37:00Z"/>
                <w:moveFrom w:id="4935" w:author="TEAM OFA DISKLESS SOLUTION" w:date="2023-01-26T22:23:00Z"/>
                <w:rFonts w:ascii="Times New Roman" w:eastAsia="Times New Roman" w:hAnsi="Times New Roman"/>
                <w:sz w:val="20"/>
                <w:szCs w:val="20"/>
              </w:rPr>
              <w:pPrChange w:id="4936"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37"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037DB738" w14:textId="506086CA" w:rsidR="00C100EA" w:rsidRPr="00D670E6" w:rsidDel="005A7D01" w:rsidRDefault="00C100EA">
            <w:pPr>
              <w:spacing w:after="0" w:line="240" w:lineRule="auto"/>
              <w:rPr>
                <w:del w:id="4938" w:author="TEAM OFA DISKLESS SOLUTION" w:date="2023-01-26T22:37:00Z"/>
                <w:moveFrom w:id="4939" w:author="TEAM OFA DISKLESS SOLUTION" w:date="2023-01-26T22:23:00Z"/>
                <w:rFonts w:ascii="Times New Roman" w:eastAsia="Times New Roman" w:hAnsi="Times New Roman"/>
                <w:sz w:val="20"/>
                <w:szCs w:val="20"/>
              </w:rPr>
              <w:pPrChange w:id="4940" w:author="TEAM OFA DISKLESS SOLUTION" w:date="2023-01-26T22:37:00Z">
                <w:pPr>
                  <w:framePr w:hSpace="180" w:wrap="around" w:vAnchor="text" w:hAnchor="margin" w:y="282"/>
                  <w:spacing w:after="0" w:line="480" w:lineRule="auto"/>
                </w:pPr>
              </w:pPrChange>
            </w:pPr>
          </w:p>
        </w:tc>
      </w:tr>
      <w:tr w:rsidR="00C100EA" w:rsidRPr="00D670E6" w:rsidDel="005A7D01" w14:paraId="363656E8" w14:textId="4BB62D30" w:rsidTr="003C64DB">
        <w:tblPrEx>
          <w:tblW w:w="8336" w:type="dxa"/>
          <w:tblCellMar>
            <w:left w:w="0" w:type="dxa"/>
            <w:right w:w="0" w:type="dxa"/>
          </w:tblCellMar>
          <w:tblPrExChange w:id="4941" w:author="TEAM OFA DISKLESS SOLUTION" w:date="2023-01-23T21:41:00Z">
            <w:tblPrEx>
              <w:tblW w:w="8336" w:type="dxa"/>
              <w:tblCellMar>
                <w:left w:w="0" w:type="dxa"/>
                <w:right w:w="0" w:type="dxa"/>
              </w:tblCellMar>
            </w:tblPrEx>
          </w:tblPrExChange>
        </w:tblPrEx>
        <w:trPr>
          <w:trHeight w:val="303"/>
          <w:del w:id="4942" w:author="TEAM OFA DISKLESS SOLUTION" w:date="2023-01-26T22:37:00Z"/>
          <w:trPrChange w:id="4943" w:author="TEAM OFA DISKLESS SOLUTION" w:date="2023-01-23T21:41:00Z">
            <w:trPr>
              <w:gridAfter w:val="0"/>
              <w:trHeight w:val="303"/>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Change w:id="4944" w:author="TEAM OFA DISKLESS SOLUTION" w:date="2023-01-23T21:41:00Z">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2729B554" w14:textId="0D7AB3BF" w:rsidR="00C100EA" w:rsidRPr="00D670E6" w:rsidDel="005A7D01" w:rsidRDefault="00C100EA">
            <w:pPr>
              <w:spacing w:after="0" w:line="240" w:lineRule="auto"/>
              <w:rPr>
                <w:del w:id="4945" w:author="TEAM OFA DISKLESS SOLUTION" w:date="2023-01-26T22:37:00Z"/>
                <w:moveFrom w:id="4946" w:author="TEAM OFA DISKLESS SOLUTION" w:date="2023-01-26T22:23:00Z"/>
                <w:rFonts w:ascii="Times New Roman" w:eastAsia="Times New Roman" w:hAnsi="Times New Roman"/>
                <w:sz w:val="24"/>
                <w:szCs w:val="24"/>
              </w:rPr>
              <w:pPrChange w:id="4947" w:author="TEAM OFA DISKLESS SOLUTION" w:date="2023-01-26T22:37:00Z">
                <w:pPr>
                  <w:framePr w:hSpace="180" w:wrap="around" w:vAnchor="text" w:hAnchor="margin" w:y="282"/>
                  <w:spacing w:after="0" w:line="480" w:lineRule="auto"/>
                </w:pPr>
              </w:pPrChange>
            </w:pPr>
            <w:moveFrom w:id="4948" w:author="TEAM OFA DISKLESS SOLUTION" w:date="2023-01-26T22:23:00Z">
              <w:del w:id="4949" w:author="TEAM OFA DISKLESS SOLUTION" w:date="2023-01-26T22:37:00Z">
                <w:r w:rsidRPr="00DD7C76" w:rsidDel="005A7D01">
                  <w:rPr>
                    <w:rFonts w:ascii="Times New Roman" w:hAnsi="Times New Roman"/>
                    <w:sz w:val="24"/>
                    <w:szCs w:val="24"/>
                  </w:rPr>
                  <w:delText>2.</w:delText>
                </w:r>
                <w:r w:rsidDel="005A7D01">
                  <w:rPr>
                    <w:rFonts w:ascii="Times New Roman" w:hAnsi="Times New Roman"/>
                    <w:sz w:val="24"/>
                    <w:szCs w:val="24"/>
                  </w:rPr>
                  <w:delText xml:space="preserve"> </w:delText>
                </w:r>
                <w:r w:rsidRPr="00DD7C76" w:rsidDel="005A7D01">
                  <w:rPr>
                    <w:rFonts w:ascii="Times New Roman" w:hAnsi="Times New Roman"/>
                    <w:sz w:val="24"/>
                    <w:szCs w:val="24"/>
                  </w:rPr>
                  <w:delText>It</w:delText>
                </w:r>
                <w:r w:rsidDel="005A7D01">
                  <w:rPr>
                    <w:rFonts w:ascii="Times New Roman" w:hAnsi="Times New Roman"/>
                    <w:sz w:val="24"/>
                    <w:szCs w:val="24"/>
                  </w:rPr>
                  <w:delText xml:space="preserve"> makes communication with my customers/buyers faster and easier.</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50"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061E25F8" w14:textId="374E5465" w:rsidR="00C100EA" w:rsidRPr="00D670E6" w:rsidDel="005A7D01" w:rsidRDefault="00C100EA">
            <w:pPr>
              <w:spacing w:after="0" w:line="240" w:lineRule="auto"/>
              <w:rPr>
                <w:del w:id="4951" w:author="TEAM OFA DISKLESS SOLUTION" w:date="2023-01-26T22:37:00Z"/>
                <w:moveFrom w:id="4952" w:author="TEAM OFA DISKLESS SOLUTION" w:date="2023-01-26T22:23:00Z"/>
                <w:rFonts w:ascii="Times New Roman" w:eastAsia="Times New Roman" w:hAnsi="Times New Roman"/>
                <w:sz w:val="24"/>
                <w:szCs w:val="24"/>
              </w:rPr>
              <w:pPrChange w:id="4953"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54"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DA35563" w14:textId="53086E66" w:rsidR="00C100EA" w:rsidRPr="00D670E6" w:rsidDel="005A7D01" w:rsidRDefault="00C100EA">
            <w:pPr>
              <w:spacing w:after="0" w:line="240" w:lineRule="auto"/>
              <w:rPr>
                <w:del w:id="4955" w:author="TEAM OFA DISKLESS SOLUTION" w:date="2023-01-26T22:37:00Z"/>
                <w:moveFrom w:id="4956" w:author="TEAM OFA DISKLESS SOLUTION" w:date="2023-01-26T22:23:00Z"/>
                <w:rFonts w:ascii="Times New Roman" w:eastAsia="Times New Roman" w:hAnsi="Times New Roman"/>
                <w:sz w:val="20"/>
                <w:szCs w:val="20"/>
              </w:rPr>
              <w:pPrChange w:id="4957"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58"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0E0F9CF2" w14:textId="05801261" w:rsidR="00C100EA" w:rsidRPr="00D670E6" w:rsidDel="005A7D01" w:rsidRDefault="00C100EA">
            <w:pPr>
              <w:spacing w:after="0" w:line="240" w:lineRule="auto"/>
              <w:rPr>
                <w:del w:id="4959" w:author="TEAM OFA DISKLESS SOLUTION" w:date="2023-01-26T22:37:00Z"/>
                <w:moveFrom w:id="4960" w:author="TEAM OFA DISKLESS SOLUTION" w:date="2023-01-26T22:23:00Z"/>
                <w:rFonts w:ascii="Times New Roman" w:eastAsia="Times New Roman" w:hAnsi="Times New Roman"/>
                <w:sz w:val="20"/>
                <w:szCs w:val="20"/>
              </w:rPr>
              <w:pPrChange w:id="4961"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62"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0804AB90" w14:textId="1D4DC61E" w:rsidR="00C100EA" w:rsidRPr="00D670E6" w:rsidDel="005A7D01" w:rsidRDefault="00C100EA">
            <w:pPr>
              <w:spacing w:after="0" w:line="240" w:lineRule="auto"/>
              <w:rPr>
                <w:del w:id="4963" w:author="TEAM OFA DISKLESS SOLUTION" w:date="2023-01-26T22:37:00Z"/>
                <w:moveFrom w:id="4964" w:author="TEAM OFA DISKLESS SOLUTION" w:date="2023-01-26T22:23:00Z"/>
                <w:rFonts w:ascii="Times New Roman" w:eastAsia="Times New Roman" w:hAnsi="Times New Roman"/>
                <w:sz w:val="20"/>
                <w:szCs w:val="20"/>
              </w:rPr>
              <w:pPrChange w:id="4965" w:author="TEAM OFA DISKLESS SOLUTION" w:date="2023-01-26T22:37:00Z">
                <w:pPr>
                  <w:framePr w:hSpace="180" w:wrap="around" w:vAnchor="text" w:hAnchor="margin" w:y="282"/>
                  <w:spacing w:after="0" w:line="480" w:lineRule="auto"/>
                </w:pPr>
              </w:pPrChange>
            </w:pPr>
          </w:p>
        </w:tc>
      </w:tr>
      <w:tr w:rsidR="00C100EA" w:rsidRPr="00D670E6" w:rsidDel="005A7D01" w14:paraId="1C6A1161" w14:textId="68E9B15F" w:rsidTr="003C64DB">
        <w:tblPrEx>
          <w:tblW w:w="8336" w:type="dxa"/>
          <w:tblCellMar>
            <w:left w:w="0" w:type="dxa"/>
            <w:right w:w="0" w:type="dxa"/>
          </w:tblCellMar>
          <w:tblPrExChange w:id="4966" w:author="TEAM OFA DISKLESS SOLUTION" w:date="2023-01-23T21:41:00Z">
            <w:tblPrEx>
              <w:tblW w:w="8336" w:type="dxa"/>
              <w:tblCellMar>
                <w:left w:w="0" w:type="dxa"/>
                <w:right w:w="0" w:type="dxa"/>
              </w:tblCellMar>
            </w:tblPrEx>
          </w:tblPrExChange>
        </w:tblPrEx>
        <w:trPr>
          <w:trHeight w:val="303"/>
          <w:del w:id="4967" w:author="TEAM OFA DISKLESS SOLUTION" w:date="2023-01-26T22:37:00Z"/>
          <w:trPrChange w:id="4968" w:author="TEAM OFA DISKLESS SOLUTION" w:date="2023-01-23T21:41:00Z">
            <w:trPr>
              <w:gridAfter w:val="0"/>
              <w:trHeight w:val="303"/>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Change w:id="4969" w:author="TEAM OFA DISKLESS SOLUTION" w:date="2023-01-23T21:41:00Z">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5DB0C078" w14:textId="6E63938D" w:rsidR="00C100EA" w:rsidRPr="00D670E6" w:rsidDel="005A7D01" w:rsidRDefault="00C100EA">
            <w:pPr>
              <w:spacing w:after="0" w:line="240" w:lineRule="auto"/>
              <w:rPr>
                <w:del w:id="4970" w:author="TEAM OFA DISKLESS SOLUTION" w:date="2023-01-26T22:37:00Z"/>
                <w:moveFrom w:id="4971" w:author="TEAM OFA DISKLESS SOLUTION" w:date="2023-01-26T22:23:00Z"/>
                <w:rFonts w:ascii="Times New Roman" w:eastAsia="Times New Roman" w:hAnsi="Times New Roman"/>
                <w:sz w:val="24"/>
                <w:szCs w:val="24"/>
              </w:rPr>
              <w:pPrChange w:id="4972" w:author="TEAM OFA DISKLESS SOLUTION" w:date="2023-01-26T22:37:00Z">
                <w:pPr>
                  <w:framePr w:hSpace="180" w:wrap="around" w:vAnchor="text" w:hAnchor="margin" w:y="282"/>
                  <w:spacing w:after="0" w:line="480" w:lineRule="auto"/>
                </w:pPr>
              </w:pPrChange>
            </w:pPr>
            <w:moveFrom w:id="4973" w:author="TEAM OFA DISKLESS SOLUTION" w:date="2023-01-26T22:23:00Z">
              <w:del w:id="4974" w:author="TEAM OFA DISKLESS SOLUTION" w:date="2023-01-26T22:37:00Z">
                <w:r w:rsidDel="005A7D01">
                  <w:rPr>
                    <w:rFonts w:ascii="Times New Roman" w:hAnsi="Times New Roman"/>
                    <w:sz w:val="24"/>
                    <w:szCs w:val="24"/>
                  </w:rPr>
                  <w:delText>3. It makes my easier to access.</w:delText>
                </w:r>
                <w:r w:rsidDel="005A7D01">
                  <w:rPr>
                    <w:rFonts w:ascii="Times New Roman" w:hAnsi="Times New Roman"/>
                    <w:sz w:val="24"/>
                    <w:szCs w:val="24"/>
                  </w:rPr>
                  <w:tab/>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75"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60D4B2A7" w14:textId="7D207025" w:rsidR="00C100EA" w:rsidRPr="00D670E6" w:rsidDel="005A7D01" w:rsidRDefault="00C100EA">
            <w:pPr>
              <w:spacing w:after="0" w:line="240" w:lineRule="auto"/>
              <w:rPr>
                <w:del w:id="4976" w:author="TEAM OFA DISKLESS SOLUTION" w:date="2023-01-26T22:37:00Z"/>
                <w:moveFrom w:id="4977" w:author="TEAM OFA DISKLESS SOLUTION" w:date="2023-01-26T22:23:00Z"/>
                <w:rFonts w:ascii="Times New Roman" w:eastAsia="Times New Roman" w:hAnsi="Times New Roman"/>
                <w:sz w:val="24"/>
                <w:szCs w:val="24"/>
              </w:rPr>
              <w:pPrChange w:id="4978"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79"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5AD6A28F" w14:textId="607B393F" w:rsidR="00C100EA" w:rsidRPr="00D670E6" w:rsidDel="005A7D01" w:rsidRDefault="00C100EA">
            <w:pPr>
              <w:spacing w:after="0" w:line="240" w:lineRule="auto"/>
              <w:rPr>
                <w:del w:id="4980" w:author="TEAM OFA DISKLESS SOLUTION" w:date="2023-01-26T22:37:00Z"/>
                <w:moveFrom w:id="4981" w:author="TEAM OFA DISKLESS SOLUTION" w:date="2023-01-26T22:23:00Z"/>
                <w:rFonts w:ascii="Times New Roman" w:eastAsia="Times New Roman" w:hAnsi="Times New Roman"/>
                <w:sz w:val="20"/>
                <w:szCs w:val="20"/>
              </w:rPr>
              <w:pPrChange w:id="4982"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83"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77272562" w14:textId="724FFED3" w:rsidR="00C100EA" w:rsidRPr="00D670E6" w:rsidDel="005A7D01" w:rsidRDefault="00C100EA">
            <w:pPr>
              <w:spacing w:after="0" w:line="240" w:lineRule="auto"/>
              <w:rPr>
                <w:del w:id="4984" w:author="TEAM OFA DISKLESS SOLUTION" w:date="2023-01-26T22:37:00Z"/>
                <w:moveFrom w:id="4985" w:author="TEAM OFA DISKLESS SOLUTION" w:date="2023-01-26T22:23:00Z"/>
                <w:rFonts w:ascii="Times New Roman" w:eastAsia="Times New Roman" w:hAnsi="Times New Roman"/>
                <w:sz w:val="20"/>
                <w:szCs w:val="20"/>
              </w:rPr>
              <w:pPrChange w:id="4986"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4987"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33D20DD9" w14:textId="01EFD5CC" w:rsidR="00C100EA" w:rsidRPr="00D670E6" w:rsidDel="005A7D01" w:rsidRDefault="00C100EA">
            <w:pPr>
              <w:spacing w:after="0" w:line="240" w:lineRule="auto"/>
              <w:rPr>
                <w:del w:id="4988" w:author="TEAM OFA DISKLESS SOLUTION" w:date="2023-01-26T22:37:00Z"/>
                <w:moveFrom w:id="4989" w:author="TEAM OFA DISKLESS SOLUTION" w:date="2023-01-26T22:23:00Z"/>
                <w:rFonts w:ascii="Times New Roman" w:eastAsia="Times New Roman" w:hAnsi="Times New Roman"/>
                <w:sz w:val="20"/>
                <w:szCs w:val="20"/>
              </w:rPr>
              <w:pPrChange w:id="4990" w:author="TEAM OFA DISKLESS SOLUTION" w:date="2023-01-26T22:37:00Z">
                <w:pPr>
                  <w:framePr w:hSpace="180" w:wrap="around" w:vAnchor="text" w:hAnchor="margin" w:y="282"/>
                  <w:spacing w:after="0" w:line="480" w:lineRule="auto"/>
                </w:pPr>
              </w:pPrChange>
            </w:pPr>
          </w:p>
        </w:tc>
      </w:tr>
      <w:tr w:rsidR="00C100EA" w:rsidRPr="00D670E6" w:rsidDel="005A7D01" w14:paraId="1EF80B12" w14:textId="6F48B2DB" w:rsidTr="003C64DB">
        <w:tblPrEx>
          <w:tblW w:w="8336" w:type="dxa"/>
          <w:tblCellMar>
            <w:left w:w="0" w:type="dxa"/>
            <w:right w:w="0" w:type="dxa"/>
          </w:tblCellMar>
          <w:tblPrExChange w:id="4991" w:author="TEAM OFA DISKLESS SOLUTION" w:date="2023-01-23T21:41:00Z">
            <w:tblPrEx>
              <w:tblW w:w="8336" w:type="dxa"/>
              <w:tblCellMar>
                <w:left w:w="0" w:type="dxa"/>
                <w:right w:w="0" w:type="dxa"/>
              </w:tblCellMar>
            </w:tblPrEx>
          </w:tblPrExChange>
        </w:tblPrEx>
        <w:trPr>
          <w:trHeight w:val="223"/>
          <w:del w:id="4992" w:author="TEAM OFA DISKLESS SOLUTION" w:date="2023-01-26T22:37:00Z"/>
          <w:trPrChange w:id="4993" w:author="TEAM OFA DISKLESS SOLUTION" w:date="2023-01-23T21:41:00Z">
            <w:trPr>
              <w:gridAfter w:val="0"/>
              <w:trHeight w:val="223"/>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Change w:id="4994" w:author="TEAM OFA DISKLESS SOLUTION" w:date="2023-01-23T21:41:00Z">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2C297E05" w14:textId="74CABDE7" w:rsidR="00C100EA" w:rsidRPr="00D670E6" w:rsidDel="005A7D01" w:rsidRDefault="00C100EA">
            <w:pPr>
              <w:spacing w:after="0" w:line="240" w:lineRule="auto"/>
              <w:rPr>
                <w:del w:id="4995" w:author="TEAM OFA DISKLESS SOLUTION" w:date="2023-01-26T22:37:00Z"/>
                <w:moveFrom w:id="4996" w:author="TEAM OFA DISKLESS SOLUTION" w:date="2023-01-26T22:23:00Z"/>
                <w:rFonts w:ascii="Times New Roman" w:eastAsia="Times New Roman" w:hAnsi="Times New Roman"/>
                <w:sz w:val="24"/>
                <w:szCs w:val="24"/>
              </w:rPr>
              <w:pPrChange w:id="4997" w:author="TEAM OFA DISKLESS SOLUTION" w:date="2023-01-26T22:37:00Z">
                <w:pPr>
                  <w:framePr w:hSpace="180" w:wrap="around" w:vAnchor="text" w:hAnchor="margin" w:y="282"/>
                  <w:spacing w:after="0" w:line="480" w:lineRule="auto"/>
                </w:pPr>
              </w:pPrChange>
            </w:pPr>
            <w:moveFrom w:id="4998" w:author="TEAM OFA DISKLESS SOLUTION" w:date="2023-01-26T22:23:00Z">
              <w:del w:id="4999" w:author="TEAM OFA DISKLESS SOLUTION" w:date="2023-01-26T22:37:00Z">
                <w:r w:rsidDel="005A7D01">
                  <w:rPr>
                    <w:rFonts w:ascii="Times New Roman" w:hAnsi="Times New Roman"/>
                    <w:sz w:val="24"/>
                    <w:szCs w:val="24"/>
                  </w:rPr>
                  <w:delText>4. It can improve my business value and  recognition.</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000"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ED4601B" w14:textId="20E44207" w:rsidR="00C100EA" w:rsidRPr="00D670E6" w:rsidDel="005A7D01" w:rsidRDefault="00C100EA">
            <w:pPr>
              <w:spacing w:after="0" w:line="240" w:lineRule="auto"/>
              <w:rPr>
                <w:del w:id="5001" w:author="TEAM OFA DISKLESS SOLUTION" w:date="2023-01-26T22:37:00Z"/>
                <w:moveFrom w:id="5002" w:author="TEAM OFA DISKLESS SOLUTION" w:date="2023-01-26T22:23:00Z"/>
                <w:rFonts w:ascii="Times New Roman" w:eastAsia="Times New Roman" w:hAnsi="Times New Roman"/>
                <w:sz w:val="24"/>
                <w:szCs w:val="24"/>
              </w:rPr>
              <w:pPrChange w:id="5003"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004"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477C0ED" w14:textId="6FC5CACD" w:rsidR="00C100EA" w:rsidRPr="00D670E6" w:rsidDel="005A7D01" w:rsidRDefault="00C100EA">
            <w:pPr>
              <w:spacing w:after="0" w:line="240" w:lineRule="auto"/>
              <w:rPr>
                <w:del w:id="5005" w:author="TEAM OFA DISKLESS SOLUTION" w:date="2023-01-26T22:37:00Z"/>
                <w:moveFrom w:id="5006" w:author="TEAM OFA DISKLESS SOLUTION" w:date="2023-01-26T22:23:00Z"/>
                <w:rFonts w:ascii="Times New Roman" w:eastAsia="Times New Roman" w:hAnsi="Times New Roman"/>
                <w:sz w:val="20"/>
                <w:szCs w:val="20"/>
              </w:rPr>
              <w:pPrChange w:id="5007"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008"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1312B20" w14:textId="12020686" w:rsidR="00C100EA" w:rsidRPr="00D670E6" w:rsidDel="005A7D01" w:rsidRDefault="00C100EA">
            <w:pPr>
              <w:spacing w:after="0" w:line="240" w:lineRule="auto"/>
              <w:rPr>
                <w:del w:id="5009" w:author="TEAM OFA DISKLESS SOLUTION" w:date="2023-01-26T22:37:00Z"/>
                <w:moveFrom w:id="5010" w:author="TEAM OFA DISKLESS SOLUTION" w:date="2023-01-26T22:23:00Z"/>
                <w:rFonts w:ascii="Times New Roman" w:eastAsia="Times New Roman" w:hAnsi="Times New Roman"/>
                <w:sz w:val="20"/>
                <w:szCs w:val="20"/>
              </w:rPr>
              <w:pPrChange w:id="5011"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012"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16503B1A" w14:textId="72C0F375" w:rsidR="00C100EA" w:rsidRPr="00D670E6" w:rsidDel="005A7D01" w:rsidRDefault="00C100EA">
            <w:pPr>
              <w:spacing w:after="0" w:line="240" w:lineRule="auto"/>
              <w:rPr>
                <w:del w:id="5013" w:author="TEAM OFA DISKLESS SOLUTION" w:date="2023-01-26T22:37:00Z"/>
                <w:moveFrom w:id="5014" w:author="TEAM OFA DISKLESS SOLUTION" w:date="2023-01-26T22:23:00Z"/>
                <w:rFonts w:ascii="Times New Roman" w:eastAsia="Times New Roman" w:hAnsi="Times New Roman"/>
                <w:sz w:val="20"/>
                <w:szCs w:val="20"/>
              </w:rPr>
              <w:pPrChange w:id="5015" w:author="TEAM OFA DISKLESS SOLUTION" w:date="2023-01-26T22:37:00Z">
                <w:pPr>
                  <w:framePr w:hSpace="180" w:wrap="around" w:vAnchor="text" w:hAnchor="margin" w:y="282"/>
                  <w:spacing w:after="0" w:line="480" w:lineRule="auto"/>
                </w:pPr>
              </w:pPrChange>
            </w:pPr>
          </w:p>
        </w:tc>
      </w:tr>
      <w:tr w:rsidR="00C100EA" w:rsidRPr="00D670E6" w:rsidDel="005A7D01" w14:paraId="177F14C8" w14:textId="14C52FF8" w:rsidTr="003C64DB">
        <w:tblPrEx>
          <w:tblW w:w="8336" w:type="dxa"/>
          <w:tblCellMar>
            <w:left w:w="0" w:type="dxa"/>
            <w:right w:w="0" w:type="dxa"/>
          </w:tblCellMar>
          <w:tblPrExChange w:id="5016" w:author="TEAM OFA DISKLESS SOLUTION" w:date="2023-01-23T21:41:00Z">
            <w:tblPrEx>
              <w:tblW w:w="8336" w:type="dxa"/>
              <w:tblCellMar>
                <w:left w:w="0" w:type="dxa"/>
                <w:right w:w="0" w:type="dxa"/>
              </w:tblCellMar>
            </w:tblPrEx>
          </w:tblPrExChange>
        </w:tblPrEx>
        <w:trPr>
          <w:trHeight w:val="260"/>
          <w:del w:id="5017" w:author="TEAM OFA DISKLESS SOLUTION" w:date="2023-01-26T22:37:00Z"/>
          <w:trPrChange w:id="5018" w:author="TEAM OFA DISKLESS SOLUTION" w:date="2023-01-23T21:41:00Z">
            <w:trPr>
              <w:gridAfter w:val="0"/>
              <w:trHeight w:val="260"/>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Change w:id="5019" w:author="TEAM OFA DISKLESS SOLUTION" w:date="2023-01-23T21:41:00Z">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2CCD74FA" w14:textId="2083C2E6" w:rsidR="00C100EA" w:rsidRPr="00D670E6" w:rsidDel="005A7D01" w:rsidRDefault="00C100EA">
            <w:pPr>
              <w:spacing w:after="0" w:line="240" w:lineRule="auto"/>
              <w:rPr>
                <w:del w:id="5020" w:author="TEAM OFA DISKLESS SOLUTION" w:date="2023-01-26T22:37:00Z"/>
                <w:moveFrom w:id="5021" w:author="TEAM OFA DISKLESS SOLUTION" w:date="2023-01-26T22:23:00Z"/>
                <w:rFonts w:ascii="Times New Roman" w:eastAsia="Times New Roman" w:hAnsi="Times New Roman"/>
                <w:sz w:val="24"/>
                <w:szCs w:val="24"/>
              </w:rPr>
              <w:pPrChange w:id="5022" w:author="TEAM OFA DISKLESS SOLUTION" w:date="2023-01-26T22:37:00Z">
                <w:pPr>
                  <w:framePr w:hSpace="180" w:wrap="around" w:vAnchor="text" w:hAnchor="margin" w:y="282"/>
                  <w:spacing w:after="0" w:line="480" w:lineRule="auto"/>
                </w:pPr>
              </w:pPrChange>
            </w:pPr>
            <w:moveFrom w:id="5023" w:author="TEAM OFA DISKLESS SOLUTION" w:date="2023-01-26T22:23:00Z">
              <w:del w:id="5024" w:author="TEAM OFA DISKLESS SOLUTION" w:date="2023-01-26T22:37:00Z">
                <w:r w:rsidDel="005A7D01">
                  <w:rPr>
                    <w:rFonts w:ascii="Times New Roman" w:hAnsi="Times New Roman"/>
                    <w:sz w:val="24"/>
                    <w:szCs w:val="24"/>
                  </w:rPr>
                  <w:delText>5. It can save me time in running my business.</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025"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610D6094" w14:textId="79D8C7B8" w:rsidR="00C100EA" w:rsidRPr="00D670E6" w:rsidDel="005A7D01" w:rsidRDefault="00C100EA">
            <w:pPr>
              <w:spacing w:after="0" w:line="240" w:lineRule="auto"/>
              <w:rPr>
                <w:del w:id="5026" w:author="TEAM OFA DISKLESS SOLUTION" w:date="2023-01-26T22:37:00Z"/>
                <w:moveFrom w:id="5027" w:author="TEAM OFA DISKLESS SOLUTION" w:date="2023-01-26T22:23:00Z"/>
                <w:rFonts w:ascii="Times New Roman" w:eastAsia="Times New Roman" w:hAnsi="Times New Roman"/>
                <w:sz w:val="24"/>
                <w:szCs w:val="24"/>
              </w:rPr>
              <w:pPrChange w:id="5028"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029"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593EEBB9" w14:textId="0C72D9B4" w:rsidR="00C100EA" w:rsidRPr="00D670E6" w:rsidDel="005A7D01" w:rsidRDefault="00C100EA">
            <w:pPr>
              <w:spacing w:after="0" w:line="240" w:lineRule="auto"/>
              <w:rPr>
                <w:del w:id="5030" w:author="TEAM OFA DISKLESS SOLUTION" w:date="2023-01-26T22:37:00Z"/>
                <w:moveFrom w:id="5031" w:author="TEAM OFA DISKLESS SOLUTION" w:date="2023-01-26T22:23:00Z"/>
                <w:rFonts w:ascii="Times New Roman" w:eastAsia="Times New Roman" w:hAnsi="Times New Roman"/>
                <w:sz w:val="20"/>
                <w:szCs w:val="20"/>
              </w:rPr>
              <w:pPrChange w:id="5032"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033"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5DE60FDE" w14:textId="2D168B9C" w:rsidR="00C100EA" w:rsidRPr="00D670E6" w:rsidDel="005A7D01" w:rsidRDefault="00C100EA">
            <w:pPr>
              <w:spacing w:after="0" w:line="240" w:lineRule="auto"/>
              <w:rPr>
                <w:del w:id="5034" w:author="TEAM OFA DISKLESS SOLUTION" w:date="2023-01-26T22:37:00Z"/>
                <w:moveFrom w:id="5035" w:author="TEAM OFA DISKLESS SOLUTION" w:date="2023-01-26T22:23:00Z"/>
                <w:rFonts w:ascii="Times New Roman" w:eastAsia="Times New Roman" w:hAnsi="Times New Roman"/>
                <w:sz w:val="20"/>
                <w:szCs w:val="20"/>
              </w:rPr>
              <w:pPrChange w:id="5036" w:author="TEAM OFA DISKLESS SOLUTION" w:date="2023-01-26T22:37:00Z">
                <w:pPr>
                  <w:framePr w:hSpace="180" w:wrap="around" w:vAnchor="text" w:hAnchor="margin" w:y="28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037"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5DFB948F" w14:textId="54F6A282" w:rsidR="00C100EA" w:rsidRPr="00D670E6" w:rsidDel="005A7D01" w:rsidRDefault="00C100EA">
            <w:pPr>
              <w:spacing w:after="0" w:line="240" w:lineRule="auto"/>
              <w:rPr>
                <w:del w:id="5038" w:author="TEAM OFA DISKLESS SOLUTION" w:date="2023-01-26T22:37:00Z"/>
                <w:moveFrom w:id="5039" w:author="TEAM OFA DISKLESS SOLUTION" w:date="2023-01-26T22:23:00Z"/>
                <w:rFonts w:ascii="Times New Roman" w:eastAsia="Times New Roman" w:hAnsi="Times New Roman"/>
                <w:sz w:val="20"/>
                <w:szCs w:val="20"/>
              </w:rPr>
              <w:pPrChange w:id="5040" w:author="TEAM OFA DISKLESS SOLUTION" w:date="2023-01-26T22:37:00Z">
                <w:pPr>
                  <w:framePr w:hSpace="180" w:wrap="around" w:vAnchor="text" w:hAnchor="margin" w:y="282"/>
                  <w:spacing w:after="0" w:line="480" w:lineRule="auto"/>
                </w:pPr>
              </w:pPrChange>
            </w:pPr>
          </w:p>
        </w:tc>
      </w:tr>
      <w:moveFromRangeEnd w:id="4855"/>
    </w:tbl>
    <w:p w14:paraId="014D068A" w14:textId="6BCDEF4B" w:rsidR="00C100EA" w:rsidDel="005A7D01" w:rsidRDefault="00C100EA">
      <w:pPr>
        <w:spacing w:after="0" w:line="240" w:lineRule="auto"/>
        <w:rPr>
          <w:del w:id="5041" w:author="TEAM OFA DISKLESS SOLUTION" w:date="2023-01-26T22:37:00Z"/>
          <w:rStyle w:val="sw"/>
          <w:rFonts w:ascii="Times New Roman" w:eastAsiaTheme="minorEastAsia" w:hAnsi="Times New Roman"/>
          <w:b/>
          <w:bCs/>
          <w:sz w:val="24"/>
          <w:szCs w:val="24"/>
        </w:rPr>
        <w:pPrChange w:id="5042" w:author="TEAM OFA DISKLESS SOLUTION" w:date="2023-01-26T22:37:00Z">
          <w:pPr>
            <w:spacing w:line="480" w:lineRule="auto"/>
          </w:pPr>
        </w:pPrChange>
      </w:pPr>
    </w:p>
    <w:p w14:paraId="0300935C" w14:textId="3D6C8AE0" w:rsidR="00C100EA" w:rsidDel="005A7D01" w:rsidRDefault="00C100EA">
      <w:pPr>
        <w:spacing w:after="0" w:line="240" w:lineRule="auto"/>
        <w:rPr>
          <w:del w:id="5043" w:author="TEAM OFA DISKLESS SOLUTION" w:date="2023-01-26T22:37:00Z"/>
          <w:rStyle w:val="sw"/>
          <w:rFonts w:ascii="Times New Roman" w:eastAsiaTheme="minorEastAsia" w:hAnsi="Times New Roman"/>
          <w:b/>
          <w:bCs/>
          <w:sz w:val="24"/>
          <w:szCs w:val="24"/>
        </w:rPr>
        <w:pPrChange w:id="5044" w:author="TEAM OFA DISKLESS SOLUTION" w:date="2023-01-26T22:37:00Z">
          <w:pPr>
            <w:spacing w:line="480" w:lineRule="auto"/>
          </w:pPr>
        </w:pPrChange>
      </w:pPr>
    </w:p>
    <w:p w14:paraId="1D69873C" w14:textId="08189084" w:rsidR="00C100EA" w:rsidDel="005A7D01" w:rsidRDefault="00C100EA">
      <w:pPr>
        <w:spacing w:after="0" w:line="240" w:lineRule="auto"/>
        <w:rPr>
          <w:del w:id="5045" w:author="TEAM OFA DISKLESS SOLUTION" w:date="2023-01-26T22:37:00Z"/>
          <w:rStyle w:val="sw"/>
          <w:rFonts w:ascii="Times New Roman" w:eastAsiaTheme="minorEastAsia" w:hAnsi="Times New Roman"/>
          <w:b/>
          <w:bCs/>
          <w:sz w:val="24"/>
          <w:szCs w:val="24"/>
        </w:rPr>
        <w:pPrChange w:id="5046" w:author="TEAM OFA DISKLESS SOLUTION" w:date="2023-01-26T22:37:00Z">
          <w:pPr>
            <w:spacing w:line="480" w:lineRule="auto"/>
          </w:pPr>
        </w:pPrChange>
      </w:pPr>
    </w:p>
    <w:p w14:paraId="7E0CA02D" w14:textId="316CC2F7" w:rsidR="003C64DB" w:rsidDel="005A7D01" w:rsidRDefault="003C64DB">
      <w:pPr>
        <w:spacing w:after="0" w:line="240" w:lineRule="auto"/>
        <w:rPr>
          <w:del w:id="5047" w:author="TEAM OFA DISKLESS SOLUTION" w:date="2023-01-26T22:37:00Z"/>
          <w:rStyle w:val="sw"/>
          <w:rFonts w:ascii="Times New Roman" w:eastAsiaTheme="minorEastAsia" w:hAnsi="Times New Roman"/>
          <w:b/>
          <w:bCs/>
          <w:sz w:val="24"/>
          <w:szCs w:val="24"/>
        </w:rPr>
        <w:pPrChange w:id="5048" w:author="TEAM OFA DISKLESS SOLUTION" w:date="2023-01-26T22:37:00Z">
          <w:pPr>
            <w:spacing w:line="480" w:lineRule="auto"/>
          </w:pPr>
        </w:pPrChange>
      </w:pPr>
    </w:p>
    <w:tbl>
      <w:tblPr>
        <w:tblpPr w:leftFromText="180" w:rightFromText="180" w:vertAnchor="text" w:horzAnchor="margin" w:tblpY="342"/>
        <w:tblW w:w="8276" w:type="dxa"/>
        <w:tblCellMar>
          <w:left w:w="0" w:type="dxa"/>
          <w:right w:w="0" w:type="dxa"/>
        </w:tblCellMar>
        <w:tblLook w:val="04A0" w:firstRow="1" w:lastRow="0" w:firstColumn="1" w:lastColumn="0" w:noHBand="0" w:noVBand="1"/>
      </w:tblPr>
      <w:tblGrid>
        <w:gridCol w:w="2922"/>
        <w:gridCol w:w="1553"/>
        <w:gridCol w:w="890"/>
        <w:gridCol w:w="1277"/>
        <w:gridCol w:w="1634"/>
        <w:tblGridChange w:id="5049">
          <w:tblGrid>
            <w:gridCol w:w="8"/>
            <w:gridCol w:w="2911"/>
            <w:gridCol w:w="11"/>
            <w:gridCol w:w="1543"/>
            <w:gridCol w:w="10"/>
            <w:gridCol w:w="880"/>
            <w:gridCol w:w="10"/>
            <w:gridCol w:w="1267"/>
            <w:gridCol w:w="10"/>
            <w:gridCol w:w="1626"/>
            <w:gridCol w:w="8"/>
          </w:tblGrid>
        </w:tblGridChange>
      </w:tblGrid>
      <w:tr w:rsidR="00C100EA" w:rsidRPr="00D670E6" w:rsidDel="005A7D01" w14:paraId="283C7333" w14:textId="19581574" w:rsidTr="003C64DB">
        <w:trPr>
          <w:trHeight w:val="112"/>
          <w:del w:id="5050" w:author="TEAM OFA DISKLESS SOLUTION" w:date="2023-01-26T22:37:00Z"/>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821DEE1" w14:textId="2B35BDD6" w:rsidR="00C100EA" w:rsidRPr="00D670E6" w:rsidDel="005A7D01" w:rsidRDefault="00C100EA">
            <w:pPr>
              <w:spacing w:after="0" w:line="240" w:lineRule="auto"/>
              <w:rPr>
                <w:del w:id="5051" w:author="TEAM OFA DISKLESS SOLUTION" w:date="2023-01-26T22:37:00Z"/>
                <w:moveFrom w:id="5052" w:author="TEAM OFA DISKLESS SOLUTION" w:date="2023-01-26T22:22:00Z"/>
                <w:rFonts w:ascii="Times New Roman" w:eastAsia="Times New Roman" w:hAnsi="Times New Roman"/>
                <w:sz w:val="24"/>
                <w:szCs w:val="24"/>
              </w:rPr>
              <w:pPrChange w:id="5053" w:author="TEAM OFA DISKLESS SOLUTION" w:date="2023-01-26T22:37:00Z">
                <w:pPr>
                  <w:framePr w:hSpace="180" w:wrap="around" w:vAnchor="text" w:hAnchor="margin" w:y="342"/>
                  <w:spacing w:after="0" w:line="480" w:lineRule="auto"/>
                </w:pPr>
              </w:pPrChange>
            </w:pPr>
            <w:moveFromRangeStart w:id="5054" w:author="TEAM OFA DISKLESS SOLUTION" w:date="2023-01-26T22:22:00Z" w:name="move125664180"/>
            <w:moveFrom w:id="5055" w:author="TEAM OFA DISKLESS SOLUTION" w:date="2023-01-26T22:22:00Z">
              <w:del w:id="5056" w:author="TEAM OFA DISKLESS SOLUTION" w:date="2023-01-26T22:37:00Z">
                <w:r w:rsidRPr="00D670E6" w:rsidDel="005A7D01">
                  <w:rPr>
                    <w:rFonts w:ascii="Times New Roman" w:eastAsia="Times New Roman" w:hAnsi="Times New Roman"/>
                    <w:sz w:val="24"/>
                    <w:szCs w:val="24"/>
                  </w:rPr>
                  <w:delText>PART I</w:delText>
                </w:r>
                <w:r w:rsidDel="005A7D01">
                  <w:rPr>
                    <w:rFonts w:ascii="Times New Roman" w:eastAsia="Times New Roman" w:hAnsi="Times New Roman"/>
                    <w:sz w:val="24"/>
                    <w:szCs w:val="24"/>
                  </w:rPr>
                  <w:delText>V</w:delText>
                </w:r>
              </w:del>
            </w:moveFrom>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56703464" w14:textId="47C094CE" w:rsidR="00C100EA" w:rsidRPr="00D670E6" w:rsidDel="005A7D01" w:rsidRDefault="00C100EA">
            <w:pPr>
              <w:spacing w:after="0" w:line="240" w:lineRule="auto"/>
              <w:rPr>
                <w:del w:id="5057" w:author="TEAM OFA DISKLESS SOLUTION" w:date="2023-01-26T22:37:00Z"/>
                <w:moveFrom w:id="5058" w:author="TEAM OFA DISKLESS SOLUTION" w:date="2023-01-26T22:22:00Z"/>
                <w:rFonts w:ascii="Times New Roman" w:eastAsia="Times New Roman" w:hAnsi="Times New Roman"/>
                <w:sz w:val="24"/>
                <w:szCs w:val="24"/>
              </w:rPr>
              <w:pPrChange w:id="5059"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996B8F8" w14:textId="4219896A" w:rsidR="00C100EA" w:rsidRPr="00D670E6" w:rsidDel="005A7D01" w:rsidRDefault="00C100EA">
            <w:pPr>
              <w:spacing w:after="0" w:line="240" w:lineRule="auto"/>
              <w:rPr>
                <w:del w:id="5060" w:author="TEAM OFA DISKLESS SOLUTION" w:date="2023-01-26T22:37:00Z"/>
                <w:moveFrom w:id="5061" w:author="TEAM OFA DISKLESS SOLUTION" w:date="2023-01-26T22:22:00Z"/>
                <w:rFonts w:ascii="Times New Roman" w:eastAsia="Times New Roman" w:hAnsi="Times New Roman"/>
                <w:sz w:val="20"/>
                <w:szCs w:val="20"/>
              </w:rPr>
              <w:pPrChange w:id="5062"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642D75D" w14:textId="68B97488" w:rsidR="00C100EA" w:rsidRPr="00D670E6" w:rsidDel="005A7D01" w:rsidRDefault="00C100EA">
            <w:pPr>
              <w:spacing w:after="0" w:line="240" w:lineRule="auto"/>
              <w:rPr>
                <w:del w:id="5063" w:author="TEAM OFA DISKLESS SOLUTION" w:date="2023-01-26T22:37:00Z"/>
                <w:moveFrom w:id="5064" w:author="TEAM OFA DISKLESS SOLUTION" w:date="2023-01-26T22:22:00Z"/>
                <w:rFonts w:ascii="Times New Roman" w:eastAsia="Times New Roman" w:hAnsi="Times New Roman"/>
                <w:sz w:val="20"/>
                <w:szCs w:val="20"/>
              </w:rPr>
              <w:pPrChange w:id="5065"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D4CD963" w14:textId="2DB87B1F" w:rsidR="00C100EA" w:rsidRPr="00D670E6" w:rsidDel="005A7D01" w:rsidRDefault="00C100EA">
            <w:pPr>
              <w:spacing w:after="0" w:line="240" w:lineRule="auto"/>
              <w:rPr>
                <w:del w:id="5066" w:author="TEAM OFA DISKLESS SOLUTION" w:date="2023-01-26T22:37:00Z"/>
                <w:moveFrom w:id="5067" w:author="TEAM OFA DISKLESS SOLUTION" w:date="2023-01-26T22:22:00Z"/>
                <w:rFonts w:ascii="Times New Roman" w:eastAsia="Times New Roman" w:hAnsi="Times New Roman"/>
                <w:sz w:val="20"/>
                <w:szCs w:val="20"/>
              </w:rPr>
              <w:pPrChange w:id="5068" w:author="TEAM OFA DISKLESS SOLUTION" w:date="2023-01-26T22:37:00Z">
                <w:pPr>
                  <w:framePr w:hSpace="180" w:wrap="around" w:vAnchor="text" w:hAnchor="margin" w:y="342"/>
                  <w:spacing w:after="0" w:line="480" w:lineRule="auto"/>
                </w:pPr>
              </w:pPrChange>
            </w:pPr>
          </w:p>
        </w:tc>
      </w:tr>
      <w:tr w:rsidR="00C100EA" w:rsidRPr="00D670E6" w:rsidDel="005A7D01" w14:paraId="332D9BF3" w14:textId="5750819B" w:rsidTr="003C64DB">
        <w:trPr>
          <w:trHeight w:val="249"/>
          <w:del w:id="5069" w:author="TEAM OFA DISKLESS SOLUTION" w:date="2023-01-26T22:37:00Z"/>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1C22E7" w14:textId="0501DB43" w:rsidR="00C100EA" w:rsidRPr="00D670E6" w:rsidDel="005A7D01" w:rsidRDefault="00C100EA">
            <w:pPr>
              <w:spacing w:after="0" w:line="240" w:lineRule="auto"/>
              <w:rPr>
                <w:del w:id="5070" w:author="TEAM OFA DISKLESS SOLUTION" w:date="2023-01-26T22:37:00Z"/>
                <w:moveFrom w:id="5071" w:author="TEAM OFA DISKLESS SOLUTION" w:date="2023-01-26T22:22:00Z"/>
                <w:rFonts w:ascii="Times New Roman" w:eastAsia="Times New Roman" w:hAnsi="Times New Roman"/>
                <w:sz w:val="24"/>
                <w:szCs w:val="24"/>
              </w:rPr>
              <w:pPrChange w:id="5072" w:author="TEAM OFA DISKLESS SOLUTION" w:date="2023-01-26T22:37:00Z">
                <w:pPr>
                  <w:framePr w:hSpace="180" w:wrap="around" w:vAnchor="text" w:hAnchor="margin" w:y="342"/>
                  <w:spacing w:after="0" w:line="480" w:lineRule="auto"/>
                </w:pPr>
              </w:pPrChange>
            </w:pPr>
            <w:moveFrom w:id="5073" w:author="TEAM OFA DISKLESS SOLUTION" w:date="2023-01-26T22:22:00Z">
              <w:del w:id="5074" w:author="TEAM OFA DISKLESS SOLUTION" w:date="2023-01-26T22:37:00Z">
                <w:r w:rsidDel="005A7D01">
                  <w:rPr>
                    <w:rFonts w:ascii="Times New Roman" w:eastAsia="Times New Roman" w:hAnsi="Times New Roman"/>
                    <w:sz w:val="24"/>
                    <w:szCs w:val="24"/>
                  </w:rPr>
                  <w:delText>Marketing Innovation</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73B44F" w14:textId="48BBB5F8" w:rsidR="00C100EA" w:rsidDel="005A7D01" w:rsidRDefault="00C100EA">
            <w:pPr>
              <w:spacing w:after="0" w:line="240" w:lineRule="auto"/>
              <w:rPr>
                <w:del w:id="5075" w:author="TEAM OFA DISKLESS SOLUTION" w:date="2023-01-26T22:37:00Z"/>
                <w:moveFrom w:id="5076" w:author="TEAM OFA DISKLESS SOLUTION" w:date="2023-01-26T22:22:00Z"/>
                <w:rFonts w:ascii="Times New Roman" w:eastAsia="Times New Roman" w:hAnsi="Times New Roman"/>
                <w:sz w:val="24"/>
                <w:szCs w:val="24"/>
              </w:rPr>
              <w:pPrChange w:id="5077" w:author="TEAM OFA DISKLESS SOLUTION" w:date="2023-01-26T22:37:00Z">
                <w:pPr>
                  <w:framePr w:hSpace="180" w:wrap="around" w:vAnchor="text" w:hAnchor="margin" w:y="342"/>
                  <w:spacing w:after="0" w:line="480" w:lineRule="auto"/>
                  <w:jc w:val="center"/>
                </w:pPr>
              </w:pPrChange>
            </w:pPr>
            <w:moveFrom w:id="5078" w:author="TEAM OFA DISKLESS SOLUTION" w:date="2023-01-26T22:22:00Z">
              <w:del w:id="5079" w:author="TEAM OFA DISKLESS SOLUTION" w:date="2023-01-26T22:37:00Z">
                <w:r w:rsidRPr="00D670E6" w:rsidDel="005A7D01">
                  <w:rPr>
                    <w:rFonts w:ascii="Times New Roman" w:eastAsia="Times New Roman" w:hAnsi="Times New Roman"/>
                    <w:sz w:val="24"/>
                    <w:szCs w:val="24"/>
                  </w:rPr>
                  <w:delText>STRON</w:delText>
                </w:r>
                <w:r w:rsidDel="005A7D01">
                  <w:rPr>
                    <w:rFonts w:ascii="Times New Roman" w:eastAsia="Times New Roman" w:hAnsi="Times New Roman"/>
                    <w:sz w:val="24"/>
                    <w:szCs w:val="24"/>
                  </w:rPr>
                  <w:delText>G</w:delText>
                </w:r>
                <w:r w:rsidRPr="00D670E6" w:rsidDel="005A7D01">
                  <w:rPr>
                    <w:rFonts w:ascii="Times New Roman" w:eastAsia="Times New Roman" w:hAnsi="Times New Roman"/>
                    <w:sz w:val="24"/>
                    <w:szCs w:val="24"/>
                  </w:rPr>
                  <w:delText>LY AGREE</w:delText>
                </w:r>
              </w:del>
            </w:moveFrom>
          </w:p>
          <w:p w14:paraId="7DD923F8" w14:textId="230C5F4B" w:rsidR="00C100EA" w:rsidRPr="00D670E6" w:rsidDel="005A7D01" w:rsidRDefault="00C100EA">
            <w:pPr>
              <w:spacing w:after="0" w:line="240" w:lineRule="auto"/>
              <w:rPr>
                <w:del w:id="5080" w:author="TEAM OFA DISKLESS SOLUTION" w:date="2023-01-26T22:37:00Z"/>
                <w:moveFrom w:id="5081" w:author="TEAM OFA DISKLESS SOLUTION" w:date="2023-01-26T22:22:00Z"/>
                <w:rFonts w:ascii="Times New Roman" w:eastAsia="Times New Roman" w:hAnsi="Times New Roman"/>
                <w:sz w:val="24"/>
                <w:szCs w:val="24"/>
              </w:rPr>
              <w:pPrChange w:id="5082" w:author="TEAM OFA DISKLESS SOLUTION" w:date="2023-01-26T22:37:00Z">
                <w:pPr>
                  <w:framePr w:hSpace="180" w:wrap="around" w:vAnchor="text" w:hAnchor="margin" w:y="342"/>
                  <w:spacing w:after="0" w:line="480" w:lineRule="auto"/>
                  <w:jc w:val="center"/>
                </w:pPr>
              </w:pPrChange>
            </w:pPr>
            <w:moveFrom w:id="5083" w:author="TEAM OFA DISKLESS SOLUTION" w:date="2023-01-26T22:22:00Z">
              <w:del w:id="5084" w:author="TEAM OFA DISKLESS SOLUTION" w:date="2023-01-26T22:37:00Z">
                <w:r w:rsidDel="005A7D01">
                  <w:rPr>
                    <w:rFonts w:eastAsia="Times New Roman"/>
                  </w:rPr>
                  <w:delText>(4)</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45E93E" w14:textId="0A037E7C" w:rsidR="00C100EA" w:rsidDel="005A7D01" w:rsidRDefault="00C100EA">
            <w:pPr>
              <w:spacing w:after="0" w:line="240" w:lineRule="auto"/>
              <w:rPr>
                <w:del w:id="5085" w:author="TEAM OFA DISKLESS SOLUTION" w:date="2023-01-26T22:37:00Z"/>
                <w:moveFrom w:id="5086" w:author="TEAM OFA DISKLESS SOLUTION" w:date="2023-01-26T22:22:00Z"/>
                <w:rFonts w:ascii="Times New Roman" w:eastAsia="Times New Roman" w:hAnsi="Times New Roman"/>
                <w:sz w:val="24"/>
                <w:szCs w:val="24"/>
              </w:rPr>
              <w:pPrChange w:id="5087" w:author="TEAM OFA DISKLESS SOLUTION" w:date="2023-01-26T22:37:00Z">
                <w:pPr>
                  <w:framePr w:hSpace="180" w:wrap="around" w:vAnchor="text" w:hAnchor="margin" w:y="342"/>
                  <w:spacing w:after="0" w:line="480" w:lineRule="auto"/>
                  <w:jc w:val="center"/>
                </w:pPr>
              </w:pPrChange>
            </w:pPr>
            <w:moveFrom w:id="5088" w:author="TEAM OFA DISKLESS SOLUTION" w:date="2023-01-26T22:22:00Z">
              <w:del w:id="5089" w:author="TEAM OFA DISKLESS SOLUTION" w:date="2023-01-26T22:37:00Z">
                <w:r w:rsidRPr="00D670E6" w:rsidDel="005A7D01">
                  <w:rPr>
                    <w:rFonts w:ascii="Times New Roman" w:eastAsia="Times New Roman" w:hAnsi="Times New Roman"/>
                    <w:sz w:val="24"/>
                    <w:szCs w:val="24"/>
                  </w:rPr>
                  <w:delText>AGREE</w:delText>
                </w:r>
              </w:del>
            </w:moveFrom>
          </w:p>
          <w:p w14:paraId="2B11A4A6" w14:textId="0C3A04A2" w:rsidR="00C100EA" w:rsidRPr="00D670E6" w:rsidDel="005A7D01" w:rsidRDefault="00C100EA">
            <w:pPr>
              <w:spacing w:after="0" w:line="240" w:lineRule="auto"/>
              <w:rPr>
                <w:del w:id="5090" w:author="TEAM OFA DISKLESS SOLUTION" w:date="2023-01-26T22:37:00Z"/>
                <w:moveFrom w:id="5091" w:author="TEAM OFA DISKLESS SOLUTION" w:date="2023-01-26T22:22:00Z"/>
                <w:rFonts w:ascii="Times New Roman" w:eastAsia="Times New Roman" w:hAnsi="Times New Roman"/>
                <w:sz w:val="24"/>
                <w:szCs w:val="24"/>
              </w:rPr>
              <w:pPrChange w:id="5092" w:author="TEAM OFA DISKLESS SOLUTION" w:date="2023-01-26T22:37:00Z">
                <w:pPr>
                  <w:framePr w:hSpace="180" w:wrap="around" w:vAnchor="text" w:hAnchor="margin" w:y="342"/>
                  <w:spacing w:after="0" w:line="480" w:lineRule="auto"/>
                  <w:jc w:val="center"/>
                </w:pPr>
              </w:pPrChange>
            </w:pPr>
            <w:moveFrom w:id="5093" w:author="TEAM OFA DISKLESS SOLUTION" w:date="2023-01-26T22:22:00Z">
              <w:del w:id="5094" w:author="TEAM OFA DISKLESS SOLUTION" w:date="2023-01-26T22:37:00Z">
                <w:r w:rsidDel="005A7D01">
                  <w:rPr>
                    <w:rFonts w:ascii="Times New Roman" w:eastAsia="Times New Roman" w:hAnsi="Times New Roman"/>
                    <w:sz w:val="24"/>
                    <w:szCs w:val="24"/>
                  </w:rPr>
                  <w:delText>(3)</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E645D3" w14:textId="5E5C273D" w:rsidR="00C100EA" w:rsidDel="005A7D01" w:rsidRDefault="00C100EA">
            <w:pPr>
              <w:spacing w:after="0" w:line="240" w:lineRule="auto"/>
              <w:rPr>
                <w:del w:id="5095" w:author="TEAM OFA DISKLESS SOLUTION" w:date="2023-01-26T22:37:00Z"/>
                <w:moveFrom w:id="5096" w:author="TEAM OFA DISKLESS SOLUTION" w:date="2023-01-26T22:22:00Z"/>
                <w:rFonts w:ascii="Times New Roman" w:eastAsia="Times New Roman" w:hAnsi="Times New Roman"/>
                <w:sz w:val="24"/>
                <w:szCs w:val="24"/>
              </w:rPr>
              <w:pPrChange w:id="5097" w:author="TEAM OFA DISKLESS SOLUTION" w:date="2023-01-26T22:37:00Z">
                <w:pPr>
                  <w:framePr w:hSpace="180" w:wrap="around" w:vAnchor="text" w:hAnchor="margin" w:y="342"/>
                  <w:spacing w:after="0" w:line="480" w:lineRule="auto"/>
                  <w:jc w:val="center"/>
                </w:pPr>
              </w:pPrChange>
            </w:pPr>
            <w:moveFrom w:id="5098" w:author="TEAM OFA DISKLESS SOLUTION" w:date="2023-01-26T22:22:00Z">
              <w:del w:id="5099" w:author="TEAM OFA DISKLESS SOLUTION" w:date="2023-01-26T22:37:00Z">
                <w:r w:rsidRPr="00D670E6" w:rsidDel="005A7D01">
                  <w:rPr>
                    <w:rFonts w:ascii="Times New Roman" w:eastAsia="Times New Roman" w:hAnsi="Times New Roman"/>
                    <w:sz w:val="24"/>
                    <w:szCs w:val="24"/>
                  </w:rPr>
                  <w:delText>DISAGREE</w:delText>
                </w:r>
              </w:del>
            </w:moveFrom>
          </w:p>
          <w:p w14:paraId="4311A178" w14:textId="70CF150B" w:rsidR="00C100EA" w:rsidRPr="00D670E6" w:rsidDel="005A7D01" w:rsidRDefault="00C100EA">
            <w:pPr>
              <w:spacing w:after="0" w:line="240" w:lineRule="auto"/>
              <w:rPr>
                <w:del w:id="5100" w:author="TEAM OFA DISKLESS SOLUTION" w:date="2023-01-26T22:37:00Z"/>
                <w:moveFrom w:id="5101" w:author="TEAM OFA DISKLESS SOLUTION" w:date="2023-01-26T22:22:00Z"/>
                <w:rFonts w:ascii="Times New Roman" w:eastAsia="Times New Roman" w:hAnsi="Times New Roman"/>
                <w:sz w:val="24"/>
                <w:szCs w:val="24"/>
              </w:rPr>
              <w:pPrChange w:id="5102" w:author="TEAM OFA DISKLESS SOLUTION" w:date="2023-01-26T22:37:00Z">
                <w:pPr>
                  <w:framePr w:hSpace="180" w:wrap="around" w:vAnchor="text" w:hAnchor="margin" w:y="342"/>
                  <w:spacing w:after="0" w:line="480" w:lineRule="auto"/>
                  <w:jc w:val="center"/>
                </w:pPr>
              </w:pPrChange>
            </w:pPr>
            <w:moveFrom w:id="5103" w:author="TEAM OFA DISKLESS SOLUTION" w:date="2023-01-26T22:22:00Z">
              <w:del w:id="5104" w:author="TEAM OFA DISKLESS SOLUTION" w:date="2023-01-26T22:37:00Z">
                <w:r w:rsidDel="005A7D01">
                  <w:rPr>
                    <w:rFonts w:ascii="Times New Roman" w:eastAsia="Times New Roman" w:hAnsi="Times New Roman"/>
                    <w:sz w:val="24"/>
                    <w:szCs w:val="24"/>
                  </w:rPr>
                  <w:delText>(2)</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6C4F10" w14:textId="3C797D65" w:rsidR="00C100EA" w:rsidDel="005A7D01" w:rsidRDefault="00C100EA">
            <w:pPr>
              <w:spacing w:after="0" w:line="240" w:lineRule="auto"/>
              <w:rPr>
                <w:del w:id="5105" w:author="TEAM OFA DISKLESS SOLUTION" w:date="2023-01-26T22:37:00Z"/>
                <w:moveFrom w:id="5106" w:author="TEAM OFA DISKLESS SOLUTION" w:date="2023-01-26T22:22:00Z"/>
                <w:rFonts w:ascii="Times New Roman" w:eastAsia="Times New Roman" w:hAnsi="Times New Roman"/>
                <w:sz w:val="24"/>
                <w:szCs w:val="24"/>
              </w:rPr>
              <w:pPrChange w:id="5107" w:author="TEAM OFA DISKLESS SOLUTION" w:date="2023-01-26T22:37:00Z">
                <w:pPr>
                  <w:framePr w:hSpace="180" w:wrap="around" w:vAnchor="text" w:hAnchor="margin" w:y="342"/>
                  <w:spacing w:after="0" w:line="480" w:lineRule="auto"/>
                  <w:jc w:val="center"/>
                </w:pPr>
              </w:pPrChange>
            </w:pPr>
            <w:moveFrom w:id="5108" w:author="TEAM OFA DISKLESS SOLUTION" w:date="2023-01-26T22:22:00Z">
              <w:del w:id="5109" w:author="TEAM OFA DISKLESS SOLUTION" w:date="2023-01-26T22:37:00Z">
                <w:r w:rsidRPr="00D670E6" w:rsidDel="005A7D01">
                  <w:rPr>
                    <w:rFonts w:ascii="Times New Roman" w:eastAsia="Times New Roman" w:hAnsi="Times New Roman"/>
                    <w:sz w:val="24"/>
                    <w:szCs w:val="24"/>
                  </w:rPr>
                  <w:delText>STRONGLY DISAGREE</w:delText>
                </w:r>
              </w:del>
            </w:moveFrom>
          </w:p>
          <w:p w14:paraId="5421E3D1" w14:textId="0B124793" w:rsidR="00C100EA" w:rsidRPr="00D670E6" w:rsidDel="005A7D01" w:rsidRDefault="00C100EA">
            <w:pPr>
              <w:spacing w:after="0" w:line="240" w:lineRule="auto"/>
              <w:rPr>
                <w:del w:id="5110" w:author="TEAM OFA DISKLESS SOLUTION" w:date="2023-01-26T22:37:00Z"/>
                <w:moveFrom w:id="5111" w:author="TEAM OFA DISKLESS SOLUTION" w:date="2023-01-26T22:22:00Z"/>
                <w:rFonts w:ascii="Times New Roman" w:eastAsia="Times New Roman" w:hAnsi="Times New Roman"/>
                <w:sz w:val="24"/>
                <w:szCs w:val="24"/>
              </w:rPr>
              <w:pPrChange w:id="5112" w:author="TEAM OFA DISKLESS SOLUTION" w:date="2023-01-26T22:37:00Z">
                <w:pPr>
                  <w:framePr w:hSpace="180" w:wrap="around" w:vAnchor="text" w:hAnchor="margin" w:y="342"/>
                  <w:spacing w:after="0" w:line="480" w:lineRule="auto"/>
                  <w:jc w:val="center"/>
                </w:pPr>
              </w:pPrChange>
            </w:pPr>
            <w:moveFrom w:id="5113" w:author="TEAM OFA DISKLESS SOLUTION" w:date="2023-01-26T22:22:00Z">
              <w:del w:id="5114" w:author="TEAM OFA DISKLESS SOLUTION" w:date="2023-01-26T22:37:00Z">
                <w:r w:rsidDel="005A7D01">
                  <w:rPr>
                    <w:rFonts w:ascii="Times New Roman" w:eastAsia="Times New Roman" w:hAnsi="Times New Roman"/>
                    <w:sz w:val="24"/>
                    <w:szCs w:val="24"/>
                  </w:rPr>
                  <w:delText>(1)</w:delText>
                </w:r>
              </w:del>
            </w:moveFrom>
          </w:p>
        </w:tc>
      </w:tr>
      <w:tr w:rsidR="00C100EA" w:rsidRPr="00D670E6" w:rsidDel="005A7D01" w14:paraId="45937FBC" w14:textId="35E7F5C6" w:rsidTr="003C64DB">
        <w:tblPrEx>
          <w:tblW w:w="8276" w:type="dxa"/>
          <w:tblCellMar>
            <w:left w:w="0" w:type="dxa"/>
            <w:right w:w="0" w:type="dxa"/>
          </w:tblCellMar>
          <w:tblPrExChange w:id="5115" w:author="TEAM OFA DISKLESS SOLUTION" w:date="2023-01-23T21:41:00Z">
            <w:tblPrEx>
              <w:tblW w:w="8276" w:type="dxa"/>
              <w:tblCellMar>
                <w:left w:w="0" w:type="dxa"/>
                <w:right w:w="0" w:type="dxa"/>
              </w:tblCellMar>
            </w:tblPrEx>
          </w:tblPrExChange>
        </w:tblPrEx>
        <w:trPr>
          <w:trHeight w:val="279"/>
          <w:del w:id="5116" w:author="TEAM OFA DISKLESS SOLUTION" w:date="2023-01-26T22:37:00Z"/>
          <w:trPrChange w:id="5117" w:author="TEAM OFA DISKLESS SOLUTION" w:date="2023-01-23T21:41:00Z">
            <w:trPr>
              <w:gridAfter w:val="0"/>
              <w:trHeight w:val="279"/>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Change w:id="5118" w:author="TEAM OFA DISKLESS SOLUTION" w:date="2023-01-23T21:41:00Z">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77C476A4" w14:textId="56623CA3" w:rsidR="00C100EA" w:rsidRPr="00D670E6" w:rsidDel="005A7D01" w:rsidRDefault="00C100EA">
            <w:pPr>
              <w:spacing w:after="0" w:line="240" w:lineRule="auto"/>
              <w:rPr>
                <w:del w:id="5119" w:author="TEAM OFA DISKLESS SOLUTION" w:date="2023-01-26T22:37:00Z"/>
                <w:moveFrom w:id="5120" w:author="TEAM OFA DISKLESS SOLUTION" w:date="2023-01-26T22:22:00Z"/>
                <w:rFonts w:ascii="Times New Roman" w:eastAsia="Times New Roman" w:hAnsi="Times New Roman"/>
                <w:sz w:val="24"/>
                <w:szCs w:val="24"/>
              </w:rPr>
              <w:pPrChange w:id="5121" w:author="TEAM OFA DISKLESS SOLUTION" w:date="2023-01-26T22:37:00Z">
                <w:pPr>
                  <w:framePr w:hSpace="180" w:wrap="around" w:vAnchor="text" w:hAnchor="margin" w:y="342"/>
                  <w:spacing w:after="0" w:line="480" w:lineRule="auto"/>
                </w:pPr>
              </w:pPrChange>
            </w:pPr>
            <w:moveFrom w:id="5122" w:author="TEAM OFA DISKLESS SOLUTION" w:date="2023-01-26T22:22:00Z">
              <w:del w:id="5123" w:author="TEAM OFA DISKLESS SOLUTION" w:date="2023-01-26T22:37:00Z">
                <w:r w:rsidDel="005A7D01">
                  <w:rPr>
                    <w:rFonts w:ascii="Times New Roman" w:hAnsi="Times New Roman"/>
                    <w:sz w:val="24"/>
                  </w:rPr>
                  <w:delText xml:space="preserve">1. </w:delText>
                </w:r>
                <w:r w:rsidRPr="00DD7C76" w:rsidDel="005A7D01">
                  <w:rPr>
                    <w:rFonts w:ascii="Times New Roman" w:hAnsi="Times New Roman"/>
                    <w:sz w:val="24"/>
                  </w:rPr>
                  <w:delText xml:space="preserve">It </w:delText>
                </w:r>
                <w:r w:rsidDel="005A7D01">
                  <w:rPr>
                    <w:rFonts w:ascii="Times New Roman" w:hAnsi="Times New Roman"/>
                    <w:sz w:val="24"/>
                  </w:rPr>
                  <w:delText>makes me identify proper marketing channels for my buyer/customers.</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24"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70868B7" w14:textId="11BD226B" w:rsidR="00C100EA" w:rsidRPr="00D670E6" w:rsidDel="005A7D01" w:rsidRDefault="00C100EA">
            <w:pPr>
              <w:spacing w:after="0" w:line="240" w:lineRule="auto"/>
              <w:rPr>
                <w:del w:id="5125" w:author="TEAM OFA DISKLESS SOLUTION" w:date="2023-01-26T22:37:00Z"/>
                <w:moveFrom w:id="5126" w:author="TEAM OFA DISKLESS SOLUTION" w:date="2023-01-26T22:22:00Z"/>
                <w:rFonts w:ascii="Times New Roman" w:eastAsia="Times New Roman" w:hAnsi="Times New Roman"/>
                <w:sz w:val="24"/>
                <w:szCs w:val="24"/>
              </w:rPr>
              <w:pPrChange w:id="5127"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28"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28A60721" w14:textId="1FDE1740" w:rsidR="00C100EA" w:rsidRPr="00D670E6" w:rsidDel="005A7D01" w:rsidRDefault="00C100EA">
            <w:pPr>
              <w:spacing w:after="0" w:line="240" w:lineRule="auto"/>
              <w:rPr>
                <w:del w:id="5129" w:author="TEAM OFA DISKLESS SOLUTION" w:date="2023-01-26T22:37:00Z"/>
                <w:moveFrom w:id="5130" w:author="TEAM OFA DISKLESS SOLUTION" w:date="2023-01-26T22:22:00Z"/>
                <w:rFonts w:ascii="Times New Roman" w:eastAsia="Times New Roman" w:hAnsi="Times New Roman"/>
                <w:sz w:val="20"/>
                <w:szCs w:val="20"/>
              </w:rPr>
              <w:pPrChange w:id="5131"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32"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046C3DE1" w14:textId="262EA474" w:rsidR="00C100EA" w:rsidRPr="00D670E6" w:rsidDel="005A7D01" w:rsidRDefault="00C100EA">
            <w:pPr>
              <w:spacing w:after="0" w:line="240" w:lineRule="auto"/>
              <w:rPr>
                <w:del w:id="5133" w:author="TEAM OFA DISKLESS SOLUTION" w:date="2023-01-26T22:37:00Z"/>
                <w:moveFrom w:id="5134" w:author="TEAM OFA DISKLESS SOLUTION" w:date="2023-01-26T22:22:00Z"/>
                <w:rFonts w:ascii="Times New Roman" w:eastAsia="Times New Roman" w:hAnsi="Times New Roman"/>
                <w:sz w:val="20"/>
                <w:szCs w:val="20"/>
              </w:rPr>
              <w:pPrChange w:id="5135"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36"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78E9FC1" w14:textId="6667C470" w:rsidR="00C100EA" w:rsidRPr="00D670E6" w:rsidDel="005A7D01" w:rsidRDefault="00C100EA">
            <w:pPr>
              <w:spacing w:after="0" w:line="240" w:lineRule="auto"/>
              <w:rPr>
                <w:del w:id="5137" w:author="TEAM OFA DISKLESS SOLUTION" w:date="2023-01-26T22:37:00Z"/>
                <w:moveFrom w:id="5138" w:author="TEAM OFA DISKLESS SOLUTION" w:date="2023-01-26T22:22:00Z"/>
                <w:rFonts w:ascii="Times New Roman" w:eastAsia="Times New Roman" w:hAnsi="Times New Roman"/>
                <w:sz w:val="20"/>
                <w:szCs w:val="20"/>
              </w:rPr>
              <w:pPrChange w:id="5139" w:author="TEAM OFA DISKLESS SOLUTION" w:date="2023-01-26T22:37:00Z">
                <w:pPr>
                  <w:framePr w:hSpace="180" w:wrap="around" w:vAnchor="text" w:hAnchor="margin" w:y="342"/>
                  <w:spacing w:after="0" w:line="480" w:lineRule="auto"/>
                </w:pPr>
              </w:pPrChange>
            </w:pPr>
          </w:p>
        </w:tc>
      </w:tr>
      <w:tr w:rsidR="00C100EA" w:rsidRPr="00D670E6" w:rsidDel="005A7D01" w14:paraId="4A4D5513" w14:textId="4BCC2015" w:rsidTr="003C64DB">
        <w:tblPrEx>
          <w:tblW w:w="8276" w:type="dxa"/>
          <w:tblCellMar>
            <w:left w:w="0" w:type="dxa"/>
            <w:right w:w="0" w:type="dxa"/>
          </w:tblCellMar>
          <w:tblPrExChange w:id="5140" w:author="TEAM OFA DISKLESS SOLUTION" w:date="2023-01-23T21:41:00Z">
            <w:tblPrEx>
              <w:tblW w:w="8276" w:type="dxa"/>
              <w:tblCellMar>
                <w:left w:w="0" w:type="dxa"/>
                <w:right w:w="0" w:type="dxa"/>
              </w:tblCellMar>
            </w:tblPrEx>
          </w:tblPrExChange>
        </w:tblPrEx>
        <w:trPr>
          <w:trHeight w:val="291"/>
          <w:del w:id="5141" w:author="TEAM OFA DISKLESS SOLUTION" w:date="2023-01-26T22:37:00Z"/>
          <w:trPrChange w:id="5142" w:author="TEAM OFA DISKLESS SOLUTION" w:date="2023-01-23T21:41:00Z">
            <w:trPr>
              <w:gridAfter w:val="0"/>
              <w:trHeight w:val="291"/>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Change w:id="5143" w:author="TEAM OFA DISKLESS SOLUTION" w:date="2023-01-23T21:41:00Z">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46983A38" w14:textId="0BDDAFF9" w:rsidR="00C100EA" w:rsidRPr="00D670E6" w:rsidDel="005A7D01" w:rsidRDefault="00C100EA">
            <w:pPr>
              <w:spacing w:after="0" w:line="240" w:lineRule="auto"/>
              <w:rPr>
                <w:del w:id="5144" w:author="TEAM OFA DISKLESS SOLUTION" w:date="2023-01-26T22:37:00Z"/>
                <w:moveFrom w:id="5145" w:author="TEAM OFA DISKLESS SOLUTION" w:date="2023-01-26T22:22:00Z"/>
                <w:rFonts w:ascii="Times New Roman" w:eastAsia="Times New Roman" w:hAnsi="Times New Roman"/>
                <w:sz w:val="24"/>
                <w:szCs w:val="24"/>
              </w:rPr>
              <w:pPrChange w:id="5146" w:author="TEAM OFA DISKLESS SOLUTION" w:date="2023-01-26T22:37:00Z">
                <w:pPr>
                  <w:framePr w:hSpace="180" w:wrap="around" w:vAnchor="text" w:hAnchor="margin" w:y="342"/>
                  <w:spacing w:after="0" w:line="480" w:lineRule="auto"/>
                </w:pPr>
              </w:pPrChange>
            </w:pPr>
            <w:moveFrom w:id="5147" w:author="TEAM OFA DISKLESS SOLUTION" w:date="2023-01-26T22:22:00Z">
              <w:del w:id="5148" w:author="TEAM OFA DISKLESS SOLUTION" w:date="2023-01-26T22:37:00Z">
                <w:r w:rsidRPr="00DD7C76" w:rsidDel="005A7D01">
                  <w:rPr>
                    <w:rFonts w:ascii="Times New Roman" w:hAnsi="Times New Roman"/>
                    <w:sz w:val="24"/>
                    <w:szCs w:val="24"/>
                  </w:rPr>
                  <w:delText>2.</w:delText>
                </w:r>
                <w:r w:rsidDel="005A7D01">
                  <w:rPr>
                    <w:rFonts w:ascii="Times New Roman" w:hAnsi="Times New Roman"/>
                    <w:sz w:val="24"/>
                    <w:szCs w:val="24"/>
                  </w:rPr>
                  <w:delText xml:space="preserve"> </w:delText>
                </w:r>
                <w:r w:rsidRPr="00DD7C76" w:rsidDel="005A7D01">
                  <w:rPr>
                    <w:rFonts w:ascii="Times New Roman" w:hAnsi="Times New Roman"/>
                    <w:sz w:val="24"/>
                    <w:szCs w:val="24"/>
                  </w:rPr>
                  <w:delText>It</w:delText>
                </w:r>
                <w:r w:rsidDel="005A7D01">
                  <w:rPr>
                    <w:rFonts w:ascii="Times New Roman" w:hAnsi="Times New Roman"/>
                    <w:sz w:val="24"/>
                    <w:szCs w:val="24"/>
                  </w:rPr>
                  <w:delText xml:space="preserve"> can build better positioning to attract more customers for my business.</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49"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58FE57E6" w14:textId="52B4ABE9" w:rsidR="00C100EA" w:rsidRPr="00D670E6" w:rsidDel="005A7D01" w:rsidRDefault="00C100EA">
            <w:pPr>
              <w:spacing w:after="0" w:line="240" w:lineRule="auto"/>
              <w:rPr>
                <w:del w:id="5150" w:author="TEAM OFA DISKLESS SOLUTION" w:date="2023-01-26T22:37:00Z"/>
                <w:moveFrom w:id="5151" w:author="TEAM OFA DISKLESS SOLUTION" w:date="2023-01-26T22:22:00Z"/>
                <w:rFonts w:ascii="Times New Roman" w:eastAsia="Times New Roman" w:hAnsi="Times New Roman"/>
                <w:sz w:val="24"/>
                <w:szCs w:val="24"/>
              </w:rPr>
              <w:pPrChange w:id="5152"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53"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307EFF6D" w14:textId="7833FC48" w:rsidR="00C100EA" w:rsidRPr="00D670E6" w:rsidDel="005A7D01" w:rsidRDefault="00C100EA">
            <w:pPr>
              <w:spacing w:after="0" w:line="240" w:lineRule="auto"/>
              <w:rPr>
                <w:del w:id="5154" w:author="TEAM OFA DISKLESS SOLUTION" w:date="2023-01-26T22:37:00Z"/>
                <w:moveFrom w:id="5155" w:author="TEAM OFA DISKLESS SOLUTION" w:date="2023-01-26T22:22:00Z"/>
                <w:rFonts w:ascii="Times New Roman" w:eastAsia="Times New Roman" w:hAnsi="Times New Roman"/>
                <w:sz w:val="20"/>
                <w:szCs w:val="20"/>
              </w:rPr>
              <w:pPrChange w:id="5156"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57"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1319CF84" w14:textId="7D6252E9" w:rsidR="00C100EA" w:rsidRPr="00D670E6" w:rsidDel="005A7D01" w:rsidRDefault="00C100EA">
            <w:pPr>
              <w:spacing w:after="0" w:line="240" w:lineRule="auto"/>
              <w:rPr>
                <w:del w:id="5158" w:author="TEAM OFA DISKLESS SOLUTION" w:date="2023-01-26T22:37:00Z"/>
                <w:moveFrom w:id="5159" w:author="TEAM OFA DISKLESS SOLUTION" w:date="2023-01-26T22:22:00Z"/>
                <w:rFonts w:ascii="Times New Roman" w:eastAsia="Times New Roman" w:hAnsi="Times New Roman"/>
                <w:sz w:val="20"/>
                <w:szCs w:val="20"/>
              </w:rPr>
              <w:pPrChange w:id="5160"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61"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603AC967" w14:textId="40139F1E" w:rsidR="00C100EA" w:rsidRPr="00D670E6" w:rsidDel="005A7D01" w:rsidRDefault="00C100EA">
            <w:pPr>
              <w:spacing w:after="0" w:line="240" w:lineRule="auto"/>
              <w:rPr>
                <w:del w:id="5162" w:author="TEAM OFA DISKLESS SOLUTION" w:date="2023-01-26T22:37:00Z"/>
                <w:moveFrom w:id="5163" w:author="TEAM OFA DISKLESS SOLUTION" w:date="2023-01-26T22:22:00Z"/>
                <w:rFonts w:ascii="Times New Roman" w:eastAsia="Times New Roman" w:hAnsi="Times New Roman"/>
                <w:sz w:val="20"/>
                <w:szCs w:val="20"/>
              </w:rPr>
              <w:pPrChange w:id="5164" w:author="TEAM OFA DISKLESS SOLUTION" w:date="2023-01-26T22:37:00Z">
                <w:pPr>
                  <w:framePr w:hSpace="180" w:wrap="around" w:vAnchor="text" w:hAnchor="margin" w:y="342"/>
                  <w:spacing w:after="0" w:line="480" w:lineRule="auto"/>
                </w:pPr>
              </w:pPrChange>
            </w:pPr>
          </w:p>
        </w:tc>
      </w:tr>
      <w:tr w:rsidR="00C100EA" w:rsidRPr="00D670E6" w:rsidDel="005A7D01" w14:paraId="3DA55A7D" w14:textId="39EBCBD2" w:rsidTr="003C64DB">
        <w:tblPrEx>
          <w:tblW w:w="8276" w:type="dxa"/>
          <w:tblCellMar>
            <w:left w:w="0" w:type="dxa"/>
            <w:right w:w="0" w:type="dxa"/>
          </w:tblCellMar>
          <w:tblPrExChange w:id="5165" w:author="TEAM OFA DISKLESS SOLUTION" w:date="2023-01-23T21:41:00Z">
            <w:tblPrEx>
              <w:tblW w:w="8276" w:type="dxa"/>
              <w:tblCellMar>
                <w:left w:w="0" w:type="dxa"/>
                <w:right w:w="0" w:type="dxa"/>
              </w:tblCellMar>
            </w:tblPrEx>
          </w:tblPrExChange>
        </w:tblPrEx>
        <w:trPr>
          <w:trHeight w:val="291"/>
          <w:del w:id="5166" w:author="TEAM OFA DISKLESS SOLUTION" w:date="2023-01-26T22:37:00Z"/>
          <w:trPrChange w:id="5167" w:author="TEAM OFA DISKLESS SOLUTION" w:date="2023-01-23T21:41:00Z">
            <w:trPr>
              <w:gridAfter w:val="0"/>
              <w:trHeight w:val="291"/>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Change w:id="5168" w:author="TEAM OFA DISKLESS SOLUTION" w:date="2023-01-23T21:41:00Z">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13C59FE2" w14:textId="6887DAED" w:rsidR="00C100EA" w:rsidRPr="00D670E6" w:rsidDel="005A7D01" w:rsidRDefault="00C100EA">
            <w:pPr>
              <w:spacing w:after="0" w:line="240" w:lineRule="auto"/>
              <w:rPr>
                <w:del w:id="5169" w:author="TEAM OFA DISKLESS SOLUTION" w:date="2023-01-26T22:37:00Z"/>
                <w:moveFrom w:id="5170" w:author="TEAM OFA DISKLESS SOLUTION" w:date="2023-01-26T22:22:00Z"/>
                <w:rFonts w:ascii="Times New Roman" w:eastAsia="Times New Roman" w:hAnsi="Times New Roman"/>
                <w:sz w:val="24"/>
                <w:szCs w:val="24"/>
              </w:rPr>
              <w:pPrChange w:id="5171" w:author="TEAM OFA DISKLESS SOLUTION" w:date="2023-01-26T22:37:00Z">
                <w:pPr>
                  <w:framePr w:hSpace="180" w:wrap="around" w:vAnchor="text" w:hAnchor="margin" w:y="342"/>
                  <w:spacing w:after="0" w:line="480" w:lineRule="auto"/>
                </w:pPr>
              </w:pPrChange>
            </w:pPr>
            <w:moveFrom w:id="5172" w:author="TEAM OFA DISKLESS SOLUTION" w:date="2023-01-26T22:22:00Z">
              <w:del w:id="5173" w:author="TEAM OFA DISKLESS SOLUTION" w:date="2023-01-26T22:37:00Z">
                <w:r w:rsidDel="005A7D01">
                  <w:rPr>
                    <w:rFonts w:ascii="Times New Roman" w:hAnsi="Times New Roman"/>
                    <w:sz w:val="24"/>
                    <w:szCs w:val="24"/>
                  </w:rPr>
                  <w:delText>3. It can enable me to find the right approach for my target market.</w:delText>
                </w:r>
                <w:r w:rsidDel="005A7D01">
                  <w:rPr>
                    <w:rFonts w:ascii="Times New Roman" w:hAnsi="Times New Roman"/>
                    <w:sz w:val="24"/>
                    <w:szCs w:val="24"/>
                  </w:rPr>
                  <w:tab/>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74"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1F935CBF" w14:textId="3EE69A21" w:rsidR="00C100EA" w:rsidRPr="00D670E6" w:rsidDel="005A7D01" w:rsidRDefault="00C100EA">
            <w:pPr>
              <w:spacing w:after="0" w:line="240" w:lineRule="auto"/>
              <w:rPr>
                <w:del w:id="5175" w:author="TEAM OFA DISKLESS SOLUTION" w:date="2023-01-26T22:37:00Z"/>
                <w:moveFrom w:id="5176" w:author="TEAM OFA DISKLESS SOLUTION" w:date="2023-01-26T22:22:00Z"/>
                <w:rFonts w:ascii="Times New Roman" w:eastAsia="Times New Roman" w:hAnsi="Times New Roman"/>
                <w:sz w:val="24"/>
                <w:szCs w:val="24"/>
              </w:rPr>
              <w:pPrChange w:id="5177"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78"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7359D557" w14:textId="2FB3AA46" w:rsidR="00C100EA" w:rsidRPr="00D670E6" w:rsidDel="005A7D01" w:rsidRDefault="00C100EA">
            <w:pPr>
              <w:spacing w:after="0" w:line="240" w:lineRule="auto"/>
              <w:rPr>
                <w:del w:id="5179" w:author="TEAM OFA DISKLESS SOLUTION" w:date="2023-01-26T22:37:00Z"/>
                <w:moveFrom w:id="5180" w:author="TEAM OFA DISKLESS SOLUTION" w:date="2023-01-26T22:22:00Z"/>
                <w:rFonts w:ascii="Times New Roman" w:eastAsia="Times New Roman" w:hAnsi="Times New Roman"/>
                <w:sz w:val="20"/>
                <w:szCs w:val="20"/>
              </w:rPr>
              <w:pPrChange w:id="5181"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82"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585A4F28" w14:textId="1A980172" w:rsidR="00C100EA" w:rsidRPr="00D670E6" w:rsidDel="005A7D01" w:rsidRDefault="00C100EA">
            <w:pPr>
              <w:spacing w:after="0" w:line="240" w:lineRule="auto"/>
              <w:rPr>
                <w:del w:id="5183" w:author="TEAM OFA DISKLESS SOLUTION" w:date="2023-01-26T22:37:00Z"/>
                <w:moveFrom w:id="5184" w:author="TEAM OFA DISKLESS SOLUTION" w:date="2023-01-26T22:22:00Z"/>
                <w:rFonts w:ascii="Times New Roman" w:eastAsia="Times New Roman" w:hAnsi="Times New Roman"/>
                <w:sz w:val="20"/>
                <w:szCs w:val="20"/>
              </w:rPr>
              <w:pPrChange w:id="5185"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86"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1B9BA8BF" w14:textId="547C26DD" w:rsidR="00C100EA" w:rsidRPr="00D670E6" w:rsidDel="005A7D01" w:rsidRDefault="00C100EA">
            <w:pPr>
              <w:spacing w:after="0" w:line="240" w:lineRule="auto"/>
              <w:rPr>
                <w:del w:id="5187" w:author="TEAM OFA DISKLESS SOLUTION" w:date="2023-01-26T22:37:00Z"/>
                <w:moveFrom w:id="5188" w:author="TEAM OFA DISKLESS SOLUTION" w:date="2023-01-26T22:22:00Z"/>
                <w:rFonts w:ascii="Times New Roman" w:eastAsia="Times New Roman" w:hAnsi="Times New Roman"/>
                <w:sz w:val="20"/>
                <w:szCs w:val="20"/>
              </w:rPr>
              <w:pPrChange w:id="5189" w:author="TEAM OFA DISKLESS SOLUTION" w:date="2023-01-26T22:37:00Z">
                <w:pPr>
                  <w:framePr w:hSpace="180" w:wrap="around" w:vAnchor="text" w:hAnchor="margin" w:y="342"/>
                  <w:spacing w:after="0" w:line="480" w:lineRule="auto"/>
                </w:pPr>
              </w:pPrChange>
            </w:pPr>
          </w:p>
        </w:tc>
      </w:tr>
      <w:tr w:rsidR="00C100EA" w:rsidRPr="00D670E6" w:rsidDel="005A7D01" w14:paraId="7435B70D" w14:textId="43590E14" w:rsidTr="003C64DB">
        <w:tblPrEx>
          <w:tblW w:w="8276" w:type="dxa"/>
          <w:tblCellMar>
            <w:left w:w="0" w:type="dxa"/>
            <w:right w:w="0" w:type="dxa"/>
          </w:tblCellMar>
          <w:tblPrExChange w:id="5190" w:author="TEAM OFA DISKLESS SOLUTION" w:date="2023-01-23T21:41:00Z">
            <w:tblPrEx>
              <w:tblW w:w="8276" w:type="dxa"/>
              <w:tblCellMar>
                <w:left w:w="0" w:type="dxa"/>
                <w:right w:w="0" w:type="dxa"/>
              </w:tblCellMar>
            </w:tblPrEx>
          </w:tblPrExChange>
        </w:tblPrEx>
        <w:trPr>
          <w:trHeight w:val="213"/>
          <w:del w:id="5191" w:author="TEAM OFA DISKLESS SOLUTION" w:date="2023-01-26T22:37:00Z"/>
          <w:trPrChange w:id="5192" w:author="TEAM OFA DISKLESS SOLUTION" w:date="2023-01-23T21:41:00Z">
            <w:trPr>
              <w:gridAfter w:val="0"/>
              <w:trHeight w:val="213"/>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Change w:id="5193" w:author="TEAM OFA DISKLESS SOLUTION" w:date="2023-01-23T21:41:00Z">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0B8D429B" w14:textId="10002BB1" w:rsidR="00C100EA" w:rsidRPr="00D670E6" w:rsidDel="005A7D01" w:rsidRDefault="00C100EA">
            <w:pPr>
              <w:spacing w:after="0" w:line="240" w:lineRule="auto"/>
              <w:rPr>
                <w:del w:id="5194" w:author="TEAM OFA DISKLESS SOLUTION" w:date="2023-01-26T22:37:00Z"/>
                <w:moveFrom w:id="5195" w:author="TEAM OFA DISKLESS SOLUTION" w:date="2023-01-26T22:22:00Z"/>
                <w:rFonts w:ascii="Times New Roman" w:eastAsia="Times New Roman" w:hAnsi="Times New Roman"/>
                <w:sz w:val="24"/>
                <w:szCs w:val="24"/>
              </w:rPr>
              <w:pPrChange w:id="5196" w:author="TEAM OFA DISKLESS SOLUTION" w:date="2023-01-26T22:37:00Z">
                <w:pPr>
                  <w:framePr w:hSpace="180" w:wrap="around" w:vAnchor="text" w:hAnchor="margin" w:y="342"/>
                  <w:spacing w:after="0" w:line="480" w:lineRule="auto"/>
                </w:pPr>
              </w:pPrChange>
            </w:pPr>
            <w:moveFrom w:id="5197" w:author="TEAM OFA DISKLESS SOLUTION" w:date="2023-01-26T22:22:00Z">
              <w:del w:id="5198" w:author="TEAM OFA DISKLESS SOLUTION" w:date="2023-01-26T22:37:00Z">
                <w:r w:rsidDel="005A7D01">
                  <w:rPr>
                    <w:rFonts w:ascii="Times New Roman" w:hAnsi="Times New Roman"/>
                    <w:sz w:val="24"/>
                    <w:szCs w:val="24"/>
                  </w:rPr>
                  <w:delText>4. It can reveal the needs of my target market.</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199"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540FBF1" w14:textId="7198E9A2" w:rsidR="00C100EA" w:rsidRPr="00D670E6" w:rsidDel="005A7D01" w:rsidRDefault="00C100EA">
            <w:pPr>
              <w:spacing w:after="0" w:line="240" w:lineRule="auto"/>
              <w:rPr>
                <w:del w:id="5200" w:author="TEAM OFA DISKLESS SOLUTION" w:date="2023-01-26T22:37:00Z"/>
                <w:moveFrom w:id="5201" w:author="TEAM OFA DISKLESS SOLUTION" w:date="2023-01-26T22:22:00Z"/>
                <w:rFonts w:ascii="Times New Roman" w:eastAsia="Times New Roman" w:hAnsi="Times New Roman"/>
                <w:sz w:val="24"/>
                <w:szCs w:val="24"/>
              </w:rPr>
              <w:pPrChange w:id="5202"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203"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690E18E7" w14:textId="1247DEDF" w:rsidR="00C100EA" w:rsidRPr="00D670E6" w:rsidDel="005A7D01" w:rsidRDefault="00C100EA">
            <w:pPr>
              <w:spacing w:after="0" w:line="240" w:lineRule="auto"/>
              <w:rPr>
                <w:del w:id="5204" w:author="TEAM OFA DISKLESS SOLUTION" w:date="2023-01-26T22:37:00Z"/>
                <w:moveFrom w:id="5205" w:author="TEAM OFA DISKLESS SOLUTION" w:date="2023-01-26T22:22:00Z"/>
                <w:rFonts w:ascii="Times New Roman" w:eastAsia="Times New Roman" w:hAnsi="Times New Roman"/>
                <w:sz w:val="20"/>
                <w:szCs w:val="20"/>
              </w:rPr>
              <w:pPrChange w:id="5206"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207"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5CDE3347" w14:textId="6A3DBD98" w:rsidR="00C100EA" w:rsidRPr="00D670E6" w:rsidDel="005A7D01" w:rsidRDefault="00C100EA">
            <w:pPr>
              <w:spacing w:after="0" w:line="240" w:lineRule="auto"/>
              <w:rPr>
                <w:del w:id="5208" w:author="TEAM OFA DISKLESS SOLUTION" w:date="2023-01-26T22:37:00Z"/>
                <w:moveFrom w:id="5209" w:author="TEAM OFA DISKLESS SOLUTION" w:date="2023-01-26T22:22:00Z"/>
                <w:rFonts w:ascii="Times New Roman" w:eastAsia="Times New Roman" w:hAnsi="Times New Roman"/>
                <w:sz w:val="20"/>
                <w:szCs w:val="20"/>
              </w:rPr>
              <w:pPrChange w:id="5210"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211"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53621112" w14:textId="5D9F4CFA" w:rsidR="00C100EA" w:rsidRPr="00D670E6" w:rsidDel="005A7D01" w:rsidRDefault="00C100EA">
            <w:pPr>
              <w:spacing w:after="0" w:line="240" w:lineRule="auto"/>
              <w:rPr>
                <w:del w:id="5212" w:author="TEAM OFA DISKLESS SOLUTION" w:date="2023-01-26T22:37:00Z"/>
                <w:moveFrom w:id="5213" w:author="TEAM OFA DISKLESS SOLUTION" w:date="2023-01-26T22:22:00Z"/>
                <w:rFonts w:ascii="Times New Roman" w:eastAsia="Times New Roman" w:hAnsi="Times New Roman"/>
                <w:sz w:val="20"/>
                <w:szCs w:val="20"/>
              </w:rPr>
              <w:pPrChange w:id="5214" w:author="TEAM OFA DISKLESS SOLUTION" w:date="2023-01-26T22:37:00Z">
                <w:pPr>
                  <w:framePr w:hSpace="180" w:wrap="around" w:vAnchor="text" w:hAnchor="margin" w:y="342"/>
                  <w:spacing w:after="0" w:line="480" w:lineRule="auto"/>
                </w:pPr>
              </w:pPrChange>
            </w:pPr>
          </w:p>
        </w:tc>
      </w:tr>
      <w:tr w:rsidR="00C100EA" w:rsidRPr="00D670E6" w:rsidDel="005A7D01" w14:paraId="6633854C" w14:textId="003F8C8C" w:rsidTr="003C64DB">
        <w:tblPrEx>
          <w:tblW w:w="8276" w:type="dxa"/>
          <w:tblCellMar>
            <w:left w:w="0" w:type="dxa"/>
            <w:right w:w="0" w:type="dxa"/>
          </w:tblCellMar>
          <w:tblPrExChange w:id="5215" w:author="TEAM OFA DISKLESS SOLUTION" w:date="2023-01-23T21:41:00Z">
            <w:tblPrEx>
              <w:tblW w:w="8276" w:type="dxa"/>
              <w:tblCellMar>
                <w:left w:w="0" w:type="dxa"/>
                <w:right w:w="0" w:type="dxa"/>
              </w:tblCellMar>
            </w:tblPrEx>
          </w:tblPrExChange>
        </w:tblPrEx>
        <w:trPr>
          <w:trHeight w:val="249"/>
          <w:del w:id="5216" w:author="TEAM OFA DISKLESS SOLUTION" w:date="2023-01-26T22:37:00Z"/>
          <w:trPrChange w:id="5217" w:author="TEAM OFA DISKLESS SOLUTION" w:date="2023-01-23T21:41:00Z">
            <w:trPr>
              <w:gridAfter w:val="0"/>
              <w:trHeight w:val="249"/>
            </w:trPr>
          </w:trPrChange>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Change w:id="5218" w:author="TEAM OFA DISKLESS SOLUTION" w:date="2023-01-23T21:41:00Z">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tcPrChange>
          </w:tcPr>
          <w:p w14:paraId="4BBC73EB" w14:textId="5A0C9D55" w:rsidR="00C100EA" w:rsidRPr="00D670E6" w:rsidDel="005A7D01" w:rsidRDefault="00C100EA">
            <w:pPr>
              <w:spacing w:after="0" w:line="240" w:lineRule="auto"/>
              <w:rPr>
                <w:del w:id="5219" w:author="TEAM OFA DISKLESS SOLUTION" w:date="2023-01-26T22:37:00Z"/>
                <w:moveFrom w:id="5220" w:author="TEAM OFA DISKLESS SOLUTION" w:date="2023-01-26T22:22:00Z"/>
                <w:rFonts w:ascii="Times New Roman" w:eastAsia="Times New Roman" w:hAnsi="Times New Roman"/>
                <w:sz w:val="24"/>
                <w:szCs w:val="24"/>
              </w:rPr>
              <w:pPrChange w:id="5221" w:author="TEAM OFA DISKLESS SOLUTION" w:date="2023-01-26T22:37:00Z">
                <w:pPr>
                  <w:framePr w:hSpace="180" w:wrap="around" w:vAnchor="text" w:hAnchor="margin" w:y="342"/>
                  <w:spacing w:after="0" w:line="480" w:lineRule="auto"/>
                </w:pPr>
              </w:pPrChange>
            </w:pPr>
            <w:moveFrom w:id="5222" w:author="TEAM OFA DISKLESS SOLUTION" w:date="2023-01-26T22:22:00Z">
              <w:del w:id="5223" w:author="TEAM OFA DISKLESS SOLUTION" w:date="2023-01-26T22:37:00Z">
                <w:r w:rsidDel="005A7D01">
                  <w:rPr>
                    <w:rFonts w:ascii="Times New Roman" w:hAnsi="Times New Roman"/>
                    <w:sz w:val="24"/>
                    <w:szCs w:val="24"/>
                  </w:rPr>
                  <w:delText>5. It can help me discover the market potential of  my business.</w:delText>
                </w:r>
              </w:del>
            </w:moveFrom>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224"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17B7E480" w14:textId="30FCBA3E" w:rsidR="00C100EA" w:rsidRPr="00D670E6" w:rsidDel="005A7D01" w:rsidRDefault="00C100EA">
            <w:pPr>
              <w:spacing w:after="0" w:line="240" w:lineRule="auto"/>
              <w:rPr>
                <w:del w:id="5225" w:author="TEAM OFA DISKLESS SOLUTION" w:date="2023-01-26T22:37:00Z"/>
                <w:moveFrom w:id="5226" w:author="TEAM OFA DISKLESS SOLUTION" w:date="2023-01-26T22:22:00Z"/>
                <w:rFonts w:ascii="Times New Roman" w:eastAsia="Times New Roman" w:hAnsi="Times New Roman"/>
                <w:sz w:val="24"/>
                <w:szCs w:val="24"/>
              </w:rPr>
              <w:pPrChange w:id="5227"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228"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04C5CC15" w14:textId="6A81B9BB" w:rsidR="00C100EA" w:rsidRPr="00D670E6" w:rsidDel="005A7D01" w:rsidRDefault="00C100EA">
            <w:pPr>
              <w:spacing w:after="0" w:line="240" w:lineRule="auto"/>
              <w:rPr>
                <w:del w:id="5229" w:author="TEAM OFA DISKLESS SOLUTION" w:date="2023-01-26T22:37:00Z"/>
                <w:moveFrom w:id="5230" w:author="TEAM OFA DISKLESS SOLUTION" w:date="2023-01-26T22:22:00Z"/>
                <w:rFonts w:ascii="Times New Roman" w:eastAsia="Times New Roman" w:hAnsi="Times New Roman"/>
                <w:sz w:val="20"/>
                <w:szCs w:val="20"/>
              </w:rPr>
              <w:pPrChange w:id="5231"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232"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33330358" w14:textId="0DBF39A4" w:rsidR="00C100EA" w:rsidRPr="00D670E6" w:rsidDel="005A7D01" w:rsidRDefault="00C100EA">
            <w:pPr>
              <w:spacing w:after="0" w:line="240" w:lineRule="auto"/>
              <w:rPr>
                <w:del w:id="5233" w:author="TEAM OFA DISKLESS SOLUTION" w:date="2023-01-26T22:37:00Z"/>
                <w:moveFrom w:id="5234" w:author="TEAM OFA DISKLESS SOLUTION" w:date="2023-01-26T22:22:00Z"/>
                <w:rFonts w:ascii="Times New Roman" w:eastAsia="Times New Roman" w:hAnsi="Times New Roman"/>
                <w:sz w:val="20"/>
                <w:szCs w:val="20"/>
              </w:rPr>
              <w:pPrChange w:id="5235" w:author="TEAM OFA DISKLESS SOLUTION" w:date="2023-01-26T22:37:00Z">
                <w:pPr>
                  <w:framePr w:hSpace="180" w:wrap="around" w:vAnchor="text" w:hAnchor="margin" w:y="342"/>
                  <w:spacing w:after="0" w:line="480" w:lineRule="auto"/>
                </w:pPr>
              </w:pPrChange>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Change w:id="5236" w:author="TEAM OFA DISKLESS SOLUTION" w:date="2023-01-23T21:41:00Z">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tcPrChange>
          </w:tcPr>
          <w:p w14:paraId="471405E9" w14:textId="7C1301F8" w:rsidR="00C100EA" w:rsidRPr="00D670E6" w:rsidDel="005A7D01" w:rsidRDefault="00C100EA">
            <w:pPr>
              <w:spacing w:after="0" w:line="240" w:lineRule="auto"/>
              <w:rPr>
                <w:del w:id="5237" w:author="TEAM OFA DISKLESS SOLUTION" w:date="2023-01-26T22:37:00Z"/>
                <w:moveFrom w:id="5238" w:author="TEAM OFA DISKLESS SOLUTION" w:date="2023-01-26T22:22:00Z"/>
                <w:rFonts w:ascii="Times New Roman" w:eastAsia="Times New Roman" w:hAnsi="Times New Roman"/>
                <w:sz w:val="20"/>
                <w:szCs w:val="20"/>
              </w:rPr>
              <w:pPrChange w:id="5239" w:author="TEAM OFA DISKLESS SOLUTION" w:date="2023-01-26T22:37:00Z">
                <w:pPr>
                  <w:framePr w:hSpace="180" w:wrap="around" w:vAnchor="text" w:hAnchor="margin" w:y="342"/>
                  <w:spacing w:after="0" w:line="480" w:lineRule="auto"/>
                </w:pPr>
              </w:pPrChange>
            </w:pPr>
          </w:p>
        </w:tc>
      </w:tr>
      <w:moveFromRangeEnd w:id="5054"/>
    </w:tbl>
    <w:p w14:paraId="618DA3A7" w14:textId="3013C6D0" w:rsidR="00C100EA" w:rsidDel="00D351CC" w:rsidRDefault="00C100EA">
      <w:pPr>
        <w:spacing w:after="0" w:line="240" w:lineRule="auto"/>
        <w:rPr>
          <w:del w:id="5240" w:author="TEAM OFA DISKLESS SOLUTION" w:date="2023-01-26T22:37:00Z"/>
          <w:rStyle w:val="sw"/>
          <w:rFonts w:ascii="Times New Roman" w:eastAsiaTheme="minorEastAsia" w:hAnsi="Times New Roman"/>
          <w:b/>
          <w:bCs/>
          <w:sz w:val="24"/>
          <w:szCs w:val="24"/>
        </w:rPr>
        <w:pPrChange w:id="5241" w:author="TEAM OFA DISKLESS SOLUTION" w:date="2023-01-26T22:37:00Z">
          <w:pPr>
            <w:jc w:val="both"/>
          </w:pPr>
        </w:pPrChange>
      </w:pPr>
    </w:p>
    <w:p w14:paraId="11093E85" w14:textId="77777777" w:rsidR="00D351CC" w:rsidRPr="00113DED" w:rsidRDefault="00D351CC">
      <w:pPr>
        <w:spacing w:after="0" w:line="240" w:lineRule="auto"/>
        <w:rPr>
          <w:ins w:id="5242" w:author="TEAM OFA DISKLESS SOLUTION" w:date="2023-01-27T23:45:00Z"/>
          <w:rStyle w:val="sw"/>
          <w:rFonts w:ascii="Times New Roman" w:eastAsiaTheme="minorEastAsia" w:hAnsi="Times New Roman"/>
          <w:b/>
          <w:bCs/>
          <w:sz w:val="24"/>
          <w:szCs w:val="24"/>
        </w:rPr>
        <w:pPrChange w:id="5243" w:author="TEAM OFA DISKLESS SOLUTION" w:date="2023-01-26T22:37:00Z">
          <w:pPr>
            <w:spacing w:line="480" w:lineRule="auto"/>
            <w:jc w:val="both"/>
          </w:pPr>
        </w:pPrChange>
      </w:pPr>
    </w:p>
    <w:p w14:paraId="11CC1EDA" w14:textId="01BEDC41" w:rsidR="00C100EA" w:rsidDel="00EB5217" w:rsidRDefault="00A65193">
      <w:pPr>
        <w:spacing w:after="0" w:line="240" w:lineRule="auto"/>
        <w:rPr>
          <w:del w:id="5244" w:author="TEAM OFA DISKLESS SOLUTION" w:date="2023-01-26T22:37:00Z"/>
          <w:rStyle w:val="sw"/>
          <w:rFonts w:ascii="Times New Roman" w:eastAsiaTheme="minorEastAsia" w:hAnsi="Times New Roman"/>
          <w:b/>
          <w:bCs/>
          <w:sz w:val="24"/>
          <w:szCs w:val="24"/>
        </w:rPr>
        <w:pPrChange w:id="5245" w:author="TEAM OFA DISKLESS SOLUTION" w:date="2023-01-28T00:06:00Z">
          <w:pPr>
            <w:spacing w:line="480" w:lineRule="auto"/>
            <w:jc w:val="both"/>
          </w:pPr>
        </w:pPrChange>
      </w:pPr>
      <w:ins w:id="5246" w:author="Client" w:date="2023-02-06T18:25:00Z">
        <w:r>
          <w:rPr>
            <w:noProof/>
          </w:rPr>
          <w:drawing>
            <wp:anchor distT="0" distB="0" distL="114300" distR="114300" simplePos="0" relativeHeight="251722752" behindDoc="1" locked="0" layoutInCell="1" allowOverlap="1" wp14:anchorId="4C875AAB" wp14:editId="65570B50">
              <wp:simplePos x="0" y="0"/>
              <wp:positionH relativeFrom="margin">
                <wp:posOffset>3314286</wp:posOffset>
              </wp:positionH>
              <wp:positionV relativeFrom="paragraph">
                <wp:posOffset>118580</wp:posOffset>
              </wp:positionV>
              <wp:extent cx="1913255" cy="1325880"/>
              <wp:effectExtent l="114300" t="95250" r="106045" b="121920"/>
              <wp:wrapTight wrapText="bothSides">
                <wp:wrapPolygon edited="0">
                  <wp:start x="-430" y="-1552"/>
                  <wp:lineTo x="-1290" y="-931"/>
                  <wp:lineTo x="-1290" y="21414"/>
                  <wp:lineTo x="-430" y="23276"/>
                  <wp:lineTo x="21937" y="23276"/>
                  <wp:lineTo x="22582" y="19241"/>
                  <wp:lineTo x="22582" y="4034"/>
                  <wp:lineTo x="21937" y="-621"/>
                  <wp:lineTo x="21937" y="-1552"/>
                  <wp:lineTo x="-430" y="-1552"/>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BEBA8EAE-BF5A-486C-A8C5-ECC9F3942E4B}">
                            <a14:imgProps xmlns:a14="http://schemas.microsoft.com/office/drawing/2010/main">
                              <a14:imgLayer r:embed="rId16">
                                <a14:imgEffect>
                                  <a14:backgroundRemoval t="21528" b="84444" l="31719" r="73438">
                                    <a14:foregroundMark x1="58750" y1="29028" x2="48984" y2="21528"/>
                                    <a14:foregroundMark x1="48281" y1="21806" x2="48281" y2="21806"/>
                                    <a14:foregroundMark x1="47734" y1="21944" x2="47734" y2="21944"/>
                                    <a14:foregroundMark x1="47344" y1="21944" x2="47344" y2="21944"/>
                                    <a14:foregroundMark x1="47109" y1="21944" x2="47109" y2="21944"/>
                                    <a14:foregroundMark x1="46563" y1="23194" x2="46563" y2="23194"/>
                                    <a14:foregroundMark x1="43359" y1="45694" x2="44297" y2="51389"/>
                                    <a14:foregroundMark x1="55313" y1="64583" x2="67578" y2="82778"/>
                                    <a14:foregroundMark x1="67578" y1="82778" x2="68203" y2="84583"/>
                                    <a14:foregroundMark x1="65078" y1="72639" x2="65078" y2="72639"/>
                                    <a14:foregroundMark x1="64844" y1="71389" x2="64844" y2="71389"/>
                                    <a14:foregroundMark x1="32188" y1="81528" x2="31719" y2="82222"/>
                                  </a14:backgroundRemoval>
                                </a14:imgEffect>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26797" t="17350" r="21308" b="16742"/>
                      <a:stretch/>
                    </pic:blipFill>
                    <pic:spPr bwMode="auto">
                      <a:xfrm flipH="1">
                        <a:off x="0" y="0"/>
                        <a:ext cx="1913255" cy="1325880"/>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4EF8F530" w14:textId="43F32100" w:rsidR="00EB5217" w:rsidDel="00F6748E" w:rsidRDefault="00EB5217" w:rsidP="003874A2">
      <w:pPr>
        <w:spacing w:after="0" w:line="480" w:lineRule="auto"/>
        <w:rPr>
          <w:del w:id="5247" w:author="IVERSON MARZAN" w:date="2023-01-31T12:34:00Z"/>
          <w:rStyle w:val="sw"/>
          <w:rFonts w:ascii="Times New Roman" w:eastAsiaTheme="minorEastAsia" w:hAnsi="Times New Roman"/>
          <w:b/>
          <w:bCs/>
          <w:sz w:val="24"/>
          <w:szCs w:val="24"/>
        </w:rPr>
      </w:pPr>
    </w:p>
    <w:p w14:paraId="6145E0A7" w14:textId="77777777" w:rsidR="00F6748E" w:rsidDel="00A65193" w:rsidRDefault="00F6748E">
      <w:pPr>
        <w:spacing w:after="0" w:line="240" w:lineRule="auto"/>
        <w:rPr>
          <w:ins w:id="5248" w:author="IVERSON MARZAN" w:date="2023-01-31T12:34:00Z"/>
          <w:del w:id="5249" w:author="Client" w:date="2023-02-06T18:28:00Z"/>
          <w:rStyle w:val="sw"/>
          <w:rFonts w:ascii="Times New Roman" w:eastAsiaTheme="minorEastAsia" w:hAnsi="Times New Roman"/>
          <w:b/>
          <w:bCs/>
          <w:sz w:val="24"/>
          <w:szCs w:val="24"/>
        </w:rPr>
        <w:pPrChange w:id="5250" w:author="TEAM OFA DISKLESS SOLUTION" w:date="2023-01-26T22:37:00Z">
          <w:pPr>
            <w:jc w:val="both"/>
          </w:pPr>
        </w:pPrChange>
      </w:pPr>
    </w:p>
    <w:p w14:paraId="6F310BFF" w14:textId="1B711983" w:rsidR="00A65193" w:rsidRDefault="00A65193" w:rsidP="003874A2">
      <w:pPr>
        <w:spacing w:after="0" w:line="480" w:lineRule="auto"/>
        <w:rPr>
          <w:ins w:id="5251" w:author="Client" w:date="2023-02-06T18:22:00Z"/>
          <w:rStyle w:val="sw"/>
          <w:rFonts w:ascii="Times New Roman" w:eastAsiaTheme="minorEastAsia" w:hAnsi="Times New Roman"/>
          <w:b/>
          <w:bCs/>
          <w:sz w:val="24"/>
          <w:szCs w:val="24"/>
        </w:rPr>
      </w:pPr>
      <w:ins w:id="5252" w:author="Client" w:date="2023-02-06T18:23:00Z">
        <w:r>
          <w:rPr>
            <w:noProof/>
          </w:rPr>
          <w:tab/>
        </w:r>
        <w:r>
          <w:rPr>
            <w:noProof/>
          </w:rPr>
          <w:tab/>
        </w:r>
        <w:r>
          <w:rPr>
            <w:noProof/>
          </w:rPr>
          <w:tab/>
        </w:r>
        <w:r>
          <w:rPr>
            <w:noProof/>
          </w:rPr>
          <w:tab/>
        </w:r>
        <w:r>
          <w:rPr>
            <w:noProof/>
          </w:rPr>
          <w:tab/>
        </w:r>
        <w:r>
          <w:rPr>
            <w:noProof/>
          </w:rPr>
          <w:tab/>
        </w:r>
      </w:ins>
      <w:ins w:id="5253" w:author="Client" w:date="2023-02-06T18:25:00Z">
        <w:r>
          <w:rPr>
            <w:noProof/>
          </w:rPr>
          <w:t xml:space="preserve">         </w:t>
        </w:r>
      </w:ins>
    </w:p>
    <w:p w14:paraId="47DD9C59" w14:textId="7AD5E970" w:rsidR="00EB5217" w:rsidDel="008769D9" w:rsidRDefault="008769D9">
      <w:pPr>
        <w:spacing w:after="0" w:line="240" w:lineRule="auto"/>
        <w:ind w:left="5040"/>
        <w:rPr>
          <w:del w:id="5254" w:author="Client" w:date="2023-01-30T16:24:00Z"/>
          <w:rStyle w:val="sw"/>
          <w:rFonts w:ascii="Times New Roman" w:eastAsiaTheme="minorEastAsia" w:hAnsi="Times New Roman"/>
          <w:b/>
          <w:bCs/>
          <w:sz w:val="24"/>
          <w:szCs w:val="24"/>
        </w:rPr>
        <w:pPrChange w:id="5255" w:author="Client" w:date="2023-01-30T16:24:00Z">
          <w:pPr>
            <w:jc w:val="both"/>
          </w:pPr>
        </w:pPrChange>
      </w:pPr>
      <w:ins w:id="5256" w:author="Client" w:date="2023-01-30T16:24:00Z">
        <w:del w:id="5257" w:author="IVERSON MARZAN" w:date="2023-01-31T12:34:00Z">
          <w:r w:rsidDel="00F6748E">
            <w:rPr>
              <w:rStyle w:val="sw"/>
              <w:rFonts w:ascii="Times New Roman" w:eastAsiaTheme="minorEastAsia" w:hAnsi="Times New Roman"/>
              <w:b/>
              <w:bCs/>
              <w:sz w:val="24"/>
              <w:szCs w:val="24"/>
            </w:rPr>
            <w:delText xml:space="preserve">     </w:delText>
          </w:r>
        </w:del>
        <w:r>
          <w:rPr>
            <w:rStyle w:val="sw"/>
            <w:rFonts w:ascii="Times New Roman" w:eastAsiaTheme="minorEastAsia" w:hAnsi="Times New Roman"/>
            <w:b/>
            <w:bCs/>
            <w:sz w:val="24"/>
            <w:szCs w:val="24"/>
          </w:rPr>
          <w:t xml:space="preserve"> </w:t>
        </w:r>
      </w:ins>
      <w:moveFromRangeStart w:id="5258" w:author="IVERSON MARZAN" w:date="2023-01-31T12:33:00Z" w:name="move126060826"/>
      <w:moveFrom w:id="5259" w:author="IVERSON MARZAN" w:date="2023-01-31T12:33:00Z">
        <w:ins w:id="5260" w:author="Client" w:date="2023-01-30T16:23:00Z">
          <w:r w:rsidDel="00F6748E">
            <w:rPr>
              <w:rFonts w:ascii="Times New Roman" w:hAnsi="Times New Roman"/>
              <w:b/>
              <w:bCs/>
              <w:noProof/>
              <w:sz w:val="24"/>
              <w:szCs w:val="24"/>
            </w:rPr>
            <w:drawing>
              <wp:inline distT="0" distB="0" distL="0" distR="0" wp14:anchorId="545643F4" wp14:editId="0C79DAE2">
                <wp:extent cx="1400815" cy="1208314"/>
                <wp:effectExtent l="95250" t="76200" r="104140" b="144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7" cstate="print">
                          <a:extLst>
                            <a:ext uri="{28A0092B-C50C-407E-A947-70E740481C1C}">
                              <a14:useLocalDpi xmlns:a14="http://schemas.microsoft.com/office/drawing/2010/main" val="0"/>
                            </a:ext>
                          </a:extLst>
                        </a:blip>
                        <a:srcRect t="35332"/>
                        <a:stretch/>
                      </pic:blipFill>
                      <pic:spPr bwMode="auto">
                        <a:xfrm>
                          <a:off x="0" y="0"/>
                          <a:ext cx="1409339" cy="1215666"/>
                        </a:xfrm>
                        <a:prstGeom prst="rect">
                          <a:avLst/>
                        </a:prstGeom>
                        <a:solidFill>
                          <a:srgbClr val="FFFFFF">
                            <a:shade val="85000"/>
                          </a:srgbClr>
                        </a:solidFill>
                        <a:ln w="381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ins>
      </w:moveFrom>
      <w:moveFromRangeEnd w:id="5258"/>
    </w:p>
    <w:p w14:paraId="380AE49E" w14:textId="3505E772" w:rsidR="00B96DFE" w:rsidDel="008769D9" w:rsidRDefault="00B96DFE">
      <w:pPr>
        <w:spacing w:after="0" w:line="240" w:lineRule="auto"/>
        <w:ind w:left="5040"/>
        <w:rPr>
          <w:del w:id="5261" w:author="Client" w:date="2023-01-30T16:24:00Z"/>
          <w:rStyle w:val="sw"/>
          <w:rFonts w:ascii="Times New Roman" w:eastAsiaTheme="minorEastAsia" w:hAnsi="Times New Roman"/>
          <w:b/>
          <w:bCs/>
          <w:sz w:val="24"/>
          <w:szCs w:val="24"/>
        </w:rPr>
        <w:pPrChange w:id="5262" w:author="Client" w:date="2023-01-30T16:24:00Z">
          <w:pPr>
            <w:jc w:val="both"/>
          </w:pPr>
        </w:pPrChange>
      </w:pPr>
    </w:p>
    <w:p w14:paraId="3E8CD888" w14:textId="3B2A9F8B" w:rsidR="00B96DFE" w:rsidDel="008769D9" w:rsidRDefault="00B96DFE">
      <w:pPr>
        <w:spacing w:after="0" w:line="240" w:lineRule="auto"/>
        <w:ind w:left="5040"/>
        <w:rPr>
          <w:del w:id="5263" w:author="Client" w:date="2023-01-30T16:24:00Z"/>
          <w:rStyle w:val="sw"/>
          <w:rFonts w:ascii="Times New Roman" w:eastAsiaTheme="minorEastAsia" w:hAnsi="Times New Roman"/>
          <w:b/>
          <w:bCs/>
          <w:sz w:val="24"/>
          <w:szCs w:val="24"/>
        </w:rPr>
        <w:pPrChange w:id="5264" w:author="Client" w:date="2023-01-30T16:24:00Z">
          <w:pPr>
            <w:jc w:val="both"/>
          </w:pPr>
        </w:pPrChange>
      </w:pPr>
      <w:del w:id="5265" w:author="Client" w:date="2023-01-30T16:24:00Z">
        <w:r w:rsidDel="008769D9">
          <w:rPr>
            <w:rStyle w:val="sw"/>
            <w:rFonts w:ascii="Times New Roman" w:eastAsiaTheme="minorEastAsia" w:hAnsi="Times New Roman"/>
            <w:b/>
            <w:bCs/>
            <w:sz w:val="24"/>
            <w:szCs w:val="24"/>
          </w:rPr>
          <w:tab/>
        </w:r>
      </w:del>
    </w:p>
    <w:p w14:paraId="6D3778C0" w14:textId="77777777" w:rsidR="00B96DFE" w:rsidDel="008769D9" w:rsidRDefault="00B96DFE">
      <w:pPr>
        <w:spacing w:after="0" w:line="240" w:lineRule="auto"/>
        <w:ind w:left="5040"/>
        <w:rPr>
          <w:del w:id="5266" w:author="Client" w:date="2023-01-30T16:24:00Z"/>
          <w:rStyle w:val="sw"/>
          <w:rFonts w:ascii="Times New Roman" w:eastAsiaTheme="minorEastAsia" w:hAnsi="Times New Roman"/>
          <w:b/>
          <w:bCs/>
          <w:sz w:val="24"/>
          <w:szCs w:val="24"/>
        </w:rPr>
        <w:pPrChange w:id="5267" w:author="Client" w:date="2023-01-30T16:24:00Z">
          <w:pPr>
            <w:jc w:val="both"/>
          </w:pPr>
        </w:pPrChange>
      </w:pPr>
    </w:p>
    <w:p w14:paraId="54A84FE8" w14:textId="3B6181D4" w:rsidR="00BE5725" w:rsidDel="00F6748E" w:rsidRDefault="00BE5725">
      <w:pPr>
        <w:spacing w:after="0" w:line="240" w:lineRule="auto"/>
        <w:ind w:left="5040"/>
        <w:rPr>
          <w:del w:id="5268" w:author="IVERSON MARZAN" w:date="2023-01-31T12:33:00Z"/>
          <w:rStyle w:val="sw"/>
          <w:rFonts w:ascii="Times New Roman" w:eastAsiaTheme="minorEastAsia" w:hAnsi="Times New Roman"/>
          <w:b/>
          <w:bCs/>
          <w:sz w:val="24"/>
          <w:szCs w:val="24"/>
        </w:rPr>
        <w:pPrChange w:id="5269" w:author="Client" w:date="2023-01-30T16:24:00Z">
          <w:pPr>
            <w:spacing w:line="480" w:lineRule="auto"/>
            <w:jc w:val="both"/>
          </w:pPr>
        </w:pPrChange>
      </w:pPr>
    </w:p>
    <w:p w14:paraId="30DA7E26" w14:textId="20CE11E9" w:rsidR="00BE5725" w:rsidDel="00F6748E" w:rsidRDefault="00EB5217" w:rsidP="003874A2">
      <w:pPr>
        <w:spacing w:after="0" w:line="480" w:lineRule="auto"/>
        <w:rPr>
          <w:del w:id="5270" w:author="IVERSON MARZAN" w:date="2023-01-31T12:33:00Z"/>
          <w:rStyle w:val="sw"/>
          <w:rFonts w:ascii="Times New Roman" w:eastAsiaTheme="minorEastAsia" w:hAnsi="Times New Roman"/>
          <w:b/>
          <w:bCs/>
          <w:sz w:val="24"/>
          <w:szCs w:val="24"/>
        </w:rPr>
      </w:pPr>
      <w:del w:id="5271" w:author="IVERSON MARZAN" w:date="2023-01-31T12:33:00Z">
        <w:r w:rsidDel="00F6748E">
          <w:rPr>
            <w:rStyle w:val="sw"/>
            <w:rFonts w:ascii="Times New Roman" w:eastAsiaTheme="minorEastAsia" w:hAnsi="Times New Roman"/>
            <w:b/>
            <w:bCs/>
            <w:sz w:val="24"/>
            <w:szCs w:val="24"/>
          </w:rPr>
          <w:delText xml:space="preserve">  </w:delText>
        </w:r>
      </w:del>
      <w:ins w:id="5272" w:author="Client" w:date="2023-01-30T16:24:00Z">
        <w:del w:id="5273" w:author="IVERSON MARZAN" w:date="2023-01-31T12:33:00Z">
          <w:r w:rsidR="008769D9" w:rsidDel="00F6748E">
            <w:rPr>
              <w:rStyle w:val="sw"/>
              <w:rFonts w:ascii="Times New Roman" w:eastAsiaTheme="minorEastAsia" w:hAnsi="Times New Roman"/>
              <w:b/>
              <w:bCs/>
              <w:sz w:val="24"/>
              <w:szCs w:val="24"/>
            </w:rPr>
            <w:delText xml:space="preserve"> </w:delText>
          </w:r>
        </w:del>
      </w:ins>
      <w:del w:id="5274" w:author="Client" w:date="2023-01-30T16:24:00Z">
        <w:r w:rsidDel="008769D9">
          <w:rPr>
            <w:rStyle w:val="sw"/>
            <w:rFonts w:ascii="Times New Roman" w:eastAsiaTheme="minorEastAsia" w:hAnsi="Times New Roman"/>
            <w:b/>
            <w:bCs/>
            <w:sz w:val="24"/>
            <w:szCs w:val="24"/>
          </w:rPr>
          <w:delText xml:space="preserve"> </w:delText>
        </w:r>
      </w:del>
      <w:del w:id="5275" w:author="IVERSON MARZAN" w:date="2023-01-31T12:34:00Z">
        <w:r w:rsidDel="00F6748E">
          <w:rPr>
            <w:rStyle w:val="sw"/>
            <w:rFonts w:ascii="Times New Roman" w:eastAsiaTheme="minorEastAsia" w:hAnsi="Times New Roman"/>
            <w:b/>
            <w:bCs/>
            <w:sz w:val="24"/>
            <w:szCs w:val="24"/>
          </w:rPr>
          <w:delText xml:space="preserve"> </w:delText>
        </w:r>
      </w:del>
      <w:r w:rsidR="00B96DFE">
        <w:rPr>
          <w:rStyle w:val="sw"/>
          <w:rFonts w:ascii="Times New Roman" w:eastAsiaTheme="minorEastAsia" w:hAnsi="Times New Roman"/>
          <w:b/>
          <w:bCs/>
          <w:sz w:val="24"/>
          <w:szCs w:val="24"/>
        </w:rPr>
        <w:t xml:space="preserve">Name                </w:t>
      </w:r>
      <w:r w:rsidR="00C22999">
        <w:rPr>
          <w:rStyle w:val="sw"/>
          <w:rFonts w:ascii="Times New Roman" w:eastAsiaTheme="minorEastAsia" w:hAnsi="Times New Roman"/>
          <w:b/>
          <w:bCs/>
          <w:sz w:val="24"/>
          <w:szCs w:val="24"/>
        </w:rPr>
        <w:t>:</w:t>
      </w:r>
      <w:proofErr w:type="spellStart"/>
      <w:r w:rsidR="00C22999">
        <w:rPr>
          <w:rStyle w:val="sw"/>
          <w:rFonts w:ascii="Times New Roman" w:eastAsiaTheme="minorEastAsia" w:hAnsi="Times New Roman"/>
          <w:bCs/>
          <w:sz w:val="24"/>
          <w:szCs w:val="24"/>
        </w:rPr>
        <w:t>Jamisola</w:t>
      </w:r>
      <w:proofErr w:type="spellEnd"/>
      <w:r w:rsidR="00C22999">
        <w:rPr>
          <w:rStyle w:val="sw"/>
          <w:rFonts w:ascii="Times New Roman" w:eastAsiaTheme="minorEastAsia" w:hAnsi="Times New Roman"/>
          <w:bCs/>
          <w:sz w:val="24"/>
          <w:szCs w:val="24"/>
        </w:rPr>
        <w:t xml:space="preserve">, </w:t>
      </w:r>
      <w:proofErr w:type="spellStart"/>
      <w:r w:rsidR="00C22999">
        <w:rPr>
          <w:rStyle w:val="sw"/>
          <w:rFonts w:ascii="Times New Roman" w:eastAsiaTheme="minorEastAsia" w:hAnsi="Times New Roman"/>
          <w:bCs/>
          <w:sz w:val="24"/>
          <w:szCs w:val="24"/>
        </w:rPr>
        <w:t>Jhon</w:t>
      </w:r>
      <w:proofErr w:type="spellEnd"/>
      <w:r w:rsidR="00C22999">
        <w:rPr>
          <w:rStyle w:val="sw"/>
          <w:rFonts w:ascii="Times New Roman" w:eastAsiaTheme="minorEastAsia" w:hAnsi="Times New Roman"/>
          <w:bCs/>
          <w:sz w:val="24"/>
          <w:szCs w:val="24"/>
        </w:rPr>
        <w:t xml:space="preserve"> </w:t>
      </w:r>
      <w:proofErr w:type="spellStart"/>
      <w:r w:rsidR="00C22999">
        <w:rPr>
          <w:rStyle w:val="sw"/>
          <w:rFonts w:ascii="Times New Roman" w:eastAsiaTheme="minorEastAsia" w:hAnsi="Times New Roman"/>
          <w:bCs/>
          <w:sz w:val="24"/>
          <w:szCs w:val="24"/>
        </w:rPr>
        <w:t>Henrex</w:t>
      </w:r>
      <w:proofErr w:type="spellEnd"/>
      <w:r w:rsidR="00C22999">
        <w:rPr>
          <w:rStyle w:val="sw"/>
          <w:rFonts w:ascii="Times New Roman" w:eastAsiaTheme="minorEastAsia" w:hAnsi="Times New Roman"/>
          <w:bCs/>
          <w:sz w:val="24"/>
          <w:szCs w:val="24"/>
        </w:rPr>
        <w:t xml:space="preserve"> G</w:t>
      </w:r>
      <w:ins w:id="5276" w:author="Client" w:date="2023-02-06T18:23:00Z">
        <w:r w:rsidR="00A65193">
          <w:rPr>
            <w:rStyle w:val="sw"/>
            <w:rFonts w:ascii="Times New Roman" w:eastAsiaTheme="minorEastAsia" w:hAnsi="Times New Roman"/>
            <w:bCs/>
            <w:sz w:val="24"/>
            <w:szCs w:val="24"/>
          </w:rPr>
          <w:t>.</w:t>
        </w:r>
      </w:ins>
      <w:del w:id="5277" w:author="IVERSON MARZAN" w:date="2023-01-31T12:33:00Z">
        <w:r w:rsidR="00C22999" w:rsidDel="00F6748E">
          <w:rPr>
            <w:rStyle w:val="sw"/>
            <w:rFonts w:ascii="Times New Roman" w:eastAsiaTheme="minorEastAsia" w:hAnsi="Times New Roman"/>
            <w:bCs/>
            <w:sz w:val="24"/>
            <w:szCs w:val="24"/>
          </w:rPr>
          <w:delText>.</w:delText>
        </w:r>
      </w:del>
    </w:p>
    <w:p w14:paraId="311FFC7B" w14:textId="77777777" w:rsidR="00F6748E" w:rsidRPr="008769D9" w:rsidRDefault="00F6748E" w:rsidP="003874A2">
      <w:pPr>
        <w:spacing w:after="0" w:line="480" w:lineRule="auto"/>
        <w:rPr>
          <w:ins w:id="5278" w:author="IVERSON MARZAN" w:date="2023-01-31T12:33:00Z"/>
          <w:rStyle w:val="sw"/>
          <w:rFonts w:ascii="Times New Roman" w:eastAsiaTheme="minorEastAsia" w:hAnsi="Times New Roman"/>
          <w:b/>
          <w:bCs/>
          <w:sz w:val="24"/>
          <w:szCs w:val="24"/>
          <w:rPrChange w:id="5279" w:author="Client" w:date="2023-01-30T16:24:00Z">
            <w:rPr>
              <w:ins w:id="5280" w:author="IVERSON MARZAN" w:date="2023-01-31T12:33:00Z"/>
              <w:rStyle w:val="sw"/>
              <w:rFonts w:ascii="Times New Roman" w:eastAsiaTheme="minorEastAsia" w:hAnsi="Times New Roman"/>
              <w:bCs/>
              <w:sz w:val="24"/>
              <w:szCs w:val="24"/>
            </w:rPr>
          </w:rPrChange>
        </w:rPr>
      </w:pPr>
    </w:p>
    <w:p w14:paraId="19F05AA7" w14:textId="77777777" w:rsidR="00B80DD0" w:rsidRDefault="00EB5217">
      <w:pPr>
        <w:spacing w:after="0" w:line="360" w:lineRule="auto"/>
        <w:rPr>
          <w:ins w:id="5281" w:author="Client" w:date="2023-02-06T18:30:00Z"/>
          <w:rStyle w:val="sw"/>
          <w:rFonts w:ascii="Times New Roman" w:eastAsiaTheme="minorEastAsia" w:hAnsi="Times New Roman"/>
          <w:bCs/>
          <w:sz w:val="24"/>
          <w:szCs w:val="24"/>
        </w:rPr>
        <w:pPrChange w:id="5282" w:author="Client" w:date="2023-02-06T18:30:00Z">
          <w:pPr>
            <w:spacing w:after="0" w:line="480" w:lineRule="auto"/>
          </w:pPr>
        </w:pPrChange>
      </w:pPr>
      <w:del w:id="5283" w:author="IVERSON MARZAN" w:date="2023-01-31T12:33:00Z">
        <w:r w:rsidDel="00F6748E">
          <w:rPr>
            <w:rStyle w:val="sw"/>
            <w:rFonts w:ascii="Times New Roman" w:eastAsiaTheme="minorEastAsia" w:hAnsi="Times New Roman"/>
            <w:b/>
            <w:bCs/>
            <w:sz w:val="24"/>
            <w:szCs w:val="24"/>
          </w:rPr>
          <w:delText xml:space="preserve">   </w:delText>
        </w:r>
      </w:del>
      <w:r>
        <w:rPr>
          <w:rStyle w:val="sw"/>
          <w:rFonts w:ascii="Times New Roman" w:eastAsiaTheme="minorEastAsia" w:hAnsi="Times New Roman"/>
          <w:b/>
          <w:bCs/>
          <w:sz w:val="24"/>
          <w:szCs w:val="24"/>
        </w:rPr>
        <w:t>Address</w:t>
      </w:r>
      <w:r w:rsidR="00B96DFE">
        <w:rPr>
          <w:rStyle w:val="sw"/>
          <w:rFonts w:ascii="Times New Roman" w:eastAsiaTheme="minorEastAsia" w:hAnsi="Times New Roman"/>
          <w:b/>
          <w:bCs/>
          <w:sz w:val="24"/>
          <w:szCs w:val="24"/>
        </w:rPr>
        <w:t xml:space="preserve">             </w:t>
      </w:r>
      <w:r>
        <w:rPr>
          <w:rStyle w:val="sw"/>
          <w:rFonts w:ascii="Times New Roman" w:eastAsiaTheme="minorEastAsia" w:hAnsi="Times New Roman"/>
          <w:b/>
          <w:bCs/>
          <w:sz w:val="24"/>
          <w:szCs w:val="24"/>
        </w:rPr>
        <w:t>:</w:t>
      </w:r>
      <w:r>
        <w:rPr>
          <w:rStyle w:val="sw"/>
          <w:rFonts w:ascii="Times New Roman" w:eastAsiaTheme="minorEastAsia" w:hAnsi="Times New Roman"/>
          <w:bCs/>
          <w:sz w:val="24"/>
          <w:szCs w:val="24"/>
        </w:rPr>
        <w:t xml:space="preserve">11 Pio Marulas BBB </w:t>
      </w:r>
    </w:p>
    <w:p w14:paraId="2908CFFF" w14:textId="7A8C02F7" w:rsidR="00EB5217" w:rsidRDefault="00B80DD0">
      <w:pPr>
        <w:spacing w:after="0" w:line="360" w:lineRule="auto"/>
        <w:ind w:left="1440"/>
        <w:rPr>
          <w:rStyle w:val="sw"/>
          <w:rFonts w:ascii="Times New Roman" w:eastAsiaTheme="minorEastAsia" w:hAnsi="Times New Roman"/>
          <w:bCs/>
          <w:sz w:val="24"/>
          <w:szCs w:val="24"/>
        </w:rPr>
        <w:pPrChange w:id="5284" w:author="Client" w:date="2023-02-06T18:30:00Z">
          <w:pPr>
            <w:spacing w:after="0" w:line="480" w:lineRule="auto"/>
          </w:pPr>
        </w:pPrChange>
      </w:pPr>
      <w:ins w:id="5285" w:author="Client" w:date="2023-02-06T18:30:00Z">
        <w:r>
          <w:rPr>
            <w:rStyle w:val="sw"/>
            <w:rFonts w:ascii="Times New Roman" w:eastAsiaTheme="minorEastAsia" w:hAnsi="Times New Roman"/>
            <w:bCs/>
            <w:sz w:val="24"/>
            <w:szCs w:val="24"/>
          </w:rPr>
          <w:t xml:space="preserve">     </w:t>
        </w:r>
      </w:ins>
      <w:ins w:id="5286" w:author="Client" w:date="2023-02-06T18:31:00Z">
        <w:r>
          <w:rPr>
            <w:rStyle w:val="sw"/>
            <w:rFonts w:ascii="Times New Roman" w:eastAsiaTheme="minorEastAsia" w:hAnsi="Times New Roman"/>
            <w:bCs/>
            <w:sz w:val="24"/>
            <w:szCs w:val="24"/>
          </w:rPr>
          <w:t xml:space="preserve">   </w:t>
        </w:r>
      </w:ins>
      <w:r w:rsidR="00EB5217">
        <w:rPr>
          <w:rStyle w:val="sw"/>
          <w:rFonts w:ascii="Times New Roman" w:eastAsiaTheme="minorEastAsia" w:hAnsi="Times New Roman"/>
          <w:bCs/>
          <w:sz w:val="24"/>
          <w:szCs w:val="24"/>
        </w:rPr>
        <w:t>Valenzuela City</w:t>
      </w:r>
      <w:moveToRangeStart w:id="5287" w:author="IVERSON MARZAN" w:date="2023-01-31T12:33:00Z" w:name="move126060826"/>
      <w:moveTo w:id="5288" w:author="IVERSON MARZAN" w:date="2023-01-31T12:33:00Z">
        <w:del w:id="5289" w:author="IVERSON MARZAN" w:date="2023-01-31T12:33:00Z">
          <w:r w:rsidR="00F6748E" w:rsidDel="00F6748E">
            <w:rPr>
              <w:rFonts w:ascii="Times New Roman" w:hAnsi="Times New Roman"/>
              <w:b/>
              <w:bCs/>
              <w:noProof/>
              <w:sz w:val="24"/>
              <w:szCs w:val="24"/>
            </w:rPr>
            <w:drawing>
              <wp:inline distT="0" distB="0" distL="0" distR="0" wp14:anchorId="5814319A" wp14:editId="19BFCF64">
                <wp:extent cx="1400815" cy="1208314"/>
                <wp:effectExtent l="95250" t="76200" r="104140" b="144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7" cstate="print">
                          <a:extLst>
                            <a:ext uri="{28A0092B-C50C-407E-A947-70E740481C1C}">
                              <a14:useLocalDpi xmlns:a14="http://schemas.microsoft.com/office/drawing/2010/main" val="0"/>
                            </a:ext>
                          </a:extLst>
                        </a:blip>
                        <a:srcRect t="35332"/>
                        <a:stretch/>
                      </pic:blipFill>
                      <pic:spPr bwMode="auto">
                        <a:xfrm>
                          <a:off x="0" y="0"/>
                          <a:ext cx="1409339" cy="1215666"/>
                        </a:xfrm>
                        <a:prstGeom prst="rect">
                          <a:avLst/>
                        </a:prstGeom>
                        <a:solidFill>
                          <a:srgbClr val="FFFFFF">
                            <a:shade val="85000"/>
                          </a:srgbClr>
                        </a:solidFill>
                        <a:ln w="381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del>
      </w:moveTo>
      <w:moveToRangeEnd w:id="5287"/>
    </w:p>
    <w:p w14:paraId="5B6DD613" w14:textId="389E5DDE" w:rsidR="00EB5217" w:rsidRDefault="00EB5217" w:rsidP="003874A2">
      <w:pPr>
        <w:spacing w:after="0" w:line="480" w:lineRule="auto"/>
        <w:rPr>
          <w:rStyle w:val="sw"/>
          <w:rFonts w:ascii="Times New Roman" w:eastAsiaTheme="minorEastAsia" w:hAnsi="Times New Roman"/>
          <w:bCs/>
          <w:sz w:val="24"/>
          <w:szCs w:val="24"/>
        </w:rPr>
      </w:pPr>
      <w:r>
        <w:rPr>
          <w:rStyle w:val="sw"/>
          <w:rFonts w:ascii="Times New Roman" w:eastAsiaTheme="minorEastAsia" w:hAnsi="Times New Roman"/>
          <w:b/>
          <w:bCs/>
          <w:sz w:val="24"/>
          <w:szCs w:val="24"/>
        </w:rPr>
        <w:t>Mobile Number</w:t>
      </w:r>
      <w:del w:id="5290" w:author="IVERSON MARZAN" w:date="2023-01-31T12:34:00Z">
        <w:r w:rsidR="00B96DFE" w:rsidDel="00F6748E">
          <w:rPr>
            <w:rStyle w:val="sw"/>
            <w:rFonts w:ascii="Times New Roman" w:eastAsiaTheme="minorEastAsia" w:hAnsi="Times New Roman"/>
            <w:b/>
            <w:bCs/>
            <w:sz w:val="24"/>
            <w:szCs w:val="24"/>
          </w:rPr>
          <w:delText xml:space="preserve">   </w:delText>
        </w:r>
      </w:del>
      <w:r w:rsidRPr="00EB5217">
        <w:rPr>
          <w:rStyle w:val="sw"/>
          <w:rFonts w:ascii="Times New Roman" w:eastAsiaTheme="minorEastAsia" w:hAnsi="Times New Roman"/>
          <w:b/>
          <w:bCs/>
          <w:sz w:val="24"/>
          <w:szCs w:val="24"/>
        </w:rPr>
        <w:t>:</w:t>
      </w:r>
      <w:r w:rsidR="00B96DFE">
        <w:rPr>
          <w:rStyle w:val="sw"/>
          <w:rFonts w:ascii="Times New Roman" w:eastAsiaTheme="minorEastAsia" w:hAnsi="Times New Roman"/>
          <w:b/>
          <w:bCs/>
          <w:sz w:val="24"/>
          <w:szCs w:val="24"/>
        </w:rPr>
        <w:t xml:space="preserve"> </w:t>
      </w:r>
      <w:r w:rsidRPr="00EB5217">
        <w:rPr>
          <w:rStyle w:val="sw"/>
          <w:rFonts w:ascii="Times New Roman" w:eastAsiaTheme="minorEastAsia" w:hAnsi="Times New Roman"/>
          <w:b/>
          <w:bCs/>
          <w:sz w:val="24"/>
          <w:szCs w:val="24"/>
        </w:rPr>
        <w:t xml:space="preserve">(63+) </w:t>
      </w:r>
      <w:r w:rsidRPr="00EB5217">
        <w:rPr>
          <w:rStyle w:val="sw"/>
          <w:rFonts w:ascii="Times New Roman" w:eastAsiaTheme="minorEastAsia" w:hAnsi="Times New Roman"/>
          <w:b/>
          <w:bCs/>
          <w:sz w:val="24"/>
          <w:szCs w:val="24"/>
          <w:rPrChange w:id="5291" w:author="TEAM OFA DISKLESS SOLUTION" w:date="2023-01-28T00:21:00Z">
            <w:rPr>
              <w:rStyle w:val="sw"/>
              <w:rFonts w:ascii="Times New Roman" w:eastAsiaTheme="minorEastAsia" w:hAnsi="Times New Roman"/>
              <w:bCs/>
              <w:sz w:val="24"/>
              <w:szCs w:val="24"/>
            </w:rPr>
          </w:rPrChange>
        </w:rPr>
        <w:t>9123693338</w:t>
      </w:r>
      <w:del w:id="5292" w:author="Client" w:date="2023-02-06T18:36:00Z">
        <w:r w:rsidRPr="00EB5217" w:rsidDel="00B80DD0">
          <w:rPr>
            <w:rStyle w:val="sw"/>
            <w:rFonts w:ascii="Times New Roman" w:eastAsiaTheme="minorEastAsia" w:hAnsi="Times New Roman"/>
            <w:b/>
            <w:bCs/>
            <w:sz w:val="24"/>
            <w:szCs w:val="24"/>
          </w:rPr>
          <w:delText>/</w:delText>
        </w:r>
        <w:r w:rsidRPr="00EB5217" w:rsidDel="00B80DD0">
          <w:rPr>
            <w:rStyle w:val="sw"/>
            <w:rFonts w:ascii="Times New Roman" w:eastAsiaTheme="minorEastAsia" w:hAnsi="Times New Roman"/>
            <w:b/>
            <w:bCs/>
            <w:sz w:val="24"/>
            <w:szCs w:val="24"/>
            <w:rPrChange w:id="5293" w:author="TEAM OFA DISKLESS SOLUTION" w:date="2023-01-28T00:21:00Z">
              <w:rPr>
                <w:rStyle w:val="sw"/>
                <w:rFonts w:ascii="Times New Roman" w:eastAsiaTheme="minorEastAsia" w:hAnsi="Times New Roman"/>
                <w:bCs/>
                <w:sz w:val="24"/>
                <w:szCs w:val="24"/>
              </w:rPr>
            </w:rPrChange>
          </w:rPr>
          <w:delText>9389829889</w:delText>
        </w:r>
      </w:del>
    </w:p>
    <w:p w14:paraId="38EA4CF3" w14:textId="016DF449" w:rsidR="00BE5725" w:rsidDel="008769D9" w:rsidRDefault="00EB5217" w:rsidP="003874A2">
      <w:pPr>
        <w:spacing w:after="0" w:line="480" w:lineRule="auto"/>
        <w:rPr>
          <w:del w:id="5294" w:author="Client" w:date="2023-01-30T16:24:00Z"/>
          <w:rStyle w:val="sw"/>
          <w:rFonts w:ascii="Times New Roman" w:eastAsiaTheme="minorEastAsia" w:hAnsi="Times New Roman"/>
          <w:b/>
          <w:bCs/>
          <w:sz w:val="24"/>
          <w:szCs w:val="24"/>
        </w:rPr>
      </w:pPr>
      <w:r>
        <w:rPr>
          <w:rStyle w:val="sw"/>
          <w:rFonts w:ascii="Times New Roman" w:eastAsiaTheme="minorEastAsia" w:hAnsi="Times New Roman"/>
          <w:b/>
          <w:bCs/>
          <w:sz w:val="24"/>
          <w:szCs w:val="24"/>
        </w:rPr>
        <w:t xml:space="preserve"> </w:t>
      </w:r>
      <w:del w:id="5295" w:author="IVERSON MARZAN" w:date="2023-01-31T13:14:00Z">
        <w:r w:rsidDel="00632A24">
          <w:rPr>
            <w:rStyle w:val="sw"/>
            <w:rFonts w:ascii="Times New Roman" w:eastAsiaTheme="minorEastAsia" w:hAnsi="Times New Roman"/>
            <w:b/>
            <w:bCs/>
            <w:sz w:val="24"/>
            <w:szCs w:val="24"/>
          </w:rPr>
          <w:delText xml:space="preserve">  </w:delText>
        </w:r>
        <w:r w:rsidR="00B96DFE" w:rsidDel="00632A24">
          <w:rPr>
            <w:rStyle w:val="sw"/>
            <w:rFonts w:ascii="Times New Roman" w:eastAsiaTheme="minorEastAsia" w:hAnsi="Times New Roman"/>
            <w:b/>
            <w:bCs/>
            <w:sz w:val="24"/>
            <w:szCs w:val="24"/>
          </w:rPr>
          <w:delText xml:space="preserve"> </w:delText>
        </w:r>
      </w:del>
      <w:r>
        <w:rPr>
          <w:rStyle w:val="sw"/>
          <w:rFonts w:ascii="Times New Roman" w:eastAsiaTheme="minorEastAsia" w:hAnsi="Times New Roman"/>
          <w:b/>
          <w:bCs/>
          <w:sz w:val="24"/>
          <w:szCs w:val="24"/>
        </w:rPr>
        <w:t>Email</w:t>
      </w:r>
      <w:r w:rsidR="00B96DFE">
        <w:rPr>
          <w:rStyle w:val="sw"/>
          <w:rFonts w:ascii="Times New Roman" w:eastAsiaTheme="minorEastAsia" w:hAnsi="Times New Roman"/>
          <w:b/>
          <w:bCs/>
          <w:sz w:val="24"/>
          <w:szCs w:val="24"/>
        </w:rPr>
        <w:t xml:space="preserve">             </w:t>
      </w:r>
      <w:ins w:id="5296" w:author="IVERSON MARZAN" w:date="2023-01-31T13:14:00Z">
        <w:r w:rsidR="00632A24">
          <w:rPr>
            <w:rStyle w:val="sw"/>
            <w:rFonts w:ascii="Times New Roman" w:eastAsiaTheme="minorEastAsia" w:hAnsi="Times New Roman"/>
            <w:b/>
            <w:bCs/>
            <w:sz w:val="24"/>
            <w:szCs w:val="24"/>
          </w:rPr>
          <w:t xml:space="preserve">   </w:t>
        </w:r>
      </w:ins>
      <w:del w:id="5297" w:author="IVERSON MARZAN" w:date="2023-01-31T12:34:00Z">
        <w:r w:rsidR="00B96DFE" w:rsidDel="00F6748E">
          <w:rPr>
            <w:rStyle w:val="sw"/>
            <w:rFonts w:ascii="Times New Roman" w:eastAsiaTheme="minorEastAsia" w:hAnsi="Times New Roman"/>
            <w:b/>
            <w:bCs/>
            <w:sz w:val="24"/>
            <w:szCs w:val="24"/>
          </w:rPr>
          <w:delText xml:space="preserve">   </w:delText>
        </w:r>
      </w:del>
      <w:r w:rsidR="00B96DFE">
        <w:rPr>
          <w:rStyle w:val="sw"/>
          <w:rFonts w:ascii="Times New Roman" w:eastAsiaTheme="minorEastAsia" w:hAnsi="Times New Roman"/>
          <w:b/>
          <w:bCs/>
          <w:sz w:val="24"/>
          <w:szCs w:val="24"/>
        </w:rPr>
        <w:t>:</w:t>
      </w:r>
      <w:r>
        <w:rPr>
          <w:rStyle w:val="sw"/>
          <w:rFonts w:ascii="Times New Roman" w:eastAsiaTheme="minorEastAsia" w:hAnsi="Times New Roman"/>
          <w:b/>
          <w:bCs/>
          <w:sz w:val="24"/>
          <w:szCs w:val="24"/>
        </w:rPr>
        <w:t xml:space="preserve">jhonhenrexgonzalesj@gmail.com      </w:t>
      </w:r>
    </w:p>
    <w:p w14:paraId="2858EE20" w14:textId="3EC55A3D" w:rsidR="00B96DFE" w:rsidRDefault="00B96DFE" w:rsidP="003874A2">
      <w:pPr>
        <w:spacing w:after="0" w:line="480" w:lineRule="auto"/>
        <w:rPr>
          <w:rStyle w:val="sw"/>
          <w:rFonts w:ascii="Times New Roman" w:eastAsiaTheme="minorEastAsia" w:hAnsi="Times New Roman"/>
          <w:b/>
          <w:bCs/>
          <w:sz w:val="24"/>
          <w:szCs w:val="24"/>
        </w:rPr>
      </w:pPr>
    </w:p>
    <w:p w14:paraId="4B3BAFA2" w14:textId="5A3D4DDD" w:rsidR="00C100EA" w:rsidRPr="00BE5725" w:rsidDel="00D351CC" w:rsidRDefault="00FC2D43">
      <w:pPr>
        <w:spacing w:after="0" w:line="240" w:lineRule="auto"/>
        <w:rPr>
          <w:del w:id="5298" w:author="TEAM OFA DISKLESS SOLUTION" w:date="2023-01-26T22:37:00Z"/>
          <w:rStyle w:val="sw"/>
          <w:rFonts w:ascii="Times New Roman" w:eastAsiaTheme="minorEastAsia" w:hAnsi="Times New Roman"/>
          <w:bCs/>
          <w:sz w:val="24"/>
          <w:szCs w:val="24"/>
          <w:rPrChange w:id="5299" w:author="TEAM OFA DISKLESS SOLUTION" w:date="2023-01-28T00:05:00Z">
            <w:rPr>
              <w:del w:id="5300" w:author="TEAM OFA DISKLESS SOLUTION" w:date="2023-01-26T22:37:00Z"/>
              <w:rStyle w:val="sw"/>
              <w:rFonts w:ascii="Times New Roman" w:eastAsiaTheme="minorEastAsia" w:hAnsi="Times New Roman"/>
              <w:b/>
              <w:bCs/>
              <w:sz w:val="24"/>
              <w:szCs w:val="24"/>
            </w:rPr>
          </w:rPrChange>
        </w:rPr>
        <w:pPrChange w:id="5301" w:author="TEAM OFA DISKLESS SOLUTION" w:date="2023-01-28T00:06:00Z">
          <w:pPr>
            <w:jc w:val="both"/>
          </w:pPr>
        </w:pPrChange>
      </w:pPr>
      <w:r>
        <w:rPr>
          <w:rFonts w:ascii="Times New Roman" w:eastAsiaTheme="minorEastAsia" w:hAnsi="Times New Roman"/>
          <w:b/>
          <w:bCs/>
          <w:noProof/>
          <w:sz w:val="24"/>
          <w:szCs w:val="24"/>
        </w:rPr>
        <mc:AlternateContent>
          <mc:Choice Requires="wps">
            <w:drawing>
              <wp:anchor distT="0" distB="0" distL="114300" distR="114300" simplePos="0" relativeHeight="251677696" behindDoc="0" locked="0" layoutInCell="1" allowOverlap="1" wp14:anchorId="32676F58" wp14:editId="4F3A1E58">
                <wp:simplePos x="0" y="0"/>
                <wp:positionH relativeFrom="margin">
                  <wp:align>left</wp:align>
                </wp:positionH>
                <wp:positionV relativeFrom="paragraph">
                  <wp:posOffset>175895</wp:posOffset>
                </wp:positionV>
                <wp:extent cx="5295900" cy="333375"/>
                <wp:effectExtent l="0" t="0" r="19050" b="28575"/>
                <wp:wrapNone/>
                <wp:docPr id="35" name="Rounded Rectangle 35"/>
                <wp:cNvGraphicFramePr/>
                <a:graphic xmlns:a="http://schemas.openxmlformats.org/drawingml/2006/main">
                  <a:graphicData uri="http://schemas.microsoft.com/office/word/2010/wordprocessingShape">
                    <wps:wsp>
                      <wps:cNvSpPr/>
                      <wps:spPr>
                        <a:xfrm>
                          <a:off x="0" y="0"/>
                          <a:ext cx="5295900" cy="3333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6A8F22" id="Rounded Rectangle 35" o:spid="_x0000_s1026" style="position:absolute;margin-left:0;margin-top:13.85pt;width:417pt;height:26.2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" fillcolor="#292934 [3200]" strokecolor="#141419 [1600]" strokeweight=".73403mm">
                <w10:wrap anchorx="margin"/>
              </v:roundrect>
            </w:pict>
          </mc:Fallback>
        </mc:AlternateContent>
      </w:r>
    </w:p>
    <w:p w14:paraId="097B2BB4" w14:textId="77777777" w:rsidR="00D351CC" w:rsidRPr="00113DED" w:rsidRDefault="00D351CC">
      <w:pPr>
        <w:spacing w:after="0" w:line="240" w:lineRule="auto"/>
        <w:rPr>
          <w:ins w:id="5302" w:author="TEAM OFA DISKLESS SOLUTION" w:date="2023-01-27T23:48:00Z"/>
          <w:rStyle w:val="sw"/>
          <w:rFonts w:ascii="Times New Roman" w:eastAsiaTheme="minorEastAsia" w:hAnsi="Times New Roman"/>
          <w:b/>
          <w:bCs/>
          <w:sz w:val="24"/>
          <w:szCs w:val="24"/>
        </w:rPr>
        <w:pPrChange w:id="5303" w:author="TEAM OFA DISKLESS SOLUTION" w:date="2023-01-28T00:06:00Z">
          <w:pPr>
            <w:spacing w:line="480" w:lineRule="auto"/>
            <w:jc w:val="both"/>
          </w:pPr>
        </w:pPrChange>
      </w:pPr>
    </w:p>
    <w:p w14:paraId="4BCDB7F6" w14:textId="3830343D" w:rsidR="00C100EA" w:rsidDel="00A91F59" w:rsidRDefault="00FC2D43">
      <w:pPr>
        <w:tabs>
          <w:tab w:val="left" w:pos="1290"/>
        </w:tabs>
        <w:spacing w:after="0" w:line="240" w:lineRule="auto"/>
        <w:rPr>
          <w:del w:id="5304" w:author="TEAM OFA DISKLESS SOLUTION" w:date="2023-01-26T22:30:00Z"/>
          <w:rFonts w:ascii="Times New Roman" w:eastAsia="Times New Roman" w:hAnsi="Times New Roman"/>
          <w:b/>
          <w:bCs/>
          <w:sz w:val="24"/>
          <w:szCs w:val="24"/>
          <w:lang w:val="en-PH"/>
        </w:rPr>
        <w:pPrChange w:id="5305" w:author="TEAM OFA DISKLESS SOLUTION" w:date="2023-01-26T22:37:00Z">
          <w:pPr>
            <w:tabs>
              <w:tab w:val="left" w:pos="1290"/>
            </w:tabs>
            <w:spacing w:after="160" w:line="480" w:lineRule="auto"/>
            <w:jc w:val="center"/>
          </w:pPr>
        </w:pPrChange>
      </w:pPr>
      <w:ins w:id="5306" w:author="TEAM OFA DISKLESS SOLUTION" w:date="2023-01-27T23:51:00Z">
        <w:r>
          <w:rPr>
            <w:rFonts w:ascii="Times New Roman" w:eastAsia="Times New Roman" w:hAnsi="Times New Roman"/>
            <w:b/>
            <w:bCs/>
            <w:noProof/>
            <w:sz w:val="24"/>
            <w:szCs w:val="24"/>
          </w:rPr>
          <mc:AlternateContent>
            <mc:Choice Requires="wps">
              <w:drawing>
                <wp:anchor distT="0" distB="0" distL="114300" distR="114300" simplePos="0" relativeHeight="251679744" behindDoc="0" locked="0" layoutInCell="1" allowOverlap="1" wp14:anchorId="4A4094E2" wp14:editId="1344A322">
                  <wp:simplePos x="0" y="0"/>
                  <wp:positionH relativeFrom="margin">
                    <wp:align>left</wp:align>
                  </wp:positionH>
                  <wp:positionV relativeFrom="paragraph">
                    <wp:posOffset>67310</wp:posOffset>
                  </wp:positionV>
                  <wp:extent cx="5267325" cy="3619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267325" cy="361950"/>
                          </a:xfrm>
                          <a:prstGeom prst="rect">
                            <a:avLst/>
                          </a:prstGeom>
                          <a:noFill/>
                          <a:ln w="6350">
                            <a:noFill/>
                          </a:ln>
                        </wps:spPr>
                        <wps:txbx>
                          <w:txbxContent>
                            <w:p w14:paraId="2E3C5886" w14:textId="558AD7F3" w:rsidR="00FC2D43" w:rsidRPr="00BE5725" w:rsidRDefault="00FC2D43">
                              <w:pPr>
                                <w:jc w:val="both"/>
                                <w:rPr>
                                  <w:rFonts w:ascii="Times New Roman" w:hAnsi="Times New Roman"/>
                                  <w:i/>
                                  <w:color w:val="FFFFFF" w:themeColor="background1"/>
                                  <w:sz w:val="24"/>
                                  <w:szCs w:val="24"/>
                                  <w:rPrChange w:id="5307" w:author="TEAM OFA DISKLESS SOLUTION" w:date="2023-01-28T00:03:00Z">
                                    <w:rPr/>
                                  </w:rPrChange>
                                </w:rPr>
                                <w:pPrChange w:id="5308" w:author="TEAM OFA DISKLESS SOLUTION" w:date="2023-01-27T23:57:00Z">
                                  <w:pPr/>
                                </w:pPrChange>
                              </w:pPr>
                              <w:ins w:id="5309" w:author="TEAM OFA DISKLESS SOLUTION" w:date="2023-01-27T23:52:00Z">
                                <w:r w:rsidRPr="00BE5725">
                                  <w:rPr>
                                    <w:rFonts w:ascii="Times New Roman" w:hAnsi="Times New Roman"/>
                                    <w:i/>
                                    <w:color w:val="FFFFFF" w:themeColor="background1"/>
                                    <w:sz w:val="24"/>
                                    <w:szCs w:val="24"/>
                                    <w:rPrChange w:id="5310" w:author="TEAM OFA DISKLESS SOLUTION" w:date="2023-01-28T00:03:00Z">
                                      <w:rPr>
                                        <w:rFonts w:ascii="Times New Roman" w:hAnsi="Times New Roman"/>
                                        <w:color w:val="FFFFFF" w:themeColor="background1"/>
                                      </w:rPr>
                                    </w:rPrChange>
                                  </w:rPr>
                                  <w:t>PERSONAL BACKGROUND</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094E2" id="Text Box 38" o:spid="_x0000_s1032" type="#_x0000_t202" style="position:absolute;margin-left:0;margin-top:5.3pt;width:414.75pt;height:28.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" filled="f" stroked="f" strokeweight=".5pt">
                  <v:textbox>
                    <w:txbxContent>
                      <w:p w14:paraId="2E3C5886" w14:textId="558AD7F3" w:rsidR="00FC2D43" w:rsidRPr="00BE5725" w:rsidRDefault="00FC2D43">
                        <w:pPr>
                          <w:jc w:val="both"/>
                          <w:rPr>
                            <w:rFonts w:ascii="Times New Roman" w:hAnsi="Times New Roman"/>
                            <w:i/>
                            <w:color w:val="FFFFFF" w:themeColor="background1"/>
                            <w:sz w:val="24"/>
                            <w:szCs w:val="24"/>
                            <w:rPrChange w:id="5311" w:author="TEAM OFA DISKLESS SOLUTION" w:date="2023-01-28T00:03:00Z">
                              <w:rPr/>
                            </w:rPrChange>
                          </w:rPr>
                          <w:pPrChange w:id="5312" w:author="TEAM OFA DISKLESS SOLUTION" w:date="2023-01-27T23:57:00Z">
                            <w:pPr/>
                          </w:pPrChange>
                        </w:pPr>
                        <w:ins w:id="5313" w:author="TEAM OFA DISKLESS SOLUTION" w:date="2023-01-27T23:52:00Z">
                          <w:r w:rsidRPr="00BE5725">
                            <w:rPr>
                              <w:rFonts w:ascii="Times New Roman" w:hAnsi="Times New Roman"/>
                              <w:i/>
                              <w:color w:val="FFFFFF" w:themeColor="background1"/>
                              <w:sz w:val="24"/>
                              <w:szCs w:val="24"/>
                              <w:rPrChange w:id="5314" w:author="TEAM OFA DISKLESS SOLUTION" w:date="2023-01-28T00:03:00Z">
                                <w:rPr>
                                  <w:rFonts w:ascii="Times New Roman" w:hAnsi="Times New Roman"/>
                                  <w:color w:val="FFFFFF" w:themeColor="background1"/>
                                </w:rPr>
                              </w:rPrChange>
                            </w:rPr>
                            <w:t>PERSONAL BACKGROUND</w:t>
                          </w:r>
                        </w:ins>
                      </w:p>
                    </w:txbxContent>
                  </v:textbox>
                  <w10:wrap anchorx="margin"/>
                </v:shape>
              </w:pict>
            </mc:Fallback>
          </mc:AlternateContent>
        </w:r>
      </w:ins>
      <w:del w:id="5315" w:author="TEAM OFA DISKLESS SOLUTION" w:date="2023-01-26T22:30:00Z">
        <w:r w:rsidR="00C100EA" w:rsidRPr="000B1D7A" w:rsidDel="00A91F59">
          <w:rPr>
            <w:rFonts w:ascii="Times New Roman" w:eastAsia="Times New Roman" w:hAnsi="Times New Roman"/>
            <w:b/>
            <w:bCs/>
            <w:sz w:val="24"/>
            <w:szCs w:val="24"/>
            <w:lang w:val="en-PH"/>
          </w:rPr>
          <w:delText>Greetings!</w:delText>
        </w:r>
      </w:del>
    </w:p>
    <w:p w14:paraId="2E17379A" w14:textId="3ECA4E07" w:rsidR="00C100EA" w:rsidRPr="00904F89" w:rsidDel="00A91F59" w:rsidRDefault="00C100EA">
      <w:pPr>
        <w:tabs>
          <w:tab w:val="left" w:pos="1290"/>
        </w:tabs>
        <w:spacing w:after="0" w:line="240" w:lineRule="auto"/>
        <w:rPr>
          <w:del w:id="5316" w:author="TEAM OFA DISKLESS SOLUTION" w:date="2023-01-26T22:30:00Z"/>
          <w:rFonts w:ascii="Times New Roman" w:eastAsia="Times New Roman" w:hAnsi="Times New Roman"/>
          <w:b/>
          <w:bCs/>
          <w:sz w:val="24"/>
          <w:szCs w:val="24"/>
          <w:lang w:val="en-PH"/>
        </w:rPr>
        <w:pPrChange w:id="5317" w:author="TEAM OFA DISKLESS SOLUTION" w:date="2023-01-26T22:37:00Z">
          <w:pPr>
            <w:tabs>
              <w:tab w:val="left" w:pos="1290"/>
            </w:tabs>
            <w:spacing w:after="160" w:line="480" w:lineRule="auto"/>
            <w:jc w:val="both"/>
          </w:pPr>
        </w:pPrChange>
      </w:pPr>
      <w:del w:id="5318" w:author="TEAM OFA DISKLESS SOLUTION" w:date="2023-01-26T22:30:00Z">
        <w:r w:rsidRPr="000B1D7A" w:rsidDel="00A91F59">
          <w:rPr>
            <w:rFonts w:ascii="Times New Roman" w:eastAsia="Times New Roman" w:hAnsi="Times New Roman"/>
            <w:sz w:val="24"/>
            <w:szCs w:val="24"/>
            <w:lang w:val="en-PH"/>
          </w:rPr>
          <w:delText>The researcher would like to ask for permission to conduct a survey of teachers for pilot testing. This is in view of a study titled "The Importance of Business Innovation to Target Market." The purpose of the survey is to collec</w:delText>
        </w:r>
        <w:r w:rsidDel="00A91F59">
          <w:rPr>
            <w:rFonts w:ascii="Times New Roman" w:eastAsia="Times New Roman" w:hAnsi="Times New Roman"/>
            <w:sz w:val="24"/>
            <w:szCs w:val="24"/>
            <w:lang w:val="en-PH"/>
          </w:rPr>
          <w:delText xml:space="preserve">t information that will help us </w:delText>
        </w:r>
        <w:r w:rsidRPr="000B1D7A" w:rsidDel="00A91F59">
          <w:rPr>
            <w:rFonts w:ascii="Times New Roman" w:eastAsia="Times New Roman" w:hAnsi="Times New Roman"/>
            <w:sz w:val="24"/>
            <w:szCs w:val="24"/>
            <w:lang w:val="en-PH"/>
          </w:rPr>
          <w:delText>answer the questions raised in the survey.</w:delText>
        </w:r>
      </w:del>
    </w:p>
    <w:p w14:paraId="4BBCE39D" w14:textId="59B38D88" w:rsidR="00C100EA" w:rsidRPr="000B1D7A" w:rsidDel="00A91F59" w:rsidRDefault="00C100EA">
      <w:pPr>
        <w:tabs>
          <w:tab w:val="left" w:pos="1290"/>
        </w:tabs>
        <w:spacing w:after="0" w:line="240" w:lineRule="auto"/>
        <w:rPr>
          <w:del w:id="5319" w:author="TEAM OFA DISKLESS SOLUTION" w:date="2023-01-26T22:30:00Z"/>
          <w:rFonts w:ascii="Times New Roman" w:eastAsia="Times New Roman" w:hAnsi="Times New Roman"/>
          <w:sz w:val="24"/>
          <w:szCs w:val="24"/>
          <w:lang w:val="en-PH"/>
        </w:rPr>
        <w:pPrChange w:id="5320" w:author="TEAM OFA DISKLESS SOLUTION" w:date="2023-01-26T22:37:00Z">
          <w:pPr>
            <w:tabs>
              <w:tab w:val="left" w:pos="1290"/>
            </w:tabs>
            <w:spacing w:after="160" w:line="480" w:lineRule="auto"/>
            <w:jc w:val="both"/>
          </w:pPr>
        </w:pPrChange>
      </w:pPr>
      <w:del w:id="5321" w:author="TEAM OFA DISKLESS SOLUTION" w:date="2023-01-26T22:30:00Z">
        <w:r w:rsidRPr="000B1D7A" w:rsidDel="00A91F59">
          <w:rPr>
            <w:rFonts w:ascii="Times New Roman" w:eastAsia="Times New Roman" w:hAnsi="Times New Roman"/>
            <w:sz w:val="24"/>
            <w:szCs w:val="24"/>
            <w:lang w:val="en-PH"/>
          </w:rPr>
          <w:delText>All researchers would be grateful if you could approve our request. Thank you in advance for your consideration and support for this research.</w:delText>
        </w:r>
      </w:del>
    </w:p>
    <w:p w14:paraId="2874E19E" w14:textId="58497C09" w:rsidR="00C100EA" w:rsidRPr="000B1D7A" w:rsidDel="00A91F59" w:rsidRDefault="00C100EA">
      <w:pPr>
        <w:tabs>
          <w:tab w:val="left" w:pos="1290"/>
        </w:tabs>
        <w:spacing w:after="0" w:line="240" w:lineRule="auto"/>
        <w:rPr>
          <w:del w:id="5322" w:author="TEAM OFA DISKLESS SOLUTION" w:date="2023-01-26T22:30:00Z"/>
          <w:rFonts w:ascii="Times New Roman" w:eastAsia="Times New Roman" w:hAnsi="Times New Roman"/>
          <w:b/>
          <w:bCs/>
          <w:sz w:val="24"/>
          <w:szCs w:val="24"/>
          <w:lang w:val="en-PH"/>
        </w:rPr>
        <w:pPrChange w:id="5323" w:author="TEAM OFA DISKLESS SOLUTION" w:date="2023-01-26T22:37:00Z">
          <w:pPr>
            <w:tabs>
              <w:tab w:val="left" w:pos="1290"/>
            </w:tabs>
            <w:spacing w:after="160" w:line="480" w:lineRule="auto"/>
            <w:jc w:val="both"/>
          </w:pPr>
        </w:pPrChange>
      </w:pPr>
      <w:del w:id="5324" w:author="TEAM OFA DISKLESS SOLUTION" w:date="2023-01-26T22:30:00Z">
        <w:r w:rsidRPr="000B1D7A" w:rsidDel="00A91F59">
          <w:rPr>
            <w:rFonts w:ascii="Times New Roman" w:eastAsia="Times New Roman" w:hAnsi="Times New Roman"/>
            <w:b/>
            <w:bCs/>
            <w:sz w:val="24"/>
            <w:szCs w:val="24"/>
            <w:lang w:val="en-PH"/>
          </w:rPr>
          <w:delText>Sincerely yours,</w:delText>
        </w:r>
      </w:del>
    </w:p>
    <w:p w14:paraId="27002D3C" w14:textId="1628591D" w:rsidR="00C100EA" w:rsidRPr="000B1D7A" w:rsidDel="00A91F59" w:rsidRDefault="00C100EA">
      <w:pPr>
        <w:tabs>
          <w:tab w:val="left" w:pos="1290"/>
        </w:tabs>
        <w:spacing w:after="0" w:line="240" w:lineRule="auto"/>
        <w:rPr>
          <w:del w:id="5325" w:author="TEAM OFA DISKLESS SOLUTION" w:date="2023-01-26T22:30:00Z"/>
          <w:rFonts w:ascii="Times New Roman" w:eastAsia="Times New Roman" w:hAnsi="Times New Roman"/>
          <w:sz w:val="24"/>
          <w:szCs w:val="24"/>
          <w:lang w:val="en-PH"/>
        </w:rPr>
        <w:pPrChange w:id="5326" w:author="TEAM OFA DISKLESS SOLUTION" w:date="2023-01-26T22:37:00Z">
          <w:pPr>
            <w:tabs>
              <w:tab w:val="left" w:pos="1290"/>
            </w:tabs>
            <w:spacing w:after="160" w:line="480" w:lineRule="auto"/>
            <w:jc w:val="both"/>
          </w:pPr>
        </w:pPrChange>
      </w:pPr>
      <w:del w:id="5327" w:author="TEAM OFA DISKLESS SOLUTION" w:date="2023-01-26T22:30:00Z">
        <w:r w:rsidRPr="000B1D7A" w:rsidDel="00A91F59">
          <w:rPr>
            <w:rFonts w:ascii="Times New Roman" w:eastAsia="Times New Roman" w:hAnsi="Times New Roman"/>
            <w:sz w:val="24"/>
            <w:szCs w:val="24"/>
            <w:lang w:val="en-PH"/>
          </w:rPr>
          <w:delText>The Researchers:</w:delText>
        </w:r>
      </w:del>
    </w:p>
    <w:p w14:paraId="4CD43189" w14:textId="24EF59F8" w:rsidR="00C100EA" w:rsidRPr="000B1D7A" w:rsidDel="00A91F59" w:rsidRDefault="00C100EA">
      <w:pPr>
        <w:tabs>
          <w:tab w:val="left" w:pos="1290"/>
        </w:tabs>
        <w:spacing w:after="0" w:line="240" w:lineRule="auto"/>
        <w:rPr>
          <w:del w:id="5328" w:author="TEAM OFA DISKLESS SOLUTION" w:date="2023-01-26T22:30:00Z"/>
          <w:rFonts w:ascii="Times New Roman" w:eastAsia="Times New Roman" w:hAnsi="Times New Roman"/>
          <w:sz w:val="24"/>
          <w:szCs w:val="24"/>
          <w:lang w:val="en-PH"/>
        </w:rPr>
        <w:pPrChange w:id="5329" w:author="TEAM OFA DISKLESS SOLUTION" w:date="2023-01-26T22:37:00Z">
          <w:pPr>
            <w:tabs>
              <w:tab w:val="left" w:pos="1290"/>
            </w:tabs>
            <w:spacing w:after="160" w:line="480" w:lineRule="auto"/>
            <w:jc w:val="both"/>
          </w:pPr>
        </w:pPrChange>
      </w:pPr>
      <w:del w:id="5330" w:author="TEAM OFA DISKLESS SOLUTION" w:date="2023-01-26T22:30:00Z">
        <w:r w:rsidRPr="000B1D7A" w:rsidDel="00A91F59">
          <w:rPr>
            <w:rFonts w:ascii="Times New Roman" w:eastAsia="Times New Roman" w:hAnsi="Times New Roman"/>
            <w:sz w:val="24"/>
            <w:szCs w:val="24"/>
            <w:lang w:val="en-PH"/>
          </w:rPr>
          <w:delText>Calimoso, Elaine S.</w:delText>
        </w:r>
      </w:del>
    </w:p>
    <w:p w14:paraId="037D2D57" w14:textId="0D5B4DEC" w:rsidR="00C100EA" w:rsidRPr="000B1D7A" w:rsidDel="00A91F59" w:rsidRDefault="00C100EA">
      <w:pPr>
        <w:tabs>
          <w:tab w:val="left" w:pos="1290"/>
        </w:tabs>
        <w:spacing w:after="0" w:line="240" w:lineRule="auto"/>
        <w:rPr>
          <w:del w:id="5331" w:author="TEAM OFA DISKLESS SOLUTION" w:date="2023-01-26T22:30:00Z"/>
          <w:rFonts w:ascii="Times New Roman" w:eastAsia="Times New Roman" w:hAnsi="Times New Roman"/>
          <w:sz w:val="24"/>
          <w:szCs w:val="24"/>
          <w:lang w:val="en-PH"/>
        </w:rPr>
        <w:pPrChange w:id="5332" w:author="TEAM OFA DISKLESS SOLUTION" w:date="2023-01-26T22:37:00Z">
          <w:pPr>
            <w:tabs>
              <w:tab w:val="left" w:pos="1290"/>
            </w:tabs>
            <w:spacing w:after="160" w:line="480" w:lineRule="auto"/>
            <w:jc w:val="both"/>
          </w:pPr>
        </w:pPrChange>
      </w:pPr>
      <w:del w:id="5333" w:author="TEAM OFA DISKLESS SOLUTION" w:date="2023-01-26T22:30:00Z">
        <w:r w:rsidRPr="000B1D7A" w:rsidDel="00A91F59">
          <w:rPr>
            <w:rFonts w:ascii="Times New Roman" w:eastAsia="Times New Roman" w:hAnsi="Times New Roman"/>
            <w:sz w:val="24"/>
            <w:szCs w:val="24"/>
            <w:lang w:val="en-PH"/>
          </w:rPr>
          <w:delText>Casapao, Bryan D.</w:delText>
        </w:r>
      </w:del>
    </w:p>
    <w:p w14:paraId="74410A8A" w14:textId="02C90D83" w:rsidR="00C100EA" w:rsidRPr="000B1D7A" w:rsidDel="00A91F59" w:rsidRDefault="00C100EA">
      <w:pPr>
        <w:tabs>
          <w:tab w:val="left" w:pos="1290"/>
        </w:tabs>
        <w:spacing w:after="0" w:line="240" w:lineRule="auto"/>
        <w:rPr>
          <w:del w:id="5334" w:author="TEAM OFA DISKLESS SOLUTION" w:date="2023-01-26T22:30:00Z"/>
          <w:rFonts w:ascii="Times New Roman" w:eastAsia="Times New Roman" w:hAnsi="Times New Roman"/>
          <w:sz w:val="24"/>
          <w:szCs w:val="24"/>
          <w:lang w:val="en-PH"/>
        </w:rPr>
        <w:pPrChange w:id="5335" w:author="TEAM OFA DISKLESS SOLUTION" w:date="2023-01-26T22:37:00Z">
          <w:pPr>
            <w:tabs>
              <w:tab w:val="left" w:pos="1290"/>
            </w:tabs>
            <w:spacing w:after="160" w:line="480" w:lineRule="auto"/>
            <w:jc w:val="both"/>
          </w:pPr>
        </w:pPrChange>
      </w:pPr>
      <w:del w:id="5336" w:author="TEAM OFA DISKLESS SOLUTION" w:date="2023-01-26T22:30:00Z">
        <w:r w:rsidRPr="000B1D7A" w:rsidDel="00A91F59">
          <w:rPr>
            <w:rFonts w:ascii="Times New Roman" w:eastAsia="Times New Roman" w:hAnsi="Times New Roman"/>
            <w:sz w:val="24"/>
            <w:szCs w:val="24"/>
            <w:lang w:val="en-PH"/>
          </w:rPr>
          <w:delText>Capuz, Daryll Joh B.</w:delText>
        </w:r>
      </w:del>
    </w:p>
    <w:p w14:paraId="7E3E4937" w14:textId="76180599" w:rsidR="00C100EA" w:rsidRPr="000B1D7A" w:rsidDel="00A91F59" w:rsidRDefault="00C100EA">
      <w:pPr>
        <w:tabs>
          <w:tab w:val="left" w:pos="1290"/>
        </w:tabs>
        <w:spacing w:after="0" w:line="240" w:lineRule="auto"/>
        <w:rPr>
          <w:del w:id="5337" w:author="TEAM OFA DISKLESS SOLUTION" w:date="2023-01-26T22:30:00Z"/>
          <w:rFonts w:ascii="Times New Roman" w:eastAsia="Times New Roman" w:hAnsi="Times New Roman"/>
          <w:sz w:val="24"/>
          <w:szCs w:val="24"/>
          <w:lang w:val="en-PH"/>
        </w:rPr>
        <w:pPrChange w:id="5338" w:author="TEAM OFA DISKLESS SOLUTION" w:date="2023-01-26T22:37:00Z">
          <w:pPr>
            <w:tabs>
              <w:tab w:val="left" w:pos="1290"/>
            </w:tabs>
            <w:spacing w:after="160" w:line="480" w:lineRule="auto"/>
            <w:jc w:val="both"/>
          </w:pPr>
        </w:pPrChange>
      </w:pPr>
      <w:del w:id="5339" w:author="TEAM OFA DISKLESS SOLUTION" w:date="2023-01-26T22:30:00Z">
        <w:r w:rsidRPr="000B1D7A" w:rsidDel="00A91F59">
          <w:rPr>
            <w:rFonts w:ascii="Times New Roman" w:eastAsia="Times New Roman" w:hAnsi="Times New Roman"/>
            <w:sz w:val="24"/>
            <w:szCs w:val="24"/>
            <w:lang w:val="en-PH"/>
          </w:rPr>
          <w:delText>Jamisola, Jhon Henrex G.</w:delText>
        </w:r>
      </w:del>
    </w:p>
    <w:p w14:paraId="368BB133" w14:textId="129BA278" w:rsidR="00C100EA" w:rsidRPr="000B1D7A" w:rsidDel="00A91F59" w:rsidRDefault="00C100EA">
      <w:pPr>
        <w:tabs>
          <w:tab w:val="left" w:pos="1290"/>
        </w:tabs>
        <w:spacing w:after="0" w:line="240" w:lineRule="auto"/>
        <w:rPr>
          <w:del w:id="5340" w:author="TEAM OFA DISKLESS SOLUTION" w:date="2023-01-26T22:30:00Z"/>
          <w:rFonts w:ascii="Times New Roman" w:eastAsia="Times New Roman" w:hAnsi="Times New Roman"/>
          <w:sz w:val="24"/>
          <w:szCs w:val="24"/>
          <w:lang w:val="en-PH"/>
        </w:rPr>
        <w:pPrChange w:id="5341" w:author="TEAM OFA DISKLESS SOLUTION" w:date="2023-01-26T22:37:00Z">
          <w:pPr>
            <w:tabs>
              <w:tab w:val="left" w:pos="1290"/>
            </w:tabs>
            <w:spacing w:after="160" w:line="480" w:lineRule="auto"/>
            <w:jc w:val="both"/>
          </w:pPr>
        </w:pPrChange>
      </w:pPr>
      <w:del w:id="5342" w:author="TEAM OFA DISKLESS SOLUTION" w:date="2023-01-26T22:30:00Z">
        <w:r w:rsidRPr="000B1D7A" w:rsidDel="00A91F59">
          <w:rPr>
            <w:rFonts w:ascii="Times New Roman" w:eastAsia="Times New Roman" w:hAnsi="Times New Roman"/>
            <w:sz w:val="24"/>
            <w:szCs w:val="24"/>
            <w:lang w:val="en-PH"/>
          </w:rPr>
          <w:delText>Rios, Arbhie</w:delText>
        </w:r>
      </w:del>
    </w:p>
    <w:p w14:paraId="2819D2DC" w14:textId="77B47E94" w:rsidR="00C100EA" w:rsidRPr="000B1D7A" w:rsidDel="00A91F59" w:rsidRDefault="00C100EA">
      <w:pPr>
        <w:tabs>
          <w:tab w:val="left" w:pos="1290"/>
        </w:tabs>
        <w:spacing w:after="0" w:line="240" w:lineRule="auto"/>
        <w:rPr>
          <w:del w:id="5343" w:author="TEAM OFA DISKLESS SOLUTION" w:date="2023-01-26T22:30:00Z"/>
          <w:rFonts w:ascii="Times New Roman" w:eastAsia="Times New Roman" w:hAnsi="Times New Roman"/>
          <w:sz w:val="24"/>
          <w:szCs w:val="24"/>
          <w:lang w:val="en-PH"/>
        </w:rPr>
        <w:pPrChange w:id="5344" w:author="TEAM OFA DISKLESS SOLUTION" w:date="2023-01-26T22:37:00Z">
          <w:pPr>
            <w:tabs>
              <w:tab w:val="left" w:pos="1290"/>
            </w:tabs>
            <w:spacing w:after="160" w:line="480" w:lineRule="auto"/>
            <w:jc w:val="both"/>
          </w:pPr>
        </w:pPrChange>
      </w:pPr>
      <w:del w:id="5345" w:author="TEAM OFA DISKLESS SOLUTION" w:date="2023-01-26T22:30:00Z">
        <w:r w:rsidRPr="000B1D7A" w:rsidDel="00A91F59">
          <w:rPr>
            <w:rFonts w:ascii="Times New Roman" w:eastAsia="Times New Roman" w:hAnsi="Times New Roman"/>
            <w:sz w:val="24"/>
            <w:szCs w:val="24"/>
            <w:lang w:val="en-PH"/>
          </w:rPr>
          <w:delText xml:space="preserve">Romero, Bryan S. </w:delText>
        </w:r>
      </w:del>
    </w:p>
    <w:p w14:paraId="01BB19E4" w14:textId="54BEBD11" w:rsidR="00C100EA" w:rsidRPr="000B1D7A" w:rsidDel="00A91F59" w:rsidRDefault="00C100EA">
      <w:pPr>
        <w:tabs>
          <w:tab w:val="left" w:pos="1290"/>
        </w:tabs>
        <w:spacing w:after="0" w:line="240" w:lineRule="auto"/>
        <w:rPr>
          <w:del w:id="5346" w:author="TEAM OFA DISKLESS SOLUTION" w:date="2023-01-26T22:30:00Z"/>
          <w:b/>
          <w:bCs/>
          <w:lang w:val="en-PH"/>
        </w:rPr>
        <w:pPrChange w:id="5347" w:author="TEAM OFA DISKLESS SOLUTION" w:date="2023-01-26T22:37:00Z">
          <w:pPr>
            <w:tabs>
              <w:tab w:val="left" w:pos="1290"/>
            </w:tabs>
            <w:spacing w:after="160" w:line="480" w:lineRule="auto"/>
            <w:jc w:val="center"/>
          </w:pPr>
        </w:pPrChange>
      </w:pPr>
      <w:del w:id="5348" w:author="TEAM OFA DISKLESS SOLUTION" w:date="2023-01-26T22:30:00Z">
        <w:r w:rsidDel="00A91F59">
          <w:rPr>
            <w:noProof/>
          </w:rPr>
          <mc:AlternateContent>
            <mc:Choice Requires="wps">
              <w:drawing>
                <wp:anchor distT="0" distB="0" distL="114300" distR="114300" simplePos="0" relativeHeight="251664384" behindDoc="0" locked="0" layoutInCell="1" allowOverlap="1" wp14:anchorId="62997EF1" wp14:editId="35A7C9E7">
                  <wp:simplePos x="0" y="0"/>
                  <wp:positionH relativeFrom="column">
                    <wp:posOffset>9525</wp:posOffset>
                  </wp:positionH>
                  <wp:positionV relativeFrom="paragraph">
                    <wp:posOffset>167640</wp:posOffset>
                  </wp:positionV>
                  <wp:extent cx="1485900" cy="0"/>
                  <wp:effectExtent l="0" t="0" r="0" b="0"/>
                  <wp:wrapNone/>
                  <wp:docPr id="1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859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4E56B3F" id="Straight Connector 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3.2pt" to="117.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" strokecolor="windowText" strokeweight=".5pt">
                  <v:stroke joinstyle="miter"/>
                  <o:lock v:ext="edit" shapetype="f"/>
                </v:line>
              </w:pict>
            </mc:Fallback>
          </mc:AlternateContent>
        </w:r>
        <w:r w:rsidDel="00A91F59">
          <w:rPr>
            <w:noProof/>
          </w:rPr>
          <mc:AlternateContent>
            <mc:Choice Requires="wps">
              <w:drawing>
                <wp:anchor distT="4294967294" distB="4294967294" distL="114300" distR="114300" simplePos="0" relativeHeight="251665408" behindDoc="0" locked="0" layoutInCell="1" allowOverlap="1" wp14:anchorId="00F98168" wp14:editId="7EE62820">
                  <wp:simplePos x="0" y="0"/>
                  <wp:positionH relativeFrom="column">
                    <wp:posOffset>3505200</wp:posOffset>
                  </wp:positionH>
                  <wp:positionV relativeFrom="paragraph">
                    <wp:posOffset>182879</wp:posOffset>
                  </wp:positionV>
                  <wp:extent cx="1724025" cy="0"/>
                  <wp:effectExtent l="0" t="0" r="9525" b="0"/>
                  <wp:wrapNone/>
                  <wp:docPr id="1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40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529D91A" id="Straight Connector 7"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6pt,14.4pt" to="411.7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" strokecolor="windowText" strokeweight=".5pt">
                  <v:stroke joinstyle="miter"/>
                  <o:lock v:ext="edit" shapetype="f"/>
                </v:line>
              </w:pict>
            </mc:Fallback>
          </mc:AlternateContent>
        </w:r>
        <w:r w:rsidRPr="000B1D7A" w:rsidDel="00A91F59">
          <w:rPr>
            <w:rFonts w:ascii="Times New Roman" w:eastAsia="Times New Roman" w:hAnsi="Times New Roman"/>
            <w:sz w:val="24"/>
            <w:szCs w:val="24"/>
            <w:lang w:val="en-PH"/>
          </w:rPr>
          <w:delText>Approved by:</w:delText>
        </w:r>
      </w:del>
    </w:p>
    <w:p w14:paraId="01DCFCC0" w14:textId="1986F1D5" w:rsidR="00C100EA" w:rsidRPr="000B1D7A" w:rsidDel="00A91F59" w:rsidRDefault="00C100EA">
      <w:pPr>
        <w:tabs>
          <w:tab w:val="left" w:pos="1290"/>
        </w:tabs>
        <w:spacing w:after="0" w:line="240" w:lineRule="auto"/>
        <w:rPr>
          <w:del w:id="5349" w:author="TEAM OFA DISKLESS SOLUTION" w:date="2023-01-26T22:30:00Z"/>
          <w:rFonts w:ascii="Times New Roman" w:hAnsi="Times New Roman"/>
          <w:noProof/>
          <w:sz w:val="24"/>
          <w:szCs w:val="24"/>
          <w:lang w:val="en-PH"/>
        </w:rPr>
        <w:pPrChange w:id="5350" w:author="TEAM OFA DISKLESS SOLUTION" w:date="2023-01-26T22:37:00Z">
          <w:pPr>
            <w:tabs>
              <w:tab w:val="left" w:pos="1290"/>
            </w:tabs>
            <w:spacing w:after="160" w:line="480" w:lineRule="auto"/>
          </w:pPr>
        </w:pPrChange>
      </w:pPr>
      <w:del w:id="5351" w:author="TEAM OFA DISKLESS SOLUTION" w:date="2023-01-26T22:30:00Z">
        <w:r w:rsidDel="00A91F59">
          <w:rPr>
            <w:rFonts w:ascii="Times New Roman" w:hAnsi="Times New Roman"/>
            <w:noProof/>
            <w:sz w:val="24"/>
            <w:szCs w:val="24"/>
            <w:lang w:val="en-PH"/>
          </w:rPr>
          <w:delText xml:space="preserve">  </w:delText>
        </w:r>
        <w:r w:rsidRPr="000B1D7A" w:rsidDel="00A91F59">
          <w:rPr>
            <w:rFonts w:ascii="Times New Roman" w:hAnsi="Times New Roman"/>
            <w:noProof/>
            <w:sz w:val="24"/>
            <w:szCs w:val="24"/>
            <w:lang w:val="en-PH"/>
          </w:rPr>
          <w:delText xml:space="preserve">Dr. Jaime Boy Alegre                                           </w:delText>
        </w:r>
        <w:r w:rsidDel="00A91F59">
          <w:rPr>
            <w:rFonts w:ascii="Times New Roman" w:hAnsi="Times New Roman"/>
            <w:noProof/>
            <w:sz w:val="24"/>
            <w:szCs w:val="24"/>
            <w:lang w:val="en-PH"/>
          </w:rPr>
          <w:delText xml:space="preserve"> </w:delText>
        </w:r>
        <w:r w:rsidRPr="000B1D7A" w:rsidDel="00A91F59">
          <w:rPr>
            <w:rFonts w:ascii="Times New Roman" w:hAnsi="Times New Roman"/>
            <w:noProof/>
            <w:sz w:val="24"/>
            <w:szCs w:val="24"/>
            <w:lang w:val="en-PH"/>
          </w:rPr>
          <w:delText xml:space="preserve">   </w:delText>
        </w:r>
        <w:r w:rsidDel="00A91F59">
          <w:rPr>
            <w:rFonts w:ascii="Times New Roman" w:hAnsi="Times New Roman"/>
            <w:noProof/>
            <w:sz w:val="24"/>
            <w:szCs w:val="24"/>
            <w:lang w:val="en-PH"/>
          </w:rPr>
          <w:delText xml:space="preserve">         </w:delText>
        </w:r>
        <w:r w:rsidRPr="000B1D7A" w:rsidDel="00A91F59">
          <w:rPr>
            <w:rFonts w:ascii="Times New Roman" w:hAnsi="Times New Roman"/>
            <w:noProof/>
            <w:sz w:val="24"/>
            <w:szCs w:val="24"/>
            <w:lang w:val="en-PH"/>
          </w:rPr>
          <w:delText>Dr. Ramona A. Villanueva</w:delText>
        </w:r>
      </w:del>
    </w:p>
    <w:p w14:paraId="15D8F8B8" w14:textId="04EB20CD" w:rsidR="00C100EA" w:rsidRPr="00113DED" w:rsidDel="00A91F59" w:rsidRDefault="00C100EA">
      <w:pPr>
        <w:tabs>
          <w:tab w:val="left" w:pos="923"/>
        </w:tabs>
        <w:spacing w:after="0" w:line="240" w:lineRule="auto"/>
        <w:rPr>
          <w:del w:id="5352" w:author="TEAM OFA DISKLESS SOLUTION" w:date="2023-01-26T22:30:00Z"/>
          <w:rFonts w:ascii="Times New Roman" w:hAnsi="Times New Roman"/>
          <w:sz w:val="24"/>
          <w:szCs w:val="24"/>
        </w:rPr>
        <w:pPrChange w:id="5353" w:author="TEAM OFA DISKLESS SOLUTION" w:date="2023-01-26T22:37:00Z">
          <w:pPr>
            <w:tabs>
              <w:tab w:val="left" w:pos="923"/>
            </w:tabs>
            <w:spacing w:line="480" w:lineRule="auto"/>
            <w:jc w:val="both"/>
          </w:pPr>
        </w:pPrChange>
      </w:pPr>
      <w:del w:id="5354" w:author="TEAM OFA DISKLESS SOLUTION" w:date="2023-01-26T22:30:00Z">
        <w:r w:rsidRPr="000B1D7A" w:rsidDel="00A91F59">
          <w:rPr>
            <w:rFonts w:ascii="Times New Roman" w:hAnsi="Times New Roman"/>
            <w:noProof/>
            <w:sz w:val="24"/>
            <w:szCs w:val="24"/>
            <w:lang w:val="en-PH"/>
          </w:rPr>
          <w:delText xml:space="preserve">   </w:delText>
        </w:r>
        <w:r w:rsidRPr="000B1D7A" w:rsidDel="00A91F59">
          <w:rPr>
            <w:rFonts w:ascii="Times New Roman" w:hAnsi="Times New Roman"/>
            <w:b/>
            <w:bCs/>
            <w:noProof/>
            <w:sz w:val="24"/>
            <w:szCs w:val="24"/>
            <w:lang w:val="en-PH"/>
          </w:rPr>
          <w:delText xml:space="preserve">Research Adviser                                                          </w:delText>
        </w:r>
        <w:r w:rsidDel="00A91F59">
          <w:rPr>
            <w:rFonts w:ascii="Times New Roman" w:hAnsi="Times New Roman"/>
            <w:b/>
            <w:bCs/>
            <w:noProof/>
            <w:sz w:val="24"/>
            <w:szCs w:val="24"/>
            <w:lang w:val="en-PH"/>
          </w:rPr>
          <w:delText xml:space="preserve">        </w:delText>
        </w:r>
        <w:r w:rsidRPr="000B1D7A" w:rsidDel="00A91F59">
          <w:rPr>
            <w:rFonts w:ascii="Times New Roman" w:hAnsi="Times New Roman"/>
            <w:b/>
            <w:bCs/>
            <w:noProof/>
            <w:sz w:val="24"/>
            <w:szCs w:val="24"/>
            <w:lang w:val="en-PH"/>
          </w:rPr>
          <w:delText>SHS Focal Person</w:delText>
        </w:r>
        <w:r w:rsidDel="00A91F59">
          <w:rPr>
            <w:rFonts w:ascii="Times New Roman" w:hAnsi="Times New Roman"/>
            <w:noProof/>
            <w:sz w:val="24"/>
            <w:szCs w:val="24"/>
          </w:rPr>
          <mc:AlternateContent>
            <mc:Choice Requires="wps">
              <w:drawing>
                <wp:anchor distT="4294967293" distB="4294967293" distL="114300" distR="114300" simplePos="0" relativeHeight="251659264" behindDoc="0" locked="0" layoutInCell="1" allowOverlap="1" wp14:anchorId="5E9E606A" wp14:editId="7CE5B392">
                  <wp:simplePos x="0" y="0"/>
                  <wp:positionH relativeFrom="column">
                    <wp:posOffset>5717540</wp:posOffset>
                  </wp:positionH>
                  <wp:positionV relativeFrom="paragraph">
                    <wp:posOffset>9575164</wp:posOffset>
                  </wp:positionV>
                  <wp:extent cx="1133475" cy="0"/>
                  <wp:effectExtent l="0" t="0" r="9525"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33475" cy="0"/>
                          </a:xfrm>
                          <a:prstGeom prst="line">
                            <a:avLst/>
                          </a:prstGeom>
                          <a:noFill/>
                          <a:ln w="25400">
                            <a:solidFill>
                              <a:srgbClr val="C00000"/>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62F3DBC6" id="Straight Connector 16"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450.2pt,753.95pt" to="539.4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" strokecolor="#c00000" strokeweight="2pt">
                  <o:lock v:ext="edit" shapetype="f"/>
                </v:line>
              </w:pict>
            </mc:Fallback>
          </mc:AlternateContent>
        </w:r>
        <w:r w:rsidDel="00A91F59">
          <w:rPr>
            <w:rFonts w:ascii="Times New Roman" w:hAnsi="Times New Roman"/>
            <w:noProof/>
            <w:sz w:val="24"/>
            <w:szCs w:val="24"/>
          </w:rPr>
          <mc:AlternateContent>
            <mc:Choice Requires="wps">
              <w:drawing>
                <wp:anchor distT="4294967293" distB="4294967293" distL="114300" distR="114300" simplePos="0" relativeHeight="251660288" behindDoc="0" locked="0" layoutInCell="1" allowOverlap="1" wp14:anchorId="1326EBEA" wp14:editId="57353DDB">
                  <wp:simplePos x="0" y="0"/>
                  <wp:positionH relativeFrom="column">
                    <wp:posOffset>5717540</wp:posOffset>
                  </wp:positionH>
                  <wp:positionV relativeFrom="paragraph">
                    <wp:posOffset>8525509</wp:posOffset>
                  </wp:positionV>
                  <wp:extent cx="1082040" cy="0"/>
                  <wp:effectExtent l="0" t="0" r="381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82040" cy="0"/>
                          </a:xfrm>
                          <a:prstGeom prst="line">
                            <a:avLst/>
                          </a:prstGeom>
                          <a:noFill/>
                          <a:ln w="25400">
                            <a:solidFill>
                              <a:srgbClr val="C00000"/>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280B0D12" id="Straight Connector 15"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450.2pt,671.3pt" to="535.4pt,6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" strokecolor="#c00000" strokeweight="2pt">
                  <o:lock v:ext="edit" shapetype="f"/>
                </v:line>
              </w:pict>
            </mc:Fallback>
          </mc:AlternateContent>
        </w:r>
      </w:del>
    </w:p>
    <w:p w14:paraId="60EE3F09" w14:textId="13BFF352" w:rsidR="00C100EA" w:rsidRPr="00C100EA" w:rsidDel="005A7D01" w:rsidRDefault="00C100EA">
      <w:pPr>
        <w:spacing w:after="0" w:line="240" w:lineRule="auto"/>
        <w:rPr>
          <w:del w:id="5355" w:author="TEAM OFA DISKLESS SOLUTION" w:date="2023-01-26T22:37:00Z"/>
        </w:rPr>
        <w:pPrChange w:id="5356" w:author="TEAM OFA DISKLESS SOLUTION" w:date="2023-01-26T22:37:00Z">
          <w:pPr>
            <w:tabs>
              <w:tab w:val="left" w:pos="923"/>
            </w:tabs>
          </w:pPr>
        </w:pPrChange>
      </w:pPr>
    </w:p>
    <w:p w14:paraId="0E3DE0BD" w14:textId="45E64A42" w:rsidR="00C100EA" w:rsidRPr="00C100EA" w:rsidDel="005A7D01" w:rsidRDefault="00C100EA">
      <w:pPr>
        <w:spacing w:after="0" w:line="240" w:lineRule="auto"/>
        <w:rPr>
          <w:del w:id="5357" w:author="TEAM OFA DISKLESS SOLUTION" w:date="2023-01-26T22:37:00Z"/>
        </w:rPr>
        <w:pPrChange w:id="5358" w:author="TEAM OFA DISKLESS SOLUTION" w:date="2023-01-26T22:37:00Z">
          <w:pPr>
            <w:tabs>
              <w:tab w:val="left" w:pos="923"/>
            </w:tabs>
          </w:pPr>
        </w:pPrChange>
      </w:pPr>
    </w:p>
    <w:p w14:paraId="3CDEC96F" w14:textId="2EBBAC08" w:rsidR="00C100EA" w:rsidDel="005A7D01" w:rsidRDefault="00C100EA">
      <w:pPr>
        <w:spacing w:after="0" w:line="240" w:lineRule="auto"/>
        <w:rPr>
          <w:del w:id="5359" w:author="TEAM OFA DISKLESS SOLUTION" w:date="2023-01-26T22:37:00Z"/>
        </w:rPr>
        <w:pPrChange w:id="5360" w:author="TEAM OFA DISKLESS SOLUTION" w:date="2023-01-26T22:37:00Z">
          <w:pPr/>
        </w:pPrChange>
      </w:pPr>
    </w:p>
    <w:p w14:paraId="6F8A8E04" w14:textId="70C37184" w:rsidR="00C100EA" w:rsidDel="005A7D01" w:rsidRDefault="00C100EA">
      <w:pPr>
        <w:spacing w:after="0" w:line="240" w:lineRule="auto"/>
        <w:rPr>
          <w:del w:id="5361" w:author="TEAM OFA DISKLESS SOLUTION" w:date="2023-01-26T22:37:00Z"/>
        </w:rPr>
        <w:pPrChange w:id="5362" w:author="TEAM OFA DISKLESS SOLUTION" w:date="2023-01-26T22:37:00Z">
          <w:pPr/>
        </w:pPrChange>
      </w:pPr>
    </w:p>
    <w:p w14:paraId="05E1C019" w14:textId="3DDBAA73" w:rsidR="00FC2D43" w:rsidRDefault="00FC2D43">
      <w:pPr>
        <w:spacing w:after="0" w:line="240" w:lineRule="auto"/>
        <w:rPr>
          <w:ins w:id="5363" w:author="TEAM OFA DISKLESS SOLUTION" w:date="2023-01-27T23:55:00Z"/>
          <w:rFonts w:ascii="Times New Roman" w:hAnsi="Times New Roman"/>
          <w:sz w:val="24"/>
          <w:szCs w:val="24"/>
        </w:rPr>
      </w:pPr>
    </w:p>
    <w:p w14:paraId="2F26E16F" w14:textId="441F62FA" w:rsidR="00FC2D43" w:rsidDel="008769D9" w:rsidRDefault="00FC2D43" w:rsidP="00FC2D43">
      <w:pPr>
        <w:rPr>
          <w:ins w:id="5364" w:author="TEAM OFA DISKLESS SOLUTION" w:date="2023-01-27T23:55:00Z"/>
          <w:del w:id="5365" w:author="Client" w:date="2023-01-30T16:24:00Z"/>
          <w:rFonts w:ascii="Times New Roman" w:hAnsi="Times New Roman"/>
          <w:sz w:val="24"/>
          <w:szCs w:val="24"/>
        </w:rPr>
      </w:pPr>
    </w:p>
    <w:p w14:paraId="541D8914" w14:textId="77777777" w:rsidR="00B96DFE" w:rsidRDefault="00B96DFE">
      <w:pPr>
        <w:spacing w:line="240" w:lineRule="auto"/>
        <w:rPr>
          <w:ins w:id="5366" w:author="TEAM OFA DISKLESS SOLUTION" w:date="2023-01-28T00:37:00Z"/>
          <w:rFonts w:ascii="Times New Roman" w:hAnsi="Times New Roman"/>
          <w:b/>
          <w:sz w:val="24"/>
          <w:szCs w:val="24"/>
        </w:rPr>
        <w:pPrChange w:id="5367" w:author="Client" w:date="2023-01-30T16:24:00Z">
          <w:pPr>
            <w:jc w:val="both"/>
          </w:pPr>
        </w:pPrChange>
      </w:pPr>
    </w:p>
    <w:p w14:paraId="22D1D2A5" w14:textId="77777777" w:rsidR="008769D9" w:rsidRDefault="008769D9">
      <w:pPr>
        <w:spacing w:line="240" w:lineRule="auto"/>
        <w:ind w:firstLine="720"/>
        <w:rPr>
          <w:ins w:id="5368" w:author="Client" w:date="2023-01-30T16:24:00Z"/>
          <w:rFonts w:ascii="Times New Roman" w:hAnsi="Times New Roman"/>
          <w:b/>
          <w:sz w:val="24"/>
          <w:szCs w:val="24"/>
        </w:rPr>
      </w:pPr>
    </w:p>
    <w:p w14:paraId="7B821247" w14:textId="3D48898E" w:rsidR="00B96DFE" w:rsidRDefault="00B96DFE">
      <w:pPr>
        <w:spacing w:line="240" w:lineRule="auto"/>
        <w:ind w:firstLine="720"/>
        <w:rPr>
          <w:ins w:id="5369" w:author="TEAM OFA DISKLESS SOLUTION" w:date="2023-01-28T00:25:00Z"/>
          <w:rFonts w:ascii="Times New Roman" w:hAnsi="Times New Roman"/>
          <w:b/>
          <w:sz w:val="24"/>
          <w:szCs w:val="24"/>
        </w:rPr>
        <w:pPrChange w:id="5370" w:author="TEAM OFA DISKLESS SOLUTION" w:date="2023-01-28T00:25:00Z">
          <w:pPr>
            <w:jc w:val="both"/>
          </w:pPr>
        </w:pPrChange>
      </w:pPr>
      <w:ins w:id="5371" w:author="TEAM OFA DISKLESS SOLUTION" w:date="2023-01-28T00:25:00Z">
        <w:r>
          <w:rPr>
            <w:rFonts w:ascii="Times New Roman" w:hAnsi="Times New Roman"/>
            <w:b/>
            <w:sz w:val="24"/>
            <w:szCs w:val="24"/>
          </w:rPr>
          <w:t>Date of Birth</w:t>
        </w:r>
      </w:ins>
      <w:ins w:id="5372" w:author="TEAM OFA DISKLESS SOLUTION" w:date="2023-01-28T00:29:00Z">
        <w:r>
          <w:rPr>
            <w:rFonts w:ascii="Times New Roman" w:hAnsi="Times New Roman"/>
            <w:b/>
            <w:sz w:val="24"/>
            <w:szCs w:val="24"/>
          </w:rPr>
          <w:t xml:space="preserve">  </w:t>
        </w:r>
      </w:ins>
      <w:ins w:id="5373" w:author="TEAM OFA DISKLESS SOLUTION" w:date="2023-01-28T00:25:00Z">
        <w:r>
          <w:rPr>
            <w:rFonts w:ascii="Times New Roman" w:hAnsi="Times New Roman"/>
            <w:b/>
            <w:sz w:val="24"/>
            <w:szCs w:val="24"/>
          </w:rPr>
          <w:t>:</w:t>
        </w:r>
      </w:ins>
      <w:ins w:id="5374" w:author="TEAM OFA DISKLESS SOLUTION" w:date="2023-01-28T00:32:00Z">
        <w:r>
          <w:rPr>
            <w:rFonts w:ascii="Times New Roman" w:hAnsi="Times New Roman"/>
            <w:b/>
            <w:sz w:val="24"/>
            <w:szCs w:val="24"/>
          </w:rPr>
          <w:t xml:space="preserve"> January 17, 2006 </w:t>
        </w:r>
      </w:ins>
    </w:p>
    <w:p w14:paraId="7D58D265" w14:textId="3CD057AD" w:rsidR="00B96DFE" w:rsidRDefault="00B96DFE">
      <w:pPr>
        <w:spacing w:line="240" w:lineRule="auto"/>
        <w:ind w:firstLine="720"/>
        <w:rPr>
          <w:ins w:id="5375" w:author="TEAM OFA DISKLESS SOLUTION" w:date="2023-01-28T00:25:00Z"/>
          <w:rFonts w:ascii="Times New Roman" w:hAnsi="Times New Roman"/>
          <w:b/>
          <w:sz w:val="24"/>
          <w:szCs w:val="24"/>
        </w:rPr>
        <w:pPrChange w:id="5376" w:author="TEAM OFA DISKLESS SOLUTION" w:date="2023-01-28T00:25:00Z">
          <w:pPr>
            <w:jc w:val="both"/>
          </w:pPr>
        </w:pPrChange>
      </w:pPr>
      <w:ins w:id="5377" w:author="TEAM OFA DISKLESS SOLUTION" w:date="2023-01-28T00:25:00Z">
        <w:r>
          <w:rPr>
            <w:rFonts w:ascii="Times New Roman" w:hAnsi="Times New Roman"/>
            <w:b/>
            <w:sz w:val="24"/>
            <w:szCs w:val="24"/>
          </w:rPr>
          <w:t>Place of Birth</w:t>
        </w:r>
      </w:ins>
      <w:ins w:id="5378" w:author="TEAM OFA DISKLESS SOLUTION" w:date="2023-01-28T00:29:00Z">
        <w:r>
          <w:rPr>
            <w:rFonts w:ascii="Times New Roman" w:hAnsi="Times New Roman"/>
            <w:b/>
            <w:sz w:val="24"/>
            <w:szCs w:val="24"/>
          </w:rPr>
          <w:t xml:space="preserve"> </w:t>
        </w:r>
      </w:ins>
      <w:ins w:id="5379" w:author="TEAM OFA DISKLESS SOLUTION" w:date="2023-01-28T00:25:00Z">
        <w:r>
          <w:rPr>
            <w:rFonts w:ascii="Times New Roman" w:hAnsi="Times New Roman"/>
            <w:b/>
            <w:sz w:val="24"/>
            <w:szCs w:val="24"/>
          </w:rPr>
          <w:t>:</w:t>
        </w:r>
      </w:ins>
      <w:ins w:id="5380" w:author="TEAM OFA DISKLESS SOLUTION" w:date="2023-01-28T00:32:00Z">
        <w:r>
          <w:rPr>
            <w:rFonts w:ascii="Times New Roman" w:hAnsi="Times New Roman"/>
            <w:b/>
            <w:sz w:val="24"/>
            <w:szCs w:val="24"/>
          </w:rPr>
          <w:t xml:space="preserve"> </w:t>
        </w:r>
      </w:ins>
      <w:ins w:id="5381" w:author="TEAM OFA DISKLESS SOLUTION" w:date="2023-01-28T00:33:00Z">
        <w:r>
          <w:rPr>
            <w:rFonts w:ascii="Times New Roman" w:hAnsi="Times New Roman"/>
            <w:b/>
            <w:sz w:val="24"/>
            <w:szCs w:val="24"/>
          </w:rPr>
          <w:t xml:space="preserve">Metro </w:t>
        </w:r>
      </w:ins>
      <w:ins w:id="5382" w:author="TEAM OFA DISKLESS SOLUTION" w:date="2023-01-28T00:32:00Z">
        <w:r>
          <w:rPr>
            <w:rFonts w:ascii="Times New Roman" w:hAnsi="Times New Roman"/>
            <w:b/>
            <w:sz w:val="24"/>
            <w:szCs w:val="24"/>
          </w:rPr>
          <w:t>Manila</w:t>
        </w:r>
      </w:ins>
    </w:p>
    <w:p w14:paraId="0405B731" w14:textId="6E9208B9" w:rsidR="00B96DFE" w:rsidRDefault="00B96DFE">
      <w:pPr>
        <w:spacing w:line="240" w:lineRule="auto"/>
        <w:ind w:firstLine="720"/>
        <w:rPr>
          <w:ins w:id="5383" w:author="TEAM OFA DISKLESS SOLUTION" w:date="2023-01-28T00:29:00Z"/>
          <w:rFonts w:ascii="Times New Roman" w:hAnsi="Times New Roman"/>
          <w:b/>
          <w:sz w:val="24"/>
          <w:szCs w:val="24"/>
        </w:rPr>
        <w:pPrChange w:id="5384" w:author="TEAM OFA DISKLESS SOLUTION" w:date="2023-01-28T00:25:00Z">
          <w:pPr>
            <w:jc w:val="both"/>
          </w:pPr>
        </w:pPrChange>
      </w:pPr>
      <w:ins w:id="5385" w:author="TEAM OFA DISKLESS SOLUTION" w:date="2023-01-28T00:25:00Z">
        <w:r>
          <w:rPr>
            <w:rFonts w:ascii="Times New Roman" w:hAnsi="Times New Roman"/>
            <w:b/>
            <w:sz w:val="24"/>
            <w:szCs w:val="24"/>
          </w:rPr>
          <w:t>Sex</w:t>
        </w:r>
      </w:ins>
      <w:ins w:id="5386" w:author="TEAM OFA DISKLESS SOLUTION" w:date="2023-01-28T00:29:00Z">
        <w:r>
          <w:rPr>
            <w:rFonts w:ascii="Times New Roman" w:hAnsi="Times New Roman"/>
            <w:b/>
            <w:sz w:val="24"/>
            <w:szCs w:val="24"/>
          </w:rPr>
          <w:t xml:space="preserve">                   </w:t>
        </w:r>
      </w:ins>
      <w:ins w:id="5387" w:author="TEAM OFA DISKLESS SOLUTION" w:date="2023-01-28T00:25:00Z">
        <w:r>
          <w:rPr>
            <w:rFonts w:ascii="Times New Roman" w:hAnsi="Times New Roman"/>
            <w:b/>
            <w:sz w:val="24"/>
            <w:szCs w:val="24"/>
          </w:rPr>
          <w:t>:</w:t>
        </w:r>
      </w:ins>
      <w:ins w:id="5388" w:author="TEAM OFA DISKLESS SOLUTION" w:date="2023-01-28T00:33:00Z">
        <w:r>
          <w:rPr>
            <w:rFonts w:ascii="Times New Roman" w:hAnsi="Times New Roman"/>
            <w:b/>
            <w:sz w:val="24"/>
            <w:szCs w:val="24"/>
          </w:rPr>
          <w:t xml:space="preserve"> Male</w:t>
        </w:r>
      </w:ins>
    </w:p>
    <w:p w14:paraId="4D350220" w14:textId="7196AEFF" w:rsidR="00B96DFE" w:rsidRDefault="00B96DFE">
      <w:pPr>
        <w:spacing w:line="240" w:lineRule="auto"/>
        <w:ind w:firstLine="720"/>
        <w:rPr>
          <w:ins w:id="5389" w:author="TEAM OFA DISKLESS SOLUTION" w:date="2023-01-28T00:29:00Z"/>
          <w:rFonts w:ascii="Times New Roman" w:hAnsi="Times New Roman"/>
          <w:b/>
          <w:sz w:val="24"/>
          <w:szCs w:val="24"/>
        </w:rPr>
        <w:pPrChange w:id="5390" w:author="TEAM OFA DISKLESS SOLUTION" w:date="2023-01-28T00:25:00Z">
          <w:pPr>
            <w:jc w:val="both"/>
          </w:pPr>
        </w:pPrChange>
      </w:pPr>
      <w:ins w:id="5391" w:author="TEAM OFA DISKLESS SOLUTION" w:date="2023-01-28T00:29:00Z">
        <w:r>
          <w:rPr>
            <w:rFonts w:ascii="Times New Roman" w:hAnsi="Times New Roman"/>
            <w:b/>
            <w:sz w:val="24"/>
            <w:szCs w:val="24"/>
          </w:rPr>
          <w:t>Civil Status     :</w:t>
        </w:r>
      </w:ins>
      <w:ins w:id="5392" w:author="TEAM OFA DISKLESS SOLUTION" w:date="2023-01-28T00:33:00Z">
        <w:r>
          <w:rPr>
            <w:rFonts w:ascii="Times New Roman" w:hAnsi="Times New Roman"/>
            <w:b/>
            <w:sz w:val="24"/>
            <w:szCs w:val="24"/>
          </w:rPr>
          <w:t xml:space="preserve"> Single </w:t>
        </w:r>
      </w:ins>
    </w:p>
    <w:p w14:paraId="0E8ACE1D" w14:textId="12D0F2BE" w:rsidR="00B96DFE" w:rsidRDefault="00B96DFE">
      <w:pPr>
        <w:spacing w:line="240" w:lineRule="auto"/>
        <w:ind w:firstLine="720"/>
        <w:rPr>
          <w:ins w:id="5393" w:author="TEAM OFA DISKLESS SOLUTION" w:date="2023-01-28T00:25:00Z"/>
          <w:rFonts w:ascii="Times New Roman" w:hAnsi="Times New Roman"/>
          <w:b/>
          <w:sz w:val="24"/>
          <w:szCs w:val="24"/>
        </w:rPr>
        <w:pPrChange w:id="5394" w:author="TEAM OFA DISKLESS SOLUTION" w:date="2023-01-28T00:25:00Z">
          <w:pPr>
            <w:jc w:val="both"/>
          </w:pPr>
        </w:pPrChange>
      </w:pPr>
      <w:ins w:id="5395" w:author="TEAM OFA DISKLESS SOLUTION" w:date="2023-01-28T00:29:00Z">
        <w:r>
          <w:rPr>
            <w:rFonts w:ascii="Times New Roman" w:hAnsi="Times New Roman"/>
            <w:b/>
            <w:sz w:val="24"/>
            <w:szCs w:val="24"/>
          </w:rPr>
          <w:t xml:space="preserve">Citizenship      </w:t>
        </w:r>
      </w:ins>
      <w:ins w:id="5396" w:author="TEAM OFA DISKLESS SOLUTION" w:date="2023-01-28T00:30:00Z">
        <w:r>
          <w:rPr>
            <w:rFonts w:ascii="Times New Roman" w:hAnsi="Times New Roman"/>
            <w:b/>
            <w:sz w:val="24"/>
            <w:szCs w:val="24"/>
          </w:rPr>
          <w:t>:</w:t>
        </w:r>
      </w:ins>
      <w:ins w:id="5397" w:author="TEAM OFA DISKLESS SOLUTION" w:date="2023-01-28T00:34:00Z">
        <w:r>
          <w:rPr>
            <w:rFonts w:ascii="Times New Roman" w:hAnsi="Times New Roman"/>
            <w:b/>
            <w:sz w:val="24"/>
            <w:szCs w:val="24"/>
          </w:rPr>
          <w:t xml:space="preserve"> Filipino</w:t>
        </w:r>
      </w:ins>
      <w:ins w:id="5398" w:author="TEAM OFA DISKLESS SOLUTION" w:date="2023-01-28T00:31:00Z">
        <w:r>
          <w:rPr>
            <w:rFonts w:ascii="Times New Roman" w:hAnsi="Times New Roman"/>
            <w:b/>
            <w:sz w:val="24"/>
            <w:szCs w:val="24"/>
          </w:rPr>
          <w:tab/>
        </w:r>
      </w:ins>
    </w:p>
    <w:p w14:paraId="21D24E39" w14:textId="3AFA02A7" w:rsidR="00B96DFE" w:rsidRDefault="00B96DFE">
      <w:pPr>
        <w:spacing w:line="240" w:lineRule="auto"/>
        <w:ind w:firstLine="720"/>
        <w:rPr>
          <w:ins w:id="5399" w:author="TEAM OFA DISKLESS SOLUTION" w:date="2023-01-28T00:30:00Z"/>
          <w:rFonts w:ascii="Times New Roman" w:hAnsi="Times New Roman"/>
          <w:b/>
          <w:sz w:val="24"/>
          <w:szCs w:val="24"/>
        </w:rPr>
        <w:pPrChange w:id="5400" w:author="TEAM OFA DISKLESS SOLUTION" w:date="2023-01-28T00:25:00Z">
          <w:pPr>
            <w:jc w:val="both"/>
          </w:pPr>
        </w:pPrChange>
      </w:pPr>
      <w:ins w:id="5401" w:author="TEAM OFA DISKLESS SOLUTION" w:date="2023-01-28T00:30:00Z">
        <w:r>
          <w:rPr>
            <w:rFonts w:ascii="Times New Roman" w:hAnsi="Times New Roman"/>
            <w:b/>
            <w:sz w:val="24"/>
            <w:szCs w:val="24"/>
          </w:rPr>
          <w:t>Religion           :</w:t>
        </w:r>
      </w:ins>
      <w:ins w:id="5402" w:author="TEAM OFA DISKLESS SOLUTION" w:date="2023-01-28T00:34:00Z">
        <w:r>
          <w:rPr>
            <w:rFonts w:ascii="Times New Roman" w:hAnsi="Times New Roman"/>
            <w:b/>
            <w:sz w:val="24"/>
            <w:szCs w:val="24"/>
          </w:rPr>
          <w:t xml:space="preserve"> Christian</w:t>
        </w:r>
      </w:ins>
    </w:p>
    <w:p w14:paraId="24B575BE" w14:textId="60787646" w:rsidR="00B96DFE" w:rsidRDefault="00B96DFE">
      <w:pPr>
        <w:spacing w:line="240" w:lineRule="auto"/>
        <w:ind w:firstLine="720"/>
        <w:rPr>
          <w:ins w:id="5403" w:author="TEAM OFA DISKLESS SOLUTION" w:date="2023-01-28T00:30:00Z"/>
          <w:rFonts w:ascii="Times New Roman" w:hAnsi="Times New Roman"/>
          <w:b/>
          <w:sz w:val="24"/>
          <w:szCs w:val="24"/>
        </w:rPr>
        <w:pPrChange w:id="5404" w:author="TEAM OFA DISKLESS SOLUTION" w:date="2023-01-28T00:34:00Z">
          <w:pPr>
            <w:jc w:val="both"/>
          </w:pPr>
        </w:pPrChange>
      </w:pPr>
      <w:ins w:id="5405" w:author="TEAM OFA DISKLESS SOLUTION" w:date="2023-01-28T00:30:00Z">
        <w:r>
          <w:rPr>
            <w:rFonts w:ascii="Times New Roman" w:hAnsi="Times New Roman"/>
            <w:b/>
            <w:sz w:val="24"/>
            <w:szCs w:val="24"/>
          </w:rPr>
          <w:t>Height              :</w:t>
        </w:r>
      </w:ins>
      <w:ins w:id="5406" w:author="TEAM OFA DISKLESS SOLUTION" w:date="2023-01-28T00:34:00Z">
        <w:r>
          <w:rPr>
            <w:rFonts w:ascii="Times New Roman" w:hAnsi="Times New Roman"/>
            <w:b/>
            <w:sz w:val="24"/>
            <w:szCs w:val="24"/>
          </w:rPr>
          <w:t xml:space="preserve"> 5’11</w:t>
        </w:r>
      </w:ins>
    </w:p>
    <w:p w14:paraId="39FBCDC1" w14:textId="7A6385C4" w:rsidR="00B96DFE" w:rsidRDefault="00B96DFE">
      <w:pPr>
        <w:spacing w:line="240" w:lineRule="auto"/>
        <w:ind w:firstLine="720"/>
        <w:rPr>
          <w:ins w:id="5407" w:author="TEAM OFA DISKLESS SOLUTION" w:date="2023-01-28T00:25:00Z"/>
          <w:rFonts w:ascii="Times New Roman" w:hAnsi="Times New Roman"/>
          <w:b/>
          <w:sz w:val="24"/>
          <w:szCs w:val="24"/>
        </w:rPr>
        <w:pPrChange w:id="5408" w:author="TEAM OFA DISKLESS SOLUTION" w:date="2023-01-28T00:25:00Z">
          <w:pPr>
            <w:jc w:val="both"/>
          </w:pPr>
        </w:pPrChange>
      </w:pPr>
      <w:ins w:id="5409" w:author="TEAM OFA DISKLESS SOLUTION" w:date="2023-01-28T00:30:00Z">
        <w:r>
          <w:rPr>
            <w:rFonts w:ascii="Times New Roman" w:hAnsi="Times New Roman"/>
            <w:b/>
            <w:sz w:val="24"/>
            <w:szCs w:val="24"/>
          </w:rPr>
          <w:t>Weight             :</w:t>
        </w:r>
      </w:ins>
      <w:ins w:id="5410" w:author="TEAM OFA DISKLESS SOLUTION" w:date="2023-01-28T00:34:00Z">
        <w:r>
          <w:rPr>
            <w:rFonts w:ascii="Times New Roman" w:hAnsi="Times New Roman"/>
            <w:b/>
            <w:sz w:val="24"/>
            <w:szCs w:val="24"/>
          </w:rPr>
          <w:t xml:space="preserve"> 67kg</w:t>
        </w:r>
      </w:ins>
    </w:p>
    <w:p w14:paraId="0F9604BA" w14:textId="0DCC465D" w:rsidR="00B96DFE" w:rsidRPr="00B96DFE" w:rsidRDefault="003979DA">
      <w:pPr>
        <w:rPr>
          <w:rFonts w:ascii="Times New Roman" w:hAnsi="Times New Roman"/>
          <w:b/>
          <w:sz w:val="24"/>
          <w:szCs w:val="24"/>
          <w:rPrChange w:id="5411" w:author="TEAM OFA DISKLESS SOLUTION" w:date="2023-01-28T00:25:00Z">
            <w:rPr>
              <w:rFonts w:ascii="Times New Roman" w:hAnsi="Times New Roman"/>
              <w:sz w:val="24"/>
              <w:szCs w:val="24"/>
            </w:rPr>
          </w:rPrChange>
        </w:rPr>
        <w:pPrChange w:id="5412" w:author="Client" w:date="2023-01-28T18:30:00Z">
          <w:pPr>
            <w:jc w:val="both"/>
          </w:pPr>
        </w:pPrChange>
      </w:pPr>
      <w:ins w:id="5413" w:author="Client" w:date="2023-01-28T18:30:00Z">
        <w:r>
          <w:rPr>
            <w:rFonts w:ascii="Times New Roman" w:hAnsi="Times New Roman"/>
            <w:b/>
            <w:sz w:val="24"/>
            <w:szCs w:val="24"/>
          </w:rPr>
          <w:t xml:space="preserve">      Mother’s Name  </w:t>
        </w:r>
      </w:ins>
      <w:ins w:id="5414" w:author="Client" w:date="2023-01-28T18:31:00Z">
        <w:r>
          <w:rPr>
            <w:rFonts w:ascii="Times New Roman" w:hAnsi="Times New Roman"/>
            <w:b/>
            <w:sz w:val="24"/>
            <w:szCs w:val="24"/>
          </w:rPr>
          <w:t xml:space="preserve">  </w:t>
        </w:r>
      </w:ins>
      <w:ins w:id="5415" w:author="Client" w:date="2023-01-28T18:30:00Z">
        <w:r>
          <w:rPr>
            <w:rFonts w:ascii="Times New Roman" w:hAnsi="Times New Roman"/>
            <w:b/>
            <w:sz w:val="24"/>
            <w:szCs w:val="24"/>
          </w:rPr>
          <w:t>:</w:t>
        </w:r>
      </w:ins>
      <w:ins w:id="5416" w:author="Client" w:date="2023-01-28T18:31:00Z">
        <w:r>
          <w:rPr>
            <w:rFonts w:ascii="Times New Roman" w:hAnsi="Times New Roman"/>
            <w:b/>
            <w:sz w:val="24"/>
            <w:szCs w:val="24"/>
          </w:rPr>
          <w:t xml:space="preserve"> Mary Jane G. </w:t>
        </w:r>
        <w:proofErr w:type="spellStart"/>
        <w:r>
          <w:rPr>
            <w:rFonts w:ascii="Times New Roman" w:hAnsi="Times New Roman"/>
            <w:b/>
            <w:sz w:val="24"/>
            <w:szCs w:val="24"/>
          </w:rPr>
          <w:t>Jamisola</w:t>
        </w:r>
      </w:ins>
      <w:proofErr w:type="spellEnd"/>
    </w:p>
    <w:p w14:paraId="7A6FEA6A" w14:textId="7D6BD263" w:rsidR="00BE5725" w:rsidRDefault="00BE5725">
      <w:pPr>
        <w:ind w:firstLine="720"/>
        <w:rPr>
          <w:ins w:id="5417" w:author="Client" w:date="2023-02-10T00:34:00Z"/>
          <w:rFonts w:ascii="Times New Roman" w:hAnsi="Times New Roman"/>
          <w:sz w:val="24"/>
          <w:szCs w:val="24"/>
        </w:rPr>
      </w:pPr>
    </w:p>
    <w:p w14:paraId="2C73177A" w14:textId="77777777" w:rsidR="00ED36A5" w:rsidRDefault="00ED36A5">
      <w:pPr>
        <w:ind w:firstLine="720"/>
        <w:rPr>
          <w:rFonts w:ascii="Times New Roman" w:hAnsi="Times New Roman"/>
          <w:sz w:val="24"/>
          <w:szCs w:val="24"/>
        </w:rPr>
        <w:pPrChange w:id="5418" w:author="TEAM OFA DISKLESS SOLUTION" w:date="2023-01-27T23:55:00Z">
          <w:pPr>
            <w:jc w:val="both"/>
          </w:pPr>
        </w:pPrChange>
      </w:pPr>
    </w:p>
    <w:p w14:paraId="7872A79D" w14:textId="6B6E45D1" w:rsidR="00B96DFE" w:rsidRDefault="00B96DFE">
      <w:pPr>
        <w:ind w:firstLine="720"/>
        <w:rPr>
          <w:rFonts w:ascii="Times New Roman" w:hAnsi="Times New Roman"/>
          <w:sz w:val="24"/>
          <w:szCs w:val="24"/>
        </w:rPr>
        <w:pPrChange w:id="5419" w:author="TEAM OFA DISKLESS SOLUTION" w:date="2023-01-27T23:55:00Z">
          <w:pPr>
            <w:jc w:val="both"/>
          </w:pPr>
        </w:pPrChange>
      </w:pPr>
    </w:p>
    <w:p w14:paraId="0079557F" w14:textId="4E516AAC" w:rsidR="00B96DFE" w:rsidDel="00B80DD0" w:rsidRDefault="00B96DFE">
      <w:pPr>
        <w:ind w:firstLine="720"/>
        <w:rPr>
          <w:ins w:id="5420" w:author="IVERSON MARZAN" w:date="2023-01-31T13:15:00Z"/>
          <w:del w:id="5421" w:author="Client" w:date="2023-02-06T18:31:00Z"/>
          <w:rFonts w:ascii="Times New Roman" w:hAnsi="Times New Roman"/>
          <w:sz w:val="24"/>
          <w:szCs w:val="24"/>
        </w:rPr>
      </w:pPr>
    </w:p>
    <w:p w14:paraId="2476356F" w14:textId="743E579C" w:rsidR="00632A24" w:rsidDel="00B80DD0" w:rsidRDefault="00632A24">
      <w:pPr>
        <w:ind w:firstLine="720"/>
        <w:rPr>
          <w:ins w:id="5422" w:author="IVERSON MARZAN" w:date="2023-01-31T13:15:00Z"/>
          <w:del w:id="5423" w:author="Client" w:date="2023-02-06T18:31:00Z"/>
          <w:rFonts w:ascii="Times New Roman" w:hAnsi="Times New Roman"/>
          <w:sz w:val="24"/>
          <w:szCs w:val="24"/>
        </w:rPr>
      </w:pPr>
    </w:p>
    <w:p w14:paraId="16B3F775" w14:textId="1C2C6D1C" w:rsidR="00632A24" w:rsidRDefault="00632A24">
      <w:pPr>
        <w:rPr>
          <w:ins w:id="5424" w:author="IVERSON MARZAN" w:date="2023-01-31T13:15:00Z"/>
          <w:rFonts w:ascii="Times New Roman" w:hAnsi="Times New Roman"/>
          <w:sz w:val="24"/>
          <w:szCs w:val="24"/>
        </w:rPr>
        <w:pPrChange w:id="5425" w:author="Client" w:date="2023-02-06T18:31:00Z">
          <w:pPr>
            <w:ind w:firstLine="720"/>
          </w:pPr>
        </w:pPrChange>
      </w:pPr>
    </w:p>
    <w:p w14:paraId="6F628AA2" w14:textId="77777777" w:rsidR="00632A24" w:rsidRDefault="00632A24">
      <w:pPr>
        <w:ind w:firstLine="720"/>
        <w:rPr>
          <w:rFonts w:ascii="Times New Roman" w:hAnsi="Times New Roman"/>
          <w:sz w:val="24"/>
          <w:szCs w:val="24"/>
        </w:rPr>
        <w:pPrChange w:id="5426" w:author="TEAM OFA DISKLESS SOLUTION" w:date="2023-01-27T23:55:00Z">
          <w:pPr>
            <w:jc w:val="both"/>
          </w:pPr>
        </w:pPrChange>
      </w:pPr>
    </w:p>
    <w:p w14:paraId="0704CFAC" w14:textId="4053B893" w:rsidR="00BE5725" w:rsidRDefault="00BE5725" w:rsidP="00BE5725">
      <w:pPr>
        <w:rPr>
          <w:rFonts w:ascii="Times New Roman" w:hAnsi="Times New Roman"/>
          <w:i/>
          <w:color w:val="FFFFFF" w:themeColor="background1"/>
        </w:rPr>
      </w:pPr>
      <w:r w:rsidRPr="00AF59DA">
        <w:rPr>
          <w:rFonts w:ascii="Times New Roman" w:hAnsi="Times New Roman"/>
          <w:i/>
          <w:color w:val="FFFFFF" w:themeColor="background1"/>
        </w:rPr>
        <w:t>EDUCATIO</w:t>
      </w:r>
      <w:r>
        <w:rPr>
          <w:rFonts w:ascii="Times New Roman" w:eastAsiaTheme="minorEastAsia" w:hAnsi="Times New Roman"/>
          <w:b/>
          <w:bCs/>
          <w:noProof/>
          <w:sz w:val="24"/>
          <w:szCs w:val="24"/>
        </w:rPr>
        <mc:AlternateContent>
          <mc:Choice Requires="wps">
            <w:drawing>
              <wp:anchor distT="0" distB="0" distL="114300" distR="114300" simplePos="0" relativeHeight="251683840" behindDoc="0" locked="0" layoutInCell="1" allowOverlap="1" wp14:anchorId="66DCB591" wp14:editId="796210DF">
                <wp:simplePos x="0" y="0"/>
                <wp:positionH relativeFrom="margin">
                  <wp:posOffset>0</wp:posOffset>
                </wp:positionH>
                <wp:positionV relativeFrom="paragraph">
                  <wp:posOffset>0</wp:posOffset>
                </wp:positionV>
                <wp:extent cx="5295900" cy="333375"/>
                <wp:effectExtent l="0" t="0" r="19050" b="28575"/>
                <wp:wrapNone/>
                <wp:docPr id="40" name="Rounded Rectangle 40"/>
                <wp:cNvGraphicFramePr/>
                <a:graphic xmlns:a="http://schemas.openxmlformats.org/drawingml/2006/main">
                  <a:graphicData uri="http://schemas.microsoft.com/office/word/2010/wordprocessingShape">
                    <wps:wsp>
                      <wps:cNvSpPr/>
                      <wps:spPr>
                        <a:xfrm>
                          <a:off x="0" y="0"/>
                          <a:ext cx="5295900" cy="3333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A775CB1" w14:textId="77777777" w:rsidR="00BE5725" w:rsidRPr="00BE5725" w:rsidRDefault="00BE5725">
                            <w:pPr>
                              <w:rPr>
                                <w:i/>
                                <w:sz w:val="24"/>
                                <w:szCs w:val="24"/>
                                <w:rPrChange w:id="5427" w:author="TEAM OFA DISKLESS SOLUTION" w:date="2023-01-28T00:03:00Z">
                                  <w:rPr/>
                                </w:rPrChange>
                              </w:rPr>
                              <w:pPrChange w:id="5428" w:author="TEAM OFA DISKLESS SOLUTION" w:date="2023-01-27T23:56:00Z">
                                <w:pPr>
                                  <w:jc w:val="center"/>
                                </w:pPr>
                              </w:pPrChange>
                            </w:pPr>
                            <w:ins w:id="5429" w:author="TEAM OFA DISKLESS SOLUTION" w:date="2023-01-27T23:55:00Z">
                              <w:r w:rsidRPr="00BE5725">
                                <w:rPr>
                                  <w:rFonts w:ascii="Times New Roman" w:hAnsi="Times New Roman"/>
                                  <w:i/>
                                  <w:color w:val="FFFFFF" w:themeColor="background1"/>
                                  <w:sz w:val="24"/>
                                  <w:szCs w:val="24"/>
                                  <w:rPrChange w:id="5430" w:author="TEAM OFA DISKLESS SOLUTION" w:date="2023-01-28T00:03:00Z">
                                    <w:rPr>
                                      <w:rFonts w:ascii="Times New Roman" w:hAnsi="Times New Roman"/>
                                      <w:color w:val="FFFFFF" w:themeColor="background1"/>
                                    </w:rPr>
                                  </w:rPrChange>
                                </w:rPr>
                                <w:t>EDUCATIONAL BACKGROUND</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CB591" id="Rounded Rectangle 40" o:spid="_x0000_s1033" style="position:absolute;margin-left:0;margin-top:0;width:417pt;height:26.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" fillcolor="#292934 [3200]" strokecolor="#141419 [1600]" strokeweight=".73403mm">
                <v:textbox>
                  <w:txbxContent>
                    <w:p w14:paraId="7A775CB1" w14:textId="77777777" w:rsidR="00BE5725" w:rsidRPr="00BE5725" w:rsidRDefault="00BE5725">
                      <w:pPr>
                        <w:rPr>
                          <w:i/>
                          <w:sz w:val="24"/>
                          <w:szCs w:val="24"/>
                          <w:rPrChange w:id="5431" w:author="TEAM OFA DISKLESS SOLUTION" w:date="2023-01-28T00:03:00Z">
                            <w:rPr/>
                          </w:rPrChange>
                        </w:rPr>
                        <w:pPrChange w:id="5432" w:author="TEAM OFA DISKLESS SOLUTION" w:date="2023-01-27T23:56:00Z">
                          <w:pPr>
                            <w:jc w:val="center"/>
                          </w:pPr>
                        </w:pPrChange>
                      </w:pPr>
                      <w:ins w:id="5433" w:author="TEAM OFA DISKLESS SOLUTION" w:date="2023-01-27T23:55:00Z">
                        <w:r w:rsidRPr="00BE5725">
                          <w:rPr>
                            <w:rFonts w:ascii="Times New Roman" w:hAnsi="Times New Roman"/>
                            <w:i/>
                            <w:color w:val="FFFFFF" w:themeColor="background1"/>
                            <w:sz w:val="24"/>
                            <w:szCs w:val="24"/>
                            <w:rPrChange w:id="5434" w:author="TEAM OFA DISKLESS SOLUTION" w:date="2023-01-28T00:03:00Z">
                              <w:rPr>
                                <w:rFonts w:ascii="Times New Roman" w:hAnsi="Times New Roman"/>
                                <w:color w:val="FFFFFF" w:themeColor="background1"/>
                              </w:rPr>
                            </w:rPrChange>
                          </w:rPr>
                          <w:t>EDUCATIONAL BACKGROUND</w:t>
                        </w:r>
                      </w:ins>
                    </w:p>
                  </w:txbxContent>
                </v:textbox>
                <w10:wrap anchorx="margin"/>
              </v:roundrect>
            </w:pict>
          </mc:Fallback>
        </mc:AlternateContent>
      </w:r>
      <w:r w:rsidRPr="00AF59DA">
        <w:rPr>
          <w:rFonts w:ascii="Times New Roman" w:hAnsi="Times New Roman"/>
          <w:i/>
          <w:color w:val="FFFFFF" w:themeColor="background1"/>
        </w:rPr>
        <w:t>NAL BACKGROUND</w:t>
      </w:r>
    </w:p>
    <w:p w14:paraId="76882CD5" w14:textId="02B01EC5" w:rsidR="009E5381" w:rsidRDefault="009E5381">
      <w:pPr>
        <w:ind w:firstLine="720"/>
        <w:rPr>
          <w:rFonts w:ascii="Times New Roman" w:hAnsi="Times New Roman"/>
          <w:sz w:val="24"/>
          <w:szCs w:val="24"/>
        </w:rPr>
        <w:pPrChange w:id="5435" w:author="TEAM OFA DISKLESS SOLUTION" w:date="2023-01-27T23:55:00Z">
          <w:pPr>
            <w:jc w:val="both"/>
          </w:pPr>
        </w:pPrChange>
      </w:pPr>
    </w:p>
    <w:p w14:paraId="770B5CB7" w14:textId="6802BE83" w:rsidR="00B96DFE" w:rsidRDefault="00B96DFE">
      <w:pPr>
        <w:spacing w:line="240" w:lineRule="auto"/>
        <w:ind w:firstLine="720"/>
        <w:rPr>
          <w:rFonts w:ascii="Times New Roman" w:hAnsi="Times New Roman"/>
          <w:b/>
          <w:sz w:val="24"/>
          <w:szCs w:val="24"/>
        </w:rPr>
        <w:pPrChange w:id="5436" w:author="TEAM OFA DISKLESS SOLUTION" w:date="2023-01-28T00:39:00Z">
          <w:pPr>
            <w:jc w:val="both"/>
          </w:pPr>
        </w:pPrChange>
      </w:pPr>
      <w:r>
        <w:rPr>
          <w:rFonts w:ascii="Times New Roman" w:hAnsi="Times New Roman"/>
          <w:b/>
          <w:sz w:val="24"/>
          <w:szCs w:val="24"/>
        </w:rPr>
        <w:t>(2021 – Present)</w:t>
      </w:r>
    </w:p>
    <w:p w14:paraId="1A9DC8E2" w14:textId="77777777" w:rsidR="00B96DFE" w:rsidRDefault="00B96DFE">
      <w:pPr>
        <w:spacing w:line="240" w:lineRule="auto"/>
        <w:ind w:firstLine="720"/>
        <w:rPr>
          <w:rFonts w:ascii="Times New Roman" w:hAnsi="Times New Roman"/>
          <w:b/>
          <w:sz w:val="24"/>
          <w:szCs w:val="24"/>
        </w:rPr>
        <w:pPrChange w:id="5437" w:author="TEAM OFA DISKLESS SOLUTION" w:date="2023-01-28T00:39:00Z">
          <w:pPr>
            <w:jc w:val="both"/>
          </w:pPr>
        </w:pPrChange>
      </w:pPr>
      <w:r>
        <w:rPr>
          <w:rFonts w:ascii="Times New Roman" w:hAnsi="Times New Roman"/>
          <w:b/>
          <w:sz w:val="24"/>
          <w:szCs w:val="24"/>
        </w:rPr>
        <w:t xml:space="preserve">Senior High School: Gen. </w:t>
      </w:r>
      <w:proofErr w:type="spellStart"/>
      <w:r>
        <w:rPr>
          <w:rFonts w:ascii="Times New Roman" w:hAnsi="Times New Roman"/>
          <w:b/>
          <w:sz w:val="24"/>
          <w:szCs w:val="24"/>
        </w:rPr>
        <w:t>Tiburcio</w:t>
      </w:r>
      <w:proofErr w:type="spellEnd"/>
      <w:r>
        <w:rPr>
          <w:rFonts w:ascii="Times New Roman" w:hAnsi="Times New Roman"/>
          <w:b/>
          <w:sz w:val="24"/>
          <w:szCs w:val="24"/>
        </w:rPr>
        <w:t xml:space="preserve"> De Leon National High School</w:t>
      </w:r>
    </w:p>
    <w:p w14:paraId="4C5387CC" w14:textId="53C87614" w:rsidR="00B96DFE" w:rsidRDefault="00B96DFE">
      <w:pPr>
        <w:spacing w:line="240" w:lineRule="auto"/>
        <w:ind w:firstLine="720"/>
        <w:rPr>
          <w:rFonts w:ascii="Times New Roman" w:hAnsi="Times New Roman"/>
          <w:sz w:val="24"/>
          <w:szCs w:val="24"/>
        </w:rPr>
        <w:pPrChange w:id="5438" w:author="TEAM OFA DISKLESS SOLUTION" w:date="2023-01-28T00:39:00Z">
          <w:pPr>
            <w:jc w:val="both"/>
          </w:pPr>
        </w:pPrChange>
      </w:pPr>
      <w:r>
        <w:rPr>
          <w:rFonts w:ascii="Times New Roman" w:hAnsi="Times New Roman"/>
          <w:sz w:val="24"/>
          <w:szCs w:val="24"/>
        </w:rPr>
        <w:t>Corner</w:t>
      </w:r>
      <w:r>
        <w:rPr>
          <w:rFonts w:ascii="Times New Roman" w:hAnsi="Times New Roman"/>
          <w:b/>
          <w:sz w:val="24"/>
          <w:szCs w:val="24"/>
        </w:rPr>
        <w:tab/>
      </w:r>
      <w:r>
        <w:rPr>
          <w:rFonts w:ascii="Times New Roman" w:hAnsi="Times New Roman"/>
          <w:sz w:val="24"/>
          <w:szCs w:val="24"/>
        </w:rPr>
        <w:t xml:space="preserve">Mercado St., </w:t>
      </w:r>
      <w:proofErr w:type="spellStart"/>
      <w:r>
        <w:rPr>
          <w:rFonts w:ascii="Times New Roman" w:hAnsi="Times New Roman"/>
          <w:sz w:val="24"/>
          <w:szCs w:val="24"/>
        </w:rPr>
        <w:t>Gen.T.De</w:t>
      </w:r>
      <w:proofErr w:type="spellEnd"/>
      <w:r>
        <w:rPr>
          <w:rFonts w:ascii="Times New Roman" w:hAnsi="Times New Roman"/>
          <w:sz w:val="24"/>
          <w:szCs w:val="24"/>
        </w:rPr>
        <w:t xml:space="preserve"> Leon, Valenzuela City</w:t>
      </w:r>
      <w:r w:rsidR="00937BFE">
        <w:rPr>
          <w:rFonts w:ascii="Times New Roman" w:hAnsi="Times New Roman"/>
          <w:sz w:val="24"/>
          <w:szCs w:val="24"/>
        </w:rPr>
        <w:t>, Metro Manila</w:t>
      </w:r>
    </w:p>
    <w:p w14:paraId="69E758A9" w14:textId="227B09AC" w:rsidR="00937BFE" w:rsidRDefault="00937BFE">
      <w:pPr>
        <w:spacing w:line="240" w:lineRule="auto"/>
        <w:ind w:firstLine="720"/>
        <w:rPr>
          <w:rFonts w:ascii="Times New Roman" w:hAnsi="Times New Roman"/>
          <w:b/>
          <w:sz w:val="24"/>
          <w:szCs w:val="24"/>
        </w:rPr>
        <w:pPrChange w:id="5439" w:author="TEAM OFA DISKLESS SOLUTION" w:date="2023-01-28T00:39:00Z">
          <w:pPr>
            <w:jc w:val="both"/>
          </w:pPr>
        </w:pPrChange>
      </w:pPr>
      <w:r>
        <w:rPr>
          <w:rFonts w:ascii="Times New Roman" w:hAnsi="Times New Roman"/>
          <w:b/>
          <w:sz w:val="24"/>
          <w:szCs w:val="24"/>
        </w:rPr>
        <w:t>(2017- 2020)</w:t>
      </w:r>
    </w:p>
    <w:p w14:paraId="716BA06B" w14:textId="0BD73664" w:rsidR="00937BFE" w:rsidRDefault="00937BFE">
      <w:pPr>
        <w:spacing w:line="240" w:lineRule="auto"/>
        <w:ind w:firstLine="720"/>
        <w:rPr>
          <w:rFonts w:ascii="Times New Roman" w:hAnsi="Times New Roman"/>
          <w:b/>
          <w:sz w:val="24"/>
          <w:szCs w:val="24"/>
        </w:rPr>
        <w:pPrChange w:id="5440" w:author="TEAM OFA DISKLESS SOLUTION" w:date="2023-01-28T00:39:00Z">
          <w:pPr>
            <w:jc w:val="both"/>
          </w:pPr>
        </w:pPrChange>
      </w:pPr>
      <w:r>
        <w:rPr>
          <w:rFonts w:ascii="Times New Roman" w:hAnsi="Times New Roman"/>
          <w:b/>
          <w:sz w:val="24"/>
          <w:szCs w:val="24"/>
        </w:rPr>
        <w:t xml:space="preserve">Junior High School: Gen. </w:t>
      </w:r>
      <w:proofErr w:type="spellStart"/>
      <w:r>
        <w:rPr>
          <w:rFonts w:ascii="Times New Roman" w:hAnsi="Times New Roman"/>
          <w:b/>
          <w:sz w:val="24"/>
          <w:szCs w:val="24"/>
        </w:rPr>
        <w:t>Tiburcio</w:t>
      </w:r>
      <w:proofErr w:type="spellEnd"/>
      <w:r>
        <w:rPr>
          <w:rFonts w:ascii="Times New Roman" w:hAnsi="Times New Roman"/>
          <w:b/>
          <w:sz w:val="24"/>
          <w:szCs w:val="24"/>
        </w:rPr>
        <w:t xml:space="preserve"> De Leon National High School</w:t>
      </w:r>
    </w:p>
    <w:p w14:paraId="471CB8D9" w14:textId="72689CA7" w:rsidR="00937BFE" w:rsidRDefault="00937BFE" w:rsidP="00937BFE">
      <w:pPr>
        <w:spacing w:line="240" w:lineRule="auto"/>
        <w:ind w:firstLine="720"/>
        <w:rPr>
          <w:rFonts w:ascii="Times New Roman" w:hAnsi="Times New Roman"/>
          <w:sz w:val="24"/>
          <w:szCs w:val="24"/>
        </w:rPr>
      </w:pPr>
      <w:r>
        <w:rPr>
          <w:rFonts w:ascii="Times New Roman" w:hAnsi="Times New Roman"/>
          <w:sz w:val="24"/>
          <w:szCs w:val="24"/>
        </w:rPr>
        <w:t>Corner</w:t>
      </w:r>
      <w:r>
        <w:rPr>
          <w:rFonts w:ascii="Times New Roman" w:hAnsi="Times New Roman"/>
          <w:b/>
          <w:sz w:val="24"/>
          <w:szCs w:val="24"/>
        </w:rPr>
        <w:tab/>
      </w:r>
      <w:r>
        <w:rPr>
          <w:rFonts w:ascii="Times New Roman" w:hAnsi="Times New Roman"/>
          <w:sz w:val="24"/>
          <w:szCs w:val="24"/>
        </w:rPr>
        <w:t xml:space="preserve">Mercado St., </w:t>
      </w:r>
      <w:proofErr w:type="spellStart"/>
      <w:r>
        <w:rPr>
          <w:rFonts w:ascii="Times New Roman" w:hAnsi="Times New Roman"/>
          <w:sz w:val="24"/>
          <w:szCs w:val="24"/>
        </w:rPr>
        <w:t>Gen.T.De</w:t>
      </w:r>
      <w:proofErr w:type="spellEnd"/>
      <w:r>
        <w:rPr>
          <w:rFonts w:ascii="Times New Roman" w:hAnsi="Times New Roman"/>
          <w:sz w:val="24"/>
          <w:szCs w:val="24"/>
        </w:rPr>
        <w:t xml:space="preserve"> Leon, Valenzuela City, Metro Manila</w:t>
      </w:r>
    </w:p>
    <w:p w14:paraId="5A4E46AF" w14:textId="2C1974A0" w:rsidR="00937BFE" w:rsidRDefault="00937BFE">
      <w:pPr>
        <w:spacing w:line="240" w:lineRule="auto"/>
        <w:ind w:firstLine="720"/>
        <w:rPr>
          <w:rFonts w:ascii="Times New Roman" w:hAnsi="Times New Roman"/>
          <w:sz w:val="24"/>
          <w:szCs w:val="24"/>
        </w:rPr>
        <w:pPrChange w:id="5441" w:author="TEAM OFA DISKLESS SOLUTION" w:date="2023-01-28T00:39:00Z">
          <w:pPr>
            <w:jc w:val="both"/>
          </w:pPr>
        </w:pPrChange>
      </w:pPr>
      <w:r>
        <w:rPr>
          <w:rFonts w:ascii="Times New Roman" w:hAnsi="Times New Roman"/>
          <w:sz w:val="24"/>
          <w:szCs w:val="24"/>
        </w:rPr>
        <w:t>Date Graduated: (July, 2021)</w:t>
      </w:r>
    </w:p>
    <w:p w14:paraId="0CF6F170" w14:textId="1C485F20" w:rsidR="00937BFE" w:rsidRDefault="00937BFE">
      <w:pPr>
        <w:spacing w:line="240" w:lineRule="auto"/>
        <w:ind w:firstLine="720"/>
        <w:rPr>
          <w:rFonts w:ascii="Times New Roman" w:hAnsi="Times New Roman"/>
          <w:b/>
          <w:sz w:val="24"/>
          <w:szCs w:val="24"/>
        </w:rPr>
        <w:pPrChange w:id="5442" w:author="TEAM OFA DISKLESS SOLUTION" w:date="2023-01-28T00:39:00Z">
          <w:pPr>
            <w:jc w:val="both"/>
          </w:pPr>
        </w:pPrChange>
      </w:pPr>
      <w:r>
        <w:rPr>
          <w:rFonts w:ascii="Times New Roman" w:hAnsi="Times New Roman"/>
          <w:b/>
          <w:sz w:val="24"/>
          <w:szCs w:val="24"/>
        </w:rPr>
        <w:t>(2011-2016)</w:t>
      </w:r>
    </w:p>
    <w:p w14:paraId="61EFAB6C" w14:textId="4009DC06" w:rsidR="009E5381" w:rsidRDefault="00937BFE">
      <w:pPr>
        <w:spacing w:line="240" w:lineRule="auto"/>
        <w:ind w:firstLine="720"/>
        <w:rPr>
          <w:rFonts w:ascii="Times New Roman" w:hAnsi="Times New Roman"/>
          <w:b/>
          <w:sz w:val="24"/>
          <w:szCs w:val="24"/>
        </w:rPr>
        <w:pPrChange w:id="5443" w:author="TEAM OFA DISKLESS SOLUTION" w:date="2023-01-28T00:50:00Z">
          <w:pPr>
            <w:jc w:val="both"/>
          </w:pPr>
        </w:pPrChange>
      </w:pPr>
      <w:r>
        <w:rPr>
          <w:rFonts w:ascii="Times New Roman" w:hAnsi="Times New Roman"/>
          <w:b/>
          <w:sz w:val="24"/>
          <w:szCs w:val="24"/>
        </w:rPr>
        <w:t xml:space="preserve">Elementary: </w:t>
      </w:r>
      <w:proofErr w:type="spellStart"/>
      <w:r>
        <w:rPr>
          <w:rFonts w:ascii="Times New Roman" w:hAnsi="Times New Roman"/>
          <w:b/>
          <w:sz w:val="24"/>
          <w:szCs w:val="24"/>
        </w:rPr>
        <w:t>Caruhatan</w:t>
      </w:r>
      <w:proofErr w:type="spellEnd"/>
      <w:r>
        <w:rPr>
          <w:rFonts w:ascii="Times New Roman" w:hAnsi="Times New Roman"/>
          <w:b/>
          <w:sz w:val="24"/>
          <w:szCs w:val="24"/>
        </w:rPr>
        <w:t xml:space="preserve"> East Elementary School</w:t>
      </w:r>
    </w:p>
    <w:p w14:paraId="7E91577B" w14:textId="4BCD40EE" w:rsidR="00533854" w:rsidRDefault="00937BFE">
      <w:pPr>
        <w:spacing w:line="240" w:lineRule="auto"/>
        <w:ind w:firstLine="720"/>
        <w:rPr>
          <w:rFonts w:ascii="Times New Roman" w:hAnsi="Times New Roman"/>
          <w:sz w:val="24"/>
          <w:szCs w:val="24"/>
        </w:rPr>
        <w:pPrChange w:id="5444" w:author="TEAM OFA DISKLESS SOLUTION" w:date="2023-01-28T00:51:00Z">
          <w:pPr>
            <w:jc w:val="both"/>
          </w:pPr>
        </w:pPrChange>
      </w:pPr>
      <w:r w:rsidRPr="00937BFE">
        <w:rPr>
          <w:rFonts w:ascii="Times New Roman" w:hAnsi="Times New Roman"/>
          <w:sz w:val="24"/>
          <w:szCs w:val="24"/>
          <w:rPrChange w:id="5445" w:author="TEAM OFA DISKLESS SOLUTION" w:date="2023-01-28T00:44:00Z">
            <w:rPr>
              <w:rFonts w:ascii="Times New Roman" w:hAnsi="Times New Roman"/>
              <w:b/>
              <w:sz w:val="24"/>
              <w:szCs w:val="24"/>
            </w:rPr>
          </w:rPrChange>
        </w:rPr>
        <w:t>MXRG+CCX, Valenzuela, Metro Manila</w:t>
      </w:r>
    </w:p>
    <w:p w14:paraId="19B5EBD6" w14:textId="77777777" w:rsidR="00533854" w:rsidRDefault="00533854">
      <w:pPr>
        <w:spacing w:after="0" w:line="240" w:lineRule="auto"/>
        <w:rPr>
          <w:rFonts w:ascii="Times New Roman" w:hAnsi="Times New Roman"/>
          <w:sz w:val="24"/>
          <w:szCs w:val="24"/>
        </w:rPr>
        <w:pPrChange w:id="5446" w:author="TEAM OFA DISKLESS SOLUTION" w:date="2023-01-28T00:49:00Z">
          <w:pPr>
            <w:jc w:val="both"/>
          </w:pPr>
        </w:pPrChange>
      </w:pPr>
    </w:p>
    <w:p w14:paraId="4D36BC7F" w14:textId="47F47A22" w:rsidR="009E5381" w:rsidRDefault="009E5381" w:rsidP="008313FB">
      <w:pPr>
        <w:spacing w:after="0" w:line="240" w:lineRule="auto"/>
        <w:rPr>
          <w:rFonts w:ascii="Times New Roman" w:hAnsi="Times New Roman"/>
          <w:sz w:val="24"/>
          <w:szCs w:val="24"/>
        </w:rPr>
      </w:pPr>
    </w:p>
    <w:p w14:paraId="68570764" w14:textId="295B4F71" w:rsidR="00533854" w:rsidRDefault="00533854" w:rsidP="008313FB">
      <w:pPr>
        <w:ind w:firstLine="720"/>
        <w:rPr>
          <w:rFonts w:ascii="Times New Roman" w:hAnsi="Times New Roman"/>
          <w:sz w:val="24"/>
          <w:szCs w:val="24"/>
        </w:rPr>
      </w:pPr>
      <w:r>
        <w:rPr>
          <w:rFonts w:ascii="Times New Roman" w:eastAsiaTheme="minorEastAsia" w:hAnsi="Times New Roman"/>
          <w:b/>
          <w:bCs/>
          <w:noProof/>
          <w:sz w:val="24"/>
          <w:szCs w:val="24"/>
        </w:rPr>
        <mc:AlternateContent>
          <mc:Choice Requires="wps">
            <w:drawing>
              <wp:anchor distT="0" distB="0" distL="114300" distR="114300" simplePos="0" relativeHeight="251687936" behindDoc="0" locked="0" layoutInCell="1" allowOverlap="1" wp14:anchorId="2A997663" wp14:editId="1BCFE3A0">
                <wp:simplePos x="0" y="0"/>
                <wp:positionH relativeFrom="margin">
                  <wp:align>left</wp:align>
                </wp:positionH>
                <wp:positionV relativeFrom="paragraph">
                  <wp:posOffset>9525</wp:posOffset>
                </wp:positionV>
                <wp:extent cx="5295900" cy="342900"/>
                <wp:effectExtent l="0" t="0" r="19050" b="19050"/>
                <wp:wrapNone/>
                <wp:docPr id="46" name="Rounded Rectangle 46"/>
                <wp:cNvGraphicFramePr/>
                <a:graphic xmlns:a="http://schemas.openxmlformats.org/drawingml/2006/main">
                  <a:graphicData uri="http://schemas.microsoft.com/office/word/2010/wordprocessingShape">
                    <wps:wsp>
                      <wps:cNvSpPr/>
                      <wps:spPr>
                        <a:xfrm>
                          <a:off x="0" y="0"/>
                          <a:ext cx="5295900" cy="3429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7B3A40B" w14:textId="77777777" w:rsidR="009E5381" w:rsidRPr="00BE5725" w:rsidRDefault="009E5381">
                            <w:pPr>
                              <w:rPr>
                                <w:rFonts w:ascii="Times New Roman" w:hAnsi="Times New Roman"/>
                                <w:i/>
                                <w:sz w:val="24"/>
                                <w:szCs w:val="24"/>
                                <w:rPrChange w:id="5447" w:author="TEAM OFA DISKLESS SOLUTION" w:date="2023-01-28T00:03:00Z">
                                  <w:rPr/>
                                </w:rPrChange>
                              </w:rPr>
                              <w:pPrChange w:id="5448" w:author="TEAM OFA DISKLESS SOLUTION" w:date="2023-01-27T23:56:00Z">
                                <w:pPr>
                                  <w:jc w:val="center"/>
                                </w:pPr>
                              </w:pPrChange>
                            </w:pPr>
                            <w:ins w:id="5449" w:author="TEAM OFA DISKLESS SOLUTION" w:date="2023-01-28T00:48:00Z">
                              <w:r>
                                <w:rPr>
                                  <w:rFonts w:ascii="Times New Roman" w:hAnsi="Times New Roman"/>
                                  <w:i/>
                                  <w:sz w:val="24"/>
                                  <w:szCs w:val="24"/>
                                </w:rPr>
                                <w:t>INTERESTS / HOBBIES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997663" id="Rounded Rectangle 46" o:spid="_x0000_s1034" style="position:absolute;left:0;text-align:left;margin-left:0;margin-top:.75pt;width:417pt;height:27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" fillcolor="#292934 [3200]" strokecolor="#141419 [1600]" strokeweight=".73403mm">
                <v:textbox>
                  <w:txbxContent>
                    <w:p w14:paraId="17B3A40B" w14:textId="77777777" w:rsidR="009E5381" w:rsidRPr="00BE5725" w:rsidRDefault="009E5381">
                      <w:pPr>
                        <w:rPr>
                          <w:rFonts w:ascii="Times New Roman" w:hAnsi="Times New Roman"/>
                          <w:i/>
                          <w:sz w:val="24"/>
                          <w:szCs w:val="24"/>
                          <w:rPrChange w:id="5450" w:author="TEAM OFA DISKLESS SOLUTION" w:date="2023-01-28T00:03:00Z">
                            <w:rPr/>
                          </w:rPrChange>
                        </w:rPr>
                        <w:pPrChange w:id="5451" w:author="TEAM OFA DISKLESS SOLUTION" w:date="2023-01-27T23:56:00Z">
                          <w:pPr>
                            <w:jc w:val="center"/>
                          </w:pPr>
                        </w:pPrChange>
                      </w:pPr>
                      <w:ins w:id="5452" w:author="TEAM OFA DISKLESS SOLUTION" w:date="2023-01-28T00:48:00Z">
                        <w:r>
                          <w:rPr>
                            <w:rFonts w:ascii="Times New Roman" w:hAnsi="Times New Roman"/>
                            <w:i/>
                            <w:sz w:val="24"/>
                            <w:szCs w:val="24"/>
                          </w:rPr>
                          <w:t>INTERESTS / HOBBIES</w:t>
                        </w:r>
                      </w:ins>
                    </w:p>
                  </w:txbxContent>
                </v:textbox>
                <w10:wrap anchorx="margin"/>
              </v:roundrect>
            </w:pict>
          </mc:Fallback>
        </mc:AlternateContent>
      </w:r>
    </w:p>
    <w:p w14:paraId="1597DD5A" w14:textId="2CDA8A18" w:rsidR="009E5381" w:rsidRDefault="009E5381" w:rsidP="008313FB">
      <w:pPr>
        <w:ind w:firstLine="720"/>
        <w:rPr>
          <w:rFonts w:ascii="Times New Roman" w:hAnsi="Times New Roman"/>
          <w:sz w:val="24"/>
          <w:szCs w:val="24"/>
        </w:rPr>
      </w:pPr>
    </w:p>
    <w:p w14:paraId="40F384BB" w14:textId="3514FD73" w:rsidR="008313FB" w:rsidRDefault="008313FB" w:rsidP="008313FB">
      <w:pPr>
        <w:spacing w:after="0" w:line="360" w:lineRule="auto"/>
        <w:rPr>
          <w:rFonts w:ascii="Times New Roman" w:hAnsi="Times New Roman"/>
          <w:b/>
          <w:sz w:val="24"/>
          <w:szCs w:val="24"/>
        </w:rPr>
      </w:pPr>
      <w:r>
        <w:rPr>
          <w:rFonts w:ascii="Times New Roman" w:hAnsi="Times New Roman"/>
          <w:b/>
          <w:sz w:val="24"/>
          <w:szCs w:val="24"/>
        </w:rPr>
        <w:tab/>
        <w:t>Playing online games</w:t>
      </w:r>
    </w:p>
    <w:p w14:paraId="014BEEBC" w14:textId="409330C7" w:rsidR="008313FB" w:rsidRDefault="008313FB" w:rsidP="008313FB">
      <w:pPr>
        <w:spacing w:after="0" w:line="360" w:lineRule="auto"/>
        <w:rPr>
          <w:rFonts w:ascii="Times New Roman" w:hAnsi="Times New Roman"/>
          <w:b/>
          <w:sz w:val="24"/>
          <w:szCs w:val="24"/>
        </w:rPr>
      </w:pPr>
      <w:r>
        <w:rPr>
          <w:rFonts w:ascii="Times New Roman" w:hAnsi="Times New Roman"/>
          <w:b/>
          <w:sz w:val="24"/>
          <w:szCs w:val="24"/>
        </w:rPr>
        <w:tab/>
        <w:t>Basketball</w:t>
      </w:r>
    </w:p>
    <w:p w14:paraId="5F527AAF" w14:textId="09728879" w:rsidR="008313FB" w:rsidRDefault="008313FB" w:rsidP="008313FB">
      <w:pPr>
        <w:spacing w:after="0" w:line="360" w:lineRule="auto"/>
        <w:rPr>
          <w:rFonts w:ascii="Times New Roman" w:hAnsi="Times New Roman"/>
          <w:b/>
          <w:sz w:val="24"/>
          <w:szCs w:val="24"/>
        </w:rPr>
      </w:pPr>
      <w:r>
        <w:rPr>
          <w:rFonts w:ascii="Times New Roman" w:hAnsi="Times New Roman"/>
          <w:b/>
          <w:sz w:val="24"/>
          <w:szCs w:val="24"/>
        </w:rPr>
        <w:tab/>
        <w:t>Cooking</w:t>
      </w:r>
    </w:p>
    <w:p w14:paraId="09EA42D5" w14:textId="122BC9B9" w:rsidR="008313FB" w:rsidRDefault="008313FB" w:rsidP="008313FB">
      <w:pPr>
        <w:spacing w:after="0" w:line="360" w:lineRule="auto"/>
        <w:rPr>
          <w:rFonts w:ascii="Times New Roman" w:hAnsi="Times New Roman"/>
          <w:b/>
          <w:sz w:val="24"/>
          <w:szCs w:val="24"/>
        </w:rPr>
      </w:pPr>
      <w:r>
        <w:rPr>
          <w:rFonts w:ascii="Times New Roman" w:hAnsi="Times New Roman"/>
          <w:b/>
          <w:sz w:val="24"/>
          <w:szCs w:val="24"/>
        </w:rPr>
        <w:tab/>
        <w:t>Biking</w:t>
      </w:r>
    </w:p>
    <w:p w14:paraId="34E6841E" w14:textId="0FEBC40C" w:rsidR="008313FB" w:rsidRDefault="008313FB" w:rsidP="008313FB">
      <w:pPr>
        <w:spacing w:after="0" w:line="360" w:lineRule="auto"/>
        <w:rPr>
          <w:rFonts w:ascii="Times New Roman" w:hAnsi="Times New Roman"/>
          <w:b/>
          <w:sz w:val="24"/>
          <w:szCs w:val="24"/>
        </w:rPr>
      </w:pPr>
      <w:r>
        <w:rPr>
          <w:rFonts w:ascii="Times New Roman" w:hAnsi="Times New Roman"/>
          <w:b/>
          <w:sz w:val="24"/>
          <w:szCs w:val="24"/>
        </w:rPr>
        <w:tab/>
        <w:t>Playing guitar</w:t>
      </w:r>
    </w:p>
    <w:p w14:paraId="4F86894C" w14:textId="4B9F9B28" w:rsidR="001E00FA" w:rsidDel="001E3640" w:rsidRDefault="008313FB" w:rsidP="001E3640">
      <w:pPr>
        <w:spacing w:after="0" w:line="480" w:lineRule="auto"/>
        <w:rPr>
          <w:del w:id="5453" w:author="Client" w:date="2023-01-30T16:10:00Z"/>
          <w:rFonts w:ascii="Times New Roman" w:hAnsi="Times New Roman"/>
          <w:b/>
          <w:sz w:val="24"/>
          <w:szCs w:val="24"/>
        </w:rPr>
      </w:pPr>
      <w:r>
        <w:rPr>
          <w:rFonts w:ascii="Times New Roman" w:hAnsi="Times New Roman"/>
          <w:b/>
          <w:sz w:val="24"/>
          <w:szCs w:val="24"/>
        </w:rPr>
        <w:tab/>
      </w:r>
      <w:del w:id="5454" w:author="Client" w:date="2023-01-30T16:11:00Z">
        <w:r w:rsidR="001E00FA" w:rsidDel="001E3640">
          <w:rPr>
            <w:rFonts w:ascii="Times New Roman" w:hAnsi="Times New Roman"/>
            <w:b/>
            <w:sz w:val="24"/>
            <w:szCs w:val="24"/>
          </w:rPr>
          <w:br w:type="page"/>
        </w:r>
      </w:del>
    </w:p>
    <w:p w14:paraId="45102592" w14:textId="177E3C4A" w:rsidR="001E3640" w:rsidRDefault="001E3640" w:rsidP="008313FB">
      <w:pPr>
        <w:spacing w:after="0" w:line="480" w:lineRule="auto"/>
        <w:rPr>
          <w:ins w:id="5455" w:author="Client" w:date="2023-01-30T16:11:00Z"/>
          <w:rFonts w:ascii="Times New Roman" w:hAnsi="Times New Roman"/>
          <w:b/>
          <w:sz w:val="24"/>
          <w:szCs w:val="24"/>
        </w:rPr>
      </w:pPr>
    </w:p>
    <w:p w14:paraId="60DBAC16" w14:textId="6665B396" w:rsidR="001E3640" w:rsidRDefault="001E3640" w:rsidP="008313FB">
      <w:pPr>
        <w:spacing w:after="0" w:line="480" w:lineRule="auto"/>
        <w:rPr>
          <w:ins w:id="5456" w:author="Client" w:date="2023-01-30T16:11:00Z"/>
          <w:rFonts w:ascii="Times New Roman" w:hAnsi="Times New Roman"/>
          <w:b/>
          <w:sz w:val="24"/>
          <w:szCs w:val="24"/>
        </w:rPr>
      </w:pPr>
    </w:p>
    <w:p w14:paraId="3CBF5532" w14:textId="26E3E058" w:rsidR="001E00FA" w:rsidRDefault="001E00FA">
      <w:pPr>
        <w:spacing w:after="0" w:line="480" w:lineRule="auto"/>
        <w:rPr>
          <w:ins w:id="5457" w:author="IVERSON MARZAN" w:date="2023-01-31T13:15:00Z"/>
          <w:rStyle w:val="sw"/>
          <w:rFonts w:ascii="Times New Roman" w:eastAsiaTheme="minorEastAsia" w:hAnsi="Times New Roman"/>
          <w:b/>
          <w:bCs/>
          <w:sz w:val="24"/>
          <w:szCs w:val="24"/>
        </w:rPr>
      </w:pPr>
    </w:p>
    <w:p w14:paraId="0F225D4C" w14:textId="77777777" w:rsidR="00632A24" w:rsidRDefault="00632A24">
      <w:pPr>
        <w:spacing w:after="0" w:line="480" w:lineRule="auto"/>
        <w:rPr>
          <w:rStyle w:val="sw"/>
          <w:rFonts w:ascii="Times New Roman" w:eastAsiaTheme="minorEastAsia" w:hAnsi="Times New Roman"/>
          <w:b/>
          <w:bCs/>
          <w:sz w:val="24"/>
          <w:szCs w:val="24"/>
        </w:rPr>
        <w:pPrChange w:id="5458" w:author="Client" w:date="2023-01-30T16:10:00Z">
          <w:pPr>
            <w:spacing w:after="0" w:line="240" w:lineRule="auto"/>
          </w:pPr>
        </w:pPrChange>
      </w:pPr>
    </w:p>
    <w:p w14:paraId="09C709AF" w14:textId="77777777" w:rsidR="001E3640" w:rsidRPr="00904F89" w:rsidRDefault="001E3640" w:rsidP="001E3640">
      <w:pPr>
        <w:spacing w:after="0" w:line="480" w:lineRule="auto"/>
        <w:jc w:val="both"/>
        <w:rPr>
          <w:ins w:id="5459" w:author="Client" w:date="2023-01-30T16:10:00Z"/>
          <w:rFonts w:ascii="Times New Roman" w:eastAsia="Times New Roman" w:hAnsi="Times New Roman"/>
          <w:b/>
          <w:bCs/>
          <w:color w:val="000000"/>
          <w:sz w:val="24"/>
          <w:szCs w:val="24"/>
        </w:rPr>
      </w:pPr>
      <w:ins w:id="5460" w:author="Client" w:date="2023-01-30T16:10:00Z">
        <w:r>
          <w:rPr>
            <w:rFonts w:ascii="Times New Roman" w:eastAsiaTheme="minorEastAsia" w:hAnsi="Times New Roman"/>
            <w:b/>
            <w:bCs/>
            <w:noProof/>
            <w:sz w:val="24"/>
            <w:szCs w:val="24"/>
          </w:rPr>
          <mc:AlternateContent>
            <mc:Choice Requires="wps">
              <w:drawing>
                <wp:anchor distT="0" distB="0" distL="114300" distR="114300" simplePos="0" relativeHeight="251699200" behindDoc="0" locked="0" layoutInCell="1" allowOverlap="1" wp14:anchorId="33CB326D" wp14:editId="155A4DC0">
                  <wp:simplePos x="0" y="0"/>
                  <wp:positionH relativeFrom="margin">
                    <wp:posOffset>133350</wp:posOffset>
                  </wp:positionH>
                  <wp:positionV relativeFrom="paragraph">
                    <wp:posOffset>213995</wp:posOffset>
                  </wp:positionV>
                  <wp:extent cx="5029200" cy="3333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029200" cy="333375"/>
                          </a:xfrm>
                          <a:prstGeom prst="rect">
                            <a:avLst/>
                          </a:prstGeom>
                          <a:noFill/>
                          <a:ln w="6350">
                            <a:noFill/>
                          </a:ln>
                        </wps:spPr>
                        <wps:txbx>
                          <w:txbxContent>
                            <w:p w14:paraId="078C20B4" w14:textId="77777777" w:rsidR="001E3640" w:rsidRPr="00397DDD" w:rsidRDefault="001E3640" w:rsidP="001E3640">
                              <w:pPr>
                                <w:jc w:val="center"/>
                                <w:rPr>
                                  <w:rFonts w:ascii="Times New Roman" w:hAnsi="Times New Roman"/>
                                  <w:color w:val="FFFFFF" w:themeColor="background1"/>
                                  <w:sz w:val="32"/>
                                  <w:szCs w:val="32"/>
                                </w:rPr>
                              </w:pPr>
                              <w:r w:rsidRPr="00397DDD">
                                <w:rPr>
                                  <w:rFonts w:ascii="Times New Roman" w:hAnsi="Times New Roman"/>
                                  <w:color w:val="FFFFFF" w:themeColor="background1"/>
                                  <w:sz w:val="32"/>
                                  <w:szCs w:val="32"/>
                                </w:rPr>
                                <w:t>CURRICULUM VITAE</w:t>
                              </w:r>
                            </w:p>
                            <w:p w14:paraId="25CF4F44" w14:textId="77777777" w:rsidR="001E3640" w:rsidRPr="00397DDD" w:rsidRDefault="001E3640" w:rsidP="001E3640">
                              <w:pPr>
                                <w:jc w:val="center"/>
                                <w:rPr>
                                  <w:rFonts w:ascii="Times New Roman" w:hAnsi="Times New Roman"/>
                                  <w:color w:val="FFFFFF" w:themeColor="background1"/>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B326D" id="Text Box 39" o:spid="_x0000_s1035" type="#_x0000_t202" style="position:absolute;left:0;text-align:left;margin-left:10.5pt;margin-top:16.85pt;width:396pt;height:26.2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" filled="f" stroked="f" strokeweight=".5pt">
                  <v:textbox>
                    <w:txbxContent>
                      <w:p w14:paraId="078C20B4" w14:textId="77777777" w:rsidR="001E3640" w:rsidRPr="00397DDD" w:rsidRDefault="001E3640" w:rsidP="001E3640">
                        <w:pPr>
                          <w:jc w:val="center"/>
                          <w:rPr>
                            <w:rFonts w:ascii="Times New Roman" w:hAnsi="Times New Roman"/>
                            <w:color w:val="FFFFFF" w:themeColor="background1"/>
                            <w:sz w:val="32"/>
                            <w:szCs w:val="32"/>
                          </w:rPr>
                        </w:pPr>
                        <w:r w:rsidRPr="00397DDD">
                          <w:rPr>
                            <w:rFonts w:ascii="Times New Roman" w:hAnsi="Times New Roman"/>
                            <w:color w:val="FFFFFF" w:themeColor="background1"/>
                            <w:sz w:val="32"/>
                            <w:szCs w:val="32"/>
                          </w:rPr>
                          <w:t>CURRICULUM VITAE</w:t>
                        </w:r>
                      </w:p>
                      <w:p w14:paraId="25CF4F44" w14:textId="77777777" w:rsidR="001E3640" w:rsidRPr="00397DDD" w:rsidRDefault="001E3640" w:rsidP="001E3640">
                        <w:pPr>
                          <w:jc w:val="center"/>
                          <w:rPr>
                            <w:rFonts w:ascii="Times New Roman" w:hAnsi="Times New Roman"/>
                            <w:color w:val="FFFFFF" w:themeColor="background1"/>
                            <w:sz w:val="40"/>
                          </w:rPr>
                        </w:pPr>
                      </w:p>
                    </w:txbxContent>
                  </v:textbox>
                  <w10:wrap anchorx="margin"/>
                </v:shape>
              </w:pict>
            </mc:Fallback>
          </mc:AlternateContent>
        </w:r>
        <w:r>
          <w:rPr>
            <w:rFonts w:ascii="Times New Roman" w:eastAsiaTheme="minorEastAsia" w:hAnsi="Times New Roman"/>
            <w:b/>
            <w:bCs/>
            <w:noProof/>
            <w:sz w:val="24"/>
            <w:szCs w:val="24"/>
          </w:rPr>
          <mc:AlternateContent>
            <mc:Choice Requires="wps">
              <w:drawing>
                <wp:anchor distT="0" distB="0" distL="114300" distR="114300" simplePos="0" relativeHeight="251698176" behindDoc="0" locked="0" layoutInCell="1" allowOverlap="1" wp14:anchorId="44658389" wp14:editId="0573EEDF">
                  <wp:simplePos x="0" y="0"/>
                  <wp:positionH relativeFrom="margin">
                    <wp:align>right</wp:align>
                  </wp:positionH>
                  <wp:positionV relativeFrom="paragraph">
                    <wp:posOffset>99695</wp:posOffset>
                  </wp:positionV>
                  <wp:extent cx="5295900" cy="4762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5295900" cy="4762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305A5" id="Rectangle 42" o:spid="_x0000_s1026" style="position:absolute;margin-left:365.8pt;margin-top:7.85pt;width:417pt;height:37.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" fillcolor="#292934 [3200]" strokecolor="#141419 [1600]" strokeweight=".73403mm">
                  <w10:wrap anchorx="margin"/>
                </v:rect>
              </w:pict>
            </mc:Fallback>
          </mc:AlternateContent>
        </w:r>
      </w:ins>
    </w:p>
    <w:p w14:paraId="498CACE8" w14:textId="059ADC9E" w:rsidR="003979DA" w:rsidDel="001E3640" w:rsidRDefault="003979DA" w:rsidP="001E3640">
      <w:pPr>
        <w:spacing w:after="0" w:line="240" w:lineRule="auto"/>
        <w:ind w:left="5040" w:firstLine="720"/>
        <w:jc w:val="center"/>
        <w:rPr>
          <w:del w:id="5461" w:author="Client" w:date="2023-01-30T16:09:00Z"/>
          <w:rStyle w:val="sw"/>
          <w:rFonts w:ascii="Times New Roman" w:eastAsiaTheme="minorEastAsia" w:hAnsi="Times New Roman"/>
          <w:b/>
          <w:bCs/>
          <w:sz w:val="24"/>
          <w:szCs w:val="24"/>
        </w:rPr>
      </w:pPr>
    </w:p>
    <w:p w14:paraId="210E404A" w14:textId="3AC514C6" w:rsidR="001E3640" w:rsidRDefault="001E3640" w:rsidP="001E3640">
      <w:pPr>
        <w:spacing w:after="0" w:line="240" w:lineRule="auto"/>
        <w:ind w:left="5040" w:firstLine="720"/>
        <w:jc w:val="center"/>
        <w:rPr>
          <w:ins w:id="5462" w:author="Client" w:date="2023-01-30T16:10:00Z"/>
          <w:rStyle w:val="sw"/>
          <w:rFonts w:ascii="Times New Roman" w:eastAsiaTheme="minorEastAsia" w:hAnsi="Times New Roman"/>
          <w:b/>
          <w:bCs/>
          <w:sz w:val="24"/>
          <w:szCs w:val="24"/>
        </w:rPr>
      </w:pPr>
    </w:p>
    <w:p w14:paraId="3B7F7A3A" w14:textId="3BFECE54" w:rsidR="001E3640" w:rsidRDefault="001E3640" w:rsidP="001E3640">
      <w:pPr>
        <w:spacing w:after="0" w:line="240" w:lineRule="auto"/>
        <w:rPr>
          <w:ins w:id="5463" w:author="Client" w:date="2023-01-30T16:11:00Z"/>
          <w:rStyle w:val="sw"/>
          <w:rFonts w:ascii="Times New Roman" w:eastAsiaTheme="minorEastAsia" w:hAnsi="Times New Roman"/>
          <w:b/>
          <w:bCs/>
          <w:sz w:val="24"/>
          <w:szCs w:val="24"/>
        </w:rPr>
      </w:pPr>
    </w:p>
    <w:p w14:paraId="60674506" w14:textId="4AD97E2E" w:rsidR="001E3640" w:rsidDel="00632A24" w:rsidRDefault="00B80DD0">
      <w:pPr>
        <w:spacing w:after="0" w:line="240" w:lineRule="auto"/>
        <w:rPr>
          <w:ins w:id="5464" w:author="Client" w:date="2023-01-30T16:09:00Z"/>
          <w:del w:id="5465" w:author="IVERSON MARZAN" w:date="2023-01-31T13:15:00Z"/>
          <w:rStyle w:val="sw"/>
          <w:rFonts w:ascii="Times New Roman" w:eastAsiaTheme="minorEastAsia" w:hAnsi="Times New Roman"/>
          <w:b/>
          <w:bCs/>
          <w:sz w:val="24"/>
          <w:szCs w:val="24"/>
        </w:rPr>
        <w:pPrChange w:id="5466" w:author="Client" w:date="2023-01-30T16:11:00Z">
          <w:pPr>
            <w:spacing w:after="0" w:line="240" w:lineRule="auto"/>
            <w:ind w:left="5040" w:firstLine="720"/>
            <w:jc w:val="center"/>
          </w:pPr>
        </w:pPrChange>
      </w:pPr>
      <w:ins w:id="5467" w:author="Client" w:date="2023-02-06T18:34:00Z">
        <w:r>
          <w:rPr>
            <w:noProof/>
          </w:rPr>
          <w:drawing>
            <wp:anchor distT="0" distB="0" distL="114300" distR="114300" simplePos="0" relativeHeight="251723776" behindDoc="1" locked="0" layoutInCell="1" allowOverlap="1" wp14:anchorId="242C07F1" wp14:editId="6026CDB0">
              <wp:simplePos x="0" y="0"/>
              <wp:positionH relativeFrom="column">
                <wp:posOffset>3328725</wp:posOffset>
              </wp:positionH>
              <wp:positionV relativeFrom="paragraph">
                <wp:posOffset>125675</wp:posOffset>
              </wp:positionV>
              <wp:extent cx="1664335" cy="1664335"/>
              <wp:effectExtent l="95250" t="76200" r="107315" b="126365"/>
              <wp:wrapTight wrapText="bothSides">
                <wp:wrapPolygon edited="0">
                  <wp:start x="-742" y="-989"/>
                  <wp:lineTo x="-1236" y="-494"/>
                  <wp:lineTo x="-1236" y="21509"/>
                  <wp:lineTo x="-494" y="22993"/>
                  <wp:lineTo x="22004" y="22993"/>
                  <wp:lineTo x="22746" y="19531"/>
                  <wp:lineTo x="22746" y="3461"/>
                  <wp:lineTo x="22251" y="-989"/>
                  <wp:lineTo x="-742" y="-989"/>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BEBA8EAE-BF5A-486C-A8C5-ECC9F3942E4B}">
                            <a14:imgProps xmlns:a14="http://schemas.microsoft.com/office/drawing/2010/main">
                              <a14:imgLayer r:embed="rId19">
                                <a14:imgEffect>
                                  <a14:backgroundRemoval t="9857" b="99741" l="9857" r="92737">
                                    <a14:foregroundMark x1="15240" y1="81842" x2="13619" y2="95720"/>
                                    <a14:foregroundMark x1="14981" y1="80480" x2="12257" y2="95201"/>
                                    <a14:foregroundMark x1="13878" y1="78080" x2="14981" y2="92477"/>
                                    <a14:foregroundMark x1="13878" y1="95979" x2="13359" y2="99805"/>
                                    <a14:foregroundMark x1="14397" y1="99027" x2="20428" y2="99546"/>
                                    <a14:foregroundMark x1="83528" y1="73411" x2="84565" y2="89494"/>
                                    <a14:foregroundMark x1="86187" y1="89494" x2="86187" y2="89494"/>
                                    <a14:foregroundMark x1="89235" y1="88911" x2="92737" y2="96563"/>
                                  </a14:backgroundRemoval>
                                </a14:imgEffect>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664335" cy="1664335"/>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ins>
    </w:p>
    <w:p w14:paraId="7B12B191" w14:textId="19F8EB10" w:rsidR="001E3640" w:rsidRPr="001E3640" w:rsidRDefault="001E3640">
      <w:pPr>
        <w:spacing w:after="0" w:line="240" w:lineRule="auto"/>
        <w:rPr>
          <w:ins w:id="5468" w:author="Client" w:date="2023-01-30T16:09:00Z"/>
          <w:rPrChange w:id="5469" w:author="Client" w:date="2023-01-30T16:09:00Z">
            <w:rPr>
              <w:ins w:id="5470" w:author="Client" w:date="2023-01-30T16:09:00Z"/>
              <w:rStyle w:val="sw"/>
              <w:rFonts w:ascii="Times New Roman" w:eastAsiaTheme="minorEastAsia" w:hAnsi="Times New Roman"/>
              <w:b/>
              <w:bCs/>
              <w:sz w:val="24"/>
              <w:szCs w:val="24"/>
            </w:rPr>
          </w:rPrChange>
        </w:rPr>
      </w:pPr>
      <w:ins w:id="5471" w:author="Client" w:date="2023-01-30T16:09:00Z">
        <w:del w:id="5472" w:author="IVERSON MARZAN" w:date="2023-01-31T13:15:00Z">
          <w:r w:rsidDel="00632A24">
            <w:rPr>
              <w:noProof/>
            </w:rPr>
            <w:delText xml:space="preserve">     </w:delText>
          </w:r>
        </w:del>
        <w:r>
          <w:rPr>
            <w:noProof/>
          </w:rPr>
          <w:tab/>
        </w:r>
        <w:r>
          <w:rPr>
            <w:noProof/>
          </w:rPr>
          <w:tab/>
        </w:r>
        <w:r>
          <w:rPr>
            <w:noProof/>
          </w:rPr>
          <w:tab/>
        </w:r>
        <w:r>
          <w:rPr>
            <w:noProof/>
          </w:rPr>
          <w:tab/>
        </w:r>
        <w:r>
          <w:rPr>
            <w:noProof/>
          </w:rPr>
          <w:tab/>
        </w:r>
        <w:r>
          <w:rPr>
            <w:noProof/>
          </w:rPr>
          <w:tab/>
        </w:r>
        <w:r>
          <w:rPr>
            <w:noProof/>
          </w:rPr>
          <w:tab/>
        </w:r>
        <w:r>
          <w:rPr>
            <w:noProof/>
          </w:rPr>
          <w:tab/>
        </w:r>
        <w:del w:id="5473" w:author="IVERSON MARZAN" w:date="2023-01-31T13:15:00Z">
          <w:r w:rsidDel="00632A24">
            <w:rPr>
              <w:noProof/>
            </w:rPr>
            <w:drawing>
              <wp:inline distT="0" distB="0" distL="0" distR="0" wp14:anchorId="1D3AA39F" wp14:editId="48017317">
                <wp:extent cx="1291282" cy="1133475"/>
                <wp:effectExtent l="95250" t="76200" r="99695" b="1238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0" cstate="print">
                          <a:extLst>
                            <a:ext uri="{BEBA8EAE-BF5A-486C-A8C5-ECC9F3942E4B}">
                              <a14:imgProps xmlns:a14="http://schemas.microsoft.com/office/drawing/2010/main">
                                <a14:imgLayer r:embed="rId21">
                                  <a14:imgEffect>
                                    <a14:backgroundRemoval t="25072" b="99424" l="2556" r="92652">
                                      <a14:foregroundMark x1="62939" y1="67147" x2="93291" y2="88473"/>
                                      <a14:foregroundMark x1="93291" y1="88473" x2="16294" y2="97118"/>
                                      <a14:foregroundMark x1="16294" y1="97118" x2="69968" y2="80115"/>
                                      <a14:foregroundMark x1="28775" y1="76861" x2="26198" y2="76657"/>
                                      <a14:foregroundMark x1="34930" y1="77347" x2="29935" y2="76952"/>
                                      <a14:foregroundMark x1="69968" y1="80115" x2="37430" y2="77544"/>
                                      <a14:foregroundMark x1="34286" y1="82433" x2="41534" y2="87608"/>
                                      <a14:foregroundMark x1="28971" y1="78637" x2="31995" y2="80796"/>
                                      <a14:foregroundMark x1="26198" y1="76657" x2="27233" y2="77396"/>
                                      <a14:foregroundMark x1="39617" y1="75793" x2="68371" y2="97406"/>
                                      <a14:foregroundMark x1="68371" y1="97406" x2="89457" y2="80980"/>
                                      <a14:foregroundMark x1="30990" y1="67723" x2="3834" y2="94813"/>
                                      <a14:foregroundMark x1="3834" y1="94813" x2="2556" y2="98847"/>
                                      <a14:foregroundMark x1="38019" y1="75504" x2="21086" y2="83862"/>
                                      <a14:foregroundMark x1="41853" y1="74063" x2="18211" y2="93084"/>
                                      <a14:foregroundMark x1="30671" y1="93372" x2="53355" y2="95965"/>
                                      <a14:foregroundMark x1="37380" y1="97983" x2="37380" y2="97983"/>
                                      <a14:foregroundMark x1="45687" y1="96254" x2="41853" y2="99424"/>
                                      <a14:foregroundMark x1="48243" y1="99135" x2="42492" y2="99135"/>
                                      <a14:foregroundMark x1="92652" y1="82997" x2="92652" y2="98847"/>
                                      <a14:foregroundMark x1="60703" y1="29395" x2="44409" y2="27954"/>
                                      <a14:foregroundMark x1="63259" y1="26801" x2="43770" y2="25072"/>
                                      <a14:backgroundMark x1="67093" y1="62824" x2="65176" y2="65706"/>
                                    </a14:backgroundRemoval>
                                  </a14:imgEffect>
                                </a14:imgLayer>
                              </a14:imgProps>
                            </a:ext>
                            <a:ext uri="{28A0092B-C50C-407E-A947-70E740481C1C}">
                              <a14:useLocalDpi xmlns:a14="http://schemas.microsoft.com/office/drawing/2010/main" val="0"/>
                            </a:ext>
                          </a:extLst>
                        </a:blip>
                        <a:srcRect t="20926"/>
                        <a:stretch/>
                      </pic:blipFill>
                      <pic:spPr bwMode="auto">
                        <a:xfrm>
                          <a:off x="0" y="0"/>
                          <a:ext cx="1300393" cy="1141473"/>
                        </a:xfrm>
                        <a:prstGeom prst="rect">
                          <a:avLst/>
                        </a:prstGeom>
                        <a:solidFill>
                          <a:srgbClr val="FFFFFF">
                            <a:shade val="85000"/>
                          </a:srgbClr>
                        </a:solidFill>
                        <a:ln w="285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del>
      </w:ins>
    </w:p>
    <w:p w14:paraId="7A7A91DB" w14:textId="20E94AF8" w:rsidR="003979DA" w:rsidDel="001E3640" w:rsidRDefault="003979DA">
      <w:pPr>
        <w:spacing w:after="0" w:line="240" w:lineRule="auto"/>
        <w:ind w:left="5040"/>
        <w:rPr>
          <w:del w:id="5474" w:author="Client" w:date="2023-01-30T16:08:00Z"/>
          <w:rStyle w:val="sw"/>
          <w:rFonts w:ascii="Times New Roman" w:eastAsiaTheme="minorEastAsia" w:hAnsi="Times New Roman"/>
          <w:b/>
          <w:bCs/>
          <w:sz w:val="24"/>
          <w:szCs w:val="24"/>
        </w:rPr>
        <w:pPrChange w:id="5475" w:author="Client" w:date="2023-01-30T16:09:00Z">
          <w:pPr>
            <w:spacing w:after="0" w:line="240" w:lineRule="auto"/>
          </w:pPr>
        </w:pPrChange>
      </w:pPr>
    </w:p>
    <w:p w14:paraId="1AAB5838" w14:textId="70B41EF7" w:rsidR="003979DA" w:rsidDel="001E3640" w:rsidRDefault="003979DA">
      <w:pPr>
        <w:spacing w:after="0" w:line="240" w:lineRule="auto"/>
        <w:ind w:left="5040"/>
        <w:rPr>
          <w:del w:id="5476" w:author="Client" w:date="2023-01-30T16:08:00Z"/>
          <w:rStyle w:val="sw"/>
          <w:rFonts w:ascii="Times New Roman" w:eastAsiaTheme="minorEastAsia" w:hAnsi="Times New Roman"/>
          <w:b/>
          <w:bCs/>
          <w:sz w:val="24"/>
          <w:szCs w:val="24"/>
        </w:rPr>
        <w:pPrChange w:id="5477" w:author="Client" w:date="2023-01-30T16:09:00Z">
          <w:pPr>
            <w:spacing w:after="0" w:line="240" w:lineRule="auto"/>
          </w:pPr>
        </w:pPrChange>
      </w:pPr>
    </w:p>
    <w:p w14:paraId="4914E35C" w14:textId="77777777" w:rsidR="003979DA" w:rsidDel="001E3640" w:rsidRDefault="003979DA">
      <w:pPr>
        <w:spacing w:after="0" w:line="240" w:lineRule="auto"/>
        <w:ind w:left="5040"/>
        <w:rPr>
          <w:del w:id="5478" w:author="Client" w:date="2023-01-30T16:08:00Z"/>
          <w:rStyle w:val="sw"/>
          <w:rFonts w:ascii="Times New Roman" w:eastAsiaTheme="minorEastAsia" w:hAnsi="Times New Roman"/>
          <w:b/>
          <w:bCs/>
          <w:sz w:val="24"/>
          <w:szCs w:val="24"/>
        </w:rPr>
        <w:pPrChange w:id="5479" w:author="Client" w:date="2023-01-30T16:09:00Z">
          <w:pPr>
            <w:spacing w:after="0" w:line="240" w:lineRule="auto"/>
          </w:pPr>
        </w:pPrChange>
      </w:pPr>
    </w:p>
    <w:p w14:paraId="13343FE6" w14:textId="37F2CAE8" w:rsidR="001E00FA" w:rsidDel="001E3640" w:rsidRDefault="001E00FA">
      <w:pPr>
        <w:spacing w:after="0" w:line="240" w:lineRule="auto"/>
        <w:ind w:left="5040"/>
        <w:rPr>
          <w:del w:id="5480" w:author="Client" w:date="2023-01-30T16:09:00Z"/>
          <w:rStyle w:val="sw"/>
          <w:rFonts w:ascii="Times New Roman" w:eastAsiaTheme="minorEastAsia" w:hAnsi="Times New Roman"/>
          <w:b/>
          <w:bCs/>
          <w:sz w:val="24"/>
          <w:szCs w:val="24"/>
        </w:rPr>
        <w:pPrChange w:id="5481" w:author="Client" w:date="2023-01-30T16:09:00Z">
          <w:pPr>
            <w:spacing w:after="0" w:line="240" w:lineRule="auto"/>
          </w:pPr>
        </w:pPrChange>
      </w:pPr>
    </w:p>
    <w:p w14:paraId="56842123" w14:textId="612ED13F" w:rsidR="001E00FA" w:rsidDel="00B80DD0" w:rsidRDefault="001E00FA" w:rsidP="00B80DD0">
      <w:pPr>
        <w:spacing w:after="0" w:line="480" w:lineRule="auto"/>
        <w:rPr>
          <w:del w:id="5482" w:author="Client" w:date="2023-02-06T18:34:00Z"/>
          <w:rStyle w:val="sw"/>
          <w:rFonts w:ascii="Times New Roman" w:eastAsiaTheme="minorEastAsia" w:hAnsi="Times New Roman"/>
          <w:b/>
          <w:bCs/>
          <w:sz w:val="24"/>
          <w:szCs w:val="24"/>
        </w:rPr>
      </w:pPr>
      <w:del w:id="5483" w:author="Client" w:date="2023-01-30T16:09:00Z">
        <w:r w:rsidDel="001E3640">
          <w:rPr>
            <w:rStyle w:val="sw"/>
            <w:rFonts w:ascii="Times New Roman" w:eastAsiaTheme="minorEastAsia" w:hAnsi="Times New Roman"/>
            <w:b/>
            <w:bCs/>
            <w:sz w:val="24"/>
            <w:szCs w:val="24"/>
          </w:rPr>
          <w:delText xml:space="preserve">  </w:delText>
        </w:r>
      </w:del>
      <w:del w:id="5484" w:author="Client" w:date="2023-02-06T18:34:00Z">
        <w:r w:rsidDel="00B80DD0">
          <w:rPr>
            <w:rStyle w:val="sw"/>
            <w:rFonts w:ascii="Times New Roman" w:eastAsiaTheme="minorEastAsia" w:hAnsi="Times New Roman"/>
            <w:b/>
            <w:bCs/>
            <w:sz w:val="24"/>
            <w:szCs w:val="24"/>
          </w:rPr>
          <w:delText xml:space="preserve">  </w:delText>
        </w:r>
      </w:del>
      <w:r>
        <w:rPr>
          <w:rStyle w:val="sw"/>
          <w:rFonts w:ascii="Times New Roman" w:eastAsiaTheme="minorEastAsia" w:hAnsi="Times New Roman"/>
          <w:b/>
          <w:bCs/>
          <w:sz w:val="24"/>
          <w:szCs w:val="24"/>
        </w:rPr>
        <w:t xml:space="preserve">Name                </w:t>
      </w:r>
      <w:ins w:id="5485" w:author="Client" w:date="2023-02-06T18:35:00Z">
        <w:r w:rsidR="00B80DD0">
          <w:rPr>
            <w:rStyle w:val="sw"/>
            <w:rFonts w:ascii="Times New Roman" w:eastAsiaTheme="minorEastAsia" w:hAnsi="Times New Roman"/>
            <w:b/>
            <w:bCs/>
            <w:sz w:val="24"/>
            <w:szCs w:val="24"/>
          </w:rPr>
          <w:t xml:space="preserve">    </w:t>
        </w:r>
      </w:ins>
      <w:r>
        <w:rPr>
          <w:rStyle w:val="sw"/>
          <w:rFonts w:ascii="Times New Roman" w:eastAsiaTheme="minorEastAsia" w:hAnsi="Times New Roman"/>
          <w:b/>
          <w:bCs/>
          <w:sz w:val="24"/>
          <w:szCs w:val="24"/>
        </w:rPr>
        <w:t>:</w:t>
      </w:r>
      <w:r w:rsidR="00CF5FD3">
        <w:rPr>
          <w:rStyle w:val="sw"/>
          <w:rFonts w:ascii="Times New Roman" w:eastAsiaTheme="minorEastAsia" w:hAnsi="Times New Roman"/>
          <w:bCs/>
          <w:sz w:val="24"/>
          <w:szCs w:val="24"/>
        </w:rPr>
        <w:t xml:space="preserve">Rios, </w:t>
      </w:r>
      <w:proofErr w:type="spellStart"/>
      <w:r w:rsidR="00CF5FD3">
        <w:rPr>
          <w:rStyle w:val="sw"/>
          <w:rFonts w:ascii="Times New Roman" w:eastAsiaTheme="minorEastAsia" w:hAnsi="Times New Roman"/>
          <w:bCs/>
          <w:sz w:val="24"/>
          <w:szCs w:val="24"/>
        </w:rPr>
        <w:t>Arbhie</w:t>
      </w:r>
      <w:proofErr w:type="spellEnd"/>
      <w:del w:id="5486" w:author="Client" w:date="2023-02-06T18:34:00Z">
        <w:r w:rsidDel="00B80DD0">
          <w:rPr>
            <w:rStyle w:val="sw"/>
            <w:rFonts w:ascii="Times New Roman" w:eastAsiaTheme="minorEastAsia" w:hAnsi="Times New Roman"/>
            <w:bCs/>
            <w:sz w:val="24"/>
            <w:szCs w:val="24"/>
          </w:rPr>
          <w:delText>.</w:delText>
        </w:r>
      </w:del>
    </w:p>
    <w:p w14:paraId="6BA94411" w14:textId="77777777" w:rsidR="00B80DD0" w:rsidRDefault="00B80DD0" w:rsidP="001E00FA">
      <w:pPr>
        <w:spacing w:after="0" w:line="480" w:lineRule="auto"/>
        <w:rPr>
          <w:ins w:id="5487" w:author="Client" w:date="2023-02-06T18:34:00Z"/>
          <w:rStyle w:val="sw"/>
          <w:rFonts w:ascii="Times New Roman" w:eastAsiaTheme="minorEastAsia" w:hAnsi="Times New Roman"/>
          <w:bCs/>
          <w:sz w:val="24"/>
          <w:szCs w:val="24"/>
        </w:rPr>
      </w:pPr>
    </w:p>
    <w:p w14:paraId="122B58C7" w14:textId="67B12A12" w:rsidR="00B80DD0" w:rsidRDefault="001E00FA">
      <w:pPr>
        <w:spacing w:after="0" w:line="360" w:lineRule="auto"/>
        <w:rPr>
          <w:ins w:id="5488" w:author="Client" w:date="2023-02-06T18:33:00Z"/>
          <w:rStyle w:val="sw"/>
          <w:rFonts w:ascii="Times New Roman" w:eastAsiaTheme="minorEastAsia" w:hAnsi="Times New Roman"/>
          <w:bCs/>
          <w:sz w:val="24"/>
          <w:szCs w:val="24"/>
        </w:rPr>
      </w:pPr>
      <w:del w:id="5489" w:author="Client" w:date="2023-02-06T18:34:00Z">
        <w:r w:rsidDel="00B80DD0">
          <w:rPr>
            <w:rStyle w:val="sw"/>
            <w:rFonts w:ascii="Times New Roman" w:eastAsiaTheme="minorEastAsia" w:hAnsi="Times New Roman"/>
            <w:b/>
            <w:bCs/>
            <w:sz w:val="24"/>
            <w:szCs w:val="24"/>
          </w:rPr>
          <w:delText xml:space="preserve">   </w:delText>
        </w:r>
      </w:del>
      <w:r>
        <w:rPr>
          <w:rStyle w:val="sw"/>
          <w:rFonts w:ascii="Times New Roman" w:eastAsiaTheme="minorEastAsia" w:hAnsi="Times New Roman"/>
          <w:b/>
          <w:bCs/>
          <w:sz w:val="24"/>
          <w:szCs w:val="24"/>
        </w:rPr>
        <w:t xml:space="preserve">Address            </w:t>
      </w:r>
      <w:ins w:id="5490" w:author="Client" w:date="2023-02-06T18:35:00Z">
        <w:r w:rsidR="00B80DD0">
          <w:rPr>
            <w:rStyle w:val="sw"/>
            <w:rFonts w:ascii="Times New Roman" w:eastAsiaTheme="minorEastAsia" w:hAnsi="Times New Roman"/>
            <w:b/>
            <w:bCs/>
            <w:sz w:val="24"/>
            <w:szCs w:val="24"/>
          </w:rPr>
          <w:t xml:space="preserve">   </w:t>
        </w:r>
      </w:ins>
      <w:r>
        <w:rPr>
          <w:rStyle w:val="sw"/>
          <w:rFonts w:ascii="Times New Roman" w:eastAsiaTheme="minorEastAsia" w:hAnsi="Times New Roman"/>
          <w:b/>
          <w:bCs/>
          <w:sz w:val="24"/>
          <w:szCs w:val="24"/>
        </w:rPr>
        <w:t xml:space="preserve"> :</w:t>
      </w:r>
      <w:r w:rsidR="00CF5FD3">
        <w:rPr>
          <w:rStyle w:val="sw"/>
          <w:rFonts w:ascii="Times New Roman" w:eastAsiaTheme="minorEastAsia" w:hAnsi="Times New Roman"/>
          <w:bCs/>
          <w:sz w:val="24"/>
          <w:szCs w:val="24"/>
        </w:rPr>
        <w:t xml:space="preserve">237 Magsaysay St. Pasong </w:t>
      </w:r>
    </w:p>
    <w:p w14:paraId="47623ABF" w14:textId="0FEFE6D8" w:rsidR="00632A24" w:rsidDel="00B80DD0" w:rsidRDefault="00B80DD0">
      <w:pPr>
        <w:spacing w:after="0" w:line="360" w:lineRule="auto"/>
        <w:ind w:left="1440"/>
        <w:rPr>
          <w:ins w:id="5491" w:author="IVERSON MARZAN" w:date="2023-01-31T13:15:00Z"/>
          <w:del w:id="5492" w:author="Client" w:date="2023-02-06T18:33:00Z"/>
          <w:rStyle w:val="sw"/>
          <w:rFonts w:ascii="Times New Roman" w:eastAsiaTheme="minorEastAsia" w:hAnsi="Times New Roman"/>
          <w:bCs/>
          <w:sz w:val="24"/>
          <w:szCs w:val="24"/>
        </w:rPr>
        <w:pPrChange w:id="5493" w:author="Client" w:date="2023-02-06T18:34:00Z">
          <w:pPr>
            <w:spacing w:after="0" w:line="480" w:lineRule="auto"/>
          </w:pPr>
        </w:pPrChange>
      </w:pPr>
      <w:ins w:id="5494" w:author="Client" w:date="2023-02-06T18:34:00Z">
        <w:r>
          <w:rPr>
            <w:rStyle w:val="sw"/>
            <w:rFonts w:ascii="Times New Roman" w:eastAsiaTheme="minorEastAsia" w:hAnsi="Times New Roman"/>
            <w:bCs/>
            <w:sz w:val="24"/>
            <w:szCs w:val="24"/>
          </w:rPr>
          <w:t xml:space="preserve">        </w:t>
        </w:r>
      </w:ins>
      <w:proofErr w:type="spellStart"/>
      <w:r w:rsidR="00CF5FD3">
        <w:rPr>
          <w:rStyle w:val="sw"/>
          <w:rFonts w:ascii="Times New Roman" w:eastAsiaTheme="minorEastAsia" w:hAnsi="Times New Roman"/>
          <w:bCs/>
          <w:sz w:val="24"/>
          <w:szCs w:val="24"/>
        </w:rPr>
        <w:t>Tamo,</w:t>
      </w:r>
    </w:p>
    <w:p w14:paraId="25F8199A" w14:textId="44F6CB13" w:rsidR="001E00FA" w:rsidRDefault="00CF5FD3">
      <w:pPr>
        <w:spacing w:after="0" w:line="360" w:lineRule="auto"/>
        <w:ind w:left="1440"/>
        <w:rPr>
          <w:rStyle w:val="sw"/>
          <w:rFonts w:ascii="Times New Roman" w:eastAsiaTheme="minorEastAsia" w:hAnsi="Times New Roman"/>
          <w:bCs/>
          <w:sz w:val="24"/>
          <w:szCs w:val="24"/>
        </w:rPr>
        <w:pPrChange w:id="5495" w:author="Client" w:date="2023-02-06T18:34:00Z">
          <w:pPr>
            <w:spacing w:after="0" w:line="480" w:lineRule="auto"/>
          </w:pPr>
        </w:pPrChange>
      </w:pPr>
      <w:del w:id="5496" w:author="Client" w:date="2023-02-06T18:33:00Z">
        <w:r w:rsidDel="00B80DD0">
          <w:rPr>
            <w:rStyle w:val="sw"/>
            <w:rFonts w:ascii="Times New Roman" w:eastAsiaTheme="minorEastAsia" w:hAnsi="Times New Roman"/>
            <w:bCs/>
            <w:sz w:val="24"/>
            <w:szCs w:val="24"/>
          </w:rPr>
          <w:delText xml:space="preserve"> </w:delText>
        </w:r>
      </w:del>
      <w:ins w:id="5497" w:author="IVERSON MARZAN" w:date="2023-01-31T13:16:00Z">
        <w:del w:id="5498" w:author="Client" w:date="2023-02-06T18:33:00Z">
          <w:r w:rsidR="00632A24" w:rsidDel="00B80DD0">
            <w:rPr>
              <w:rStyle w:val="sw"/>
              <w:rFonts w:ascii="Times New Roman" w:eastAsiaTheme="minorEastAsia" w:hAnsi="Times New Roman"/>
              <w:bCs/>
              <w:sz w:val="24"/>
              <w:szCs w:val="24"/>
            </w:rPr>
            <w:delText xml:space="preserve">                                    </w:delText>
          </w:r>
        </w:del>
      </w:ins>
      <w:r>
        <w:rPr>
          <w:rStyle w:val="sw"/>
          <w:rFonts w:ascii="Times New Roman" w:eastAsiaTheme="minorEastAsia" w:hAnsi="Times New Roman"/>
          <w:bCs/>
          <w:sz w:val="24"/>
          <w:szCs w:val="24"/>
        </w:rPr>
        <w:t>Quezon</w:t>
      </w:r>
      <w:proofErr w:type="spellEnd"/>
      <w:r>
        <w:rPr>
          <w:rStyle w:val="sw"/>
          <w:rFonts w:ascii="Times New Roman" w:eastAsiaTheme="minorEastAsia" w:hAnsi="Times New Roman"/>
          <w:bCs/>
          <w:sz w:val="24"/>
          <w:szCs w:val="24"/>
        </w:rPr>
        <w:t xml:space="preserve"> City</w:t>
      </w:r>
      <w:ins w:id="5499" w:author="Client" w:date="2023-02-06T18:34:00Z">
        <w:r w:rsidR="00B80DD0">
          <w:rPr>
            <w:rStyle w:val="sw"/>
            <w:rFonts w:ascii="Times New Roman" w:eastAsiaTheme="minorEastAsia" w:hAnsi="Times New Roman"/>
            <w:bCs/>
            <w:sz w:val="24"/>
            <w:szCs w:val="24"/>
          </w:rPr>
          <w:t xml:space="preserve"> </w:t>
        </w:r>
      </w:ins>
    </w:p>
    <w:p w14:paraId="56320870" w14:textId="429A71D1" w:rsidR="00632A24" w:rsidRPr="00632A24" w:rsidRDefault="001E00FA" w:rsidP="001E00FA">
      <w:pPr>
        <w:spacing w:after="0" w:line="480" w:lineRule="auto"/>
        <w:rPr>
          <w:rStyle w:val="sw"/>
          <w:rFonts w:ascii="Times New Roman" w:eastAsiaTheme="minorEastAsia" w:hAnsi="Times New Roman"/>
          <w:b/>
          <w:bCs/>
          <w:sz w:val="24"/>
          <w:szCs w:val="24"/>
          <w:rPrChange w:id="5500" w:author="IVERSON MARZAN" w:date="2023-01-31T13:17:00Z">
            <w:rPr>
              <w:rStyle w:val="sw"/>
              <w:rFonts w:ascii="Times New Roman" w:eastAsiaTheme="minorEastAsia" w:hAnsi="Times New Roman"/>
              <w:bCs/>
              <w:sz w:val="24"/>
              <w:szCs w:val="24"/>
            </w:rPr>
          </w:rPrChange>
        </w:rPr>
      </w:pPr>
      <w:r>
        <w:rPr>
          <w:rStyle w:val="sw"/>
          <w:rFonts w:ascii="Times New Roman" w:eastAsiaTheme="minorEastAsia" w:hAnsi="Times New Roman"/>
          <w:b/>
          <w:bCs/>
          <w:sz w:val="24"/>
          <w:szCs w:val="24"/>
        </w:rPr>
        <w:t xml:space="preserve">Mobile Number   </w:t>
      </w:r>
      <w:r w:rsidRPr="00EB5217">
        <w:rPr>
          <w:rStyle w:val="sw"/>
          <w:rFonts w:ascii="Times New Roman" w:eastAsiaTheme="minorEastAsia" w:hAnsi="Times New Roman"/>
          <w:b/>
          <w:bCs/>
          <w:sz w:val="24"/>
          <w:szCs w:val="24"/>
        </w:rPr>
        <w:t>:</w:t>
      </w:r>
      <w:r>
        <w:rPr>
          <w:rStyle w:val="sw"/>
          <w:rFonts w:ascii="Times New Roman" w:eastAsiaTheme="minorEastAsia" w:hAnsi="Times New Roman"/>
          <w:b/>
          <w:bCs/>
          <w:sz w:val="24"/>
          <w:szCs w:val="24"/>
        </w:rPr>
        <w:t xml:space="preserve"> </w:t>
      </w:r>
      <w:r w:rsidRPr="00EB5217">
        <w:rPr>
          <w:rStyle w:val="sw"/>
          <w:rFonts w:ascii="Times New Roman" w:eastAsiaTheme="minorEastAsia" w:hAnsi="Times New Roman"/>
          <w:b/>
          <w:bCs/>
          <w:sz w:val="24"/>
          <w:szCs w:val="24"/>
        </w:rPr>
        <w:t xml:space="preserve">(63+) </w:t>
      </w:r>
      <w:r w:rsidR="00CF5FD3">
        <w:rPr>
          <w:rStyle w:val="sw"/>
          <w:rFonts w:ascii="Times New Roman" w:eastAsiaTheme="minorEastAsia" w:hAnsi="Times New Roman"/>
          <w:b/>
          <w:bCs/>
          <w:sz w:val="24"/>
          <w:szCs w:val="24"/>
        </w:rPr>
        <w:t>9530776932</w:t>
      </w:r>
    </w:p>
    <w:p w14:paraId="6B53A576" w14:textId="6AA00BB2" w:rsidR="001E00FA" w:rsidRDefault="001E00FA" w:rsidP="001E00FA">
      <w:pPr>
        <w:spacing w:after="0" w:line="480" w:lineRule="auto"/>
        <w:rPr>
          <w:ins w:id="5501" w:author="IVERSON MARZAN" w:date="2023-01-31T13:17:00Z"/>
          <w:rStyle w:val="sw"/>
          <w:rFonts w:ascii="Times New Roman" w:eastAsiaTheme="minorEastAsia" w:hAnsi="Times New Roman"/>
          <w:b/>
          <w:bCs/>
          <w:sz w:val="24"/>
          <w:szCs w:val="24"/>
        </w:rPr>
      </w:pPr>
      <w:del w:id="5502" w:author="Client" w:date="2023-02-06T18:35:00Z">
        <w:r w:rsidDel="00B80DD0">
          <w:rPr>
            <w:rStyle w:val="sw"/>
            <w:rFonts w:ascii="Times New Roman" w:eastAsiaTheme="minorEastAsia" w:hAnsi="Times New Roman"/>
            <w:b/>
            <w:bCs/>
            <w:sz w:val="24"/>
            <w:szCs w:val="24"/>
          </w:rPr>
          <w:delText xml:space="preserve">    </w:delText>
        </w:r>
      </w:del>
      <w:r>
        <w:rPr>
          <w:rStyle w:val="sw"/>
          <w:rFonts w:ascii="Times New Roman" w:eastAsiaTheme="minorEastAsia" w:hAnsi="Times New Roman"/>
          <w:b/>
          <w:bCs/>
          <w:sz w:val="24"/>
          <w:szCs w:val="24"/>
        </w:rPr>
        <w:t xml:space="preserve">Email                </w:t>
      </w:r>
      <w:ins w:id="5503" w:author="Client" w:date="2023-02-06T18:35:00Z">
        <w:r w:rsidR="00B80DD0">
          <w:rPr>
            <w:rStyle w:val="sw"/>
            <w:rFonts w:ascii="Times New Roman" w:eastAsiaTheme="minorEastAsia" w:hAnsi="Times New Roman"/>
            <w:b/>
            <w:bCs/>
            <w:sz w:val="24"/>
            <w:szCs w:val="24"/>
          </w:rPr>
          <w:t xml:space="preserve">    </w:t>
        </w:r>
      </w:ins>
      <w:r>
        <w:rPr>
          <w:rStyle w:val="sw"/>
          <w:rFonts w:ascii="Times New Roman" w:eastAsiaTheme="minorEastAsia" w:hAnsi="Times New Roman"/>
          <w:b/>
          <w:bCs/>
          <w:sz w:val="24"/>
          <w:szCs w:val="24"/>
        </w:rPr>
        <w:t>:</w:t>
      </w:r>
      <w:r w:rsidR="003979DA">
        <w:rPr>
          <w:rStyle w:val="sw"/>
          <w:rFonts w:ascii="Times New Roman" w:eastAsiaTheme="minorEastAsia" w:hAnsi="Times New Roman"/>
          <w:b/>
          <w:bCs/>
          <w:sz w:val="24"/>
          <w:szCs w:val="24"/>
        </w:rPr>
        <w:t>riosarbhie4@gmail.com</w:t>
      </w:r>
      <w:r>
        <w:rPr>
          <w:rStyle w:val="sw"/>
          <w:rFonts w:ascii="Times New Roman" w:eastAsiaTheme="minorEastAsia" w:hAnsi="Times New Roman"/>
          <w:b/>
          <w:bCs/>
          <w:sz w:val="24"/>
          <w:szCs w:val="24"/>
        </w:rPr>
        <w:t xml:space="preserve"> </w:t>
      </w:r>
    </w:p>
    <w:p w14:paraId="5ED35FC9" w14:textId="77777777" w:rsidR="00632A24" w:rsidRDefault="00632A24" w:rsidP="001E00FA">
      <w:pPr>
        <w:spacing w:after="0" w:line="480" w:lineRule="auto"/>
        <w:rPr>
          <w:rStyle w:val="sw"/>
          <w:rFonts w:ascii="Times New Roman" w:eastAsiaTheme="minorEastAsia" w:hAnsi="Times New Roman"/>
          <w:b/>
          <w:bCs/>
          <w:sz w:val="24"/>
          <w:szCs w:val="24"/>
        </w:rPr>
      </w:pPr>
    </w:p>
    <w:p w14:paraId="02FF8254" w14:textId="77777777" w:rsidR="001E00FA" w:rsidDel="008769D9" w:rsidRDefault="001E00FA" w:rsidP="001E00FA">
      <w:pPr>
        <w:spacing w:after="0" w:line="480" w:lineRule="auto"/>
        <w:rPr>
          <w:del w:id="5504" w:author="Client" w:date="2023-01-30T16:26:00Z"/>
          <w:rStyle w:val="sw"/>
          <w:rFonts w:ascii="Times New Roman" w:eastAsiaTheme="minorEastAsia" w:hAnsi="Times New Roman"/>
          <w:b/>
          <w:bCs/>
          <w:sz w:val="24"/>
          <w:szCs w:val="24"/>
        </w:rPr>
      </w:pPr>
    </w:p>
    <w:p w14:paraId="1F3777B5" w14:textId="7EDE9B4A" w:rsidR="001E00FA" w:rsidRPr="00113DED" w:rsidRDefault="001E00FA" w:rsidP="001E00FA">
      <w:pPr>
        <w:spacing w:after="0" w:line="240" w:lineRule="auto"/>
        <w:rPr>
          <w:rStyle w:val="sw"/>
          <w:rFonts w:ascii="Times New Roman" w:eastAsiaTheme="minorEastAsia" w:hAnsi="Times New Roman"/>
          <w:b/>
          <w:bCs/>
          <w:sz w:val="24"/>
          <w:szCs w:val="24"/>
        </w:rPr>
      </w:pPr>
      <w:r>
        <w:rPr>
          <w:rFonts w:ascii="Times New Roman" w:eastAsiaTheme="minorEastAsia" w:hAnsi="Times New Roman"/>
          <w:b/>
          <w:bCs/>
          <w:noProof/>
          <w:sz w:val="24"/>
          <w:szCs w:val="24"/>
        </w:rPr>
        <mc:AlternateContent>
          <mc:Choice Requires="wps">
            <w:drawing>
              <wp:anchor distT="0" distB="0" distL="114300" distR="114300" simplePos="0" relativeHeight="251692032" behindDoc="0" locked="0" layoutInCell="1" allowOverlap="1" wp14:anchorId="30C11A31" wp14:editId="7B1698C6">
                <wp:simplePos x="0" y="0"/>
                <wp:positionH relativeFrom="margin">
                  <wp:align>left</wp:align>
                </wp:positionH>
                <wp:positionV relativeFrom="paragraph">
                  <wp:posOffset>175895</wp:posOffset>
                </wp:positionV>
                <wp:extent cx="5295900" cy="333375"/>
                <wp:effectExtent l="0" t="0" r="19050" b="28575"/>
                <wp:wrapNone/>
                <wp:docPr id="36" name="Rounded Rectangle 35"/>
                <wp:cNvGraphicFramePr/>
                <a:graphic xmlns:a="http://schemas.openxmlformats.org/drawingml/2006/main">
                  <a:graphicData uri="http://schemas.microsoft.com/office/word/2010/wordprocessingShape">
                    <wps:wsp>
                      <wps:cNvSpPr/>
                      <wps:spPr>
                        <a:xfrm>
                          <a:off x="0" y="0"/>
                          <a:ext cx="5295900" cy="3333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FB9F6" id="Rounded Rectangle 35" o:spid="_x0000_s1026" style="position:absolute;margin-left:0;margin-top:13.85pt;width:417pt;height:26.2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" fillcolor="#292934 [3200]" strokecolor="#141419 [1600]" strokeweight=".73403mm">
                <w10:wrap anchorx="margin"/>
              </v:roundrect>
            </w:pict>
          </mc:Fallback>
        </mc:AlternateContent>
      </w:r>
    </w:p>
    <w:p w14:paraId="2DF80E29" w14:textId="4D803B65" w:rsidR="001E00FA" w:rsidRDefault="001E00FA" w:rsidP="001E00FA">
      <w:pPr>
        <w:spacing w:after="0" w:line="240" w:lineRule="auto"/>
        <w:rPr>
          <w:rFonts w:ascii="Times New Roman" w:hAnsi="Times New Roman"/>
          <w:sz w:val="24"/>
          <w:szCs w:val="24"/>
        </w:rPr>
      </w:pPr>
      <w:r>
        <w:rPr>
          <w:rFonts w:ascii="Times New Roman" w:eastAsia="Times New Roman" w:hAnsi="Times New Roman"/>
          <w:b/>
          <w:bCs/>
          <w:noProof/>
          <w:sz w:val="24"/>
          <w:szCs w:val="24"/>
        </w:rPr>
        <mc:AlternateContent>
          <mc:Choice Requires="wps">
            <w:drawing>
              <wp:anchor distT="0" distB="0" distL="114300" distR="114300" simplePos="0" relativeHeight="251693056" behindDoc="0" locked="0" layoutInCell="1" allowOverlap="1" wp14:anchorId="2CEFCF01" wp14:editId="06E52292">
                <wp:simplePos x="0" y="0"/>
                <wp:positionH relativeFrom="margin">
                  <wp:align>left</wp:align>
                </wp:positionH>
                <wp:positionV relativeFrom="paragraph">
                  <wp:posOffset>67310</wp:posOffset>
                </wp:positionV>
                <wp:extent cx="5267325" cy="3619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267325" cy="361950"/>
                        </a:xfrm>
                        <a:prstGeom prst="rect">
                          <a:avLst/>
                        </a:prstGeom>
                        <a:noFill/>
                        <a:ln w="6350">
                          <a:noFill/>
                        </a:ln>
                      </wps:spPr>
                      <wps:txbx>
                        <w:txbxContent>
                          <w:p w14:paraId="1156963F" w14:textId="77777777" w:rsidR="001E00FA" w:rsidRPr="00FD6FC4" w:rsidRDefault="001E00FA" w:rsidP="001E00FA">
                            <w:pPr>
                              <w:jc w:val="both"/>
                              <w:rPr>
                                <w:rFonts w:ascii="Times New Roman" w:hAnsi="Times New Roman"/>
                                <w:i/>
                                <w:color w:val="FFFFFF" w:themeColor="background1"/>
                                <w:sz w:val="24"/>
                                <w:szCs w:val="24"/>
                              </w:rPr>
                            </w:pPr>
                            <w:r w:rsidRPr="00FD6FC4">
                              <w:rPr>
                                <w:rFonts w:ascii="Times New Roman" w:hAnsi="Times New Roman"/>
                                <w:i/>
                                <w:color w:val="FFFFFF" w:themeColor="background1"/>
                                <w:sz w:val="24"/>
                                <w:szCs w:val="24"/>
                              </w:rPr>
                              <w:t>PERSONAL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FCF01" id="Text Box 37" o:spid="_x0000_s1036" type="#_x0000_t202" style="position:absolute;margin-left:0;margin-top:5.3pt;width:414.75pt;height:28.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" filled="f" stroked="f" strokeweight=".5pt">
                <v:textbox>
                  <w:txbxContent>
                    <w:p w14:paraId="1156963F" w14:textId="77777777" w:rsidR="001E00FA" w:rsidRPr="00FD6FC4" w:rsidRDefault="001E00FA" w:rsidP="001E00FA">
                      <w:pPr>
                        <w:jc w:val="both"/>
                        <w:rPr>
                          <w:rFonts w:ascii="Times New Roman" w:hAnsi="Times New Roman"/>
                          <w:i/>
                          <w:color w:val="FFFFFF" w:themeColor="background1"/>
                          <w:sz w:val="24"/>
                          <w:szCs w:val="24"/>
                        </w:rPr>
                      </w:pPr>
                      <w:r w:rsidRPr="00FD6FC4">
                        <w:rPr>
                          <w:rFonts w:ascii="Times New Roman" w:hAnsi="Times New Roman"/>
                          <w:i/>
                          <w:color w:val="FFFFFF" w:themeColor="background1"/>
                          <w:sz w:val="24"/>
                          <w:szCs w:val="24"/>
                        </w:rPr>
                        <w:t>PERSONAL BACKGROUND</w:t>
                      </w:r>
                    </w:p>
                  </w:txbxContent>
                </v:textbox>
                <w10:wrap anchorx="margin"/>
              </v:shape>
            </w:pict>
          </mc:Fallback>
        </mc:AlternateContent>
      </w:r>
    </w:p>
    <w:p w14:paraId="2043F63D" w14:textId="77777777" w:rsidR="001E00FA" w:rsidRDefault="001E00FA" w:rsidP="001E00FA">
      <w:pPr>
        <w:rPr>
          <w:rFonts w:ascii="Times New Roman" w:hAnsi="Times New Roman"/>
          <w:sz w:val="24"/>
          <w:szCs w:val="24"/>
        </w:rPr>
      </w:pPr>
    </w:p>
    <w:p w14:paraId="6A4A569A" w14:textId="4B82151F" w:rsidR="001E00FA" w:rsidDel="001E3640" w:rsidRDefault="001E00FA" w:rsidP="001E00FA">
      <w:pPr>
        <w:spacing w:line="240" w:lineRule="auto"/>
        <w:ind w:firstLine="720"/>
        <w:rPr>
          <w:del w:id="5505" w:author="Client" w:date="2023-01-30T16:12:00Z"/>
          <w:rFonts w:ascii="Times New Roman" w:hAnsi="Times New Roman"/>
          <w:b/>
          <w:sz w:val="24"/>
          <w:szCs w:val="24"/>
        </w:rPr>
      </w:pPr>
    </w:p>
    <w:p w14:paraId="5871281E" w14:textId="77777777" w:rsidR="003979DA" w:rsidRDefault="003979DA">
      <w:pPr>
        <w:spacing w:line="240" w:lineRule="auto"/>
        <w:rPr>
          <w:rFonts w:ascii="Times New Roman" w:hAnsi="Times New Roman"/>
          <w:b/>
          <w:sz w:val="24"/>
          <w:szCs w:val="24"/>
        </w:rPr>
        <w:pPrChange w:id="5506" w:author="Client" w:date="2023-01-30T16:12:00Z">
          <w:pPr>
            <w:spacing w:line="240" w:lineRule="auto"/>
            <w:ind w:firstLine="720"/>
          </w:pPr>
        </w:pPrChange>
      </w:pPr>
    </w:p>
    <w:p w14:paraId="40E946FC" w14:textId="2C697B98"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 xml:space="preserve">Date of Birth  : </w:t>
      </w:r>
      <w:r w:rsidR="003979DA">
        <w:rPr>
          <w:rFonts w:ascii="Times New Roman" w:hAnsi="Times New Roman"/>
          <w:b/>
          <w:sz w:val="24"/>
          <w:szCs w:val="24"/>
        </w:rPr>
        <w:t>December 19, 2004</w:t>
      </w:r>
    </w:p>
    <w:p w14:paraId="505500BF" w14:textId="63EF47E9"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 xml:space="preserve">Place of Birth : </w:t>
      </w:r>
      <w:r w:rsidR="003979DA">
        <w:rPr>
          <w:rFonts w:ascii="Times New Roman" w:hAnsi="Times New Roman"/>
          <w:b/>
          <w:sz w:val="24"/>
          <w:szCs w:val="24"/>
        </w:rPr>
        <w:t>Quezon City</w:t>
      </w:r>
    </w:p>
    <w:p w14:paraId="680A7900" w14:textId="50824741"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 xml:space="preserve">Sex                   : </w:t>
      </w:r>
      <w:r w:rsidR="003979DA">
        <w:rPr>
          <w:rFonts w:ascii="Times New Roman" w:hAnsi="Times New Roman"/>
          <w:b/>
          <w:sz w:val="24"/>
          <w:szCs w:val="24"/>
        </w:rPr>
        <w:t>Fem</w:t>
      </w:r>
      <w:r>
        <w:rPr>
          <w:rFonts w:ascii="Times New Roman" w:hAnsi="Times New Roman"/>
          <w:b/>
          <w:sz w:val="24"/>
          <w:szCs w:val="24"/>
        </w:rPr>
        <w:t>ale</w:t>
      </w:r>
    </w:p>
    <w:p w14:paraId="74D0D821" w14:textId="77777777"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 xml:space="preserve">Civil Status     : Single </w:t>
      </w:r>
    </w:p>
    <w:p w14:paraId="0B004FBF" w14:textId="77777777"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Citizenship      : Filipino</w:t>
      </w:r>
      <w:r>
        <w:rPr>
          <w:rFonts w:ascii="Times New Roman" w:hAnsi="Times New Roman"/>
          <w:b/>
          <w:sz w:val="24"/>
          <w:szCs w:val="24"/>
        </w:rPr>
        <w:tab/>
      </w:r>
    </w:p>
    <w:p w14:paraId="25FFF947" w14:textId="77777777"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Religion           : Christian</w:t>
      </w:r>
    </w:p>
    <w:p w14:paraId="680AD6AE" w14:textId="2B8E6103"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Height              : 5’</w:t>
      </w:r>
      <w:r w:rsidR="003979DA">
        <w:rPr>
          <w:rFonts w:ascii="Times New Roman" w:hAnsi="Times New Roman"/>
          <w:b/>
          <w:sz w:val="24"/>
          <w:szCs w:val="24"/>
        </w:rPr>
        <w:t>5</w:t>
      </w:r>
    </w:p>
    <w:p w14:paraId="02DAD2C4" w14:textId="064C2A23"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 xml:space="preserve">Weight             : </w:t>
      </w:r>
      <w:r w:rsidR="003979DA">
        <w:rPr>
          <w:rFonts w:ascii="Times New Roman" w:hAnsi="Times New Roman"/>
          <w:b/>
          <w:sz w:val="24"/>
          <w:szCs w:val="24"/>
        </w:rPr>
        <w:t>55</w:t>
      </w:r>
      <w:r>
        <w:rPr>
          <w:rFonts w:ascii="Times New Roman" w:hAnsi="Times New Roman"/>
          <w:b/>
          <w:sz w:val="24"/>
          <w:szCs w:val="24"/>
        </w:rPr>
        <w:t>kg</w:t>
      </w:r>
    </w:p>
    <w:p w14:paraId="1FD45EDB" w14:textId="12A7D77B" w:rsidR="001E00FA" w:rsidDel="001E3640" w:rsidRDefault="003979DA" w:rsidP="001E3640">
      <w:pPr>
        <w:rPr>
          <w:del w:id="5507" w:author="Client" w:date="2023-01-30T16:12:00Z"/>
          <w:rFonts w:ascii="Times New Roman" w:hAnsi="Times New Roman"/>
          <w:sz w:val="24"/>
          <w:szCs w:val="24"/>
        </w:rPr>
      </w:pPr>
      <w:r>
        <w:rPr>
          <w:rFonts w:ascii="Times New Roman" w:hAnsi="Times New Roman"/>
          <w:b/>
          <w:sz w:val="24"/>
          <w:szCs w:val="24"/>
        </w:rPr>
        <w:t xml:space="preserve">      Mother’s Name    : Belinda M. Rios</w:t>
      </w:r>
    </w:p>
    <w:p w14:paraId="4C0233CB" w14:textId="77777777" w:rsidR="001E3640" w:rsidRPr="00FD6FC4" w:rsidRDefault="001E3640">
      <w:pPr>
        <w:rPr>
          <w:ins w:id="5508" w:author="Client" w:date="2023-01-30T16:12:00Z"/>
          <w:rFonts w:ascii="Times New Roman" w:hAnsi="Times New Roman"/>
          <w:b/>
          <w:sz w:val="24"/>
          <w:szCs w:val="24"/>
        </w:rPr>
        <w:pPrChange w:id="5509" w:author="Client" w:date="2023-01-28T18:30:00Z">
          <w:pPr>
            <w:ind w:firstLine="720"/>
          </w:pPr>
        </w:pPrChange>
      </w:pPr>
    </w:p>
    <w:p w14:paraId="3147AD23" w14:textId="1D90AC5A" w:rsidR="001E00FA" w:rsidDel="008769D9" w:rsidRDefault="001E00FA" w:rsidP="001E3640">
      <w:pPr>
        <w:rPr>
          <w:del w:id="5510" w:author="Client" w:date="2023-01-30T16:12:00Z"/>
          <w:rFonts w:ascii="Times New Roman" w:hAnsi="Times New Roman"/>
          <w:sz w:val="24"/>
          <w:szCs w:val="24"/>
        </w:rPr>
      </w:pPr>
    </w:p>
    <w:p w14:paraId="25C9DD53" w14:textId="37BE5C77" w:rsidR="001E00FA" w:rsidDel="00140B3B" w:rsidRDefault="001E00FA" w:rsidP="001E3640">
      <w:pPr>
        <w:rPr>
          <w:del w:id="5511" w:author="Client" w:date="2023-01-30T16:12:00Z"/>
          <w:rFonts w:ascii="Times New Roman" w:hAnsi="Times New Roman"/>
          <w:sz w:val="24"/>
          <w:szCs w:val="24"/>
        </w:rPr>
      </w:pPr>
    </w:p>
    <w:p w14:paraId="1CEE239D" w14:textId="77777777" w:rsidR="00140B3B" w:rsidRDefault="00140B3B" w:rsidP="001E00FA">
      <w:pPr>
        <w:ind w:firstLine="720"/>
        <w:rPr>
          <w:ins w:id="5512" w:author="Client" w:date="2023-01-30T16:54:00Z"/>
          <w:rFonts w:ascii="Times New Roman" w:hAnsi="Times New Roman"/>
          <w:sz w:val="24"/>
          <w:szCs w:val="24"/>
        </w:rPr>
      </w:pPr>
    </w:p>
    <w:p w14:paraId="4C3C892D" w14:textId="533BE826" w:rsidR="001E00FA" w:rsidDel="00632A24" w:rsidRDefault="001E00FA">
      <w:pPr>
        <w:rPr>
          <w:del w:id="5513" w:author="Client" w:date="2023-01-30T16:12:00Z"/>
          <w:rFonts w:ascii="Times New Roman" w:hAnsi="Times New Roman"/>
          <w:sz w:val="24"/>
          <w:szCs w:val="24"/>
        </w:rPr>
      </w:pPr>
    </w:p>
    <w:p w14:paraId="3C45D0A6" w14:textId="30BE6541" w:rsidR="00632A24" w:rsidRDefault="00632A24" w:rsidP="001E00FA">
      <w:pPr>
        <w:ind w:firstLine="720"/>
        <w:rPr>
          <w:ins w:id="5514" w:author="IVERSON MARZAN" w:date="2023-01-31T13:15:00Z"/>
          <w:rFonts w:ascii="Times New Roman" w:hAnsi="Times New Roman"/>
          <w:sz w:val="24"/>
          <w:szCs w:val="24"/>
        </w:rPr>
      </w:pPr>
    </w:p>
    <w:p w14:paraId="133F338D" w14:textId="1581ADB3" w:rsidR="00632A24" w:rsidRDefault="00632A24" w:rsidP="001E00FA">
      <w:pPr>
        <w:ind w:firstLine="720"/>
        <w:rPr>
          <w:ins w:id="5515" w:author="IVERSON MARZAN" w:date="2023-01-31T13:15:00Z"/>
          <w:rFonts w:ascii="Times New Roman" w:hAnsi="Times New Roman"/>
          <w:sz w:val="24"/>
          <w:szCs w:val="24"/>
        </w:rPr>
      </w:pPr>
    </w:p>
    <w:p w14:paraId="2AF16DBE" w14:textId="77777777" w:rsidR="00632A24" w:rsidDel="00B80DD0" w:rsidRDefault="00632A24" w:rsidP="001E00FA">
      <w:pPr>
        <w:ind w:firstLine="720"/>
        <w:rPr>
          <w:ins w:id="5516" w:author="IVERSON MARZAN" w:date="2023-01-31T13:15:00Z"/>
          <w:del w:id="5517" w:author="Client" w:date="2023-02-06T18:36:00Z"/>
          <w:rFonts w:ascii="Times New Roman" w:hAnsi="Times New Roman"/>
          <w:sz w:val="24"/>
          <w:szCs w:val="24"/>
        </w:rPr>
      </w:pPr>
    </w:p>
    <w:p w14:paraId="0FA8E866" w14:textId="5DE840C8" w:rsidR="003979DA" w:rsidDel="001E3640" w:rsidRDefault="003979DA" w:rsidP="001E00FA">
      <w:pPr>
        <w:ind w:firstLine="720"/>
        <w:rPr>
          <w:del w:id="5518" w:author="Client" w:date="2023-01-30T16:12:00Z"/>
          <w:rFonts w:ascii="Times New Roman" w:hAnsi="Times New Roman"/>
          <w:sz w:val="24"/>
          <w:szCs w:val="24"/>
        </w:rPr>
      </w:pPr>
    </w:p>
    <w:p w14:paraId="320A2D8C" w14:textId="77777777" w:rsidR="003979DA" w:rsidRDefault="003979DA">
      <w:pPr>
        <w:rPr>
          <w:rFonts w:ascii="Times New Roman" w:hAnsi="Times New Roman"/>
          <w:sz w:val="24"/>
          <w:szCs w:val="24"/>
        </w:rPr>
        <w:pPrChange w:id="5519" w:author="Client" w:date="2023-01-30T16:12:00Z">
          <w:pPr>
            <w:ind w:firstLine="720"/>
          </w:pPr>
        </w:pPrChange>
      </w:pPr>
    </w:p>
    <w:p w14:paraId="49675CE3" w14:textId="77777777" w:rsidR="001E00FA" w:rsidRDefault="001E00FA" w:rsidP="001E00FA">
      <w:pPr>
        <w:rPr>
          <w:rFonts w:ascii="Times New Roman" w:hAnsi="Times New Roman"/>
          <w:i/>
          <w:color w:val="FFFFFF" w:themeColor="background1"/>
        </w:rPr>
      </w:pPr>
      <w:r w:rsidRPr="00AF59DA">
        <w:rPr>
          <w:rFonts w:ascii="Times New Roman" w:hAnsi="Times New Roman"/>
          <w:i/>
          <w:color w:val="FFFFFF" w:themeColor="background1"/>
        </w:rPr>
        <w:t>EDUCATIO</w:t>
      </w:r>
      <w:r>
        <w:rPr>
          <w:rFonts w:ascii="Times New Roman" w:eastAsiaTheme="minorEastAsia" w:hAnsi="Times New Roman"/>
          <w:b/>
          <w:bCs/>
          <w:noProof/>
          <w:sz w:val="24"/>
          <w:szCs w:val="24"/>
        </w:rPr>
        <mc:AlternateContent>
          <mc:Choice Requires="wps">
            <w:drawing>
              <wp:anchor distT="0" distB="0" distL="114300" distR="114300" simplePos="0" relativeHeight="251694080" behindDoc="0" locked="0" layoutInCell="1" allowOverlap="1" wp14:anchorId="1F6C0046" wp14:editId="0D5350FA">
                <wp:simplePos x="0" y="0"/>
                <wp:positionH relativeFrom="margin">
                  <wp:posOffset>0</wp:posOffset>
                </wp:positionH>
                <wp:positionV relativeFrom="paragraph">
                  <wp:posOffset>0</wp:posOffset>
                </wp:positionV>
                <wp:extent cx="5295900" cy="333375"/>
                <wp:effectExtent l="0" t="0" r="19050" b="28575"/>
                <wp:wrapNone/>
                <wp:docPr id="41" name="Rounded Rectangle 40"/>
                <wp:cNvGraphicFramePr/>
                <a:graphic xmlns:a="http://schemas.openxmlformats.org/drawingml/2006/main">
                  <a:graphicData uri="http://schemas.microsoft.com/office/word/2010/wordprocessingShape">
                    <wps:wsp>
                      <wps:cNvSpPr/>
                      <wps:spPr>
                        <a:xfrm>
                          <a:off x="0" y="0"/>
                          <a:ext cx="5295900" cy="3333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2F9C36EF" w14:textId="77777777" w:rsidR="001E00FA" w:rsidRPr="00FD6FC4" w:rsidRDefault="001E00FA" w:rsidP="001E00FA">
                            <w:pPr>
                              <w:rPr>
                                <w:i/>
                                <w:sz w:val="24"/>
                                <w:szCs w:val="24"/>
                              </w:rPr>
                            </w:pPr>
                            <w:r w:rsidRPr="00FD6FC4">
                              <w:rPr>
                                <w:rFonts w:ascii="Times New Roman" w:hAnsi="Times New Roman"/>
                                <w:i/>
                                <w:color w:val="FFFFFF" w:themeColor="background1"/>
                                <w:sz w:val="24"/>
                                <w:szCs w:val="24"/>
                              </w:rPr>
                              <w:t>EDUCATIONAL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C0046" id="_x0000_s1037" style="position:absolute;margin-left:0;margin-top:0;width:417pt;height:26.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" fillcolor="#292934 [3200]" strokecolor="#141419 [1600]" strokeweight=".73403mm">
                <v:textbox>
                  <w:txbxContent>
                    <w:p w14:paraId="2F9C36EF" w14:textId="77777777" w:rsidR="001E00FA" w:rsidRPr="00FD6FC4" w:rsidRDefault="001E00FA" w:rsidP="001E00FA">
                      <w:pPr>
                        <w:rPr>
                          <w:i/>
                          <w:sz w:val="24"/>
                          <w:szCs w:val="24"/>
                        </w:rPr>
                      </w:pPr>
                      <w:r w:rsidRPr="00FD6FC4">
                        <w:rPr>
                          <w:rFonts w:ascii="Times New Roman" w:hAnsi="Times New Roman"/>
                          <w:i/>
                          <w:color w:val="FFFFFF" w:themeColor="background1"/>
                          <w:sz w:val="24"/>
                          <w:szCs w:val="24"/>
                        </w:rPr>
                        <w:t>EDUCATIONAL BACKGROUND</w:t>
                      </w:r>
                    </w:p>
                  </w:txbxContent>
                </v:textbox>
                <w10:wrap anchorx="margin"/>
              </v:roundrect>
            </w:pict>
          </mc:Fallback>
        </mc:AlternateContent>
      </w:r>
      <w:r w:rsidRPr="00AF59DA">
        <w:rPr>
          <w:rFonts w:ascii="Times New Roman" w:hAnsi="Times New Roman"/>
          <w:i/>
          <w:color w:val="FFFFFF" w:themeColor="background1"/>
        </w:rPr>
        <w:t>NAL BACKGROUND</w:t>
      </w:r>
    </w:p>
    <w:p w14:paraId="1D634CA1" w14:textId="77777777" w:rsidR="001E00FA" w:rsidRDefault="001E00FA" w:rsidP="001E00FA">
      <w:pPr>
        <w:ind w:firstLine="720"/>
        <w:rPr>
          <w:rFonts w:ascii="Times New Roman" w:hAnsi="Times New Roman"/>
          <w:sz w:val="24"/>
          <w:szCs w:val="24"/>
        </w:rPr>
      </w:pPr>
    </w:p>
    <w:p w14:paraId="057F8001" w14:textId="77777777"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(2021 – Present)</w:t>
      </w:r>
    </w:p>
    <w:p w14:paraId="075E4CBB" w14:textId="77777777"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 xml:space="preserve">Senior High School: Gen. </w:t>
      </w:r>
      <w:proofErr w:type="spellStart"/>
      <w:r>
        <w:rPr>
          <w:rFonts w:ascii="Times New Roman" w:hAnsi="Times New Roman"/>
          <w:b/>
          <w:sz w:val="24"/>
          <w:szCs w:val="24"/>
        </w:rPr>
        <w:t>Tiburcio</w:t>
      </w:r>
      <w:proofErr w:type="spellEnd"/>
      <w:r>
        <w:rPr>
          <w:rFonts w:ascii="Times New Roman" w:hAnsi="Times New Roman"/>
          <w:b/>
          <w:sz w:val="24"/>
          <w:szCs w:val="24"/>
        </w:rPr>
        <w:t xml:space="preserve"> De Leon National High School</w:t>
      </w:r>
    </w:p>
    <w:p w14:paraId="47B25569" w14:textId="77777777" w:rsidR="001E00FA" w:rsidRDefault="001E00FA" w:rsidP="001E00FA">
      <w:pPr>
        <w:spacing w:line="240" w:lineRule="auto"/>
        <w:ind w:firstLine="720"/>
        <w:rPr>
          <w:rFonts w:ascii="Times New Roman" w:hAnsi="Times New Roman"/>
          <w:sz w:val="24"/>
          <w:szCs w:val="24"/>
        </w:rPr>
      </w:pPr>
      <w:r>
        <w:rPr>
          <w:rFonts w:ascii="Times New Roman" w:hAnsi="Times New Roman"/>
          <w:sz w:val="24"/>
          <w:szCs w:val="24"/>
        </w:rPr>
        <w:t>Corner</w:t>
      </w:r>
      <w:r>
        <w:rPr>
          <w:rFonts w:ascii="Times New Roman" w:hAnsi="Times New Roman"/>
          <w:b/>
          <w:sz w:val="24"/>
          <w:szCs w:val="24"/>
        </w:rPr>
        <w:tab/>
      </w:r>
      <w:r>
        <w:rPr>
          <w:rFonts w:ascii="Times New Roman" w:hAnsi="Times New Roman"/>
          <w:sz w:val="24"/>
          <w:szCs w:val="24"/>
        </w:rPr>
        <w:t xml:space="preserve">Mercado St., </w:t>
      </w:r>
      <w:proofErr w:type="spellStart"/>
      <w:r>
        <w:rPr>
          <w:rFonts w:ascii="Times New Roman" w:hAnsi="Times New Roman"/>
          <w:sz w:val="24"/>
          <w:szCs w:val="24"/>
        </w:rPr>
        <w:t>Gen.T.De</w:t>
      </w:r>
      <w:proofErr w:type="spellEnd"/>
      <w:r>
        <w:rPr>
          <w:rFonts w:ascii="Times New Roman" w:hAnsi="Times New Roman"/>
          <w:sz w:val="24"/>
          <w:szCs w:val="24"/>
        </w:rPr>
        <w:t xml:space="preserve"> Leon, Valenzuela City, Metro Manila</w:t>
      </w:r>
    </w:p>
    <w:p w14:paraId="1F836ED2" w14:textId="582E3596"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(201</w:t>
      </w:r>
      <w:r w:rsidR="003979DA">
        <w:rPr>
          <w:rFonts w:ascii="Times New Roman" w:hAnsi="Times New Roman"/>
          <w:b/>
          <w:sz w:val="24"/>
          <w:szCs w:val="24"/>
        </w:rPr>
        <w:t>8</w:t>
      </w:r>
      <w:r>
        <w:rPr>
          <w:rFonts w:ascii="Times New Roman" w:hAnsi="Times New Roman"/>
          <w:b/>
          <w:sz w:val="24"/>
          <w:szCs w:val="24"/>
        </w:rPr>
        <w:t>- 2020)</w:t>
      </w:r>
    </w:p>
    <w:p w14:paraId="103F2152" w14:textId="77777777"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 xml:space="preserve">Junior High School: Gen. </w:t>
      </w:r>
      <w:proofErr w:type="spellStart"/>
      <w:r>
        <w:rPr>
          <w:rFonts w:ascii="Times New Roman" w:hAnsi="Times New Roman"/>
          <w:b/>
          <w:sz w:val="24"/>
          <w:szCs w:val="24"/>
        </w:rPr>
        <w:t>Tiburcio</w:t>
      </w:r>
      <w:proofErr w:type="spellEnd"/>
      <w:r>
        <w:rPr>
          <w:rFonts w:ascii="Times New Roman" w:hAnsi="Times New Roman"/>
          <w:b/>
          <w:sz w:val="24"/>
          <w:szCs w:val="24"/>
        </w:rPr>
        <w:t xml:space="preserve"> De Leon National High School</w:t>
      </w:r>
    </w:p>
    <w:p w14:paraId="60EDEEA6" w14:textId="77777777" w:rsidR="001E00FA" w:rsidRDefault="001E00FA" w:rsidP="001E00FA">
      <w:pPr>
        <w:spacing w:line="240" w:lineRule="auto"/>
        <w:ind w:firstLine="720"/>
        <w:rPr>
          <w:rFonts w:ascii="Times New Roman" w:hAnsi="Times New Roman"/>
          <w:sz w:val="24"/>
          <w:szCs w:val="24"/>
        </w:rPr>
      </w:pPr>
      <w:r>
        <w:rPr>
          <w:rFonts w:ascii="Times New Roman" w:hAnsi="Times New Roman"/>
          <w:sz w:val="24"/>
          <w:szCs w:val="24"/>
        </w:rPr>
        <w:t>Corner</w:t>
      </w:r>
      <w:r>
        <w:rPr>
          <w:rFonts w:ascii="Times New Roman" w:hAnsi="Times New Roman"/>
          <w:b/>
          <w:sz w:val="24"/>
          <w:szCs w:val="24"/>
        </w:rPr>
        <w:tab/>
      </w:r>
      <w:r>
        <w:rPr>
          <w:rFonts w:ascii="Times New Roman" w:hAnsi="Times New Roman"/>
          <w:sz w:val="24"/>
          <w:szCs w:val="24"/>
        </w:rPr>
        <w:t xml:space="preserve">Mercado St., </w:t>
      </w:r>
      <w:proofErr w:type="spellStart"/>
      <w:r>
        <w:rPr>
          <w:rFonts w:ascii="Times New Roman" w:hAnsi="Times New Roman"/>
          <w:sz w:val="24"/>
          <w:szCs w:val="24"/>
        </w:rPr>
        <w:t>Gen.T.De</w:t>
      </w:r>
      <w:proofErr w:type="spellEnd"/>
      <w:r>
        <w:rPr>
          <w:rFonts w:ascii="Times New Roman" w:hAnsi="Times New Roman"/>
          <w:sz w:val="24"/>
          <w:szCs w:val="24"/>
        </w:rPr>
        <w:t xml:space="preserve"> Leon, Valenzuela City, Metro Manila</w:t>
      </w:r>
    </w:p>
    <w:p w14:paraId="22E9486C" w14:textId="77777777" w:rsidR="001E00FA" w:rsidRDefault="001E00FA" w:rsidP="001E00FA">
      <w:pPr>
        <w:spacing w:line="240" w:lineRule="auto"/>
        <w:ind w:firstLine="720"/>
        <w:rPr>
          <w:rFonts w:ascii="Times New Roman" w:hAnsi="Times New Roman"/>
          <w:sz w:val="24"/>
          <w:szCs w:val="24"/>
        </w:rPr>
      </w:pPr>
      <w:r>
        <w:rPr>
          <w:rFonts w:ascii="Times New Roman" w:hAnsi="Times New Roman"/>
          <w:sz w:val="24"/>
          <w:szCs w:val="24"/>
        </w:rPr>
        <w:t>Date Graduated: (July, 2021)</w:t>
      </w:r>
    </w:p>
    <w:p w14:paraId="6A8C2336" w14:textId="04BC9F35"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(201</w:t>
      </w:r>
      <w:r w:rsidR="003979DA">
        <w:rPr>
          <w:rFonts w:ascii="Times New Roman" w:hAnsi="Times New Roman"/>
          <w:b/>
          <w:sz w:val="24"/>
          <w:szCs w:val="24"/>
        </w:rPr>
        <w:t>6</w:t>
      </w:r>
      <w:r>
        <w:rPr>
          <w:rFonts w:ascii="Times New Roman" w:hAnsi="Times New Roman"/>
          <w:b/>
          <w:sz w:val="24"/>
          <w:szCs w:val="24"/>
        </w:rPr>
        <w:t>-201</w:t>
      </w:r>
      <w:r w:rsidR="003979DA">
        <w:rPr>
          <w:rFonts w:ascii="Times New Roman" w:hAnsi="Times New Roman"/>
          <w:b/>
          <w:sz w:val="24"/>
          <w:szCs w:val="24"/>
        </w:rPr>
        <w:t>7</w:t>
      </w:r>
      <w:r>
        <w:rPr>
          <w:rFonts w:ascii="Times New Roman" w:hAnsi="Times New Roman"/>
          <w:b/>
          <w:sz w:val="24"/>
          <w:szCs w:val="24"/>
        </w:rPr>
        <w:t>)</w:t>
      </w:r>
    </w:p>
    <w:p w14:paraId="1D2FAF80" w14:textId="4361C156" w:rsidR="001E00FA" w:rsidRDefault="001E00FA" w:rsidP="001E00FA">
      <w:pPr>
        <w:spacing w:line="240" w:lineRule="auto"/>
        <w:ind w:firstLine="720"/>
        <w:rPr>
          <w:rFonts w:ascii="Times New Roman" w:hAnsi="Times New Roman"/>
          <w:b/>
          <w:sz w:val="24"/>
          <w:szCs w:val="24"/>
        </w:rPr>
      </w:pPr>
      <w:r>
        <w:rPr>
          <w:rFonts w:ascii="Times New Roman" w:hAnsi="Times New Roman"/>
          <w:b/>
          <w:sz w:val="24"/>
          <w:szCs w:val="24"/>
        </w:rPr>
        <w:t xml:space="preserve">Elementary: </w:t>
      </w:r>
      <w:proofErr w:type="spellStart"/>
      <w:r w:rsidR="003979DA">
        <w:rPr>
          <w:rFonts w:ascii="Times New Roman" w:hAnsi="Times New Roman"/>
          <w:b/>
          <w:sz w:val="24"/>
          <w:szCs w:val="24"/>
        </w:rPr>
        <w:t>Gen.T</w:t>
      </w:r>
      <w:proofErr w:type="spellEnd"/>
      <w:r w:rsidR="003979DA">
        <w:rPr>
          <w:rFonts w:ascii="Times New Roman" w:hAnsi="Times New Roman"/>
          <w:b/>
          <w:sz w:val="24"/>
          <w:szCs w:val="24"/>
        </w:rPr>
        <w:t xml:space="preserve">. De Leon </w:t>
      </w:r>
      <w:r>
        <w:rPr>
          <w:rFonts w:ascii="Times New Roman" w:hAnsi="Times New Roman"/>
          <w:b/>
          <w:sz w:val="24"/>
          <w:szCs w:val="24"/>
        </w:rPr>
        <w:t>Elementary School</w:t>
      </w:r>
    </w:p>
    <w:p w14:paraId="63D16B25" w14:textId="4D10D084" w:rsidR="009E5381" w:rsidRDefault="003979DA">
      <w:pPr>
        <w:ind w:firstLine="720"/>
        <w:rPr>
          <w:rFonts w:ascii="Times New Roman" w:hAnsi="Times New Roman"/>
          <w:sz w:val="24"/>
          <w:szCs w:val="24"/>
        </w:rPr>
      </w:pPr>
      <w:r w:rsidRPr="003979DA">
        <w:rPr>
          <w:rFonts w:ascii="Times New Roman" w:hAnsi="Times New Roman"/>
          <w:sz w:val="24"/>
          <w:szCs w:val="24"/>
        </w:rPr>
        <w:t>Gen. T. de Leon Street,</w:t>
      </w:r>
      <w:r>
        <w:rPr>
          <w:rFonts w:ascii="Times New Roman" w:hAnsi="Times New Roman"/>
          <w:sz w:val="24"/>
          <w:szCs w:val="24"/>
        </w:rPr>
        <w:t xml:space="preserve">  </w:t>
      </w:r>
      <w:r w:rsidRPr="003979DA">
        <w:rPr>
          <w:rFonts w:ascii="Times New Roman" w:hAnsi="Times New Roman"/>
          <w:sz w:val="24"/>
          <w:szCs w:val="24"/>
        </w:rPr>
        <w:t xml:space="preserve"> </w:t>
      </w:r>
      <w:r>
        <w:rPr>
          <w:rFonts w:ascii="Times New Roman" w:hAnsi="Times New Roman"/>
          <w:sz w:val="24"/>
          <w:szCs w:val="24"/>
        </w:rPr>
        <w:t xml:space="preserve">   </w:t>
      </w:r>
      <w:r w:rsidRPr="003979DA">
        <w:rPr>
          <w:rFonts w:ascii="Times New Roman" w:hAnsi="Times New Roman"/>
          <w:sz w:val="24"/>
          <w:szCs w:val="24"/>
        </w:rPr>
        <w:t>Valenzuela, 1440 Metro Manila</w:t>
      </w:r>
    </w:p>
    <w:p w14:paraId="31D69359" w14:textId="0FDF815F" w:rsidR="003979DA" w:rsidRPr="003979DA" w:rsidRDefault="003979DA">
      <w:pPr>
        <w:ind w:firstLine="720"/>
        <w:rPr>
          <w:rFonts w:ascii="Times New Roman" w:hAnsi="Times New Roman"/>
          <w:b/>
          <w:bCs/>
          <w:sz w:val="24"/>
          <w:szCs w:val="24"/>
          <w:rPrChange w:id="5520" w:author="Client" w:date="2023-01-28T18:35:00Z">
            <w:rPr>
              <w:rFonts w:ascii="Times New Roman" w:hAnsi="Times New Roman"/>
              <w:sz w:val="24"/>
              <w:szCs w:val="24"/>
            </w:rPr>
          </w:rPrChange>
        </w:rPr>
      </w:pPr>
      <w:r>
        <w:rPr>
          <w:rFonts w:ascii="Times New Roman" w:hAnsi="Times New Roman"/>
          <w:b/>
          <w:bCs/>
          <w:sz w:val="24"/>
          <w:szCs w:val="24"/>
        </w:rPr>
        <w:t>(2010-2015)</w:t>
      </w:r>
    </w:p>
    <w:p w14:paraId="67EC703B" w14:textId="79714AAB" w:rsidR="003979DA" w:rsidRDefault="003979DA">
      <w:pPr>
        <w:ind w:firstLine="720"/>
        <w:rPr>
          <w:rFonts w:ascii="Times New Roman" w:hAnsi="Times New Roman"/>
          <w:b/>
          <w:bCs/>
          <w:sz w:val="24"/>
          <w:szCs w:val="24"/>
        </w:rPr>
      </w:pPr>
      <w:r>
        <w:rPr>
          <w:rFonts w:ascii="Times New Roman" w:hAnsi="Times New Roman"/>
          <w:b/>
          <w:bCs/>
          <w:sz w:val="24"/>
          <w:szCs w:val="24"/>
        </w:rPr>
        <w:t xml:space="preserve">Elementary: Holy Spirit Elementary School </w:t>
      </w:r>
    </w:p>
    <w:p w14:paraId="7F6A66D8" w14:textId="144F57EE" w:rsidR="008313FB" w:rsidRPr="008313FB" w:rsidRDefault="003979DA" w:rsidP="008313FB">
      <w:pPr>
        <w:ind w:firstLine="720"/>
        <w:rPr>
          <w:ins w:id="5521" w:author="Administrator" w:date="2023-01-30T12:37:00Z"/>
          <w:rFonts w:ascii="Times New Roman" w:hAnsi="Times New Roman"/>
          <w:sz w:val="24"/>
          <w:szCs w:val="24"/>
        </w:rPr>
      </w:pPr>
      <w:r w:rsidRPr="003979DA">
        <w:rPr>
          <w:rFonts w:ascii="Times New Roman" w:hAnsi="Times New Roman"/>
          <w:sz w:val="24"/>
          <w:szCs w:val="24"/>
          <w:rPrChange w:id="5522" w:author="Client" w:date="2023-01-28T18:36:00Z">
            <w:rPr>
              <w:rFonts w:ascii="Times New Roman" w:hAnsi="Times New Roman"/>
              <w:b/>
              <w:bCs/>
              <w:sz w:val="24"/>
              <w:szCs w:val="24"/>
            </w:rPr>
          </w:rPrChange>
        </w:rPr>
        <w:t>Artillery Rd, Quezon City, Metro Manila</w:t>
      </w:r>
    </w:p>
    <w:p w14:paraId="4D008670" w14:textId="77777777" w:rsidR="008313FB" w:rsidRDefault="008313FB" w:rsidP="008313FB">
      <w:pPr>
        <w:spacing w:after="0" w:line="240" w:lineRule="auto"/>
        <w:rPr>
          <w:ins w:id="5523" w:author="Administrator" w:date="2023-01-30T12:37:00Z"/>
          <w:rFonts w:ascii="Times New Roman" w:hAnsi="Times New Roman"/>
          <w:sz w:val="24"/>
          <w:szCs w:val="24"/>
        </w:rPr>
      </w:pPr>
    </w:p>
    <w:p w14:paraId="28324E0E" w14:textId="3FD0BD64" w:rsidR="008313FB" w:rsidRDefault="008313FB" w:rsidP="008313FB">
      <w:pPr>
        <w:ind w:firstLine="720"/>
        <w:rPr>
          <w:ins w:id="5524" w:author="Administrator" w:date="2023-01-30T12:37:00Z"/>
          <w:rFonts w:ascii="Times New Roman" w:hAnsi="Times New Roman"/>
          <w:sz w:val="24"/>
          <w:szCs w:val="24"/>
        </w:rPr>
      </w:pPr>
      <w:ins w:id="5525" w:author="Administrator" w:date="2023-01-30T12:37:00Z">
        <w:r>
          <w:rPr>
            <w:rFonts w:ascii="Times New Roman" w:eastAsiaTheme="minorEastAsia" w:hAnsi="Times New Roman"/>
            <w:b/>
            <w:bCs/>
            <w:noProof/>
            <w:sz w:val="24"/>
            <w:szCs w:val="24"/>
          </w:rPr>
          <mc:AlternateContent>
            <mc:Choice Requires="wps">
              <w:drawing>
                <wp:anchor distT="0" distB="0" distL="114300" distR="114300" simplePos="0" relativeHeight="251696128" behindDoc="0" locked="0" layoutInCell="1" allowOverlap="1" wp14:anchorId="0B6ECB7B" wp14:editId="3480EF8C">
                  <wp:simplePos x="0" y="0"/>
                  <wp:positionH relativeFrom="margin">
                    <wp:align>left</wp:align>
                  </wp:positionH>
                  <wp:positionV relativeFrom="paragraph">
                    <wp:posOffset>9525</wp:posOffset>
                  </wp:positionV>
                  <wp:extent cx="5295900" cy="342900"/>
                  <wp:effectExtent l="0" t="0" r="19050" b="19050"/>
                  <wp:wrapNone/>
                  <wp:docPr id="33" name="Rounded Rectangle 46"/>
                  <wp:cNvGraphicFramePr/>
                  <a:graphic xmlns:a="http://schemas.openxmlformats.org/drawingml/2006/main">
                    <a:graphicData uri="http://schemas.microsoft.com/office/word/2010/wordprocessingShape">
                      <wps:wsp>
                        <wps:cNvSpPr/>
                        <wps:spPr>
                          <a:xfrm>
                            <a:off x="0" y="0"/>
                            <a:ext cx="5295900" cy="3429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6820CA5F" w14:textId="77777777" w:rsidR="008313FB" w:rsidRPr="00944C3D" w:rsidRDefault="008313FB" w:rsidP="008313FB">
                              <w:pPr>
                                <w:rPr>
                                  <w:rFonts w:ascii="Times New Roman" w:hAnsi="Times New Roman"/>
                                  <w:i/>
                                  <w:sz w:val="24"/>
                                  <w:szCs w:val="24"/>
                                </w:rPr>
                              </w:pPr>
                              <w:r>
                                <w:rPr>
                                  <w:rFonts w:ascii="Times New Roman" w:hAnsi="Times New Roman"/>
                                  <w:i/>
                                  <w:sz w:val="24"/>
                                  <w:szCs w:val="24"/>
                                </w:rPr>
                                <w:t>INTERESTS / HOBBIES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ECB7B" id="_x0000_s1038" style="position:absolute;left:0;text-align:left;margin-left:0;margin-top:.75pt;width:417pt;height:27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" fillcolor="#292934 [3200]" strokecolor="#141419 [1600]" strokeweight=".73403mm">
                  <v:textbox>
                    <w:txbxContent>
                      <w:p w14:paraId="6820CA5F" w14:textId="77777777" w:rsidR="008313FB" w:rsidRPr="00944C3D" w:rsidRDefault="008313FB" w:rsidP="008313FB">
                        <w:pPr>
                          <w:rPr>
                            <w:rFonts w:ascii="Times New Roman" w:hAnsi="Times New Roman"/>
                            <w:i/>
                            <w:sz w:val="24"/>
                            <w:szCs w:val="24"/>
                          </w:rPr>
                        </w:pPr>
                        <w:r>
                          <w:rPr>
                            <w:rFonts w:ascii="Times New Roman" w:hAnsi="Times New Roman"/>
                            <w:i/>
                            <w:sz w:val="24"/>
                            <w:szCs w:val="24"/>
                          </w:rPr>
                          <w:t>INTERESTS / HOBBIES</w:t>
                        </w:r>
                      </w:p>
                    </w:txbxContent>
                  </v:textbox>
                  <w10:wrap anchorx="margin"/>
                </v:roundrect>
              </w:pict>
            </mc:Fallback>
          </mc:AlternateContent>
        </w:r>
      </w:ins>
    </w:p>
    <w:p w14:paraId="7C71E093" w14:textId="37C16548" w:rsidR="008313FB" w:rsidRDefault="008313FB" w:rsidP="008313FB">
      <w:pPr>
        <w:rPr>
          <w:ins w:id="5526" w:author="Administrator" w:date="2023-01-30T12:37:00Z"/>
          <w:rFonts w:ascii="Times New Roman" w:hAnsi="Times New Roman"/>
          <w:sz w:val="24"/>
          <w:szCs w:val="24"/>
        </w:rPr>
      </w:pPr>
    </w:p>
    <w:p w14:paraId="79C0F09E" w14:textId="02279640" w:rsidR="008313FB" w:rsidRDefault="008313FB" w:rsidP="008313FB">
      <w:pPr>
        <w:rPr>
          <w:ins w:id="5527" w:author="Administrator" w:date="2023-01-30T12:37:00Z"/>
          <w:rFonts w:ascii="Times New Roman" w:hAnsi="Times New Roman"/>
          <w:b/>
          <w:bCs/>
          <w:sz w:val="24"/>
          <w:szCs w:val="24"/>
        </w:rPr>
      </w:pPr>
      <w:ins w:id="5528" w:author="Administrator" w:date="2023-01-30T12:37:00Z">
        <w:r>
          <w:rPr>
            <w:rFonts w:ascii="Times New Roman" w:hAnsi="Times New Roman"/>
            <w:sz w:val="24"/>
            <w:szCs w:val="24"/>
          </w:rPr>
          <w:tab/>
        </w:r>
        <w:r>
          <w:rPr>
            <w:rFonts w:ascii="Times New Roman" w:hAnsi="Times New Roman"/>
            <w:b/>
            <w:bCs/>
            <w:sz w:val="24"/>
            <w:szCs w:val="24"/>
          </w:rPr>
          <w:t>Listening to music</w:t>
        </w:r>
      </w:ins>
    </w:p>
    <w:p w14:paraId="43BBD550" w14:textId="45D76962" w:rsidR="008769D9" w:rsidRDefault="008313FB">
      <w:pPr>
        <w:rPr>
          <w:ins w:id="5529" w:author="Client" w:date="2023-01-30T16:16:00Z"/>
          <w:rFonts w:ascii="Times New Roman" w:hAnsi="Times New Roman"/>
          <w:b/>
          <w:bCs/>
          <w:sz w:val="24"/>
          <w:szCs w:val="24"/>
        </w:rPr>
      </w:pPr>
      <w:ins w:id="5530" w:author="Administrator" w:date="2023-01-30T12:37:00Z">
        <w:r>
          <w:rPr>
            <w:rFonts w:ascii="Times New Roman" w:hAnsi="Times New Roman"/>
            <w:b/>
            <w:bCs/>
            <w:sz w:val="24"/>
            <w:szCs w:val="24"/>
          </w:rPr>
          <w:tab/>
        </w:r>
      </w:ins>
      <w:ins w:id="5531" w:author="Administrator" w:date="2023-01-30T12:38:00Z">
        <w:r>
          <w:rPr>
            <w:rFonts w:ascii="Times New Roman" w:hAnsi="Times New Roman"/>
            <w:b/>
            <w:bCs/>
            <w:sz w:val="24"/>
            <w:szCs w:val="24"/>
          </w:rPr>
          <w:t>Drawing</w:t>
        </w:r>
      </w:ins>
    </w:p>
    <w:p w14:paraId="73F2A9F1" w14:textId="77777777" w:rsidR="008769D9" w:rsidRDefault="008769D9">
      <w:pPr>
        <w:spacing w:after="0" w:line="240" w:lineRule="auto"/>
        <w:rPr>
          <w:ins w:id="5532" w:author="Client" w:date="2023-01-30T16:16:00Z"/>
          <w:rFonts w:ascii="Times New Roman" w:hAnsi="Times New Roman"/>
          <w:b/>
          <w:bCs/>
          <w:sz w:val="24"/>
          <w:szCs w:val="24"/>
        </w:rPr>
      </w:pPr>
      <w:ins w:id="5533" w:author="Client" w:date="2023-01-30T16:16:00Z">
        <w:r>
          <w:rPr>
            <w:rFonts w:ascii="Times New Roman" w:hAnsi="Times New Roman"/>
            <w:b/>
            <w:bCs/>
            <w:sz w:val="24"/>
            <w:szCs w:val="24"/>
          </w:rPr>
          <w:br w:type="page"/>
        </w:r>
      </w:ins>
    </w:p>
    <w:p w14:paraId="0CF71F4F" w14:textId="7648F191" w:rsidR="008313FB" w:rsidRDefault="008313FB" w:rsidP="008769D9">
      <w:pPr>
        <w:spacing w:after="0" w:line="240" w:lineRule="auto"/>
        <w:rPr>
          <w:ins w:id="5534" w:author="Client" w:date="2023-01-30T16:29:00Z"/>
          <w:rFonts w:ascii="Times New Roman" w:hAnsi="Times New Roman"/>
          <w:b/>
          <w:bCs/>
          <w:sz w:val="24"/>
          <w:szCs w:val="24"/>
        </w:rPr>
      </w:pPr>
    </w:p>
    <w:p w14:paraId="3042D67A" w14:textId="77777777" w:rsidR="008769D9" w:rsidRPr="00904F89" w:rsidRDefault="008769D9" w:rsidP="008769D9">
      <w:pPr>
        <w:spacing w:after="0" w:line="480" w:lineRule="auto"/>
        <w:jc w:val="both"/>
        <w:rPr>
          <w:ins w:id="5535" w:author="Client" w:date="2023-01-30T16:29:00Z"/>
          <w:rFonts w:ascii="Times New Roman" w:eastAsia="Times New Roman" w:hAnsi="Times New Roman"/>
          <w:b/>
          <w:bCs/>
          <w:color w:val="000000"/>
          <w:sz w:val="24"/>
          <w:szCs w:val="24"/>
        </w:rPr>
      </w:pPr>
      <w:ins w:id="5536" w:author="Client" w:date="2023-01-30T16:29:00Z">
        <w:r>
          <w:rPr>
            <w:rFonts w:ascii="Times New Roman" w:eastAsiaTheme="minorEastAsia" w:hAnsi="Times New Roman"/>
            <w:b/>
            <w:bCs/>
            <w:noProof/>
            <w:sz w:val="24"/>
            <w:szCs w:val="24"/>
          </w:rPr>
          <mc:AlternateContent>
            <mc:Choice Requires="wps">
              <w:drawing>
                <wp:anchor distT="0" distB="0" distL="114300" distR="114300" simplePos="0" relativeHeight="251706368" behindDoc="0" locked="0" layoutInCell="1" allowOverlap="1" wp14:anchorId="4609FFEA" wp14:editId="08AB8B01">
                  <wp:simplePos x="0" y="0"/>
                  <wp:positionH relativeFrom="margin">
                    <wp:posOffset>133350</wp:posOffset>
                  </wp:positionH>
                  <wp:positionV relativeFrom="paragraph">
                    <wp:posOffset>213995</wp:posOffset>
                  </wp:positionV>
                  <wp:extent cx="5029200" cy="33337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029200" cy="333375"/>
                          </a:xfrm>
                          <a:prstGeom prst="rect">
                            <a:avLst/>
                          </a:prstGeom>
                          <a:noFill/>
                          <a:ln w="6350">
                            <a:noFill/>
                          </a:ln>
                        </wps:spPr>
                        <wps:txbx>
                          <w:txbxContent>
                            <w:p w14:paraId="60D6710F" w14:textId="77777777" w:rsidR="008769D9" w:rsidRPr="00397DDD" w:rsidRDefault="008769D9" w:rsidP="008769D9">
                              <w:pPr>
                                <w:jc w:val="center"/>
                                <w:rPr>
                                  <w:rFonts w:ascii="Times New Roman" w:hAnsi="Times New Roman"/>
                                  <w:color w:val="FFFFFF" w:themeColor="background1"/>
                                  <w:sz w:val="32"/>
                                  <w:szCs w:val="32"/>
                                </w:rPr>
                              </w:pPr>
                              <w:r w:rsidRPr="00397DDD">
                                <w:rPr>
                                  <w:rFonts w:ascii="Times New Roman" w:hAnsi="Times New Roman"/>
                                  <w:color w:val="FFFFFF" w:themeColor="background1"/>
                                  <w:sz w:val="32"/>
                                  <w:szCs w:val="32"/>
                                </w:rPr>
                                <w:t>CURRICULUM VITAE</w:t>
                              </w:r>
                            </w:p>
                            <w:p w14:paraId="1DBC40F7" w14:textId="77777777" w:rsidR="008769D9" w:rsidRPr="00397DDD" w:rsidRDefault="008769D9" w:rsidP="008769D9">
                              <w:pPr>
                                <w:jc w:val="center"/>
                                <w:rPr>
                                  <w:rFonts w:ascii="Times New Roman" w:hAnsi="Times New Roman"/>
                                  <w:color w:val="FFFFFF" w:themeColor="background1"/>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9FFEA" id="Text Box 65" o:spid="_x0000_s1039" type="#_x0000_t202" style="position:absolute;left:0;text-align:left;margin-left:10.5pt;margin-top:16.85pt;width:396pt;height:26.2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" filled="f" stroked="f" strokeweight=".5pt">
                  <v:textbox>
                    <w:txbxContent>
                      <w:p w14:paraId="60D6710F" w14:textId="77777777" w:rsidR="008769D9" w:rsidRPr="00397DDD" w:rsidRDefault="008769D9" w:rsidP="008769D9">
                        <w:pPr>
                          <w:jc w:val="center"/>
                          <w:rPr>
                            <w:rFonts w:ascii="Times New Roman" w:hAnsi="Times New Roman"/>
                            <w:color w:val="FFFFFF" w:themeColor="background1"/>
                            <w:sz w:val="32"/>
                            <w:szCs w:val="32"/>
                          </w:rPr>
                        </w:pPr>
                        <w:r w:rsidRPr="00397DDD">
                          <w:rPr>
                            <w:rFonts w:ascii="Times New Roman" w:hAnsi="Times New Roman"/>
                            <w:color w:val="FFFFFF" w:themeColor="background1"/>
                            <w:sz w:val="32"/>
                            <w:szCs w:val="32"/>
                          </w:rPr>
                          <w:t>CURRICULUM VITAE</w:t>
                        </w:r>
                      </w:p>
                      <w:p w14:paraId="1DBC40F7" w14:textId="77777777" w:rsidR="008769D9" w:rsidRPr="00397DDD" w:rsidRDefault="008769D9" w:rsidP="008769D9">
                        <w:pPr>
                          <w:jc w:val="center"/>
                          <w:rPr>
                            <w:rFonts w:ascii="Times New Roman" w:hAnsi="Times New Roman"/>
                            <w:color w:val="FFFFFF" w:themeColor="background1"/>
                            <w:sz w:val="40"/>
                          </w:rPr>
                        </w:pPr>
                      </w:p>
                    </w:txbxContent>
                  </v:textbox>
                  <w10:wrap anchorx="margin"/>
                </v:shape>
              </w:pict>
            </mc:Fallback>
          </mc:AlternateContent>
        </w:r>
        <w:r>
          <w:rPr>
            <w:rFonts w:ascii="Times New Roman" w:eastAsiaTheme="minorEastAsia" w:hAnsi="Times New Roman"/>
            <w:b/>
            <w:bCs/>
            <w:noProof/>
            <w:sz w:val="24"/>
            <w:szCs w:val="24"/>
          </w:rPr>
          <mc:AlternateContent>
            <mc:Choice Requires="wps">
              <w:drawing>
                <wp:anchor distT="0" distB="0" distL="114300" distR="114300" simplePos="0" relativeHeight="251705344" behindDoc="0" locked="0" layoutInCell="1" allowOverlap="1" wp14:anchorId="3800546B" wp14:editId="7FB36967">
                  <wp:simplePos x="0" y="0"/>
                  <wp:positionH relativeFrom="margin">
                    <wp:align>right</wp:align>
                  </wp:positionH>
                  <wp:positionV relativeFrom="paragraph">
                    <wp:posOffset>99695</wp:posOffset>
                  </wp:positionV>
                  <wp:extent cx="5295900" cy="47625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5295900" cy="4762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E4F3" id="Rectangle 66" o:spid="_x0000_s1026" style="position:absolute;margin-left:365.8pt;margin-top:7.85pt;width:417pt;height:37.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" fillcolor="#292934 [3200]" strokecolor="#141419 [1600]" strokeweight=".73403mm">
                  <w10:wrap anchorx="margin"/>
                </v:rect>
              </w:pict>
            </mc:Fallback>
          </mc:AlternateContent>
        </w:r>
      </w:ins>
    </w:p>
    <w:p w14:paraId="0F2ACA35" w14:textId="2B7FA8AA" w:rsidR="008769D9" w:rsidDel="00632A24" w:rsidRDefault="00972F6E" w:rsidP="008769D9">
      <w:pPr>
        <w:spacing w:after="0" w:line="240" w:lineRule="auto"/>
        <w:ind w:left="5040" w:firstLine="720"/>
        <w:jc w:val="center"/>
        <w:rPr>
          <w:ins w:id="5537" w:author="Client" w:date="2023-01-30T16:29:00Z"/>
          <w:del w:id="5538" w:author="IVERSON MARZAN" w:date="2023-01-31T13:16:00Z"/>
          <w:rStyle w:val="sw"/>
          <w:rFonts w:ascii="Times New Roman" w:eastAsiaTheme="minorEastAsia" w:hAnsi="Times New Roman"/>
          <w:b/>
          <w:bCs/>
          <w:sz w:val="24"/>
          <w:szCs w:val="24"/>
        </w:rPr>
      </w:pPr>
      <w:ins w:id="5539" w:author="Client" w:date="2023-02-07T15:06:00Z">
        <w:r>
          <w:rPr>
            <w:noProof/>
          </w:rPr>
          <w:drawing>
            <wp:anchor distT="0" distB="0" distL="114300" distR="114300" simplePos="0" relativeHeight="251727872" behindDoc="1" locked="0" layoutInCell="1" allowOverlap="1" wp14:anchorId="017C9BAA" wp14:editId="1311BEF6">
              <wp:simplePos x="0" y="0"/>
              <wp:positionH relativeFrom="column">
                <wp:posOffset>3476625</wp:posOffset>
              </wp:positionH>
              <wp:positionV relativeFrom="paragraph">
                <wp:posOffset>421640</wp:posOffset>
              </wp:positionV>
              <wp:extent cx="1613535" cy="1457325"/>
              <wp:effectExtent l="114300" t="76200" r="81915" b="123825"/>
              <wp:wrapTight wrapText="bothSides">
                <wp:wrapPolygon edited="0">
                  <wp:start x="-1020" y="-1129"/>
                  <wp:lineTo x="-1530" y="3953"/>
                  <wp:lineTo x="-1530" y="21459"/>
                  <wp:lineTo x="-510" y="23153"/>
                  <wp:lineTo x="21932" y="23153"/>
                  <wp:lineTo x="22442" y="22024"/>
                  <wp:lineTo x="22187" y="-1129"/>
                  <wp:lineTo x="-1020" y="-1129"/>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2" cstate="print">
                        <a:extLst>
                          <a:ext uri="{BEBA8EAE-BF5A-486C-A8C5-ECC9F3942E4B}">
                            <a14:imgProps xmlns:a14="http://schemas.microsoft.com/office/drawing/2010/main">
                              <a14:imgLayer r:embed="rId23">
                                <a14:imgEffect>
                                  <a14:backgroundRemoval t="29688" b="95052" l="7292" r="99653">
                                    <a14:foregroundMark x1="56366" y1="29774" x2="56366" y2="29774"/>
                                    <a14:foregroundMark x1="33681" y1="67795" x2="11574" y2="82726"/>
                                    <a14:foregroundMark x1="11574" y1="82726" x2="7523" y2="91406"/>
                                    <a14:foregroundMark x1="53588" y1="88108" x2="78472" y2="89323"/>
                                    <a14:foregroundMark x1="93403" y1="87240" x2="93403" y2="87240"/>
                                    <a14:foregroundMark x1="95255" y1="85069" x2="95255" y2="85069"/>
                                    <a14:foregroundMark x1="93519" y1="82552" x2="98958" y2="95052"/>
                                    <a14:foregroundMark x1="90972" y1="79427" x2="95486" y2="82986"/>
                                    <a14:foregroundMark x1="69792" y1="39670" x2="39005" y2="36285"/>
                                    <a14:foregroundMark x1="39005" y1="36285" x2="36921" y2="38802"/>
                                    <a14:foregroundMark x1="35764" y1="38542" x2="35764" y2="38542"/>
                                    <a14:foregroundMark x1="35069" y1="39410" x2="35069" y2="39410"/>
                                    <a14:foregroundMark x1="36111" y1="37413" x2="36111" y2="37413"/>
                                    <a14:foregroundMark x1="40278" y1="90278" x2="68981" y2="90278"/>
                                    <a14:foregroundMark x1="73380" y1="68229" x2="94560" y2="84288"/>
                                    <a14:foregroundMark x1="94560" y1="84288" x2="97338" y2="90972"/>
                                    <a14:backgroundMark x1="73264" y1="38976" x2="67361" y2="61458"/>
                                    <a14:backgroundMark x1="67361" y1="61458" x2="95833" y2="75260"/>
                                    <a14:backgroundMark x1="95833" y1="75260" x2="99884" y2="81163"/>
                                    <a14:backgroundMark x1="96644" y1="77951" x2="99653" y2="80208"/>
                                    <a14:backgroundMark x1="92477" y1="74132" x2="98958" y2="84115"/>
                                    <a14:backgroundMark x1="97454" y1="82552" x2="99653" y2="87326"/>
                                    <a14:backgroundMark x1="70718" y1="64583" x2="70718" y2="64583"/>
                                    <a14:backgroundMark x1="69097" y1="64844" x2="69097" y2="64844"/>
                                    <a14:backgroundMark x1="66088" y1="64670" x2="66088" y2="64670"/>
                                    <a14:backgroundMark x1="65394" y1="64583" x2="65394" y2="64583"/>
                                    <a14:backgroundMark x1="39005" y1="64063" x2="39005" y2="64063"/>
                                  </a14:backgroundRemoval>
                                </a14:imgEffect>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rcRect t="23456" b="8823"/>
                      <a:stretch/>
                    </pic:blipFill>
                    <pic:spPr bwMode="auto">
                      <a:xfrm>
                        <a:off x="0" y="0"/>
                        <a:ext cx="1613535" cy="1457325"/>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779C1C75" w14:textId="77777777" w:rsidR="008769D9" w:rsidDel="00632A24" w:rsidRDefault="008769D9" w:rsidP="008769D9">
      <w:pPr>
        <w:spacing w:after="0" w:line="240" w:lineRule="auto"/>
        <w:rPr>
          <w:ins w:id="5540" w:author="Client" w:date="2023-01-30T16:29:00Z"/>
          <w:del w:id="5541" w:author="IVERSON MARZAN" w:date="2023-01-31T13:16:00Z"/>
          <w:rStyle w:val="sw"/>
          <w:rFonts w:ascii="Times New Roman" w:eastAsiaTheme="minorEastAsia" w:hAnsi="Times New Roman"/>
          <w:b/>
          <w:bCs/>
          <w:sz w:val="24"/>
          <w:szCs w:val="24"/>
        </w:rPr>
      </w:pPr>
    </w:p>
    <w:p w14:paraId="3AFCA01A" w14:textId="77777777" w:rsidR="008769D9" w:rsidDel="00632A24" w:rsidRDefault="008769D9" w:rsidP="008769D9">
      <w:pPr>
        <w:spacing w:after="0" w:line="240" w:lineRule="auto"/>
        <w:rPr>
          <w:ins w:id="5542" w:author="Client" w:date="2023-01-30T16:29:00Z"/>
          <w:del w:id="5543" w:author="IVERSON MARZAN" w:date="2023-01-31T13:16:00Z"/>
          <w:rStyle w:val="sw"/>
          <w:rFonts w:ascii="Times New Roman" w:eastAsiaTheme="minorEastAsia" w:hAnsi="Times New Roman"/>
          <w:b/>
          <w:bCs/>
          <w:sz w:val="24"/>
          <w:szCs w:val="24"/>
        </w:rPr>
      </w:pPr>
    </w:p>
    <w:p w14:paraId="0896D8FE" w14:textId="100E7B9F" w:rsidR="008769D9" w:rsidRPr="00140B3B" w:rsidRDefault="008769D9">
      <w:pPr>
        <w:spacing w:line="480" w:lineRule="auto"/>
        <w:rPr>
          <w:ins w:id="5544" w:author="Client" w:date="2023-01-30T16:29:00Z"/>
          <w:rFonts w:ascii="Times New Roman" w:hAnsi="Times New Roman"/>
          <w:b/>
          <w:bCs/>
          <w:sz w:val="24"/>
          <w:szCs w:val="24"/>
          <w:rPrChange w:id="5545" w:author="Client" w:date="2023-01-30T16:53:00Z">
            <w:rPr>
              <w:ins w:id="5546" w:author="Client" w:date="2023-01-30T16:29:00Z"/>
            </w:rPr>
          </w:rPrChange>
        </w:rPr>
        <w:pPrChange w:id="5547" w:author="Client" w:date="2023-01-30T16:53:00Z">
          <w:pPr>
            <w:spacing w:after="0" w:line="240" w:lineRule="auto"/>
          </w:pPr>
        </w:pPrChange>
      </w:pPr>
      <w:ins w:id="5548" w:author="Client" w:date="2023-01-30T16:29:00Z">
        <w:del w:id="5549" w:author="IVERSON MARZAN" w:date="2023-01-31T13:16:00Z">
          <w:r w:rsidDel="00632A24">
            <w:rPr>
              <w:noProof/>
            </w:rPr>
            <w:delText xml:space="preserve">     </w:delText>
          </w:r>
          <w:r w:rsidDel="00632A24">
            <w:rPr>
              <w:noProof/>
            </w:rPr>
            <w:tab/>
          </w:r>
          <w:r w:rsidDel="00632A24">
            <w:rPr>
              <w:noProof/>
            </w:rPr>
            <w:tab/>
          </w:r>
        </w:del>
        <w:r>
          <w:rPr>
            <w:noProof/>
          </w:rPr>
          <w:tab/>
        </w:r>
        <w:r>
          <w:rPr>
            <w:noProof/>
          </w:rPr>
          <w:tab/>
        </w:r>
        <w:r>
          <w:rPr>
            <w:noProof/>
          </w:rPr>
          <w:tab/>
        </w:r>
        <w:r>
          <w:rPr>
            <w:noProof/>
          </w:rPr>
          <w:tab/>
        </w:r>
        <w:r>
          <w:rPr>
            <w:noProof/>
          </w:rPr>
          <w:tab/>
        </w:r>
        <w:r>
          <w:rPr>
            <w:noProof/>
          </w:rPr>
          <w:tab/>
        </w:r>
      </w:ins>
      <w:ins w:id="5550" w:author="Client" w:date="2023-01-30T16:53:00Z">
        <w:del w:id="5551" w:author="IVERSON MARZAN" w:date="2023-01-31T13:16:00Z">
          <w:r w:rsidR="00140B3B" w:rsidDel="00632A24">
            <w:rPr>
              <w:rFonts w:ascii="Times New Roman" w:hAnsi="Times New Roman"/>
              <w:b/>
              <w:bCs/>
              <w:noProof/>
              <w:sz w:val="24"/>
              <w:szCs w:val="24"/>
            </w:rPr>
            <w:drawing>
              <wp:inline distT="0" distB="0" distL="0" distR="0" wp14:anchorId="53255384" wp14:editId="7A44A3C3">
                <wp:extent cx="1032938" cy="1306372"/>
                <wp:effectExtent l="95250" t="76200" r="11049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cstate="print">
                          <a:extLst>
                            <a:ext uri="{28A0092B-C50C-407E-A947-70E740481C1C}">
                              <a14:useLocalDpi xmlns:a14="http://schemas.microsoft.com/office/drawing/2010/main" val="0"/>
                            </a:ext>
                          </a:extLst>
                        </a:blip>
                        <a:srcRect t="5788"/>
                        <a:stretch/>
                      </pic:blipFill>
                      <pic:spPr bwMode="auto">
                        <a:xfrm>
                          <a:off x="0" y="0"/>
                          <a:ext cx="1044887" cy="1321484"/>
                        </a:xfrm>
                        <a:prstGeom prst="rect">
                          <a:avLst/>
                        </a:prstGeom>
                        <a:solidFill>
                          <a:srgbClr val="FFFFFF">
                            <a:shade val="85000"/>
                          </a:srgbClr>
                        </a:solidFill>
                        <a:ln w="381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del>
      </w:ins>
    </w:p>
    <w:p w14:paraId="1E0F500F" w14:textId="0C517199" w:rsidR="008769D9" w:rsidRDefault="008769D9" w:rsidP="008769D9">
      <w:pPr>
        <w:spacing w:after="0" w:line="480" w:lineRule="auto"/>
        <w:rPr>
          <w:ins w:id="5552" w:author="Client" w:date="2023-01-30T16:29:00Z"/>
          <w:rStyle w:val="sw"/>
          <w:rFonts w:ascii="Times New Roman" w:eastAsiaTheme="minorEastAsia" w:hAnsi="Times New Roman"/>
          <w:bCs/>
          <w:sz w:val="24"/>
          <w:szCs w:val="24"/>
        </w:rPr>
      </w:pPr>
      <w:ins w:id="5553" w:author="Client" w:date="2023-01-30T16:29:00Z">
        <w:r>
          <w:rPr>
            <w:rStyle w:val="sw"/>
            <w:rFonts w:ascii="Times New Roman" w:eastAsiaTheme="minorEastAsia" w:hAnsi="Times New Roman"/>
            <w:b/>
            <w:bCs/>
            <w:sz w:val="24"/>
            <w:szCs w:val="24"/>
          </w:rPr>
          <w:t xml:space="preserve"> </w:t>
        </w:r>
        <w:del w:id="5554" w:author="IVERSON MARZAN" w:date="2023-01-31T13:16:00Z">
          <w:r w:rsidDel="00632A24">
            <w:rPr>
              <w:rStyle w:val="sw"/>
              <w:rFonts w:ascii="Times New Roman" w:eastAsiaTheme="minorEastAsia" w:hAnsi="Times New Roman"/>
              <w:b/>
              <w:bCs/>
              <w:sz w:val="24"/>
              <w:szCs w:val="24"/>
            </w:rPr>
            <w:delText xml:space="preserve"> </w:delText>
          </w:r>
        </w:del>
        <w:r>
          <w:rPr>
            <w:rStyle w:val="sw"/>
            <w:rFonts w:ascii="Times New Roman" w:eastAsiaTheme="minorEastAsia" w:hAnsi="Times New Roman"/>
            <w:b/>
            <w:bCs/>
            <w:sz w:val="24"/>
            <w:szCs w:val="24"/>
          </w:rPr>
          <w:t xml:space="preserve">  Name                :</w:t>
        </w:r>
        <w:r w:rsidR="00F77F75">
          <w:rPr>
            <w:rStyle w:val="sw"/>
            <w:rFonts w:ascii="Times New Roman" w:eastAsiaTheme="minorEastAsia" w:hAnsi="Times New Roman"/>
            <w:bCs/>
            <w:sz w:val="24"/>
            <w:szCs w:val="24"/>
          </w:rPr>
          <w:t>Romero, Bryan</w:t>
        </w:r>
      </w:ins>
      <w:ins w:id="5555" w:author="Client" w:date="2023-01-30T16:30:00Z">
        <w:r w:rsidR="00F77F75">
          <w:rPr>
            <w:rStyle w:val="sw"/>
            <w:rFonts w:ascii="Times New Roman" w:eastAsiaTheme="minorEastAsia" w:hAnsi="Times New Roman"/>
            <w:bCs/>
            <w:sz w:val="24"/>
            <w:szCs w:val="24"/>
          </w:rPr>
          <w:t xml:space="preserve"> </w:t>
        </w:r>
      </w:ins>
      <w:ins w:id="5556" w:author="Client" w:date="2023-01-30T16:29:00Z">
        <w:r w:rsidR="00F77F75">
          <w:rPr>
            <w:rStyle w:val="sw"/>
            <w:rFonts w:ascii="Times New Roman" w:eastAsiaTheme="minorEastAsia" w:hAnsi="Times New Roman"/>
            <w:bCs/>
            <w:sz w:val="24"/>
            <w:szCs w:val="24"/>
          </w:rPr>
          <w:t>S.</w:t>
        </w:r>
      </w:ins>
    </w:p>
    <w:p w14:paraId="5FFE1ABB" w14:textId="70B3E74A" w:rsidR="00632A24" w:rsidRDefault="008769D9">
      <w:pPr>
        <w:spacing w:after="0" w:line="360" w:lineRule="auto"/>
        <w:rPr>
          <w:ins w:id="5557" w:author="IVERSON MARZAN" w:date="2023-01-31T13:16:00Z"/>
          <w:rStyle w:val="sw"/>
          <w:rFonts w:ascii="Times New Roman" w:eastAsiaTheme="minorEastAsia" w:hAnsi="Times New Roman"/>
          <w:bCs/>
          <w:sz w:val="24"/>
          <w:szCs w:val="24"/>
        </w:rPr>
        <w:pPrChange w:id="5558" w:author="Client" w:date="2023-02-06T18:36:00Z">
          <w:pPr>
            <w:spacing w:after="0" w:line="480" w:lineRule="auto"/>
          </w:pPr>
        </w:pPrChange>
      </w:pPr>
      <w:ins w:id="5559" w:author="Client" w:date="2023-01-30T16:29:00Z">
        <w:r>
          <w:rPr>
            <w:rStyle w:val="sw"/>
            <w:rFonts w:ascii="Times New Roman" w:eastAsiaTheme="minorEastAsia" w:hAnsi="Times New Roman"/>
            <w:b/>
            <w:bCs/>
            <w:sz w:val="24"/>
            <w:szCs w:val="24"/>
          </w:rPr>
          <w:t xml:space="preserve">   Address             :</w:t>
        </w:r>
      </w:ins>
      <w:ins w:id="5560" w:author="Client" w:date="2023-01-30T16:41:00Z">
        <w:r w:rsidR="00D811AC">
          <w:rPr>
            <w:rStyle w:val="sw"/>
            <w:rFonts w:ascii="Times New Roman" w:eastAsiaTheme="minorEastAsia" w:hAnsi="Times New Roman"/>
            <w:bCs/>
            <w:sz w:val="24"/>
            <w:szCs w:val="24"/>
          </w:rPr>
          <w:t xml:space="preserve">08 Villa Marta Diam Street </w:t>
        </w:r>
      </w:ins>
    </w:p>
    <w:p w14:paraId="4C7F0360" w14:textId="070BA51A" w:rsidR="008769D9" w:rsidRDefault="00632A24">
      <w:pPr>
        <w:spacing w:after="0" w:line="360" w:lineRule="auto"/>
        <w:rPr>
          <w:ins w:id="5561" w:author="Client" w:date="2023-01-30T16:29:00Z"/>
          <w:rStyle w:val="sw"/>
          <w:rFonts w:ascii="Times New Roman" w:eastAsiaTheme="minorEastAsia" w:hAnsi="Times New Roman"/>
          <w:bCs/>
          <w:sz w:val="24"/>
          <w:szCs w:val="24"/>
        </w:rPr>
        <w:pPrChange w:id="5562" w:author="Client" w:date="2023-02-06T18:36:00Z">
          <w:pPr>
            <w:spacing w:after="0" w:line="480" w:lineRule="auto"/>
          </w:pPr>
        </w:pPrChange>
      </w:pPr>
      <w:ins w:id="5563" w:author="IVERSON MARZAN" w:date="2023-01-31T13:16:00Z">
        <w:r>
          <w:rPr>
            <w:rStyle w:val="sw"/>
            <w:rFonts w:ascii="Times New Roman" w:eastAsiaTheme="minorEastAsia" w:hAnsi="Times New Roman"/>
            <w:bCs/>
            <w:sz w:val="24"/>
            <w:szCs w:val="24"/>
          </w:rPr>
          <w:t xml:space="preserve">                                     </w:t>
        </w:r>
      </w:ins>
      <w:ins w:id="5564" w:author="Client" w:date="2023-01-30T16:41:00Z">
        <w:r w:rsidR="00D811AC">
          <w:rPr>
            <w:rStyle w:val="sw"/>
            <w:rFonts w:ascii="Times New Roman" w:eastAsiaTheme="minorEastAsia" w:hAnsi="Times New Roman"/>
            <w:bCs/>
            <w:sz w:val="24"/>
            <w:szCs w:val="24"/>
          </w:rPr>
          <w:t>Valenzuela City</w:t>
        </w:r>
      </w:ins>
    </w:p>
    <w:p w14:paraId="3FB14EFE" w14:textId="0F02C674" w:rsidR="008769D9" w:rsidRDefault="008769D9" w:rsidP="008769D9">
      <w:pPr>
        <w:spacing w:after="0" w:line="480" w:lineRule="auto"/>
        <w:rPr>
          <w:ins w:id="5565" w:author="Client" w:date="2023-01-30T16:29:00Z"/>
          <w:rStyle w:val="sw"/>
          <w:rFonts w:ascii="Times New Roman" w:eastAsiaTheme="minorEastAsia" w:hAnsi="Times New Roman"/>
          <w:bCs/>
          <w:sz w:val="24"/>
          <w:szCs w:val="24"/>
        </w:rPr>
      </w:pPr>
      <w:ins w:id="5566" w:author="Client" w:date="2023-01-30T16:29:00Z">
        <w:r>
          <w:rPr>
            <w:rStyle w:val="sw"/>
            <w:rFonts w:ascii="Times New Roman" w:eastAsiaTheme="minorEastAsia" w:hAnsi="Times New Roman"/>
            <w:b/>
            <w:bCs/>
            <w:sz w:val="24"/>
            <w:szCs w:val="24"/>
          </w:rPr>
          <w:t xml:space="preserve">Mobile Number   </w:t>
        </w:r>
        <w:r w:rsidRPr="00EB5217">
          <w:rPr>
            <w:rStyle w:val="sw"/>
            <w:rFonts w:ascii="Times New Roman" w:eastAsiaTheme="minorEastAsia" w:hAnsi="Times New Roman"/>
            <w:b/>
            <w:bCs/>
            <w:sz w:val="24"/>
            <w:szCs w:val="24"/>
          </w:rPr>
          <w:t>:</w:t>
        </w:r>
        <w:r>
          <w:rPr>
            <w:rStyle w:val="sw"/>
            <w:rFonts w:ascii="Times New Roman" w:eastAsiaTheme="minorEastAsia" w:hAnsi="Times New Roman"/>
            <w:b/>
            <w:bCs/>
            <w:sz w:val="24"/>
            <w:szCs w:val="24"/>
          </w:rPr>
          <w:t xml:space="preserve"> </w:t>
        </w:r>
        <w:r w:rsidRPr="00EB5217">
          <w:rPr>
            <w:rStyle w:val="sw"/>
            <w:rFonts w:ascii="Times New Roman" w:eastAsiaTheme="minorEastAsia" w:hAnsi="Times New Roman"/>
            <w:b/>
            <w:bCs/>
            <w:sz w:val="24"/>
            <w:szCs w:val="24"/>
          </w:rPr>
          <w:t xml:space="preserve">(63+) </w:t>
        </w:r>
        <w:r>
          <w:rPr>
            <w:rStyle w:val="sw"/>
            <w:rFonts w:ascii="Times New Roman" w:eastAsiaTheme="minorEastAsia" w:hAnsi="Times New Roman"/>
            <w:b/>
            <w:bCs/>
            <w:sz w:val="24"/>
            <w:szCs w:val="24"/>
          </w:rPr>
          <w:t>9</w:t>
        </w:r>
      </w:ins>
      <w:ins w:id="5567" w:author="Client" w:date="2023-01-30T16:41:00Z">
        <w:r w:rsidR="00D811AC">
          <w:rPr>
            <w:rStyle w:val="sw"/>
            <w:rFonts w:ascii="Times New Roman" w:eastAsiaTheme="minorEastAsia" w:hAnsi="Times New Roman"/>
            <w:b/>
            <w:bCs/>
            <w:sz w:val="24"/>
            <w:szCs w:val="24"/>
          </w:rPr>
          <w:t>09</w:t>
        </w:r>
      </w:ins>
      <w:ins w:id="5568" w:author="Client" w:date="2023-01-30T16:42:00Z">
        <w:r w:rsidR="00D811AC">
          <w:rPr>
            <w:rStyle w:val="sw"/>
            <w:rFonts w:ascii="Times New Roman" w:eastAsiaTheme="minorEastAsia" w:hAnsi="Times New Roman"/>
            <w:b/>
            <w:bCs/>
            <w:sz w:val="24"/>
            <w:szCs w:val="24"/>
          </w:rPr>
          <w:t>2438811</w:t>
        </w:r>
      </w:ins>
    </w:p>
    <w:p w14:paraId="10304D4E" w14:textId="6E30E5C2" w:rsidR="008769D9" w:rsidRDefault="008769D9" w:rsidP="008769D9">
      <w:pPr>
        <w:spacing w:after="0" w:line="480" w:lineRule="auto"/>
        <w:rPr>
          <w:ins w:id="5569" w:author="Client" w:date="2023-01-30T16:29:00Z"/>
          <w:rStyle w:val="sw"/>
          <w:rFonts w:ascii="Times New Roman" w:eastAsiaTheme="minorEastAsia" w:hAnsi="Times New Roman"/>
          <w:b/>
          <w:bCs/>
          <w:sz w:val="24"/>
          <w:szCs w:val="24"/>
        </w:rPr>
      </w:pPr>
      <w:ins w:id="5570" w:author="Client" w:date="2023-01-30T16:29:00Z">
        <w:r>
          <w:rPr>
            <w:rStyle w:val="sw"/>
            <w:rFonts w:ascii="Times New Roman" w:eastAsiaTheme="minorEastAsia" w:hAnsi="Times New Roman"/>
            <w:b/>
            <w:bCs/>
            <w:sz w:val="24"/>
            <w:szCs w:val="24"/>
          </w:rPr>
          <w:t xml:space="preserve">    Email                : </w:t>
        </w:r>
      </w:ins>
      <w:ins w:id="5571" w:author="Client" w:date="2023-01-30T16:44:00Z">
        <w:r w:rsidR="00D811AC">
          <w:rPr>
            <w:rStyle w:val="sw"/>
            <w:rFonts w:ascii="Times New Roman" w:eastAsiaTheme="minorEastAsia" w:hAnsi="Times New Roman"/>
            <w:b/>
            <w:bCs/>
            <w:sz w:val="24"/>
            <w:szCs w:val="24"/>
          </w:rPr>
          <w:t>br475541 5@gmail.com</w:t>
        </w:r>
      </w:ins>
    </w:p>
    <w:p w14:paraId="49D5A415" w14:textId="77777777" w:rsidR="00632A24" w:rsidRDefault="00632A24" w:rsidP="008769D9">
      <w:pPr>
        <w:spacing w:after="0" w:line="240" w:lineRule="auto"/>
        <w:rPr>
          <w:ins w:id="5572" w:author="IVERSON MARZAN" w:date="2023-01-31T13:16:00Z"/>
          <w:rStyle w:val="sw"/>
          <w:rFonts w:ascii="Times New Roman" w:eastAsiaTheme="minorEastAsia" w:hAnsi="Times New Roman"/>
          <w:b/>
          <w:bCs/>
          <w:sz w:val="24"/>
          <w:szCs w:val="24"/>
        </w:rPr>
      </w:pPr>
    </w:p>
    <w:p w14:paraId="28125373" w14:textId="44714E4C" w:rsidR="008769D9" w:rsidRPr="00113DED" w:rsidRDefault="008769D9" w:rsidP="008769D9">
      <w:pPr>
        <w:spacing w:after="0" w:line="240" w:lineRule="auto"/>
        <w:rPr>
          <w:ins w:id="5573" w:author="Client" w:date="2023-01-30T16:29:00Z"/>
          <w:rStyle w:val="sw"/>
          <w:rFonts w:ascii="Times New Roman" w:eastAsiaTheme="minorEastAsia" w:hAnsi="Times New Roman"/>
          <w:b/>
          <w:bCs/>
          <w:sz w:val="24"/>
          <w:szCs w:val="24"/>
        </w:rPr>
      </w:pPr>
      <w:ins w:id="5574" w:author="Client" w:date="2023-01-30T16:29:00Z">
        <w:r>
          <w:rPr>
            <w:rFonts w:ascii="Times New Roman" w:eastAsiaTheme="minorEastAsia" w:hAnsi="Times New Roman"/>
            <w:b/>
            <w:bCs/>
            <w:noProof/>
            <w:sz w:val="24"/>
            <w:szCs w:val="24"/>
          </w:rPr>
          <mc:AlternateContent>
            <mc:Choice Requires="wps">
              <w:drawing>
                <wp:anchor distT="0" distB="0" distL="114300" distR="114300" simplePos="0" relativeHeight="251701248" behindDoc="0" locked="0" layoutInCell="1" allowOverlap="1" wp14:anchorId="23AF7433" wp14:editId="1D09805A">
                  <wp:simplePos x="0" y="0"/>
                  <wp:positionH relativeFrom="margin">
                    <wp:align>left</wp:align>
                  </wp:positionH>
                  <wp:positionV relativeFrom="paragraph">
                    <wp:posOffset>175895</wp:posOffset>
                  </wp:positionV>
                  <wp:extent cx="5295900" cy="333375"/>
                  <wp:effectExtent l="0" t="0" r="19050" b="28575"/>
                  <wp:wrapNone/>
                  <wp:docPr id="67" name="Rounded Rectangle 35"/>
                  <wp:cNvGraphicFramePr/>
                  <a:graphic xmlns:a="http://schemas.openxmlformats.org/drawingml/2006/main">
                    <a:graphicData uri="http://schemas.microsoft.com/office/word/2010/wordprocessingShape">
                      <wps:wsp>
                        <wps:cNvSpPr/>
                        <wps:spPr>
                          <a:xfrm>
                            <a:off x="0" y="0"/>
                            <a:ext cx="5295900" cy="3333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67887" id="Rounded Rectangle 35" o:spid="_x0000_s1026" style="position:absolute;margin-left:0;margin-top:13.85pt;width:417pt;height:26.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" fillcolor="#292934 [3200]" strokecolor="#141419 [1600]" strokeweight=".73403mm">
                  <w10:wrap anchorx="margin"/>
                </v:roundrect>
              </w:pict>
            </mc:Fallback>
          </mc:AlternateContent>
        </w:r>
      </w:ins>
    </w:p>
    <w:p w14:paraId="62181966" w14:textId="77777777" w:rsidR="008769D9" w:rsidRDefault="008769D9" w:rsidP="008769D9">
      <w:pPr>
        <w:spacing w:after="0" w:line="240" w:lineRule="auto"/>
        <w:rPr>
          <w:ins w:id="5575" w:author="Client" w:date="2023-01-30T16:29:00Z"/>
          <w:rFonts w:ascii="Times New Roman" w:hAnsi="Times New Roman"/>
          <w:sz w:val="24"/>
          <w:szCs w:val="24"/>
        </w:rPr>
      </w:pPr>
      <w:ins w:id="5576" w:author="Client" w:date="2023-01-30T16:29:00Z">
        <w:r>
          <w:rPr>
            <w:rFonts w:ascii="Times New Roman" w:eastAsia="Times New Roman" w:hAnsi="Times New Roman"/>
            <w:b/>
            <w:bCs/>
            <w:noProof/>
            <w:sz w:val="24"/>
            <w:szCs w:val="24"/>
          </w:rPr>
          <mc:AlternateContent>
            <mc:Choice Requires="wps">
              <w:drawing>
                <wp:anchor distT="0" distB="0" distL="114300" distR="114300" simplePos="0" relativeHeight="251702272" behindDoc="0" locked="0" layoutInCell="1" allowOverlap="1" wp14:anchorId="108DBC8A" wp14:editId="2886A452">
                  <wp:simplePos x="0" y="0"/>
                  <wp:positionH relativeFrom="margin">
                    <wp:align>left</wp:align>
                  </wp:positionH>
                  <wp:positionV relativeFrom="paragraph">
                    <wp:posOffset>67310</wp:posOffset>
                  </wp:positionV>
                  <wp:extent cx="5267325" cy="3619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267325" cy="361950"/>
                          </a:xfrm>
                          <a:prstGeom prst="rect">
                            <a:avLst/>
                          </a:prstGeom>
                          <a:noFill/>
                          <a:ln w="6350">
                            <a:noFill/>
                          </a:ln>
                        </wps:spPr>
                        <wps:txbx>
                          <w:txbxContent>
                            <w:p w14:paraId="5A150883" w14:textId="77777777" w:rsidR="008769D9" w:rsidRPr="00FD6FC4" w:rsidRDefault="008769D9" w:rsidP="008769D9">
                              <w:pPr>
                                <w:jc w:val="both"/>
                                <w:rPr>
                                  <w:rFonts w:ascii="Times New Roman" w:hAnsi="Times New Roman"/>
                                  <w:i/>
                                  <w:color w:val="FFFFFF" w:themeColor="background1"/>
                                  <w:sz w:val="24"/>
                                  <w:szCs w:val="24"/>
                                </w:rPr>
                              </w:pPr>
                              <w:r w:rsidRPr="00FD6FC4">
                                <w:rPr>
                                  <w:rFonts w:ascii="Times New Roman" w:hAnsi="Times New Roman"/>
                                  <w:i/>
                                  <w:color w:val="FFFFFF" w:themeColor="background1"/>
                                  <w:sz w:val="24"/>
                                  <w:szCs w:val="24"/>
                                </w:rPr>
                                <w:t>PERSONAL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DBC8A" id="Text Box 68" o:spid="_x0000_s1040" type="#_x0000_t202" style="position:absolute;margin-left:0;margin-top:5.3pt;width:414.75pt;height:28.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" filled="f" stroked="f" strokeweight=".5pt">
                  <v:textbox>
                    <w:txbxContent>
                      <w:p w14:paraId="5A150883" w14:textId="77777777" w:rsidR="008769D9" w:rsidRPr="00FD6FC4" w:rsidRDefault="008769D9" w:rsidP="008769D9">
                        <w:pPr>
                          <w:jc w:val="both"/>
                          <w:rPr>
                            <w:rFonts w:ascii="Times New Roman" w:hAnsi="Times New Roman"/>
                            <w:i/>
                            <w:color w:val="FFFFFF" w:themeColor="background1"/>
                            <w:sz w:val="24"/>
                            <w:szCs w:val="24"/>
                          </w:rPr>
                        </w:pPr>
                        <w:r w:rsidRPr="00FD6FC4">
                          <w:rPr>
                            <w:rFonts w:ascii="Times New Roman" w:hAnsi="Times New Roman"/>
                            <w:i/>
                            <w:color w:val="FFFFFF" w:themeColor="background1"/>
                            <w:sz w:val="24"/>
                            <w:szCs w:val="24"/>
                          </w:rPr>
                          <w:t>PERSONAL BACKGROUND</w:t>
                        </w:r>
                      </w:p>
                    </w:txbxContent>
                  </v:textbox>
                  <w10:wrap anchorx="margin"/>
                </v:shape>
              </w:pict>
            </mc:Fallback>
          </mc:AlternateContent>
        </w:r>
      </w:ins>
    </w:p>
    <w:p w14:paraId="1A386252" w14:textId="77777777" w:rsidR="008769D9" w:rsidRDefault="008769D9" w:rsidP="008769D9">
      <w:pPr>
        <w:spacing w:line="240" w:lineRule="auto"/>
        <w:rPr>
          <w:ins w:id="5577" w:author="Client" w:date="2023-01-30T16:29:00Z"/>
          <w:rFonts w:ascii="Times New Roman" w:hAnsi="Times New Roman"/>
          <w:b/>
          <w:sz w:val="24"/>
          <w:szCs w:val="24"/>
        </w:rPr>
      </w:pPr>
    </w:p>
    <w:p w14:paraId="00209B64" w14:textId="45E44A6B" w:rsidR="008769D9" w:rsidRDefault="008769D9" w:rsidP="008769D9">
      <w:pPr>
        <w:spacing w:line="240" w:lineRule="auto"/>
        <w:ind w:firstLine="720"/>
        <w:rPr>
          <w:ins w:id="5578" w:author="Client" w:date="2023-01-30T16:29:00Z"/>
          <w:rFonts w:ascii="Times New Roman" w:hAnsi="Times New Roman"/>
          <w:b/>
          <w:sz w:val="24"/>
          <w:szCs w:val="24"/>
        </w:rPr>
      </w:pPr>
      <w:ins w:id="5579" w:author="Client" w:date="2023-01-30T16:29:00Z">
        <w:r>
          <w:rPr>
            <w:rFonts w:ascii="Times New Roman" w:hAnsi="Times New Roman"/>
            <w:b/>
            <w:sz w:val="24"/>
            <w:szCs w:val="24"/>
          </w:rPr>
          <w:t xml:space="preserve">Date of Birth  : </w:t>
        </w:r>
      </w:ins>
      <w:ins w:id="5580" w:author="Client" w:date="2023-01-30T16:42:00Z">
        <w:r w:rsidR="00D811AC">
          <w:rPr>
            <w:rFonts w:ascii="Times New Roman" w:hAnsi="Times New Roman"/>
            <w:b/>
            <w:sz w:val="24"/>
            <w:szCs w:val="24"/>
          </w:rPr>
          <w:t>November 1, 2003</w:t>
        </w:r>
      </w:ins>
    </w:p>
    <w:p w14:paraId="7DF5F642" w14:textId="05C0B3A0" w:rsidR="008769D9" w:rsidRDefault="008769D9" w:rsidP="008769D9">
      <w:pPr>
        <w:spacing w:line="240" w:lineRule="auto"/>
        <w:ind w:firstLine="720"/>
        <w:rPr>
          <w:ins w:id="5581" w:author="Client" w:date="2023-01-30T16:29:00Z"/>
          <w:rFonts w:ascii="Times New Roman" w:hAnsi="Times New Roman"/>
          <w:b/>
          <w:sz w:val="24"/>
          <w:szCs w:val="24"/>
        </w:rPr>
      </w:pPr>
      <w:ins w:id="5582" w:author="Client" w:date="2023-01-30T16:29:00Z">
        <w:r>
          <w:rPr>
            <w:rFonts w:ascii="Times New Roman" w:hAnsi="Times New Roman"/>
            <w:b/>
            <w:sz w:val="24"/>
            <w:szCs w:val="24"/>
          </w:rPr>
          <w:t xml:space="preserve">Place of Birth : </w:t>
        </w:r>
      </w:ins>
      <w:ins w:id="5583" w:author="Client" w:date="2023-01-30T16:42:00Z">
        <w:r w:rsidR="00D811AC">
          <w:rPr>
            <w:rFonts w:ascii="Times New Roman" w:hAnsi="Times New Roman"/>
            <w:b/>
            <w:sz w:val="24"/>
            <w:szCs w:val="24"/>
          </w:rPr>
          <w:t>Valenzuela City</w:t>
        </w:r>
      </w:ins>
    </w:p>
    <w:p w14:paraId="5FF54540" w14:textId="298E32B5" w:rsidR="008769D9" w:rsidRDefault="008769D9" w:rsidP="008769D9">
      <w:pPr>
        <w:spacing w:line="240" w:lineRule="auto"/>
        <w:ind w:firstLine="720"/>
        <w:rPr>
          <w:ins w:id="5584" w:author="Client" w:date="2023-01-30T16:29:00Z"/>
          <w:rFonts w:ascii="Times New Roman" w:hAnsi="Times New Roman"/>
          <w:b/>
          <w:sz w:val="24"/>
          <w:szCs w:val="24"/>
        </w:rPr>
      </w:pPr>
      <w:ins w:id="5585" w:author="Client" w:date="2023-01-30T16:29:00Z">
        <w:r>
          <w:rPr>
            <w:rFonts w:ascii="Times New Roman" w:hAnsi="Times New Roman"/>
            <w:b/>
            <w:sz w:val="24"/>
            <w:szCs w:val="24"/>
          </w:rPr>
          <w:t xml:space="preserve">Sex                   : </w:t>
        </w:r>
      </w:ins>
      <w:ins w:id="5586" w:author="Client" w:date="2023-01-30T16:39:00Z">
        <w:r w:rsidR="00AE3CE1">
          <w:rPr>
            <w:rFonts w:ascii="Times New Roman" w:hAnsi="Times New Roman"/>
            <w:b/>
            <w:sz w:val="24"/>
            <w:szCs w:val="24"/>
          </w:rPr>
          <w:t>M</w:t>
        </w:r>
      </w:ins>
      <w:ins w:id="5587" w:author="Client" w:date="2023-01-30T16:29:00Z">
        <w:r>
          <w:rPr>
            <w:rFonts w:ascii="Times New Roman" w:hAnsi="Times New Roman"/>
            <w:b/>
            <w:sz w:val="24"/>
            <w:szCs w:val="24"/>
          </w:rPr>
          <w:t>ale</w:t>
        </w:r>
      </w:ins>
    </w:p>
    <w:p w14:paraId="5F6E9977" w14:textId="77777777" w:rsidR="008769D9" w:rsidRDefault="008769D9" w:rsidP="008769D9">
      <w:pPr>
        <w:spacing w:line="240" w:lineRule="auto"/>
        <w:ind w:firstLine="720"/>
        <w:rPr>
          <w:ins w:id="5588" w:author="Client" w:date="2023-01-30T16:29:00Z"/>
          <w:rFonts w:ascii="Times New Roman" w:hAnsi="Times New Roman"/>
          <w:b/>
          <w:sz w:val="24"/>
          <w:szCs w:val="24"/>
        </w:rPr>
      </w:pPr>
      <w:ins w:id="5589" w:author="Client" w:date="2023-01-30T16:29:00Z">
        <w:r>
          <w:rPr>
            <w:rFonts w:ascii="Times New Roman" w:hAnsi="Times New Roman"/>
            <w:b/>
            <w:sz w:val="24"/>
            <w:szCs w:val="24"/>
          </w:rPr>
          <w:t xml:space="preserve">Civil Status     : Single </w:t>
        </w:r>
      </w:ins>
    </w:p>
    <w:p w14:paraId="310255AE" w14:textId="77777777" w:rsidR="008769D9" w:rsidRDefault="008769D9" w:rsidP="008769D9">
      <w:pPr>
        <w:spacing w:line="240" w:lineRule="auto"/>
        <w:ind w:firstLine="720"/>
        <w:rPr>
          <w:ins w:id="5590" w:author="Client" w:date="2023-01-30T16:29:00Z"/>
          <w:rFonts w:ascii="Times New Roman" w:hAnsi="Times New Roman"/>
          <w:b/>
          <w:sz w:val="24"/>
          <w:szCs w:val="24"/>
        </w:rPr>
      </w:pPr>
      <w:ins w:id="5591" w:author="Client" w:date="2023-01-30T16:29:00Z">
        <w:r>
          <w:rPr>
            <w:rFonts w:ascii="Times New Roman" w:hAnsi="Times New Roman"/>
            <w:b/>
            <w:sz w:val="24"/>
            <w:szCs w:val="24"/>
          </w:rPr>
          <w:t>Citizenship      : Filipino</w:t>
        </w:r>
        <w:r>
          <w:rPr>
            <w:rFonts w:ascii="Times New Roman" w:hAnsi="Times New Roman"/>
            <w:b/>
            <w:sz w:val="24"/>
            <w:szCs w:val="24"/>
          </w:rPr>
          <w:tab/>
        </w:r>
      </w:ins>
    </w:p>
    <w:p w14:paraId="419DB9D2" w14:textId="020F7011" w:rsidR="008769D9" w:rsidRDefault="008769D9" w:rsidP="008769D9">
      <w:pPr>
        <w:spacing w:line="240" w:lineRule="auto"/>
        <w:ind w:firstLine="720"/>
        <w:rPr>
          <w:ins w:id="5592" w:author="Client" w:date="2023-01-30T16:29:00Z"/>
          <w:rFonts w:ascii="Times New Roman" w:hAnsi="Times New Roman"/>
          <w:b/>
          <w:sz w:val="24"/>
          <w:szCs w:val="24"/>
        </w:rPr>
      </w:pPr>
      <w:ins w:id="5593" w:author="Client" w:date="2023-01-30T16:29:00Z">
        <w:r>
          <w:rPr>
            <w:rFonts w:ascii="Times New Roman" w:hAnsi="Times New Roman"/>
            <w:b/>
            <w:sz w:val="24"/>
            <w:szCs w:val="24"/>
          </w:rPr>
          <w:t xml:space="preserve">Religion           : </w:t>
        </w:r>
      </w:ins>
      <w:ins w:id="5594" w:author="Client" w:date="2023-01-30T16:39:00Z">
        <w:r w:rsidR="00AE3CE1">
          <w:rPr>
            <w:rFonts w:ascii="Times New Roman" w:hAnsi="Times New Roman"/>
            <w:b/>
            <w:sz w:val="24"/>
            <w:szCs w:val="24"/>
          </w:rPr>
          <w:t>Roman Catholic</w:t>
        </w:r>
      </w:ins>
    </w:p>
    <w:p w14:paraId="5AEE7D50" w14:textId="3EB22874" w:rsidR="008769D9" w:rsidRDefault="008769D9" w:rsidP="008769D9">
      <w:pPr>
        <w:spacing w:line="240" w:lineRule="auto"/>
        <w:ind w:firstLine="720"/>
        <w:rPr>
          <w:ins w:id="5595" w:author="Client" w:date="2023-01-30T16:29:00Z"/>
          <w:rFonts w:ascii="Times New Roman" w:hAnsi="Times New Roman"/>
          <w:b/>
          <w:sz w:val="24"/>
          <w:szCs w:val="24"/>
        </w:rPr>
      </w:pPr>
      <w:ins w:id="5596" w:author="Client" w:date="2023-01-30T16:29:00Z">
        <w:r>
          <w:rPr>
            <w:rFonts w:ascii="Times New Roman" w:hAnsi="Times New Roman"/>
            <w:b/>
            <w:sz w:val="24"/>
            <w:szCs w:val="24"/>
          </w:rPr>
          <w:t>Height              : 5’</w:t>
        </w:r>
      </w:ins>
      <w:ins w:id="5597" w:author="Client" w:date="2023-01-30T16:42:00Z">
        <w:r w:rsidR="00D811AC">
          <w:rPr>
            <w:rFonts w:ascii="Times New Roman" w:hAnsi="Times New Roman"/>
            <w:b/>
            <w:sz w:val="24"/>
            <w:szCs w:val="24"/>
          </w:rPr>
          <w:t>9</w:t>
        </w:r>
      </w:ins>
    </w:p>
    <w:p w14:paraId="0A4A3F9B" w14:textId="704A9858" w:rsidR="008769D9" w:rsidRDefault="008769D9" w:rsidP="008769D9">
      <w:pPr>
        <w:spacing w:line="240" w:lineRule="auto"/>
        <w:ind w:firstLine="720"/>
        <w:rPr>
          <w:ins w:id="5598" w:author="Client" w:date="2023-01-30T16:29:00Z"/>
          <w:rFonts w:ascii="Times New Roman" w:hAnsi="Times New Roman"/>
          <w:b/>
          <w:sz w:val="24"/>
          <w:szCs w:val="24"/>
        </w:rPr>
      </w:pPr>
      <w:ins w:id="5599" w:author="Client" w:date="2023-01-30T16:29:00Z">
        <w:r>
          <w:rPr>
            <w:rFonts w:ascii="Times New Roman" w:hAnsi="Times New Roman"/>
            <w:b/>
            <w:sz w:val="24"/>
            <w:szCs w:val="24"/>
          </w:rPr>
          <w:t xml:space="preserve">Weight             : </w:t>
        </w:r>
      </w:ins>
      <w:ins w:id="5600" w:author="Client" w:date="2023-01-30T16:42:00Z">
        <w:r w:rsidR="00D811AC">
          <w:rPr>
            <w:rFonts w:ascii="Times New Roman" w:hAnsi="Times New Roman"/>
            <w:b/>
            <w:sz w:val="24"/>
            <w:szCs w:val="24"/>
          </w:rPr>
          <w:t>70kg</w:t>
        </w:r>
      </w:ins>
    </w:p>
    <w:p w14:paraId="5D76D31B" w14:textId="20B39826" w:rsidR="008769D9" w:rsidRPr="00FD6FC4" w:rsidRDefault="008769D9" w:rsidP="008769D9">
      <w:pPr>
        <w:rPr>
          <w:ins w:id="5601" w:author="Client" w:date="2023-01-30T16:29:00Z"/>
          <w:rFonts w:ascii="Times New Roman" w:hAnsi="Times New Roman"/>
          <w:b/>
          <w:sz w:val="24"/>
          <w:szCs w:val="24"/>
        </w:rPr>
      </w:pPr>
      <w:ins w:id="5602" w:author="Client" w:date="2023-01-30T16:29:00Z">
        <w:r>
          <w:rPr>
            <w:rFonts w:ascii="Times New Roman" w:hAnsi="Times New Roman"/>
            <w:b/>
            <w:sz w:val="24"/>
            <w:szCs w:val="24"/>
          </w:rPr>
          <w:t xml:space="preserve">      Mother’s Name    : </w:t>
        </w:r>
      </w:ins>
      <w:ins w:id="5603" w:author="Client" w:date="2023-01-30T16:43:00Z">
        <w:r w:rsidR="00D811AC">
          <w:rPr>
            <w:rFonts w:ascii="Times New Roman" w:hAnsi="Times New Roman"/>
            <w:b/>
            <w:sz w:val="24"/>
            <w:szCs w:val="24"/>
          </w:rPr>
          <w:t>Girlie S. Romero</w:t>
        </w:r>
      </w:ins>
    </w:p>
    <w:p w14:paraId="7DC0B24C" w14:textId="690BD7BD" w:rsidR="008769D9" w:rsidRDefault="008769D9" w:rsidP="008769D9">
      <w:pPr>
        <w:rPr>
          <w:ins w:id="5604" w:author="IVERSON MARZAN" w:date="2023-01-31T13:16:00Z"/>
          <w:rFonts w:ascii="Times New Roman" w:hAnsi="Times New Roman"/>
          <w:sz w:val="24"/>
          <w:szCs w:val="24"/>
        </w:rPr>
      </w:pPr>
    </w:p>
    <w:p w14:paraId="06604E2C" w14:textId="10D05691" w:rsidR="00632A24" w:rsidRDefault="00632A24" w:rsidP="008769D9">
      <w:pPr>
        <w:rPr>
          <w:ins w:id="5605" w:author="Client" w:date="2023-02-06T19:27:00Z"/>
          <w:rFonts w:ascii="Times New Roman" w:hAnsi="Times New Roman"/>
          <w:sz w:val="24"/>
          <w:szCs w:val="24"/>
        </w:rPr>
      </w:pPr>
    </w:p>
    <w:p w14:paraId="2395A52F" w14:textId="77777777" w:rsidR="00C410C7" w:rsidRDefault="00C410C7" w:rsidP="008769D9">
      <w:pPr>
        <w:rPr>
          <w:ins w:id="5606" w:author="IVERSON MARZAN" w:date="2023-01-31T13:16:00Z"/>
          <w:rFonts w:ascii="Times New Roman" w:hAnsi="Times New Roman"/>
          <w:sz w:val="24"/>
          <w:szCs w:val="24"/>
        </w:rPr>
      </w:pPr>
    </w:p>
    <w:p w14:paraId="61C05B09" w14:textId="785B333A" w:rsidR="00632A24" w:rsidRDefault="00632A24" w:rsidP="008769D9">
      <w:pPr>
        <w:rPr>
          <w:ins w:id="5607" w:author="IVERSON MARZAN" w:date="2023-01-31T13:16:00Z"/>
          <w:rFonts w:ascii="Times New Roman" w:hAnsi="Times New Roman"/>
          <w:sz w:val="24"/>
          <w:szCs w:val="24"/>
        </w:rPr>
      </w:pPr>
    </w:p>
    <w:p w14:paraId="5DC922B1" w14:textId="5D49363F" w:rsidR="00632A24" w:rsidRDefault="00632A24" w:rsidP="008769D9">
      <w:pPr>
        <w:rPr>
          <w:ins w:id="5608" w:author="IVERSON MARZAN" w:date="2023-01-31T13:16:00Z"/>
          <w:rFonts w:ascii="Times New Roman" w:hAnsi="Times New Roman"/>
          <w:sz w:val="24"/>
          <w:szCs w:val="24"/>
        </w:rPr>
      </w:pPr>
    </w:p>
    <w:p w14:paraId="5CB2EF3E" w14:textId="77777777" w:rsidR="00632A24" w:rsidRDefault="00632A24" w:rsidP="008769D9">
      <w:pPr>
        <w:rPr>
          <w:ins w:id="5609" w:author="Client" w:date="2023-01-30T16:29:00Z"/>
          <w:rFonts w:ascii="Times New Roman" w:hAnsi="Times New Roman"/>
          <w:sz w:val="24"/>
          <w:szCs w:val="24"/>
        </w:rPr>
      </w:pPr>
    </w:p>
    <w:p w14:paraId="64850DCF" w14:textId="77777777" w:rsidR="008769D9" w:rsidRDefault="008769D9" w:rsidP="008769D9">
      <w:pPr>
        <w:rPr>
          <w:ins w:id="5610" w:author="Client" w:date="2023-01-30T16:29:00Z"/>
          <w:rFonts w:ascii="Times New Roman" w:hAnsi="Times New Roman"/>
          <w:i/>
          <w:color w:val="FFFFFF" w:themeColor="background1"/>
        </w:rPr>
      </w:pPr>
      <w:ins w:id="5611" w:author="Client" w:date="2023-01-30T16:29:00Z">
        <w:r w:rsidRPr="00AF59DA">
          <w:rPr>
            <w:rFonts w:ascii="Times New Roman" w:hAnsi="Times New Roman"/>
            <w:i/>
            <w:color w:val="FFFFFF" w:themeColor="background1"/>
          </w:rPr>
          <w:t>EDUCATIO</w:t>
        </w:r>
        <w:r>
          <w:rPr>
            <w:rFonts w:ascii="Times New Roman" w:eastAsiaTheme="minorEastAsia" w:hAnsi="Times New Roman"/>
            <w:b/>
            <w:bCs/>
            <w:noProof/>
            <w:sz w:val="24"/>
            <w:szCs w:val="24"/>
          </w:rPr>
          <mc:AlternateContent>
            <mc:Choice Requires="wps">
              <w:drawing>
                <wp:anchor distT="0" distB="0" distL="114300" distR="114300" simplePos="0" relativeHeight="251703296" behindDoc="0" locked="0" layoutInCell="1" allowOverlap="1" wp14:anchorId="505A9B61" wp14:editId="3F07BDEB">
                  <wp:simplePos x="0" y="0"/>
                  <wp:positionH relativeFrom="margin">
                    <wp:posOffset>0</wp:posOffset>
                  </wp:positionH>
                  <wp:positionV relativeFrom="paragraph">
                    <wp:posOffset>0</wp:posOffset>
                  </wp:positionV>
                  <wp:extent cx="5295900" cy="333375"/>
                  <wp:effectExtent l="0" t="0" r="19050" b="28575"/>
                  <wp:wrapNone/>
                  <wp:docPr id="69" name="Rounded Rectangle 40"/>
                  <wp:cNvGraphicFramePr/>
                  <a:graphic xmlns:a="http://schemas.openxmlformats.org/drawingml/2006/main">
                    <a:graphicData uri="http://schemas.microsoft.com/office/word/2010/wordprocessingShape">
                      <wps:wsp>
                        <wps:cNvSpPr/>
                        <wps:spPr>
                          <a:xfrm>
                            <a:off x="0" y="0"/>
                            <a:ext cx="5295900" cy="3333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3F4800C" w14:textId="77777777" w:rsidR="008769D9" w:rsidRPr="00FD6FC4" w:rsidRDefault="008769D9" w:rsidP="008769D9">
                              <w:pPr>
                                <w:rPr>
                                  <w:i/>
                                  <w:sz w:val="24"/>
                                  <w:szCs w:val="24"/>
                                </w:rPr>
                              </w:pPr>
                              <w:r w:rsidRPr="00FD6FC4">
                                <w:rPr>
                                  <w:rFonts w:ascii="Times New Roman" w:hAnsi="Times New Roman"/>
                                  <w:i/>
                                  <w:color w:val="FFFFFF" w:themeColor="background1"/>
                                  <w:sz w:val="24"/>
                                  <w:szCs w:val="24"/>
                                </w:rPr>
                                <w:t>EDUCATIONAL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5A9B61" id="_x0000_s1041" style="position:absolute;margin-left:0;margin-top:0;width:417pt;height:26.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" fillcolor="#292934 [3200]" strokecolor="#141419 [1600]" strokeweight=".73403mm">
                  <v:textbox>
                    <w:txbxContent>
                      <w:p w14:paraId="73F4800C" w14:textId="77777777" w:rsidR="008769D9" w:rsidRPr="00FD6FC4" w:rsidRDefault="008769D9" w:rsidP="008769D9">
                        <w:pPr>
                          <w:rPr>
                            <w:i/>
                            <w:sz w:val="24"/>
                            <w:szCs w:val="24"/>
                          </w:rPr>
                        </w:pPr>
                        <w:r w:rsidRPr="00FD6FC4">
                          <w:rPr>
                            <w:rFonts w:ascii="Times New Roman" w:hAnsi="Times New Roman"/>
                            <w:i/>
                            <w:color w:val="FFFFFF" w:themeColor="background1"/>
                            <w:sz w:val="24"/>
                            <w:szCs w:val="24"/>
                          </w:rPr>
                          <w:t>EDUCATIONAL BACKGROUND</w:t>
                        </w:r>
                      </w:p>
                    </w:txbxContent>
                  </v:textbox>
                  <w10:wrap anchorx="margin"/>
                </v:roundrect>
              </w:pict>
            </mc:Fallback>
          </mc:AlternateContent>
        </w:r>
        <w:r w:rsidRPr="00AF59DA">
          <w:rPr>
            <w:rFonts w:ascii="Times New Roman" w:hAnsi="Times New Roman"/>
            <w:i/>
            <w:color w:val="FFFFFF" w:themeColor="background1"/>
          </w:rPr>
          <w:t>NAL BACKGROUND</w:t>
        </w:r>
      </w:ins>
    </w:p>
    <w:p w14:paraId="5F6FB64F" w14:textId="77777777" w:rsidR="008769D9" w:rsidRDefault="008769D9" w:rsidP="008769D9">
      <w:pPr>
        <w:ind w:firstLine="720"/>
        <w:rPr>
          <w:ins w:id="5612" w:author="Client" w:date="2023-01-30T16:29:00Z"/>
          <w:rFonts w:ascii="Times New Roman" w:hAnsi="Times New Roman"/>
          <w:sz w:val="24"/>
          <w:szCs w:val="24"/>
        </w:rPr>
      </w:pPr>
    </w:p>
    <w:p w14:paraId="5BB1D50E" w14:textId="77D50841" w:rsidR="008769D9" w:rsidRDefault="008769D9" w:rsidP="008769D9">
      <w:pPr>
        <w:spacing w:line="240" w:lineRule="auto"/>
        <w:ind w:firstLine="720"/>
        <w:rPr>
          <w:ins w:id="5613" w:author="Client" w:date="2023-01-30T16:29:00Z"/>
          <w:rFonts w:ascii="Times New Roman" w:hAnsi="Times New Roman"/>
          <w:b/>
          <w:sz w:val="24"/>
          <w:szCs w:val="24"/>
        </w:rPr>
      </w:pPr>
      <w:ins w:id="5614" w:author="Client" w:date="2023-01-30T16:29:00Z">
        <w:r>
          <w:rPr>
            <w:rFonts w:ascii="Times New Roman" w:hAnsi="Times New Roman"/>
            <w:b/>
            <w:sz w:val="24"/>
            <w:szCs w:val="24"/>
          </w:rPr>
          <w:t>(202</w:t>
        </w:r>
      </w:ins>
      <w:ins w:id="5615" w:author="Client" w:date="2023-01-30T16:44:00Z">
        <w:r w:rsidR="00D811AC">
          <w:rPr>
            <w:rFonts w:ascii="Times New Roman" w:hAnsi="Times New Roman"/>
            <w:b/>
            <w:sz w:val="24"/>
            <w:szCs w:val="24"/>
          </w:rPr>
          <w:t>2</w:t>
        </w:r>
      </w:ins>
      <w:ins w:id="5616" w:author="Client" w:date="2023-01-30T16:29:00Z">
        <w:r>
          <w:rPr>
            <w:rFonts w:ascii="Times New Roman" w:hAnsi="Times New Roman"/>
            <w:b/>
            <w:sz w:val="24"/>
            <w:szCs w:val="24"/>
          </w:rPr>
          <w:t xml:space="preserve"> – Present)</w:t>
        </w:r>
      </w:ins>
    </w:p>
    <w:p w14:paraId="50476A8D" w14:textId="77777777" w:rsidR="008769D9" w:rsidRDefault="008769D9" w:rsidP="008769D9">
      <w:pPr>
        <w:spacing w:line="240" w:lineRule="auto"/>
        <w:ind w:firstLine="720"/>
        <w:rPr>
          <w:ins w:id="5617" w:author="Client" w:date="2023-01-30T16:29:00Z"/>
          <w:rFonts w:ascii="Times New Roman" w:hAnsi="Times New Roman"/>
          <w:b/>
          <w:sz w:val="24"/>
          <w:szCs w:val="24"/>
        </w:rPr>
      </w:pPr>
      <w:ins w:id="5618" w:author="Client" w:date="2023-01-30T16:29:00Z">
        <w:r>
          <w:rPr>
            <w:rFonts w:ascii="Times New Roman" w:hAnsi="Times New Roman"/>
            <w:b/>
            <w:sz w:val="24"/>
            <w:szCs w:val="24"/>
          </w:rPr>
          <w:t xml:space="preserve">Senior High School: Gen. </w:t>
        </w:r>
        <w:proofErr w:type="spellStart"/>
        <w:r>
          <w:rPr>
            <w:rFonts w:ascii="Times New Roman" w:hAnsi="Times New Roman"/>
            <w:b/>
            <w:sz w:val="24"/>
            <w:szCs w:val="24"/>
          </w:rPr>
          <w:t>Tiburcio</w:t>
        </w:r>
        <w:proofErr w:type="spellEnd"/>
        <w:r>
          <w:rPr>
            <w:rFonts w:ascii="Times New Roman" w:hAnsi="Times New Roman"/>
            <w:b/>
            <w:sz w:val="24"/>
            <w:szCs w:val="24"/>
          </w:rPr>
          <w:t xml:space="preserve"> De Leon National High School</w:t>
        </w:r>
      </w:ins>
    </w:p>
    <w:p w14:paraId="5ECF95B6" w14:textId="77777777" w:rsidR="008769D9" w:rsidRDefault="008769D9" w:rsidP="008769D9">
      <w:pPr>
        <w:spacing w:line="240" w:lineRule="auto"/>
        <w:ind w:firstLine="720"/>
        <w:rPr>
          <w:ins w:id="5619" w:author="Client" w:date="2023-01-30T16:29:00Z"/>
          <w:rFonts w:ascii="Times New Roman" w:hAnsi="Times New Roman"/>
          <w:sz w:val="24"/>
          <w:szCs w:val="24"/>
        </w:rPr>
      </w:pPr>
      <w:ins w:id="5620" w:author="Client" w:date="2023-01-30T16:29:00Z">
        <w:r>
          <w:rPr>
            <w:rFonts w:ascii="Times New Roman" w:hAnsi="Times New Roman"/>
            <w:sz w:val="24"/>
            <w:szCs w:val="24"/>
          </w:rPr>
          <w:t>Corner</w:t>
        </w:r>
        <w:r>
          <w:rPr>
            <w:rFonts w:ascii="Times New Roman" w:hAnsi="Times New Roman"/>
            <w:b/>
            <w:sz w:val="24"/>
            <w:szCs w:val="24"/>
          </w:rPr>
          <w:tab/>
        </w:r>
        <w:r>
          <w:rPr>
            <w:rFonts w:ascii="Times New Roman" w:hAnsi="Times New Roman"/>
            <w:sz w:val="24"/>
            <w:szCs w:val="24"/>
          </w:rPr>
          <w:t xml:space="preserve">Mercado St., </w:t>
        </w:r>
        <w:proofErr w:type="spellStart"/>
        <w:r>
          <w:rPr>
            <w:rFonts w:ascii="Times New Roman" w:hAnsi="Times New Roman"/>
            <w:sz w:val="24"/>
            <w:szCs w:val="24"/>
          </w:rPr>
          <w:t>Gen.T.De</w:t>
        </w:r>
        <w:proofErr w:type="spellEnd"/>
        <w:r>
          <w:rPr>
            <w:rFonts w:ascii="Times New Roman" w:hAnsi="Times New Roman"/>
            <w:sz w:val="24"/>
            <w:szCs w:val="24"/>
          </w:rPr>
          <w:t xml:space="preserve"> Leon, Valenzuela City, Metro Manila</w:t>
        </w:r>
      </w:ins>
    </w:p>
    <w:p w14:paraId="5CAF55EF" w14:textId="789264C8" w:rsidR="008769D9" w:rsidRDefault="008769D9" w:rsidP="008769D9">
      <w:pPr>
        <w:spacing w:line="240" w:lineRule="auto"/>
        <w:ind w:firstLine="720"/>
        <w:rPr>
          <w:ins w:id="5621" w:author="Client" w:date="2023-01-30T16:29:00Z"/>
          <w:rFonts w:ascii="Times New Roman" w:hAnsi="Times New Roman"/>
          <w:b/>
          <w:sz w:val="24"/>
          <w:szCs w:val="24"/>
        </w:rPr>
      </w:pPr>
      <w:ins w:id="5622" w:author="Client" w:date="2023-01-30T16:29:00Z">
        <w:r>
          <w:rPr>
            <w:rFonts w:ascii="Times New Roman" w:hAnsi="Times New Roman"/>
            <w:b/>
            <w:sz w:val="24"/>
            <w:szCs w:val="24"/>
          </w:rPr>
          <w:t>(20</w:t>
        </w:r>
      </w:ins>
      <w:ins w:id="5623" w:author="Client" w:date="2023-01-30T16:45:00Z">
        <w:r w:rsidR="00D811AC">
          <w:rPr>
            <w:rFonts w:ascii="Times New Roman" w:hAnsi="Times New Roman"/>
            <w:b/>
            <w:sz w:val="24"/>
            <w:szCs w:val="24"/>
          </w:rPr>
          <w:t>16</w:t>
        </w:r>
      </w:ins>
      <w:ins w:id="5624" w:author="Client" w:date="2023-01-30T16:29:00Z">
        <w:r>
          <w:rPr>
            <w:rFonts w:ascii="Times New Roman" w:hAnsi="Times New Roman"/>
            <w:b/>
            <w:sz w:val="24"/>
            <w:szCs w:val="24"/>
          </w:rPr>
          <w:t>- 20</w:t>
        </w:r>
      </w:ins>
      <w:ins w:id="5625" w:author="Client" w:date="2023-01-30T16:45:00Z">
        <w:r w:rsidR="00D811AC">
          <w:rPr>
            <w:rFonts w:ascii="Times New Roman" w:hAnsi="Times New Roman"/>
            <w:b/>
            <w:sz w:val="24"/>
            <w:szCs w:val="24"/>
          </w:rPr>
          <w:t>20</w:t>
        </w:r>
      </w:ins>
      <w:ins w:id="5626" w:author="Client" w:date="2023-01-30T16:29:00Z">
        <w:r>
          <w:rPr>
            <w:rFonts w:ascii="Times New Roman" w:hAnsi="Times New Roman"/>
            <w:b/>
            <w:sz w:val="24"/>
            <w:szCs w:val="24"/>
          </w:rPr>
          <w:t>)</w:t>
        </w:r>
      </w:ins>
    </w:p>
    <w:p w14:paraId="4D80A477" w14:textId="77777777" w:rsidR="008769D9" w:rsidRDefault="008769D9" w:rsidP="008769D9">
      <w:pPr>
        <w:spacing w:line="240" w:lineRule="auto"/>
        <w:ind w:firstLine="720"/>
        <w:rPr>
          <w:ins w:id="5627" w:author="Client" w:date="2023-01-30T16:29:00Z"/>
          <w:rFonts w:ascii="Times New Roman" w:hAnsi="Times New Roman"/>
          <w:b/>
          <w:sz w:val="24"/>
          <w:szCs w:val="24"/>
        </w:rPr>
      </w:pPr>
      <w:ins w:id="5628" w:author="Client" w:date="2023-01-30T16:29:00Z">
        <w:r>
          <w:rPr>
            <w:rFonts w:ascii="Times New Roman" w:hAnsi="Times New Roman"/>
            <w:b/>
            <w:sz w:val="24"/>
            <w:szCs w:val="24"/>
          </w:rPr>
          <w:t xml:space="preserve">Junior High School: Gen. </w:t>
        </w:r>
        <w:proofErr w:type="spellStart"/>
        <w:r>
          <w:rPr>
            <w:rFonts w:ascii="Times New Roman" w:hAnsi="Times New Roman"/>
            <w:b/>
            <w:sz w:val="24"/>
            <w:szCs w:val="24"/>
          </w:rPr>
          <w:t>Tiburcio</w:t>
        </w:r>
        <w:proofErr w:type="spellEnd"/>
        <w:r>
          <w:rPr>
            <w:rFonts w:ascii="Times New Roman" w:hAnsi="Times New Roman"/>
            <w:b/>
            <w:sz w:val="24"/>
            <w:szCs w:val="24"/>
          </w:rPr>
          <w:t xml:space="preserve"> De Leon National High School</w:t>
        </w:r>
      </w:ins>
    </w:p>
    <w:p w14:paraId="5B323F9F" w14:textId="77777777" w:rsidR="008769D9" w:rsidRDefault="008769D9" w:rsidP="008769D9">
      <w:pPr>
        <w:spacing w:line="240" w:lineRule="auto"/>
        <w:ind w:firstLine="720"/>
        <w:rPr>
          <w:ins w:id="5629" w:author="Client" w:date="2023-01-30T16:29:00Z"/>
          <w:rFonts w:ascii="Times New Roman" w:hAnsi="Times New Roman"/>
          <w:sz w:val="24"/>
          <w:szCs w:val="24"/>
        </w:rPr>
      </w:pPr>
      <w:ins w:id="5630" w:author="Client" w:date="2023-01-30T16:29:00Z">
        <w:r>
          <w:rPr>
            <w:rFonts w:ascii="Times New Roman" w:hAnsi="Times New Roman"/>
            <w:sz w:val="24"/>
            <w:szCs w:val="24"/>
          </w:rPr>
          <w:t>Corner</w:t>
        </w:r>
        <w:r>
          <w:rPr>
            <w:rFonts w:ascii="Times New Roman" w:hAnsi="Times New Roman"/>
            <w:b/>
            <w:sz w:val="24"/>
            <w:szCs w:val="24"/>
          </w:rPr>
          <w:tab/>
        </w:r>
        <w:r>
          <w:rPr>
            <w:rFonts w:ascii="Times New Roman" w:hAnsi="Times New Roman"/>
            <w:sz w:val="24"/>
            <w:szCs w:val="24"/>
          </w:rPr>
          <w:t xml:space="preserve">Mercado St., </w:t>
        </w:r>
        <w:proofErr w:type="spellStart"/>
        <w:r>
          <w:rPr>
            <w:rFonts w:ascii="Times New Roman" w:hAnsi="Times New Roman"/>
            <w:sz w:val="24"/>
            <w:szCs w:val="24"/>
          </w:rPr>
          <w:t>Gen.T.De</w:t>
        </w:r>
        <w:proofErr w:type="spellEnd"/>
        <w:r>
          <w:rPr>
            <w:rFonts w:ascii="Times New Roman" w:hAnsi="Times New Roman"/>
            <w:sz w:val="24"/>
            <w:szCs w:val="24"/>
          </w:rPr>
          <w:t xml:space="preserve"> Leon, Valenzuela City, Metro Manila</w:t>
        </w:r>
      </w:ins>
    </w:p>
    <w:p w14:paraId="31BFA129" w14:textId="12E0C41A" w:rsidR="008769D9" w:rsidRDefault="008769D9" w:rsidP="008769D9">
      <w:pPr>
        <w:spacing w:line="240" w:lineRule="auto"/>
        <w:ind w:firstLine="720"/>
        <w:rPr>
          <w:ins w:id="5631" w:author="Client" w:date="2023-01-30T16:29:00Z"/>
          <w:rFonts w:ascii="Times New Roman" w:hAnsi="Times New Roman"/>
          <w:sz w:val="24"/>
          <w:szCs w:val="24"/>
        </w:rPr>
      </w:pPr>
      <w:ins w:id="5632" w:author="Client" w:date="2023-01-30T16:29:00Z">
        <w:r>
          <w:rPr>
            <w:rFonts w:ascii="Times New Roman" w:hAnsi="Times New Roman"/>
            <w:sz w:val="24"/>
            <w:szCs w:val="24"/>
          </w:rPr>
          <w:t>Date Graduated: (</w:t>
        </w:r>
      </w:ins>
      <w:ins w:id="5633" w:author="Client" w:date="2023-01-30T16:45:00Z">
        <w:r w:rsidR="00D811AC">
          <w:rPr>
            <w:rFonts w:ascii="Times New Roman" w:hAnsi="Times New Roman"/>
            <w:sz w:val="24"/>
            <w:szCs w:val="24"/>
          </w:rPr>
          <w:t>April, 2020</w:t>
        </w:r>
      </w:ins>
      <w:ins w:id="5634" w:author="Client" w:date="2023-01-30T16:29:00Z">
        <w:r>
          <w:rPr>
            <w:rFonts w:ascii="Times New Roman" w:hAnsi="Times New Roman"/>
            <w:sz w:val="24"/>
            <w:szCs w:val="24"/>
          </w:rPr>
          <w:t>)</w:t>
        </w:r>
      </w:ins>
    </w:p>
    <w:p w14:paraId="1F96790A" w14:textId="5D081680" w:rsidR="008769D9" w:rsidRDefault="008769D9" w:rsidP="008769D9">
      <w:pPr>
        <w:spacing w:line="240" w:lineRule="auto"/>
        <w:ind w:firstLine="720"/>
        <w:rPr>
          <w:ins w:id="5635" w:author="Client" w:date="2023-01-30T16:29:00Z"/>
          <w:rFonts w:ascii="Times New Roman" w:hAnsi="Times New Roman"/>
          <w:b/>
          <w:sz w:val="24"/>
          <w:szCs w:val="24"/>
        </w:rPr>
      </w:pPr>
      <w:ins w:id="5636" w:author="Client" w:date="2023-01-30T16:29:00Z">
        <w:r>
          <w:rPr>
            <w:rFonts w:ascii="Times New Roman" w:hAnsi="Times New Roman"/>
            <w:b/>
            <w:sz w:val="24"/>
            <w:szCs w:val="24"/>
          </w:rPr>
          <w:t>(20</w:t>
        </w:r>
      </w:ins>
      <w:ins w:id="5637" w:author="Client" w:date="2023-01-30T16:46:00Z">
        <w:r w:rsidR="00D811AC">
          <w:rPr>
            <w:rFonts w:ascii="Times New Roman" w:hAnsi="Times New Roman"/>
            <w:b/>
            <w:sz w:val="24"/>
            <w:szCs w:val="24"/>
          </w:rPr>
          <w:t>10</w:t>
        </w:r>
      </w:ins>
      <w:ins w:id="5638" w:author="Client" w:date="2023-01-30T16:29:00Z">
        <w:r>
          <w:rPr>
            <w:rFonts w:ascii="Times New Roman" w:hAnsi="Times New Roman"/>
            <w:b/>
            <w:sz w:val="24"/>
            <w:szCs w:val="24"/>
          </w:rPr>
          <w:t>-201</w:t>
        </w:r>
      </w:ins>
      <w:ins w:id="5639" w:author="Client" w:date="2023-01-30T16:46:00Z">
        <w:r w:rsidR="00D811AC">
          <w:rPr>
            <w:rFonts w:ascii="Times New Roman" w:hAnsi="Times New Roman"/>
            <w:b/>
            <w:sz w:val="24"/>
            <w:szCs w:val="24"/>
          </w:rPr>
          <w:t>6</w:t>
        </w:r>
      </w:ins>
      <w:ins w:id="5640" w:author="Client" w:date="2023-01-30T16:29:00Z">
        <w:r>
          <w:rPr>
            <w:rFonts w:ascii="Times New Roman" w:hAnsi="Times New Roman"/>
            <w:b/>
            <w:sz w:val="24"/>
            <w:szCs w:val="24"/>
          </w:rPr>
          <w:t>)</w:t>
        </w:r>
      </w:ins>
    </w:p>
    <w:p w14:paraId="6AAE319F" w14:textId="7C6D6EE8" w:rsidR="008769D9" w:rsidRDefault="008769D9" w:rsidP="008769D9">
      <w:pPr>
        <w:spacing w:line="240" w:lineRule="auto"/>
        <w:ind w:firstLine="720"/>
        <w:rPr>
          <w:ins w:id="5641" w:author="Client" w:date="2023-01-30T16:48:00Z"/>
          <w:rFonts w:ascii="Times New Roman" w:hAnsi="Times New Roman"/>
          <w:b/>
          <w:sz w:val="24"/>
          <w:szCs w:val="24"/>
        </w:rPr>
      </w:pPr>
      <w:ins w:id="5642" w:author="Client" w:date="2023-01-30T16:29:00Z">
        <w:r>
          <w:rPr>
            <w:rFonts w:ascii="Times New Roman" w:hAnsi="Times New Roman"/>
            <w:b/>
            <w:sz w:val="24"/>
            <w:szCs w:val="24"/>
          </w:rPr>
          <w:t xml:space="preserve">Elementary: </w:t>
        </w:r>
      </w:ins>
      <w:ins w:id="5643" w:author="Client" w:date="2023-01-30T16:46:00Z">
        <w:r w:rsidR="00D811AC">
          <w:rPr>
            <w:rFonts w:ascii="Times New Roman" w:hAnsi="Times New Roman"/>
            <w:b/>
            <w:sz w:val="24"/>
            <w:szCs w:val="24"/>
          </w:rPr>
          <w:t xml:space="preserve"> </w:t>
        </w:r>
      </w:ins>
      <w:ins w:id="5644" w:author="Client" w:date="2023-01-30T16:47:00Z">
        <w:r w:rsidR="00D811AC">
          <w:rPr>
            <w:rFonts w:ascii="Times New Roman" w:hAnsi="Times New Roman"/>
            <w:b/>
            <w:sz w:val="24"/>
            <w:szCs w:val="24"/>
          </w:rPr>
          <w:t xml:space="preserve">AMS Our lady of </w:t>
        </w:r>
      </w:ins>
      <w:ins w:id="5645" w:author="Client" w:date="2023-01-30T16:48:00Z">
        <w:r w:rsidR="00D811AC">
          <w:rPr>
            <w:rFonts w:ascii="Times New Roman" w:hAnsi="Times New Roman"/>
            <w:b/>
            <w:sz w:val="24"/>
            <w:szCs w:val="24"/>
          </w:rPr>
          <w:t>Rosary Learning Center</w:t>
        </w:r>
      </w:ins>
    </w:p>
    <w:p w14:paraId="0D44A834" w14:textId="7AB6BFA8" w:rsidR="00D811AC" w:rsidRDefault="00D811AC" w:rsidP="008769D9">
      <w:pPr>
        <w:spacing w:line="240" w:lineRule="auto"/>
        <w:ind w:firstLine="720"/>
        <w:rPr>
          <w:ins w:id="5646" w:author="Client" w:date="2023-01-30T16:49:00Z"/>
          <w:rFonts w:ascii="Times New Roman" w:hAnsi="Times New Roman"/>
          <w:bCs/>
          <w:sz w:val="24"/>
          <w:szCs w:val="24"/>
        </w:rPr>
      </w:pPr>
      <w:ins w:id="5647" w:author="Client" w:date="2023-01-30T16:49:00Z">
        <w:r w:rsidRPr="00D811AC">
          <w:rPr>
            <w:rFonts w:ascii="Times New Roman" w:hAnsi="Times New Roman"/>
            <w:bCs/>
            <w:sz w:val="24"/>
            <w:szCs w:val="24"/>
            <w:rPrChange w:id="5648" w:author="Client" w:date="2023-01-30T16:49:00Z">
              <w:rPr>
                <w:rFonts w:ascii="Times New Roman" w:hAnsi="Times New Roman"/>
                <w:b/>
                <w:sz w:val="24"/>
                <w:szCs w:val="24"/>
              </w:rPr>
            </w:rPrChange>
          </w:rPr>
          <w:t>180</w:t>
        </w:r>
        <w:r>
          <w:rPr>
            <w:rFonts w:ascii="Times New Roman" w:hAnsi="Times New Roman"/>
            <w:bCs/>
            <w:sz w:val="24"/>
            <w:szCs w:val="24"/>
          </w:rPr>
          <w:t xml:space="preserve"> </w:t>
        </w:r>
        <w:r w:rsidRPr="00D811AC">
          <w:rPr>
            <w:rFonts w:ascii="Times New Roman" w:hAnsi="Times New Roman"/>
            <w:bCs/>
            <w:sz w:val="24"/>
            <w:szCs w:val="24"/>
            <w:rPrChange w:id="5649" w:author="Client" w:date="2023-01-30T16:49:00Z">
              <w:rPr>
                <w:rFonts w:ascii="Times New Roman" w:hAnsi="Times New Roman"/>
                <w:b/>
                <w:sz w:val="24"/>
                <w:szCs w:val="24"/>
              </w:rPr>
            </w:rPrChange>
          </w:rPr>
          <w:t xml:space="preserve"> Road 3, Diam street, Gen. T. De Leon, Valenzuela</w:t>
        </w:r>
      </w:ins>
    </w:p>
    <w:p w14:paraId="4FE3933B" w14:textId="5CB3489D" w:rsidR="00D811AC" w:rsidRPr="00D811AC" w:rsidRDefault="00D811AC" w:rsidP="008769D9">
      <w:pPr>
        <w:spacing w:line="240" w:lineRule="auto"/>
        <w:ind w:firstLine="720"/>
        <w:rPr>
          <w:ins w:id="5650" w:author="Client" w:date="2023-01-30T16:29:00Z"/>
          <w:rFonts w:ascii="Times New Roman" w:hAnsi="Times New Roman"/>
          <w:bCs/>
          <w:sz w:val="24"/>
          <w:szCs w:val="24"/>
          <w:rPrChange w:id="5651" w:author="Client" w:date="2023-01-30T16:49:00Z">
            <w:rPr>
              <w:ins w:id="5652" w:author="Client" w:date="2023-01-30T16:29:00Z"/>
              <w:rFonts w:ascii="Times New Roman" w:hAnsi="Times New Roman"/>
              <w:b/>
              <w:sz w:val="24"/>
              <w:szCs w:val="24"/>
            </w:rPr>
          </w:rPrChange>
        </w:rPr>
      </w:pPr>
      <w:ins w:id="5653" w:author="Client" w:date="2023-01-30T16:49:00Z">
        <w:r>
          <w:rPr>
            <w:rFonts w:ascii="Times New Roman" w:hAnsi="Times New Roman"/>
            <w:bCs/>
            <w:sz w:val="24"/>
            <w:szCs w:val="24"/>
          </w:rPr>
          <w:t>Date Graduated: (April, 2016)</w:t>
        </w:r>
      </w:ins>
    </w:p>
    <w:p w14:paraId="4FCED832" w14:textId="77777777" w:rsidR="008769D9" w:rsidRDefault="008769D9" w:rsidP="008769D9">
      <w:pPr>
        <w:spacing w:after="0" w:line="240" w:lineRule="auto"/>
        <w:rPr>
          <w:ins w:id="5654" w:author="Client" w:date="2023-01-30T16:29:00Z"/>
          <w:rFonts w:ascii="Times New Roman" w:hAnsi="Times New Roman"/>
          <w:sz w:val="24"/>
          <w:szCs w:val="24"/>
        </w:rPr>
      </w:pPr>
    </w:p>
    <w:p w14:paraId="4D48C656" w14:textId="77777777" w:rsidR="008769D9" w:rsidRDefault="008769D9" w:rsidP="008769D9">
      <w:pPr>
        <w:ind w:firstLine="720"/>
        <w:rPr>
          <w:ins w:id="5655" w:author="Client" w:date="2023-01-30T16:29:00Z"/>
          <w:rFonts w:ascii="Times New Roman" w:hAnsi="Times New Roman"/>
          <w:sz w:val="24"/>
          <w:szCs w:val="24"/>
        </w:rPr>
      </w:pPr>
      <w:ins w:id="5656" w:author="Client" w:date="2023-01-30T16:29:00Z">
        <w:r>
          <w:rPr>
            <w:rFonts w:ascii="Times New Roman" w:eastAsiaTheme="minorEastAsia" w:hAnsi="Times New Roman"/>
            <w:b/>
            <w:bCs/>
            <w:noProof/>
            <w:sz w:val="24"/>
            <w:szCs w:val="24"/>
          </w:rPr>
          <mc:AlternateContent>
            <mc:Choice Requires="wps">
              <w:drawing>
                <wp:anchor distT="0" distB="0" distL="114300" distR="114300" simplePos="0" relativeHeight="251704320" behindDoc="0" locked="0" layoutInCell="1" allowOverlap="1" wp14:anchorId="270DA681" wp14:editId="51B97D4D">
                  <wp:simplePos x="0" y="0"/>
                  <wp:positionH relativeFrom="margin">
                    <wp:align>left</wp:align>
                  </wp:positionH>
                  <wp:positionV relativeFrom="paragraph">
                    <wp:posOffset>9525</wp:posOffset>
                  </wp:positionV>
                  <wp:extent cx="5295900" cy="342900"/>
                  <wp:effectExtent l="0" t="0" r="19050" b="19050"/>
                  <wp:wrapNone/>
                  <wp:docPr id="70" name="Rounded Rectangle 46"/>
                  <wp:cNvGraphicFramePr/>
                  <a:graphic xmlns:a="http://schemas.openxmlformats.org/drawingml/2006/main">
                    <a:graphicData uri="http://schemas.microsoft.com/office/word/2010/wordprocessingShape">
                      <wps:wsp>
                        <wps:cNvSpPr/>
                        <wps:spPr>
                          <a:xfrm>
                            <a:off x="0" y="0"/>
                            <a:ext cx="5295900" cy="3429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05E1533C" w14:textId="77777777" w:rsidR="008769D9" w:rsidRPr="00944C3D" w:rsidRDefault="008769D9" w:rsidP="008769D9">
                              <w:pPr>
                                <w:rPr>
                                  <w:rFonts w:ascii="Times New Roman" w:hAnsi="Times New Roman"/>
                                  <w:i/>
                                  <w:sz w:val="24"/>
                                  <w:szCs w:val="24"/>
                                </w:rPr>
                              </w:pPr>
                              <w:r>
                                <w:rPr>
                                  <w:rFonts w:ascii="Times New Roman" w:hAnsi="Times New Roman"/>
                                  <w:i/>
                                  <w:sz w:val="24"/>
                                  <w:szCs w:val="24"/>
                                </w:rPr>
                                <w:t>INTERESTS / HOBBIES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DA681" id="_x0000_s1042" style="position:absolute;left:0;text-align:left;margin-left:0;margin-top:.75pt;width:417pt;height:27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" fillcolor="#292934 [3200]" strokecolor="#141419 [1600]" strokeweight=".73403mm">
                  <v:textbox>
                    <w:txbxContent>
                      <w:p w14:paraId="05E1533C" w14:textId="77777777" w:rsidR="008769D9" w:rsidRPr="00944C3D" w:rsidRDefault="008769D9" w:rsidP="008769D9">
                        <w:pPr>
                          <w:rPr>
                            <w:rFonts w:ascii="Times New Roman" w:hAnsi="Times New Roman"/>
                            <w:i/>
                            <w:sz w:val="24"/>
                            <w:szCs w:val="24"/>
                          </w:rPr>
                        </w:pPr>
                        <w:r>
                          <w:rPr>
                            <w:rFonts w:ascii="Times New Roman" w:hAnsi="Times New Roman"/>
                            <w:i/>
                            <w:sz w:val="24"/>
                            <w:szCs w:val="24"/>
                          </w:rPr>
                          <w:t>INTERESTS / HOBBIES</w:t>
                        </w:r>
                      </w:p>
                    </w:txbxContent>
                  </v:textbox>
                  <w10:wrap anchorx="margin"/>
                </v:roundrect>
              </w:pict>
            </mc:Fallback>
          </mc:AlternateContent>
        </w:r>
      </w:ins>
    </w:p>
    <w:p w14:paraId="7BEDB8B7" w14:textId="77777777" w:rsidR="008769D9" w:rsidRDefault="008769D9" w:rsidP="008769D9">
      <w:pPr>
        <w:rPr>
          <w:ins w:id="5657" w:author="Client" w:date="2023-01-30T16:29:00Z"/>
          <w:rFonts w:ascii="Times New Roman" w:hAnsi="Times New Roman"/>
          <w:sz w:val="24"/>
          <w:szCs w:val="24"/>
        </w:rPr>
      </w:pPr>
    </w:p>
    <w:p w14:paraId="0E78A977" w14:textId="4CB987C6" w:rsidR="008769D9" w:rsidRDefault="008769D9" w:rsidP="00D811AC">
      <w:pPr>
        <w:rPr>
          <w:ins w:id="5658" w:author="Client" w:date="2023-01-30T16:50:00Z"/>
          <w:rFonts w:ascii="Times New Roman" w:hAnsi="Times New Roman"/>
          <w:b/>
          <w:bCs/>
          <w:sz w:val="24"/>
          <w:szCs w:val="24"/>
        </w:rPr>
      </w:pPr>
      <w:ins w:id="5659" w:author="Client" w:date="2023-01-30T16:29:00Z">
        <w:r>
          <w:rPr>
            <w:rFonts w:ascii="Times New Roman" w:hAnsi="Times New Roman"/>
            <w:sz w:val="24"/>
            <w:szCs w:val="24"/>
          </w:rPr>
          <w:tab/>
        </w:r>
      </w:ins>
      <w:ins w:id="5660" w:author="Client" w:date="2023-01-30T16:50:00Z">
        <w:r w:rsidR="00D811AC">
          <w:rPr>
            <w:rFonts w:ascii="Times New Roman" w:hAnsi="Times New Roman"/>
            <w:b/>
            <w:bCs/>
            <w:sz w:val="24"/>
            <w:szCs w:val="24"/>
          </w:rPr>
          <w:t>Dancing</w:t>
        </w:r>
      </w:ins>
    </w:p>
    <w:p w14:paraId="049A950B" w14:textId="2B06EE72" w:rsidR="00D811AC" w:rsidRDefault="00D811AC" w:rsidP="00D811AC">
      <w:pPr>
        <w:rPr>
          <w:ins w:id="5661" w:author="Client" w:date="2023-01-30T16:50:00Z"/>
          <w:rFonts w:ascii="Times New Roman" w:hAnsi="Times New Roman"/>
          <w:b/>
          <w:bCs/>
          <w:sz w:val="24"/>
          <w:szCs w:val="24"/>
        </w:rPr>
      </w:pPr>
      <w:ins w:id="5662" w:author="Client" w:date="2023-01-30T16:50:00Z">
        <w:r>
          <w:rPr>
            <w:rFonts w:ascii="Times New Roman" w:hAnsi="Times New Roman"/>
            <w:b/>
            <w:bCs/>
            <w:sz w:val="24"/>
            <w:szCs w:val="24"/>
          </w:rPr>
          <w:tab/>
          <w:t>Cooking</w:t>
        </w:r>
      </w:ins>
    </w:p>
    <w:p w14:paraId="43F6566B" w14:textId="1A709811" w:rsidR="00D811AC" w:rsidRDefault="00D811AC" w:rsidP="00D811AC">
      <w:pPr>
        <w:rPr>
          <w:ins w:id="5663" w:author="Client" w:date="2023-01-30T16:50:00Z"/>
          <w:rFonts w:ascii="Times New Roman" w:hAnsi="Times New Roman"/>
          <w:b/>
          <w:bCs/>
          <w:sz w:val="24"/>
          <w:szCs w:val="24"/>
        </w:rPr>
      </w:pPr>
      <w:ins w:id="5664" w:author="Client" w:date="2023-01-30T16:50:00Z">
        <w:r>
          <w:rPr>
            <w:rFonts w:ascii="Times New Roman" w:hAnsi="Times New Roman"/>
            <w:b/>
            <w:bCs/>
            <w:sz w:val="24"/>
            <w:szCs w:val="24"/>
          </w:rPr>
          <w:tab/>
          <w:t>Basketball</w:t>
        </w:r>
      </w:ins>
    </w:p>
    <w:p w14:paraId="6C867C25" w14:textId="620C12A4" w:rsidR="00FA1FA0" w:rsidRDefault="00D811AC">
      <w:pPr>
        <w:rPr>
          <w:ins w:id="5665" w:author="Client" w:date="2023-02-06T19:26:00Z"/>
          <w:rFonts w:ascii="Times New Roman" w:hAnsi="Times New Roman"/>
          <w:b/>
          <w:bCs/>
          <w:sz w:val="24"/>
          <w:szCs w:val="24"/>
        </w:rPr>
      </w:pPr>
      <w:ins w:id="5666" w:author="Client" w:date="2023-01-30T16:50:00Z">
        <w:r>
          <w:rPr>
            <w:rFonts w:ascii="Times New Roman" w:hAnsi="Times New Roman"/>
            <w:b/>
            <w:bCs/>
            <w:sz w:val="24"/>
            <w:szCs w:val="24"/>
          </w:rPr>
          <w:tab/>
          <w:t>Cycling</w:t>
        </w:r>
      </w:ins>
    </w:p>
    <w:p w14:paraId="405111F6" w14:textId="42FA20FD" w:rsidR="00FA1FA0" w:rsidRDefault="00FA1FA0">
      <w:pPr>
        <w:spacing w:after="0" w:line="240" w:lineRule="auto"/>
        <w:rPr>
          <w:ins w:id="5667" w:author="Client" w:date="2023-01-30T16:29:00Z"/>
          <w:rFonts w:ascii="Times New Roman" w:hAnsi="Times New Roman"/>
          <w:b/>
          <w:bCs/>
          <w:sz w:val="24"/>
          <w:szCs w:val="24"/>
        </w:rPr>
        <w:pPrChange w:id="5668" w:author="Client" w:date="2023-02-06T19:27:00Z">
          <w:pPr/>
        </w:pPrChange>
      </w:pPr>
    </w:p>
    <w:p w14:paraId="67684B9F" w14:textId="77777777" w:rsidR="008769D9" w:rsidRPr="008313FB" w:rsidRDefault="008769D9">
      <w:pPr>
        <w:spacing w:after="0" w:line="240" w:lineRule="auto"/>
        <w:rPr>
          <w:rFonts w:ascii="Times New Roman" w:hAnsi="Times New Roman"/>
          <w:b/>
          <w:bCs/>
          <w:sz w:val="24"/>
          <w:szCs w:val="24"/>
        </w:rPr>
        <w:pPrChange w:id="5669" w:author="Client" w:date="2023-01-30T16:16:00Z">
          <w:pPr>
            <w:jc w:val="both"/>
          </w:pPr>
        </w:pPrChange>
      </w:pPr>
    </w:p>
    <w:sectPr w:rsidR="008769D9" w:rsidRPr="008313FB" w:rsidSect="005222C0">
      <w:headerReference w:type="default" r:id="rId25"/>
      <w:footerReference w:type="default" r:id="rId26"/>
      <w:pgSz w:w="12240" w:h="15840" w:code="1"/>
      <w:pgMar w:top="1894" w:right="1750" w:bottom="1440" w:left="2160" w:header="720" w:footer="86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3F2E2" w14:textId="77777777" w:rsidR="002378BA" w:rsidRDefault="002378BA" w:rsidP="00902512">
      <w:pPr>
        <w:spacing w:after="0" w:line="240" w:lineRule="auto"/>
      </w:pPr>
      <w:r>
        <w:separator/>
      </w:r>
    </w:p>
  </w:endnote>
  <w:endnote w:type="continuationSeparator" w:id="0">
    <w:p w14:paraId="1652E477" w14:textId="77777777" w:rsidR="002378BA" w:rsidRDefault="002378BA" w:rsidP="00902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Helvetica">
    <w:altName w:val="Sylfaen"/>
    <w:panose1 w:val="020B05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var(--nova-font-family-display)">
    <w:altName w:val="Cambri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96F7A" w14:textId="77777777" w:rsidR="00A26A76" w:rsidRDefault="00A26A76">
    <w:pPr>
      <w:pStyle w:val="Footer"/>
      <w:jc w:val="right"/>
      <w:rPr>
        <w:ins w:id="33" w:author="Client" w:date="2023-02-09T23:16:00Z"/>
      </w:rPr>
    </w:pPr>
  </w:p>
  <w:p w14:paraId="480669EC" w14:textId="77777777" w:rsidR="00A26A76" w:rsidRDefault="00A26A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00" w:author="Client" w:date="2023-02-09T23:16:00Z"/>
  <w:sdt>
    <w:sdtPr>
      <w:id w:val="-1041514720"/>
      <w:docPartObj>
        <w:docPartGallery w:val="Page Numbers (Bottom of Page)"/>
        <w:docPartUnique/>
      </w:docPartObj>
    </w:sdtPr>
    <w:sdtEndPr>
      <w:rPr>
        <w:noProof/>
      </w:rPr>
    </w:sdtEndPr>
    <w:sdtContent>
      <w:customXmlInsRangeEnd w:id="100"/>
      <w:p w14:paraId="4FD850EA" w14:textId="77777777" w:rsidR="003906B4" w:rsidRDefault="003906B4">
        <w:pPr>
          <w:pStyle w:val="Footer"/>
          <w:jc w:val="right"/>
          <w:rPr>
            <w:ins w:id="101" w:author="Client" w:date="2023-02-09T23:16:00Z"/>
          </w:rPr>
        </w:pPr>
        <w:ins w:id="102" w:author="Client" w:date="2023-02-09T23:26:00Z">
          <w:r>
            <w:t>ii</w:t>
          </w:r>
        </w:ins>
      </w:p>
      <w:customXmlInsRangeStart w:id="103" w:author="Client" w:date="2023-02-09T23:16:00Z"/>
    </w:sdtContent>
  </w:sdt>
  <w:customXmlInsRangeEnd w:id="103"/>
  <w:p w14:paraId="38A4FB13" w14:textId="77777777" w:rsidR="003906B4" w:rsidRDefault="003906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50" w:author="Client" w:date="2023-02-09T23:16:00Z"/>
  <w:sdt>
    <w:sdtPr>
      <w:id w:val="-2072805103"/>
      <w:docPartObj>
        <w:docPartGallery w:val="Page Numbers (Bottom of Page)"/>
        <w:docPartUnique/>
      </w:docPartObj>
    </w:sdtPr>
    <w:sdtEndPr>
      <w:rPr>
        <w:noProof/>
      </w:rPr>
    </w:sdtEndPr>
    <w:sdtContent>
      <w:customXmlInsRangeEnd w:id="150"/>
      <w:p w14:paraId="5B523FA4" w14:textId="7427BCF6" w:rsidR="003906B4" w:rsidRDefault="003906B4">
        <w:pPr>
          <w:pStyle w:val="Footer"/>
          <w:jc w:val="right"/>
          <w:rPr>
            <w:ins w:id="151" w:author="Client" w:date="2023-02-09T23:16:00Z"/>
          </w:rPr>
        </w:pPr>
        <w:ins w:id="152" w:author="Client" w:date="2023-02-09T23:30:00Z">
          <w:r>
            <w:t>i</w:t>
          </w:r>
        </w:ins>
        <w:ins w:id="153" w:author="Client" w:date="2023-02-09T23:26:00Z">
          <w:r>
            <w:t>ii</w:t>
          </w:r>
        </w:ins>
      </w:p>
      <w:customXmlInsRangeStart w:id="154" w:author="Client" w:date="2023-02-09T23:16:00Z"/>
    </w:sdtContent>
  </w:sdt>
  <w:customXmlInsRangeEnd w:id="154"/>
  <w:p w14:paraId="7D605848" w14:textId="77777777" w:rsidR="003906B4" w:rsidRDefault="003906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82" w:author="Client" w:date="2023-02-09T23:16:00Z"/>
  <w:sdt>
    <w:sdtPr>
      <w:id w:val="-385028822"/>
      <w:docPartObj>
        <w:docPartGallery w:val="Page Numbers (Bottom of Page)"/>
        <w:docPartUnique/>
      </w:docPartObj>
    </w:sdtPr>
    <w:sdtEndPr>
      <w:rPr>
        <w:noProof/>
      </w:rPr>
    </w:sdtEndPr>
    <w:sdtContent>
      <w:customXmlInsRangeEnd w:id="182"/>
      <w:p w14:paraId="6FF27801" w14:textId="1BC85829" w:rsidR="003906B4" w:rsidRDefault="003906B4">
        <w:pPr>
          <w:pStyle w:val="Footer"/>
          <w:jc w:val="right"/>
          <w:rPr>
            <w:ins w:id="183" w:author="Client" w:date="2023-02-09T23:16:00Z"/>
          </w:rPr>
        </w:pPr>
        <w:ins w:id="184" w:author="Client" w:date="2023-02-09T23:26:00Z">
          <w:r>
            <w:t>iv</w:t>
          </w:r>
        </w:ins>
      </w:p>
      <w:customXmlInsRangeStart w:id="185" w:author="Client" w:date="2023-02-09T23:16:00Z"/>
    </w:sdtContent>
  </w:sdt>
  <w:customXmlInsRangeEnd w:id="185"/>
  <w:p w14:paraId="43F2B221" w14:textId="77777777" w:rsidR="003906B4" w:rsidRDefault="003906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E46D6" w14:textId="50A24467" w:rsidR="00BD4EC2" w:rsidRDefault="00BD4EC2">
    <w:pPr>
      <w:pStyle w:val="Footer"/>
      <w:jc w:val="right"/>
      <w:rPr>
        <w:ins w:id="769" w:author="Client" w:date="2023-02-09T23:16:00Z"/>
      </w:rPr>
    </w:pPr>
  </w:p>
  <w:p w14:paraId="27808232" w14:textId="77777777" w:rsidR="00BD4EC2" w:rsidRDefault="00BD4EC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670" w:author="Client" w:date="2023-02-09T23:27:00Z"/>
  <w:sdt>
    <w:sdtPr>
      <w:id w:val="563070115"/>
      <w:docPartObj>
        <w:docPartGallery w:val="Page Numbers (Bottom of Page)"/>
        <w:docPartUnique/>
      </w:docPartObj>
    </w:sdtPr>
    <w:sdtEndPr>
      <w:rPr>
        <w:noProof/>
      </w:rPr>
    </w:sdtEndPr>
    <w:sdtContent>
      <w:customXmlInsRangeEnd w:id="5670"/>
      <w:p w14:paraId="0CD0C3CC" w14:textId="16749013" w:rsidR="003906B4" w:rsidRDefault="003906B4">
        <w:pPr>
          <w:pStyle w:val="Footer"/>
          <w:jc w:val="right"/>
          <w:rPr>
            <w:ins w:id="5671" w:author="Client" w:date="2023-02-09T23:27:00Z"/>
          </w:rPr>
        </w:pPr>
        <w:ins w:id="5672" w:author="Client" w:date="2023-02-09T23:27:00Z">
          <w:r>
            <w:fldChar w:fldCharType="begin"/>
          </w:r>
          <w:r>
            <w:instrText xml:space="preserve"> PAGE   \* MERGEFORMAT </w:instrText>
          </w:r>
          <w:r>
            <w:fldChar w:fldCharType="separate"/>
          </w:r>
          <w:r>
            <w:rPr>
              <w:noProof/>
            </w:rPr>
            <w:t>2</w:t>
          </w:r>
          <w:r>
            <w:rPr>
              <w:noProof/>
            </w:rPr>
            <w:fldChar w:fldCharType="end"/>
          </w:r>
        </w:ins>
      </w:p>
      <w:customXmlInsRangeStart w:id="5673" w:author="Client" w:date="2023-02-09T23:27:00Z"/>
    </w:sdtContent>
  </w:sdt>
  <w:customXmlInsRangeEnd w:id="5673"/>
  <w:p w14:paraId="4A8FE1A8" w14:textId="77777777" w:rsidR="003906B4" w:rsidRDefault="003906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A6258" w14:textId="77777777" w:rsidR="002378BA" w:rsidRDefault="002378BA" w:rsidP="00902512">
      <w:pPr>
        <w:spacing w:after="0" w:line="240" w:lineRule="auto"/>
      </w:pPr>
      <w:r>
        <w:separator/>
      </w:r>
    </w:p>
  </w:footnote>
  <w:footnote w:type="continuationSeparator" w:id="0">
    <w:p w14:paraId="63D0DD3E" w14:textId="77777777" w:rsidR="002378BA" w:rsidRDefault="002378BA" w:rsidP="009025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0F5AA" w14:textId="53B8974E" w:rsidR="00A26A76" w:rsidRDefault="007B4AC4">
    <w:pPr>
      <w:pStyle w:val="Header"/>
    </w:pPr>
    <w:ins w:id="31" w:author="REX'S BRIEKS ARCHIE RHON'S" w:date="2023-02-16T08:49:00Z">
      <w:r w:rsidRPr="00902512">
        <w:rPr>
          <w:noProof/>
        </w:rPr>
        <mc:AlternateContent>
          <mc:Choice Requires="wps">
            <w:drawing>
              <wp:anchor distT="0" distB="0" distL="114300" distR="114300" simplePos="0" relativeHeight="251693056" behindDoc="0" locked="0" layoutInCell="1" allowOverlap="1" wp14:anchorId="6B917642" wp14:editId="37F9FF99">
                <wp:simplePos x="0" y="0"/>
                <wp:positionH relativeFrom="column">
                  <wp:posOffset>-1339795</wp:posOffset>
                </wp:positionH>
                <wp:positionV relativeFrom="paragraph">
                  <wp:posOffset>-1172817</wp:posOffset>
                </wp:positionV>
                <wp:extent cx="4134358" cy="52895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4358"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7AF0A" w14:textId="77777777" w:rsidR="007B4AC4" w:rsidRPr="009D0A22" w:rsidRDefault="007B4AC4" w:rsidP="0080570B">
                            <w:pPr>
                              <w:spacing w:after="0" w:line="240" w:lineRule="auto"/>
                              <w:jc w:val="center"/>
                              <w:rPr>
                                <w:rFonts w:ascii="Impact" w:hAnsi="Impact"/>
                                <w:color w:val="C00000"/>
                                <w:spacing w:val="20"/>
                                <w:sz w:val="36"/>
                              </w:rPr>
                            </w:pPr>
                            <w:r w:rsidRPr="009D0A22">
                              <w:rPr>
                                <w:rFonts w:ascii="Impact" w:hAnsi="Impact"/>
                                <w:color w:val="C00000"/>
                                <w:spacing w:val="20"/>
                                <w:sz w:val="36"/>
                              </w:rPr>
                              <w:t>GEN. T. DE LEON NATIONAL HIGH SCHOOL</w:t>
                            </w:r>
                          </w:p>
                          <w:p w14:paraId="4882F9E2" w14:textId="77777777" w:rsidR="007B4AC4" w:rsidRPr="009D0A22" w:rsidRDefault="007B4AC4" w:rsidP="0080570B">
                            <w:pPr>
                              <w:spacing w:after="0" w:line="240" w:lineRule="auto"/>
                              <w:jc w:val="center"/>
                              <w:rPr>
                                <w:rFonts w:ascii="Impact" w:hAnsi="Impact"/>
                                <w:color w:val="C00000"/>
                              </w:rPr>
                            </w:pPr>
                            <w:r w:rsidRPr="009D0A22">
                              <w:rPr>
                                <w:rFonts w:ascii="Impact" w:hAnsi="Impact"/>
                                <w:color w:val="C00000"/>
                              </w:rPr>
                              <w:t>SENIOR HIGH SCHOOL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B917642" id="_x0000_t202" coordsize="21600,21600" o:spt="202" path="m,l,21600r21600,l21600,xe">
                <v:stroke joinstyle="miter"/>
                <v:path gradientshapeok="t" o:connecttype="rect"/>
              </v:shapetype>
              <v:shape id="Text Box 2" o:spid="_x0000_s1043" type="#_x0000_t202" style="position:absolute;margin-left:-105.5pt;margin-top:-92.35pt;width:325.55pt;height:4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" filled="f" stroked="f" strokeweight=".5pt">
                <v:textbox>
                  <w:txbxContent>
                    <w:p w14:paraId="5677AF0A" w14:textId="77777777" w:rsidR="007B4AC4" w:rsidRPr="009D0A22" w:rsidRDefault="007B4AC4" w:rsidP="0080570B">
                      <w:pPr>
                        <w:spacing w:after="0" w:line="240" w:lineRule="auto"/>
                        <w:jc w:val="center"/>
                        <w:rPr>
                          <w:rFonts w:ascii="Impact" w:hAnsi="Impact"/>
                          <w:color w:val="C00000"/>
                          <w:spacing w:val="20"/>
                          <w:sz w:val="36"/>
                        </w:rPr>
                      </w:pPr>
                      <w:r w:rsidRPr="009D0A22">
                        <w:rPr>
                          <w:rFonts w:ascii="Impact" w:hAnsi="Impact"/>
                          <w:color w:val="C00000"/>
                          <w:spacing w:val="20"/>
                          <w:sz w:val="36"/>
                        </w:rPr>
                        <w:t>GEN. T. DE LEON NATIONAL HIGH SCHOOL</w:t>
                      </w:r>
                    </w:p>
                    <w:p w14:paraId="4882F9E2" w14:textId="77777777" w:rsidR="007B4AC4" w:rsidRPr="009D0A22" w:rsidRDefault="007B4AC4" w:rsidP="0080570B">
                      <w:pPr>
                        <w:spacing w:after="0" w:line="240" w:lineRule="auto"/>
                        <w:jc w:val="center"/>
                        <w:rPr>
                          <w:rFonts w:ascii="Impact" w:hAnsi="Impact"/>
                          <w:color w:val="C00000"/>
                        </w:rPr>
                      </w:pPr>
                      <w:r w:rsidRPr="009D0A22">
                        <w:rPr>
                          <w:rFonts w:ascii="Impact" w:hAnsi="Impact"/>
                          <w:color w:val="C00000"/>
                        </w:rPr>
                        <w:t>SENIOR HIGH SCHOOL DEPARTMENT</w:t>
                      </w:r>
                    </w:p>
                  </w:txbxContent>
                </v:textbox>
              </v:shape>
            </w:pict>
          </mc:Fallback>
        </mc:AlternateContent>
      </w:r>
    </w:ins>
    <w:r w:rsidR="00A26A76">
      <w:rPr>
        <w:noProof/>
      </w:rPr>
      <mc:AlternateContent>
        <mc:Choice Requires="wpg">
          <w:drawing>
            <wp:anchor distT="0" distB="0" distL="114300" distR="114300" simplePos="0" relativeHeight="251691008" behindDoc="0" locked="0" layoutInCell="1" allowOverlap="1" wp14:anchorId="40BAC377" wp14:editId="3CA903B1">
              <wp:simplePos x="0" y="0"/>
              <wp:positionH relativeFrom="column">
                <wp:posOffset>-1341917</wp:posOffset>
              </wp:positionH>
              <wp:positionV relativeFrom="paragraph">
                <wp:posOffset>-1175385</wp:posOffset>
              </wp:positionV>
              <wp:extent cx="12615258" cy="10744200"/>
              <wp:effectExtent l="0" t="0" r="34290" b="19050"/>
              <wp:wrapNone/>
              <wp:docPr id="60" name="Group 60"/>
              <wp:cNvGraphicFramePr/>
              <a:graphic xmlns:a="http://schemas.openxmlformats.org/drawingml/2006/main">
                <a:graphicData uri="http://schemas.microsoft.com/office/word/2010/wordprocessingGroup">
                  <wpg:wgp>
                    <wpg:cNvGrpSpPr/>
                    <wpg:grpSpPr>
                      <a:xfrm>
                        <a:off x="0" y="0"/>
                        <a:ext cx="12615258" cy="10744200"/>
                        <a:chOff x="0" y="0"/>
                        <a:chExt cx="12615258" cy="10744200"/>
                      </a:xfrm>
                    </wpg:grpSpPr>
                    <wpg:grpSp>
                      <wpg:cNvPr id="62" name="Group 62"/>
                      <wpg:cNvGrpSpPr/>
                      <wpg:grpSpPr>
                        <a:xfrm>
                          <a:off x="0" y="0"/>
                          <a:ext cx="12615258" cy="10744200"/>
                          <a:chOff x="0" y="0"/>
                          <a:chExt cx="12615258" cy="10744200"/>
                        </a:xfrm>
                      </wpg:grpSpPr>
                      <wpg:grpSp>
                        <wpg:cNvPr id="64" name="Group 64"/>
                        <wpg:cNvGrpSpPr/>
                        <wpg:grpSpPr>
                          <a:xfrm>
                            <a:off x="0" y="0"/>
                            <a:ext cx="12615258" cy="10744200"/>
                            <a:chOff x="0" y="0"/>
                            <a:chExt cx="12615258" cy="10744200"/>
                          </a:xfrm>
                        </wpg:grpSpPr>
                        <wps:wsp>
                          <wps:cNvPr id="71" name="Straight Connector 71"/>
                          <wps:cNvCnPr>
                            <a:cxnSpLocks/>
                          </wps:cNvCnPr>
                          <wps:spPr bwMode="auto">
                            <a:xfrm>
                              <a:off x="12192" y="1402080"/>
                              <a:ext cx="12603066" cy="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s:wsp>
                          <wps:cNvPr id="72" name="Straight Connector 72"/>
                          <wps:cNvCnPr>
                            <a:cxnSpLocks/>
                          </wps:cNvCnPr>
                          <wps:spPr bwMode="auto">
                            <a:xfrm>
                              <a:off x="0" y="2011680"/>
                              <a:ext cx="12603066" cy="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g:grpSp>
                          <wpg:cNvPr id="73" name="Group 6"/>
                          <wpg:cNvGrpSpPr/>
                          <wpg:grpSpPr>
                            <a:xfrm>
                              <a:off x="1280160" y="0"/>
                              <a:ext cx="5446395" cy="10744200"/>
                              <a:chOff x="0" y="0"/>
                              <a:chExt cx="5446643" cy="10744200"/>
                            </a:xfrm>
                          </wpg:grpSpPr>
                          <wps:wsp>
                            <wps:cNvPr id="74" name="Straight Connector 5"/>
                            <wps:cNvCnPr>
                              <a:cxnSpLocks/>
                            </wps:cNvCnPr>
                            <wps:spPr bwMode="auto">
                              <a:xfrm>
                                <a:off x="5446643" y="0"/>
                                <a:ext cx="0" cy="1074420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s:wsp>
                            <wps:cNvPr id="76" name="Straight Connector 4"/>
                            <wps:cNvCnPr>
                              <a:cxnSpLocks/>
                            </wps:cNvCnPr>
                            <wps:spPr bwMode="auto">
                              <a:xfrm>
                                <a:off x="0" y="0"/>
                                <a:ext cx="0" cy="1074420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g:grpSp>
                      </wpg:grpSp>
                      <wps:wsp>
                        <wps:cNvPr id="77" name="Line 9"/>
                        <wps:cNvCnPr>
                          <a:cxnSpLocks/>
                        </wps:cNvCnPr>
                        <wps:spPr bwMode="auto">
                          <a:xfrm>
                            <a:off x="14990" y="9758597"/>
                            <a:ext cx="7756156" cy="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g:grpSp>
                    <wps:wsp>
                      <wps:cNvPr id="78" name="Straight Connector 1"/>
                      <wps:cNvCnPr/>
                      <wps:spPr>
                        <a:xfrm>
                          <a:off x="6718041" y="8229600"/>
                          <a:ext cx="1044563"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7"/>
                      <wps:cNvCnPr/>
                      <wps:spPr>
                        <a:xfrm>
                          <a:off x="6718041" y="6587412"/>
                          <a:ext cx="1044563"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BCC95F" id="Group 60" o:spid="_x0000_s1026" style="position:absolute;margin-left:-105.65pt;margin-top:-92.55pt;width:993.35pt;height:846pt;z-index:251691008" coordsize="126152,10744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">
              <v:group id="Group 62" o:spid="_x0000_s1027" style="position:absolute;width:126152;height:107442" coordsize="126152,1074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">
                <v:group id="Group 64" o:spid="_x0000_s1028" style="position:absolute;width:126152;height:107442" coordsize="126152,1074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">
                  <v:line id="Straight Connector 71" o:spid="_x0000_s1029" style="position:absolute;visibility:visible;mso-wrap-style:square" from="121,14020" to="126152,1402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" strokecolor="#c00000" strokeweight="2pt">
                    <o:lock v:ext="edit" shapetype="f"/>
                  </v:line>
                  <v:line id="Straight Connector 72" o:spid="_x0000_s1030" style="position:absolute;visibility:visible;mso-wrap-style:square" from="0,20116" to="126030,20116"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" strokecolor="#c00000" strokeweight="2pt">
                    <o:lock v:ext="edit" shapetype="f"/>
                  </v:line>
                  <v:group id="Group 6" o:spid="_x0000_s1031" style="position:absolute;left:12801;width:54464;height:107442" coordsize="54466,1074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">
                    <v:line id="Straight Connector 5" o:spid="_x0000_s1032" style="position:absolute;visibility:visible;mso-wrap-style:square" from="54466,0" to="54466,1074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" strokecolor="#c00000" strokeweight="2pt">
                      <o:lock v:ext="edit" shapetype="f"/>
                    </v:line>
                    <v:line id="Straight Connector 4" o:spid="_x0000_s1033" style="position:absolute;visibility:visible;mso-wrap-style:square" from="0,0" to="0,1074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" strokecolor="#c00000" strokeweight="2pt">
                      <o:lock v:ext="edit" shapetype="f"/>
                    </v:line>
                  </v:group>
                </v:group>
                <v:line id="Line 9" o:spid="_x0000_s1034" style="position:absolute;visibility:visible;mso-wrap-style:square" from="149,97585" to="77711,9758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" strokecolor="#c00000" strokeweight="2pt">
                  <o:lock v:ext="edit" shapetype="f"/>
                </v:line>
              </v:group>
              <v:line id="Straight Connector 1" o:spid="_x0000_s1035" style="position:absolute;visibility:visible;mso-wrap-style:square" from="67180,82296" to="77626,82296"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" strokecolor="#c00000" strokeweight="2pt"/>
              <v:line id="Straight Connector 7" o:spid="_x0000_s1036" style="position:absolute;visibility:visible;mso-wrap-style:square" from="67180,65874" to="77626,658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" strokecolor="#c00000" strokeweight="2pt"/>
            </v:group>
          </w:pict>
        </mc:Fallback>
      </mc:AlternateContent>
    </w:r>
  </w:p>
  <w:p w14:paraId="49BD53D9" w14:textId="323F5147" w:rsidR="00A26A76" w:rsidRDefault="002D5A3A">
    <w:pPr>
      <w:pStyle w:val="Header"/>
    </w:pPr>
    <w:ins w:id="32" w:author="REX'S BRIEKS ARCHIE RHON'S" w:date="2023-02-16T08:54:00Z">
      <w:r w:rsidRPr="00902512">
        <w:rPr>
          <w:noProof/>
        </w:rPr>
        <mc:AlternateContent>
          <mc:Choice Requires="wps">
            <w:drawing>
              <wp:anchor distT="0" distB="0" distL="114300" distR="114300" simplePos="0" relativeHeight="251695104" behindDoc="0" locked="0" layoutInCell="1" allowOverlap="1" wp14:anchorId="421DE204" wp14:editId="06D2D110">
                <wp:simplePos x="0" y="0"/>
                <wp:positionH relativeFrom="column">
                  <wp:posOffset>575945</wp:posOffset>
                </wp:positionH>
                <wp:positionV relativeFrom="paragraph">
                  <wp:posOffset>134620</wp:posOffset>
                </wp:positionV>
                <wp:extent cx="4133850" cy="528955"/>
                <wp:effectExtent l="0" t="0" r="0" b="444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3850"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83018" w14:textId="77777777" w:rsidR="002D5A3A" w:rsidRPr="009D0A22" w:rsidRDefault="002D5A3A" w:rsidP="0080570B">
                            <w:pPr>
                              <w:spacing w:after="0" w:line="240" w:lineRule="auto"/>
                              <w:jc w:val="center"/>
                              <w:rPr>
                                <w:rFonts w:ascii="Impact" w:hAnsi="Impact"/>
                                <w:color w:val="C00000"/>
                                <w:spacing w:val="20"/>
                                <w:sz w:val="36"/>
                              </w:rPr>
                            </w:pPr>
                            <w:r w:rsidRPr="009D0A22">
                              <w:rPr>
                                <w:rFonts w:ascii="Impact" w:hAnsi="Impact"/>
                                <w:color w:val="C00000"/>
                                <w:spacing w:val="20"/>
                                <w:sz w:val="36"/>
                              </w:rPr>
                              <w:t>GEN. T. DE LEON NATIONAL HIGH SCHOOL</w:t>
                            </w:r>
                          </w:p>
                          <w:p w14:paraId="6E89E328" w14:textId="77777777" w:rsidR="002D5A3A" w:rsidRPr="009D0A22" w:rsidRDefault="002D5A3A" w:rsidP="0080570B">
                            <w:pPr>
                              <w:spacing w:after="0" w:line="240" w:lineRule="auto"/>
                              <w:jc w:val="center"/>
                              <w:rPr>
                                <w:rFonts w:ascii="Impact" w:hAnsi="Impact"/>
                                <w:color w:val="C00000"/>
                              </w:rPr>
                            </w:pPr>
                            <w:r w:rsidRPr="009D0A22">
                              <w:rPr>
                                <w:rFonts w:ascii="Impact" w:hAnsi="Impact"/>
                                <w:color w:val="C00000"/>
                              </w:rPr>
                              <w:t>SENIOR HIGH SCHOOL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1DE204" id="Text Box 7" o:spid="_x0000_s1044" type="#_x0000_t202" style="position:absolute;margin-left:45.35pt;margin-top:10.6pt;width:325.5pt;height:41.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" filled="f" stroked="f" strokeweight=".5pt">
                <v:textbox>
                  <w:txbxContent>
                    <w:p w14:paraId="28E83018" w14:textId="77777777" w:rsidR="002D5A3A" w:rsidRPr="009D0A22" w:rsidRDefault="002D5A3A" w:rsidP="0080570B">
                      <w:pPr>
                        <w:spacing w:after="0" w:line="240" w:lineRule="auto"/>
                        <w:jc w:val="center"/>
                        <w:rPr>
                          <w:rFonts w:ascii="Impact" w:hAnsi="Impact"/>
                          <w:color w:val="C00000"/>
                          <w:spacing w:val="20"/>
                          <w:sz w:val="36"/>
                        </w:rPr>
                      </w:pPr>
                      <w:r w:rsidRPr="009D0A22">
                        <w:rPr>
                          <w:rFonts w:ascii="Impact" w:hAnsi="Impact"/>
                          <w:color w:val="C00000"/>
                          <w:spacing w:val="20"/>
                          <w:sz w:val="36"/>
                        </w:rPr>
                        <w:t>GEN. T. DE LEON NATIONAL HIGH SCHOOL</w:t>
                      </w:r>
                    </w:p>
                    <w:p w14:paraId="6E89E328" w14:textId="77777777" w:rsidR="002D5A3A" w:rsidRPr="009D0A22" w:rsidRDefault="002D5A3A" w:rsidP="0080570B">
                      <w:pPr>
                        <w:spacing w:after="0" w:line="240" w:lineRule="auto"/>
                        <w:jc w:val="center"/>
                        <w:rPr>
                          <w:rFonts w:ascii="Impact" w:hAnsi="Impact"/>
                          <w:color w:val="C00000"/>
                        </w:rPr>
                      </w:pPr>
                      <w:r w:rsidRPr="009D0A22">
                        <w:rPr>
                          <w:rFonts w:ascii="Impact" w:hAnsi="Impact"/>
                          <w:color w:val="C00000"/>
                        </w:rPr>
                        <w:t>SENIOR HIGH SCHOOL DEPARTMENT</w:t>
                      </w:r>
                    </w:p>
                  </w:txbxContent>
                </v:textbox>
              </v:shape>
            </w:pict>
          </mc:Fallback>
        </mc:AlternateContent>
      </w:r>
    </w:ins>
    <w:r w:rsidR="00A26A76">
      <w:rPr>
        <w:noProof/>
      </w:rPr>
      <w:drawing>
        <wp:anchor distT="0" distB="0" distL="114300" distR="114300" simplePos="0" relativeHeight="251688960" behindDoc="0" locked="0" layoutInCell="1" allowOverlap="1" wp14:anchorId="361F42D2" wp14:editId="685353FE">
          <wp:simplePos x="0" y="0"/>
          <wp:positionH relativeFrom="margin">
            <wp:posOffset>-635</wp:posOffset>
          </wp:positionH>
          <wp:positionV relativeFrom="paragraph">
            <wp:posOffset>91440</wp:posOffset>
          </wp:positionV>
          <wp:extent cx="584200" cy="545465"/>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200"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A76">
      <w:rPr>
        <w:noProof/>
      </w:rPr>
      <w:drawing>
        <wp:anchor distT="0" distB="0" distL="114300" distR="114300" simplePos="0" relativeHeight="251689984" behindDoc="0" locked="0" layoutInCell="1" allowOverlap="1" wp14:anchorId="5FCA3214" wp14:editId="6AF01E4D">
          <wp:simplePos x="0" y="0"/>
          <wp:positionH relativeFrom="margin">
            <wp:posOffset>4708525</wp:posOffset>
          </wp:positionH>
          <wp:positionV relativeFrom="paragraph">
            <wp:posOffset>65405</wp:posOffset>
          </wp:positionV>
          <wp:extent cx="638175" cy="59457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38175" cy="594573"/>
                  </a:xfrm>
                  <a:prstGeom prst="rect">
                    <a:avLst/>
                  </a:prstGeom>
                  <a:noFill/>
                  <a:ln>
                    <a:noFill/>
                  </a:ln>
                </pic:spPr>
              </pic:pic>
            </a:graphicData>
          </a:graphic>
          <wp14:sizeRelH relativeFrom="page">
            <wp14:pctWidth>0</wp14:pctWidth>
          </wp14:sizeRelH>
          <wp14:sizeRelV relativeFrom="page">
            <wp14:pctHeight>0</wp14:pctHeight>
          </wp14:sizeRelV>
        </wp:anchor>
      </w:drawing>
    </w:r>
    <w:r w:rsidR="00A26A76" w:rsidRPr="00902512">
      <w:rPr>
        <w:noProof/>
      </w:rPr>
      <mc:AlternateContent>
        <mc:Choice Requires="wps">
          <w:drawing>
            <wp:anchor distT="0" distB="0" distL="114300" distR="114300" simplePos="0" relativeHeight="251687936" behindDoc="0" locked="0" layoutInCell="1" allowOverlap="1" wp14:anchorId="18C7658A" wp14:editId="6D81D57E">
              <wp:simplePos x="0" y="0"/>
              <wp:positionH relativeFrom="column">
                <wp:posOffset>525018</wp:posOffset>
              </wp:positionH>
              <wp:positionV relativeFrom="paragraph">
                <wp:posOffset>103505</wp:posOffset>
              </wp:positionV>
              <wp:extent cx="4134358" cy="528955"/>
              <wp:effectExtent l="0" t="0" r="0" b="4445"/>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4358"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C670AE" w14:textId="6060BC8C" w:rsidR="00A26A76" w:rsidRDefault="00A26A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C7658A" id="Text Box 90" o:spid="_x0000_s1045" type="#_x0000_t202" style="position:absolute;margin-left:41.35pt;margin-top:8.15pt;width:325.55pt;height:4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" filled="f" stroked="f" strokeweight=".5pt">
              <v:textbox>
                <w:txbxContent>
                  <w:p w14:paraId="7FC670AE" w14:textId="6060BC8C" w:rsidR="00A26A76" w:rsidRDefault="00A26A76"/>
                </w:txbxContent>
              </v:textbox>
            </v:shape>
          </w:pict>
        </mc:Fallback>
      </mc:AlternateContent>
    </w:r>
  </w:p>
  <w:p w14:paraId="7F46848B" w14:textId="77777777" w:rsidR="00A26A76" w:rsidRDefault="00A26A76">
    <w:pPr>
      <w:pStyle w:val="Header"/>
    </w:pPr>
  </w:p>
  <w:p w14:paraId="4F57CB18" w14:textId="77777777" w:rsidR="00A26A76" w:rsidRDefault="00A26A76">
    <w:pPr>
      <w:pStyle w:val="Header"/>
    </w:pPr>
  </w:p>
  <w:p w14:paraId="761748A2" w14:textId="77777777" w:rsidR="00A26A76" w:rsidRDefault="00A26A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145" w14:textId="77777777" w:rsidR="003906B4" w:rsidRDefault="003906B4">
    <w:pPr>
      <w:pStyle w:val="Header"/>
    </w:pPr>
    <w:r>
      <w:rPr>
        <w:noProof/>
      </w:rPr>
      <mc:AlternateContent>
        <mc:Choice Requires="wpg">
          <w:drawing>
            <wp:anchor distT="0" distB="0" distL="114300" distR="114300" simplePos="0" relativeHeight="251685888" behindDoc="0" locked="0" layoutInCell="1" allowOverlap="1" wp14:anchorId="76B91D76" wp14:editId="2EBCF8DD">
              <wp:simplePos x="0" y="0"/>
              <wp:positionH relativeFrom="column">
                <wp:posOffset>-1419225</wp:posOffset>
              </wp:positionH>
              <wp:positionV relativeFrom="paragraph">
                <wp:posOffset>-514350</wp:posOffset>
              </wp:positionV>
              <wp:extent cx="12614910" cy="10744200"/>
              <wp:effectExtent l="0" t="0" r="34290" b="19050"/>
              <wp:wrapNone/>
              <wp:docPr id="107" name="Group 107"/>
              <wp:cNvGraphicFramePr/>
              <a:graphic xmlns:a="http://schemas.openxmlformats.org/drawingml/2006/main">
                <a:graphicData uri="http://schemas.microsoft.com/office/word/2010/wordprocessingGroup">
                  <wpg:wgp>
                    <wpg:cNvGrpSpPr/>
                    <wpg:grpSpPr>
                      <a:xfrm>
                        <a:off x="0" y="0"/>
                        <a:ext cx="12614910" cy="10744200"/>
                        <a:chOff x="0" y="0"/>
                        <a:chExt cx="12615258" cy="10744200"/>
                      </a:xfrm>
                    </wpg:grpSpPr>
                    <wpg:grpSp>
                      <wpg:cNvPr id="108" name="Group 108"/>
                      <wpg:cNvGrpSpPr/>
                      <wpg:grpSpPr>
                        <a:xfrm>
                          <a:off x="0" y="0"/>
                          <a:ext cx="12615258" cy="10744200"/>
                          <a:chOff x="0" y="0"/>
                          <a:chExt cx="12615258" cy="10744200"/>
                        </a:xfrm>
                      </wpg:grpSpPr>
                      <wpg:grpSp>
                        <wpg:cNvPr id="109" name="Group 109"/>
                        <wpg:cNvGrpSpPr/>
                        <wpg:grpSpPr>
                          <a:xfrm>
                            <a:off x="0" y="0"/>
                            <a:ext cx="12615258" cy="10744200"/>
                            <a:chOff x="0" y="0"/>
                            <a:chExt cx="12615258" cy="10744200"/>
                          </a:xfrm>
                        </wpg:grpSpPr>
                        <wps:wsp>
                          <wps:cNvPr id="110" name="Straight Connector 110"/>
                          <wps:cNvCnPr>
                            <a:cxnSpLocks/>
                          </wps:cNvCnPr>
                          <wps:spPr bwMode="auto">
                            <a:xfrm>
                              <a:off x="12192" y="1402080"/>
                              <a:ext cx="12603066" cy="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s:wsp>
                          <wps:cNvPr id="111" name="Straight Connector 111"/>
                          <wps:cNvCnPr>
                            <a:cxnSpLocks/>
                          </wps:cNvCnPr>
                          <wps:spPr bwMode="auto">
                            <a:xfrm>
                              <a:off x="0" y="2011680"/>
                              <a:ext cx="12603066" cy="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g:grpSp>
                          <wpg:cNvPr id="112" name="Group 6"/>
                          <wpg:cNvGrpSpPr/>
                          <wpg:grpSpPr>
                            <a:xfrm>
                              <a:off x="1280160" y="0"/>
                              <a:ext cx="5446395" cy="10744200"/>
                              <a:chOff x="0" y="0"/>
                              <a:chExt cx="5446643" cy="10744200"/>
                            </a:xfrm>
                          </wpg:grpSpPr>
                          <wps:wsp>
                            <wps:cNvPr id="113" name="Straight Connector 5"/>
                            <wps:cNvCnPr>
                              <a:cxnSpLocks/>
                            </wps:cNvCnPr>
                            <wps:spPr bwMode="auto">
                              <a:xfrm>
                                <a:off x="5446643" y="0"/>
                                <a:ext cx="0" cy="1074420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s:wsp>
                            <wps:cNvPr id="114" name="Straight Connector 4"/>
                            <wps:cNvCnPr>
                              <a:cxnSpLocks/>
                            </wps:cNvCnPr>
                            <wps:spPr bwMode="auto">
                              <a:xfrm>
                                <a:off x="0" y="0"/>
                                <a:ext cx="0" cy="1074420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g:grpSp>
                      </wpg:grpSp>
                      <wps:wsp>
                        <wps:cNvPr id="115" name="Line 9"/>
                        <wps:cNvCnPr>
                          <a:cxnSpLocks/>
                        </wps:cNvCnPr>
                        <wps:spPr bwMode="auto">
                          <a:xfrm>
                            <a:off x="14990" y="9758597"/>
                            <a:ext cx="7756156" cy="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g:grpSp>
                    <wps:wsp>
                      <wps:cNvPr id="116" name="Straight Connector 1"/>
                      <wps:cNvCnPr/>
                      <wps:spPr>
                        <a:xfrm>
                          <a:off x="6718041" y="8229600"/>
                          <a:ext cx="1044563"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7"/>
                      <wps:cNvCnPr/>
                      <wps:spPr>
                        <a:xfrm>
                          <a:off x="6718041" y="6587412"/>
                          <a:ext cx="1044563"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2BC68B" id="Group 107" o:spid="_x0000_s1026" style="position:absolute;margin-left:-111.75pt;margin-top:-40.5pt;width:993.3pt;height:846pt;z-index:251685888" coordsize="126152,10744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">
              <v:group id="Group 108" o:spid="_x0000_s1027" style="position:absolute;width:126152;height:107442" coordsize="126152,1074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">
                <v:group id="Group 109" o:spid="_x0000_s1028" style="position:absolute;width:126152;height:107442" coordsize="126152,1074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">
                  <v:line id="Straight Connector 110" o:spid="_x0000_s1029" style="position:absolute;visibility:visible;mso-wrap-style:square" from="121,14020" to="126152,1402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" strokecolor="#c00000" strokeweight="2pt">
                    <o:lock v:ext="edit" shapetype="f"/>
                  </v:line>
                  <v:line id="Straight Connector 111" o:spid="_x0000_s1030" style="position:absolute;visibility:visible;mso-wrap-style:square" from="0,20116" to="126030,20116"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" strokecolor="#c00000" strokeweight="2pt">
                    <o:lock v:ext="edit" shapetype="f"/>
                  </v:line>
                  <v:group id="Group 6" o:spid="_x0000_s1031" style="position:absolute;left:12801;width:54464;height:107442" coordsize="54466,1074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">
                    <v:line id="Straight Connector 5" o:spid="_x0000_s1032" style="position:absolute;visibility:visible;mso-wrap-style:square" from="54466,0" to="54466,1074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" strokecolor="#c00000" strokeweight="2pt">
                      <o:lock v:ext="edit" shapetype="f"/>
                    </v:line>
                    <v:line id="Straight Connector 4" o:spid="_x0000_s1033" style="position:absolute;visibility:visible;mso-wrap-style:square" from="0,0" to="0,1074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" strokecolor="#c00000" strokeweight="2pt">
                      <o:lock v:ext="edit" shapetype="f"/>
                    </v:line>
                  </v:group>
                </v:group>
                <v:line id="Line 9" o:spid="_x0000_s1034" style="position:absolute;visibility:visible;mso-wrap-style:square" from="149,97585" to="77711,9758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" strokecolor="#c00000" strokeweight="2pt">
                  <o:lock v:ext="edit" shapetype="f"/>
                </v:line>
              </v:group>
              <v:line id="Straight Connector 1" o:spid="_x0000_s1035" style="position:absolute;visibility:visible;mso-wrap-style:square" from="67180,82296" to="77626,82296"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" strokecolor="#c00000" strokeweight="2pt"/>
              <v:line id="Straight Connector 7" o:spid="_x0000_s1036" style="position:absolute;visibility:visible;mso-wrap-style:square" from="67180,65874" to="77626,658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" strokecolor="#c00000" strokeweight="2pt"/>
            </v:group>
          </w:pict>
        </mc:Fallback>
      </mc:AlternateContent>
    </w:r>
  </w:p>
  <w:p w14:paraId="38AC7A3E" w14:textId="33D8D551" w:rsidR="003906B4" w:rsidRDefault="003906B4">
    <w:pPr>
      <w:pStyle w:val="Header"/>
    </w:pPr>
    <w:r>
      <w:rPr>
        <w:noProof/>
      </w:rPr>
      <w:drawing>
        <wp:anchor distT="0" distB="0" distL="114300" distR="114300" simplePos="0" relativeHeight="251683840" behindDoc="0" locked="0" layoutInCell="1" allowOverlap="1" wp14:anchorId="03EDAA89" wp14:editId="4FB3F1C8">
          <wp:simplePos x="0" y="0"/>
          <wp:positionH relativeFrom="column">
            <wp:posOffset>-67457</wp:posOffset>
          </wp:positionH>
          <wp:positionV relativeFrom="paragraph">
            <wp:posOffset>91513</wp:posOffset>
          </wp:positionV>
          <wp:extent cx="584617" cy="545465"/>
          <wp:effectExtent l="0" t="0" r="6350" b="698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911" cy="5532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454F5F58" wp14:editId="796D0FEE">
          <wp:simplePos x="0" y="0"/>
          <wp:positionH relativeFrom="column">
            <wp:posOffset>4581910</wp:posOffset>
          </wp:positionH>
          <wp:positionV relativeFrom="paragraph">
            <wp:posOffset>51435</wp:posOffset>
          </wp:positionV>
          <wp:extent cx="715645" cy="601345"/>
          <wp:effectExtent l="0" t="0" r="8255" b="825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5645" cy="601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2512">
      <w:rPr>
        <w:noProof/>
      </w:rPr>
      <mc:AlternateContent>
        <mc:Choice Requires="wps">
          <w:drawing>
            <wp:anchor distT="0" distB="0" distL="114300" distR="114300" simplePos="0" relativeHeight="251682816" behindDoc="0" locked="0" layoutInCell="1" allowOverlap="1" wp14:anchorId="38DB76CF" wp14:editId="5BEF556B">
              <wp:simplePos x="0" y="0"/>
              <wp:positionH relativeFrom="column">
                <wp:posOffset>525018</wp:posOffset>
              </wp:positionH>
              <wp:positionV relativeFrom="paragraph">
                <wp:posOffset>103505</wp:posOffset>
              </wp:positionV>
              <wp:extent cx="4134358" cy="528955"/>
              <wp:effectExtent l="0" t="0" r="0" b="444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4358"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F7473B" w14:textId="77777777" w:rsidR="003906B4" w:rsidRPr="009D0A22" w:rsidRDefault="003906B4" w:rsidP="0080570B">
                          <w:pPr>
                            <w:spacing w:after="0" w:line="240" w:lineRule="auto"/>
                            <w:jc w:val="center"/>
                            <w:rPr>
                              <w:rFonts w:ascii="Impact" w:hAnsi="Impact"/>
                              <w:color w:val="C00000"/>
                              <w:spacing w:val="20"/>
                              <w:sz w:val="36"/>
                            </w:rPr>
                          </w:pPr>
                          <w:r w:rsidRPr="009D0A22">
                            <w:rPr>
                              <w:rFonts w:ascii="Impact" w:hAnsi="Impact"/>
                              <w:color w:val="C00000"/>
                              <w:spacing w:val="20"/>
                              <w:sz w:val="36"/>
                            </w:rPr>
                            <w:t>GEN. T. DE LEON NATIONAL HIGH SCHOOL</w:t>
                          </w:r>
                        </w:p>
                        <w:p w14:paraId="68748E7A" w14:textId="77777777" w:rsidR="003906B4" w:rsidRPr="009D0A22" w:rsidRDefault="003906B4" w:rsidP="0080570B">
                          <w:pPr>
                            <w:spacing w:after="0" w:line="240" w:lineRule="auto"/>
                            <w:jc w:val="center"/>
                            <w:rPr>
                              <w:rFonts w:ascii="Impact" w:hAnsi="Impact"/>
                              <w:color w:val="C00000"/>
                            </w:rPr>
                          </w:pPr>
                          <w:r w:rsidRPr="009D0A22">
                            <w:rPr>
                              <w:rFonts w:ascii="Impact" w:hAnsi="Impact"/>
                              <w:color w:val="C00000"/>
                            </w:rPr>
                            <w:t>SENIOR HIGH SCHOOL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8DB76CF" id="_x0000_t202" coordsize="21600,21600" o:spt="202" path="m,l,21600r21600,l21600,xe">
              <v:stroke joinstyle="miter"/>
              <v:path gradientshapeok="t" o:connecttype="rect"/>
            </v:shapetype>
            <v:shape id="Text Box 118" o:spid="_x0000_s1046" type="#_x0000_t202" style="position:absolute;margin-left:41.35pt;margin-top:8.15pt;width:325.55pt;height:41.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" filled="f" stroked="f" strokeweight=".5pt">
              <v:textbox>
                <w:txbxContent>
                  <w:p w14:paraId="4BF7473B" w14:textId="77777777" w:rsidR="003906B4" w:rsidRPr="009D0A22" w:rsidRDefault="003906B4" w:rsidP="0080570B">
                    <w:pPr>
                      <w:spacing w:after="0" w:line="240" w:lineRule="auto"/>
                      <w:jc w:val="center"/>
                      <w:rPr>
                        <w:rFonts w:ascii="Impact" w:hAnsi="Impact"/>
                        <w:color w:val="C00000"/>
                        <w:spacing w:val="20"/>
                        <w:sz w:val="36"/>
                      </w:rPr>
                    </w:pPr>
                    <w:r w:rsidRPr="009D0A22">
                      <w:rPr>
                        <w:rFonts w:ascii="Impact" w:hAnsi="Impact"/>
                        <w:color w:val="C00000"/>
                        <w:spacing w:val="20"/>
                        <w:sz w:val="36"/>
                      </w:rPr>
                      <w:t>GEN. T. DE LEON NATIONAL HIGH SCHOOL</w:t>
                    </w:r>
                  </w:p>
                  <w:p w14:paraId="68748E7A" w14:textId="77777777" w:rsidR="003906B4" w:rsidRPr="009D0A22" w:rsidRDefault="003906B4" w:rsidP="0080570B">
                    <w:pPr>
                      <w:spacing w:after="0" w:line="240" w:lineRule="auto"/>
                      <w:jc w:val="center"/>
                      <w:rPr>
                        <w:rFonts w:ascii="Impact" w:hAnsi="Impact"/>
                        <w:color w:val="C00000"/>
                      </w:rPr>
                    </w:pPr>
                    <w:r w:rsidRPr="009D0A22">
                      <w:rPr>
                        <w:rFonts w:ascii="Impact" w:hAnsi="Impact"/>
                        <w:color w:val="C00000"/>
                      </w:rPr>
                      <w:t>SENIOR HIGH SCHOOL DEPARTMENT</w:t>
                    </w:r>
                  </w:p>
                </w:txbxContent>
              </v:textbox>
            </v:shape>
          </w:pict>
        </mc:Fallback>
      </mc:AlternateContent>
    </w:r>
  </w:p>
  <w:p w14:paraId="4BDA5C83" w14:textId="77777777" w:rsidR="003906B4" w:rsidRDefault="003906B4">
    <w:pPr>
      <w:pStyle w:val="Header"/>
    </w:pPr>
  </w:p>
  <w:p w14:paraId="131BEC14" w14:textId="77777777" w:rsidR="003906B4" w:rsidRDefault="003906B4">
    <w:pPr>
      <w:pStyle w:val="Header"/>
    </w:pPr>
  </w:p>
  <w:p w14:paraId="313C709E" w14:textId="77777777" w:rsidR="003906B4" w:rsidRDefault="003906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A803A" w14:textId="77777777" w:rsidR="00271971" w:rsidRDefault="00271971">
    <w:pPr>
      <w:pStyle w:val="Header"/>
    </w:pPr>
    <w:r>
      <w:rPr>
        <w:noProof/>
      </w:rPr>
      <mc:AlternateContent>
        <mc:Choice Requires="wpg">
          <w:drawing>
            <wp:anchor distT="0" distB="0" distL="114300" distR="114300" simplePos="0" relativeHeight="251680768" behindDoc="0" locked="0" layoutInCell="1" allowOverlap="1" wp14:anchorId="74F6F201" wp14:editId="40AF01CE">
              <wp:simplePos x="0" y="0"/>
              <wp:positionH relativeFrom="column">
                <wp:posOffset>-1371600</wp:posOffset>
              </wp:positionH>
              <wp:positionV relativeFrom="paragraph">
                <wp:posOffset>-1184988</wp:posOffset>
              </wp:positionV>
              <wp:extent cx="12615258" cy="10744200"/>
              <wp:effectExtent l="0" t="0" r="34290" b="19050"/>
              <wp:wrapNone/>
              <wp:docPr id="91" name="Group 91"/>
              <wp:cNvGraphicFramePr/>
              <a:graphic xmlns:a="http://schemas.openxmlformats.org/drawingml/2006/main">
                <a:graphicData uri="http://schemas.microsoft.com/office/word/2010/wordprocessingGroup">
                  <wpg:wgp>
                    <wpg:cNvGrpSpPr/>
                    <wpg:grpSpPr>
                      <a:xfrm>
                        <a:off x="0" y="0"/>
                        <a:ext cx="12615258" cy="10744200"/>
                        <a:chOff x="0" y="0"/>
                        <a:chExt cx="12615258" cy="10744200"/>
                      </a:xfrm>
                    </wpg:grpSpPr>
                    <wpg:grpSp>
                      <wpg:cNvPr id="92" name="Group 92"/>
                      <wpg:cNvGrpSpPr/>
                      <wpg:grpSpPr>
                        <a:xfrm>
                          <a:off x="0" y="0"/>
                          <a:ext cx="12615258" cy="10744200"/>
                          <a:chOff x="0" y="0"/>
                          <a:chExt cx="12615258" cy="10744200"/>
                        </a:xfrm>
                      </wpg:grpSpPr>
                      <wpg:grpSp>
                        <wpg:cNvPr id="93" name="Group 93"/>
                        <wpg:cNvGrpSpPr/>
                        <wpg:grpSpPr>
                          <a:xfrm>
                            <a:off x="0" y="0"/>
                            <a:ext cx="12615258" cy="10744200"/>
                            <a:chOff x="0" y="0"/>
                            <a:chExt cx="12615258" cy="10744200"/>
                          </a:xfrm>
                        </wpg:grpSpPr>
                        <wps:wsp>
                          <wps:cNvPr id="94" name="Straight Connector 94"/>
                          <wps:cNvCnPr>
                            <a:cxnSpLocks/>
                          </wps:cNvCnPr>
                          <wps:spPr bwMode="auto">
                            <a:xfrm>
                              <a:off x="12192" y="1402080"/>
                              <a:ext cx="12603066" cy="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s:wsp>
                          <wps:cNvPr id="95" name="Straight Connector 95"/>
                          <wps:cNvCnPr>
                            <a:cxnSpLocks/>
                          </wps:cNvCnPr>
                          <wps:spPr bwMode="auto">
                            <a:xfrm>
                              <a:off x="0" y="2011680"/>
                              <a:ext cx="12603066" cy="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g:grpSp>
                          <wpg:cNvPr id="96" name="Group 6"/>
                          <wpg:cNvGrpSpPr/>
                          <wpg:grpSpPr>
                            <a:xfrm>
                              <a:off x="1280160" y="0"/>
                              <a:ext cx="5446395" cy="10744200"/>
                              <a:chOff x="0" y="0"/>
                              <a:chExt cx="5446643" cy="10744200"/>
                            </a:xfrm>
                          </wpg:grpSpPr>
                          <wps:wsp>
                            <wps:cNvPr id="97" name="Straight Connector 5"/>
                            <wps:cNvCnPr>
                              <a:cxnSpLocks/>
                            </wps:cNvCnPr>
                            <wps:spPr bwMode="auto">
                              <a:xfrm>
                                <a:off x="5446643" y="0"/>
                                <a:ext cx="0" cy="1074420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s:wsp>
                            <wps:cNvPr id="98" name="Straight Connector 4"/>
                            <wps:cNvCnPr>
                              <a:cxnSpLocks/>
                            </wps:cNvCnPr>
                            <wps:spPr bwMode="auto">
                              <a:xfrm>
                                <a:off x="0" y="0"/>
                                <a:ext cx="0" cy="1074420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g:grpSp>
                      </wpg:grpSp>
                      <wps:wsp>
                        <wps:cNvPr id="99" name="Line 9"/>
                        <wps:cNvCnPr>
                          <a:cxnSpLocks/>
                        </wps:cNvCnPr>
                        <wps:spPr bwMode="auto">
                          <a:xfrm>
                            <a:off x="14990" y="9758597"/>
                            <a:ext cx="7756156" cy="0"/>
                          </a:xfrm>
                          <a:prstGeom prst="line">
                            <a:avLst/>
                          </a:prstGeom>
                          <a:noFill/>
                          <a:ln w="25400">
                            <a:solidFill>
                              <a:srgbClr val="C00000"/>
                            </a:solidFill>
                            <a:round/>
                            <a:headEnd/>
                            <a:tailEnd/>
                          </a:ln>
                          <a:extLst>
                            <a:ext uri="{909E8E84-426E-40DD-AFC4-6F175D3DCCD1}">
                              <a14:hiddenFill xmlns:a14="http://schemas.microsoft.com/office/drawing/2010/main">
                                <a:noFill/>
                              </a14:hiddenFill>
                            </a:ext>
                          </a:extLst>
                        </wps:spPr>
                        <wps:bodyPr/>
                      </wps:wsp>
                    </wpg:grpSp>
                    <wps:wsp>
                      <wps:cNvPr id="100" name="Straight Connector 1"/>
                      <wps:cNvCnPr/>
                      <wps:spPr>
                        <a:xfrm>
                          <a:off x="6718041" y="8229600"/>
                          <a:ext cx="1044563"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7"/>
                      <wps:cNvCnPr/>
                      <wps:spPr>
                        <a:xfrm>
                          <a:off x="6718041" y="6587412"/>
                          <a:ext cx="1044563"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73FCD9" id="Group 91" o:spid="_x0000_s1026" style="position:absolute;margin-left:-108pt;margin-top:-93.3pt;width:993.35pt;height:846pt;z-index:251680768" coordsize="126152,107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">
              <v:group id="Group 92" o:spid="_x0000_s1027" style="position:absolute;width:126152;height:107442" coordsize="126152,10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group id="Group 93" o:spid="_x0000_s1028" style="position:absolute;width:126152;height:107442" coordsize="126152,10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line id="Straight Connector 94" o:spid="_x0000_s1029" style="position:absolute;visibility:visible;mso-wrap-style:square" from="121,14020" to="126152,1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" strokecolor="#c00000" strokeweight="2pt">
                    <o:lock v:ext="edit" shapetype="f"/>
                  </v:line>
                  <v:line id="Straight Connector 95" o:spid="_x0000_s1030" style="position:absolute;visibility:visible;mso-wrap-style:square" from="0,20116" to="126030,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" strokecolor="#c00000" strokeweight="2pt">
                    <o:lock v:ext="edit" shapetype="f"/>
                  </v:line>
                  <v:group id="Group 6" o:spid="_x0000_s1031" style="position:absolute;left:12801;width:54464;height:107442" coordsize="54466,10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line id="Straight Connector 5" o:spid="_x0000_s1032" style="position:absolute;visibility:visible;mso-wrap-style:square" from="54466,0" to="54466,107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" strokecolor="#c00000" strokeweight="2pt">
                      <o:lock v:ext="edit" shapetype="f"/>
                    </v:line>
                    <v:line id="Straight Connector 4" o:spid="_x0000_s1033" style="position:absolute;visibility:visible;mso-wrap-style:square" from="0,0" to="0,107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" strokecolor="#c00000" strokeweight="2pt">
                      <o:lock v:ext="edit" shapetype="f"/>
                    </v:line>
                  </v:group>
                </v:group>
                <v:line id="Line 9" o:spid="_x0000_s1034" style="position:absolute;visibility:visible;mso-wrap-style:square" from="149,97585" to="77711,9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" strokecolor="#c00000" strokeweight="2pt">
                  <o:lock v:ext="edit" shapetype="f"/>
                </v:line>
              </v:group>
              <v:line id="Straight Connector 1" o:spid="_x0000_s1035" style="position:absolute;visibility:visible;mso-wrap-style:square" from="67180,82296" to="77626,8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" strokecolor="#c00000" strokeweight="2pt"/>
              <v:line id="Straight Connector 7" o:spid="_x0000_s1036" style="position:absolute;visibility:visible;mso-wrap-style:square" from="67180,65874" to="77626,65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" strokecolor="#c00000" strokeweight="2pt"/>
            </v:group>
          </w:pict>
        </mc:Fallback>
      </mc:AlternateContent>
    </w:r>
  </w:p>
  <w:p w14:paraId="4DC60C55" w14:textId="77777777" w:rsidR="00271971" w:rsidRDefault="00271971">
    <w:pPr>
      <w:pStyle w:val="Header"/>
    </w:pPr>
    <w:r>
      <w:rPr>
        <w:noProof/>
      </w:rPr>
      <w:drawing>
        <wp:anchor distT="0" distB="0" distL="114300" distR="114300" simplePos="0" relativeHeight="251678720" behindDoc="0" locked="0" layoutInCell="1" allowOverlap="1" wp14:anchorId="14E515FA" wp14:editId="3388DF01">
          <wp:simplePos x="0" y="0"/>
          <wp:positionH relativeFrom="column">
            <wp:posOffset>-67457</wp:posOffset>
          </wp:positionH>
          <wp:positionV relativeFrom="paragraph">
            <wp:posOffset>91513</wp:posOffset>
          </wp:positionV>
          <wp:extent cx="584617" cy="545465"/>
          <wp:effectExtent l="0" t="0" r="6350" b="698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911" cy="5532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4DFF245" wp14:editId="3E5E10CA">
          <wp:simplePos x="0" y="0"/>
          <wp:positionH relativeFrom="column">
            <wp:posOffset>4581910</wp:posOffset>
          </wp:positionH>
          <wp:positionV relativeFrom="paragraph">
            <wp:posOffset>51435</wp:posOffset>
          </wp:positionV>
          <wp:extent cx="715645" cy="601345"/>
          <wp:effectExtent l="0" t="0" r="8255" b="825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5645" cy="601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2512">
      <w:rPr>
        <w:noProof/>
      </w:rPr>
      <mc:AlternateContent>
        <mc:Choice Requires="wps">
          <w:drawing>
            <wp:anchor distT="0" distB="0" distL="114300" distR="114300" simplePos="0" relativeHeight="251677696" behindDoc="0" locked="0" layoutInCell="1" allowOverlap="1" wp14:anchorId="39B6F96A" wp14:editId="3B8B1DCB">
              <wp:simplePos x="0" y="0"/>
              <wp:positionH relativeFrom="column">
                <wp:posOffset>525018</wp:posOffset>
              </wp:positionH>
              <wp:positionV relativeFrom="paragraph">
                <wp:posOffset>103505</wp:posOffset>
              </wp:positionV>
              <wp:extent cx="4134358" cy="528955"/>
              <wp:effectExtent l="0" t="0" r="0" b="444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4358"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C70B31" w14:textId="77777777" w:rsidR="00271971" w:rsidRPr="009D0A22" w:rsidRDefault="00271971" w:rsidP="0080570B">
                          <w:pPr>
                            <w:spacing w:after="0" w:line="240" w:lineRule="auto"/>
                            <w:jc w:val="center"/>
                            <w:rPr>
                              <w:rFonts w:ascii="Impact" w:hAnsi="Impact"/>
                              <w:color w:val="C00000"/>
                              <w:spacing w:val="20"/>
                              <w:sz w:val="36"/>
                            </w:rPr>
                          </w:pPr>
                          <w:r w:rsidRPr="009D0A22">
                            <w:rPr>
                              <w:rFonts w:ascii="Impact" w:hAnsi="Impact"/>
                              <w:color w:val="C00000"/>
                              <w:spacing w:val="20"/>
                              <w:sz w:val="36"/>
                            </w:rPr>
                            <w:t>GEN. T. DE LEON NATIONAL HIGH SCHOOL</w:t>
                          </w:r>
                        </w:p>
                        <w:p w14:paraId="770523E6" w14:textId="77777777" w:rsidR="00271971" w:rsidRPr="009D0A22" w:rsidRDefault="00271971" w:rsidP="0080570B">
                          <w:pPr>
                            <w:spacing w:after="0" w:line="240" w:lineRule="auto"/>
                            <w:jc w:val="center"/>
                            <w:rPr>
                              <w:rFonts w:ascii="Impact" w:hAnsi="Impact"/>
                              <w:color w:val="C00000"/>
                            </w:rPr>
                          </w:pPr>
                          <w:r w:rsidRPr="009D0A22">
                            <w:rPr>
                              <w:rFonts w:ascii="Impact" w:hAnsi="Impact"/>
                              <w:color w:val="C00000"/>
                            </w:rPr>
                            <w:t>SENIOR HIGH SCHOOL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9B6F96A" id="_x0000_t202" coordsize="21600,21600" o:spt="202" path="m,l,21600r21600,l21600,xe">
              <v:stroke joinstyle="miter"/>
              <v:path gradientshapeok="t" o:connecttype="rect"/>
            </v:shapetype>
            <v:shape id="Text Box 102" o:spid="_x0000_s1047" type="#_x0000_t202" style="position:absolute;margin-left:41.35pt;margin-top:8.15pt;width:325.55pt;height:4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" filled="f" stroked="f" strokeweight=".5pt">
              <v:textbox>
                <w:txbxContent>
                  <w:p w14:paraId="28C70B31" w14:textId="77777777" w:rsidR="00271971" w:rsidRPr="009D0A22" w:rsidRDefault="00271971" w:rsidP="0080570B">
                    <w:pPr>
                      <w:spacing w:after="0" w:line="240" w:lineRule="auto"/>
                      <w:jc w:val="center"/>
                      <w:rPr>
                        <w:rFonts w:ascii="Impact" w:hAnsi="Impact"/>
                        <w:color w:val="C00000"/>
                        <w:spacing w:val="20"/>
                        <w:sz w:val="36"/>
                      </w:rPr>
                    </w:pPr>
                    <w:r w:rsidRPr="009D0A22">
                      <w:rPr>
                        <w:rFonts w:ascii="Impact" w:hAnsi="Impact"/>
                        <w:color w:val="C00000"/>
                        <w:spacing w:val="20"/>
                        <w:sz w:val="36"/>
                      </w:rPr>
                      <w:t>GEN. T. DE LEON NATIONAL HIGH SCHOOL</w:t>
                    </w:r>
                  </w:p>
                  <w:p w14:paraId="770523E6" w14:textId="77777777" w:rsidR="00271971" w:rsidRPr="009D0A22" w:rsidRDefault="00271971" w:rsidP="0080570B">
                    <w:pPr>
                      <w:spacing w:after="0" w:line="240" w:lineRule="auto"/>
                      <w:jc w:val="center"/>
                      <w:rPr>
                        <w:rFonts w:ascii="Impact" w:hAnsi="Impact"/>
                        <w:color w:val="C00000"/>
                      </w:rPr>
                    </w:pPr>
                    <w:r w:rsidRPr="009D0A22">
                      <w:rPr>
                        <w:rFonts w:ascii="Impact" w:hAnsi="Impact"/>
                        <w:color w:val="C00000"/>
                      </w:rPr>
                      <w:t>SENIOR HIGH SCHOOL DEPARTMENT</w:t>
                    </w:r>
                  </w:p>
                </w:txbxContent>
              </v:textbox>
            </v:shape>
          </w:pict>
        </mc:Fallback>
      </mc:AlternateContent>
    </w:r>
  </w:p>
  <w:p w14:paraId="41D3FBDC" w14:textId="77777777" w:rsidR="00271971" w:rsidRDefault="00271971">
    <w:pPr>
      <w:pStyle w:val="Header"/>
    </w:pPr>
  </w:p>
  <w:p w14:paraId="7C71FEBC" w14:textId="77777777" w:rsidR="00271971" w:rsidRDefault="00271971">
    <w:pPr>
      <w:pStyle w:val="Header"/>
    </w:pPr>
  </w:p>
  <w:p w14:paraId="3C466E01" w14:textId="77777777" w:rsidR="00271971" w:rsidRDefault="00271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441AD"/>
    <w:multiLevelType w:val="hybridMultilevel"/>
    <w:tmpl w:val="C786E7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D087174"/>
    <w:multiLevelType w:val="hybridMultilevel"/>
    <w:tmpl w:val="6DAC0322"/>
    <w:lvl w:ilvl="0" w:tplc="0ACC74B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BB43E1"/>
    <w:multiLevelType w:val="hybridMultilevel"/>
    <w:tmpl w:val="A5809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C815F1"/>
    <w:multiLevelType w:val="hybridMultilevel"/>
    <w:tmpl w:val="733AE8A4"/>
    <w:lvl w:ilvl="0" w:tplc="0ACC74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E017751"/>
    <w:multiLevelType w:val="hybridMultilevel"/>
    <w:tmpl w:val="5DF28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368D3"/>
    <w:multiLevelType w:val="hybridMultilevel"/>
    <w:tmpl w:val="4BE88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C333F9"/>
    <w:multiLevelType w:val="multilevel"/>
    <w:tmpl w:val="7388B9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141788F"/>
    <w:multiLevelType w:val="hybridMultilevel"/>
    <w:tmpl w:val="98A0B87A"/>
    <w:lvl w:ilvl="0" w:tplc="0ACC74B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E76125"/>
    <w:multiLevelType w:val="hybridMultilevel"/>
    <w:tmpl w:val="0A4677CA"/>
    <w:lvl w:ilvl="0" w:tplc="08090001">
      <w:start w:val="1"/>
      <w:numFmt w:val="bullet"/>
      <w:lvlText w:val=""/>
      <w:lvlJc w:val="left"/>
      <w:pPr>
        <w:ind w:left="1256" w:hanging="360"/>
      </w:pPr>
      <w:rPr>
        <w:rFonts w:ascii="Symbol" w:hAnsi="Symbol" w:hint="default"/>
      </w:rPr>
    </w:lvl>
    <w:lvl w:ilvl="1" w:tplc="08090003" w:tentative="1">
      <w:start w:val="1"/>
      <w:numFmt w:val="bullet"/>
      <w:lvlText w:val="o"/>
      <w:lvlJc w:val="left"/>
      <w:pPr>
        <w:ind w:left="1976" w:hanging="360"/>
      </w:pPr>
      <w:rPr>
        <w:rFonts w:ascii="Courier New" w:hAnsi="Courier New" w:cs="Courier New" w:hint="default"/>
      </w:rPr>
    </w:lvl>
    <w:lvl w:ilvl="2" w:tplc="08090005" w:tentative="1">
      <w:start w:val="1"/>
      <w:numFmt w:val="bullet"/>
      <w:lvlText w:val=""/>
      <w:lvlJc w:val="left"/>
      <w:pPr>
        <w:ind w:left="2696" w:hanging="360"/>
      </w:pPr>
      <w:rPr>
        <w:rFonts w:ascii="Wingdings" w:hAnsi="Wingdings" w:hint="default"/>
      </w:rPr>
    </w:lvl>
    <w:lvl w:ilvl="3" w:tplc="08090001" w:tentative="1">
      <w:start w:val="1"/>
      <w:numFmt w:val="bullet"/>
      <w:lvlText w:val=""/>
      <w:lvlJc w:val="left"/>
      <w:pPr>
        <w:ind w:left="3416" w:hanging="360"/>
      </w:pPr>
      <w:rPr>
        <w:rFonts w:ascii="Symbol" w:hAnsi="Symbol" w:hint="default"/>
      </w:rPr>
    </w:lvl>
    <w:lvl w:ilvl="4" w:tplc="08090003" w:tentative="1">
      <w:start w:val="1"/>
      <w:numFmt w:val="bullet"/>
      <w:lvlText w:val="o"/>
      <w:lvlJc w:val="left"/>
      <w:pPr>
        <w:ind w:left="4136" w:hanging="360"/>
      </w:pPr>
      <w:rPr>
        <w:rFonts w:ascii="Courier New" w:hAnsi="Courier New" w:cs="Courier New" w:hint="default"/>
      </w:rPr>
    </w:lvl>
    <w:lvl w:ilvl="5" w:tplc="08090005" w:tentative="1">
      <w:start w:val="1"/>
      <w:numFmt w:val="bullet"/>
      <w:lvlText w:val=""/>
      <w:lvlJc w:val="left"/>
      <w:pPr>
        <w:ind w:left="4856" w:hanging="360"/>
      </w:pPr>
      <w:rPr>
        <w:rFonts w:ascii="Wingdings" w:hAnsi="Wingdings" w:hint="default"/>
      </w:rPr>
    </w:lvl>
    <w:lvl w:ilvl="6" w:tplc="08090001" w:tentative="1">
      <w:start w:val="1"/>
      <w:numFmt w:val="bullet"/>
      <w:lvlText w:val=""/>
      <w:lvlJc w:val="left"/>
      <w:pPr>
        <w:ind w:left="5576" w:hanging="360"/>
      </w:pPr>
      <w:rPr>
        <w:rFonts w:ascii="Symbol" w:hAnsi="Symbol" w:hint="default"/>
      </w:rPr>
    </w:lvl>
    <w:lvl w:ilvl="7" w:tplc="08090003" w:tentative="1">
      <w:start w:val="1"/>
      <w:numFmt w:val="bullet"/>
      <w:lvlText w:val="o"/>
      <w:lvlJc w:val="left"/>
      <w:pPr>
        <w:ind w:left="6296" w:hanging="360"/>
      </w:pPr>
      <w:rPr>
        <w:rFonts w:ascii="Courier New" w:hAnsi="Courier New" w:cs="Courier New" w:hint="default"/>
      </w:rPr>
    </w:lvl>
    <w:lvl w:ilvl="8" w:tplc="08090005" w:tentative="1">
      <w:start w:val="1"/>
      <w:numFmt w:val="bullet"/>
      <w:lvlText w:val=""/>
      <w:lvlJc w:val="left"/>
      <w:pPr>
        <w:ind w:left="7016" w:hanging="360"/>
      </w:pPr>
      <w:rPr>
        <w:rFonts w:ascii="Wingdings" w:hAnsi="Wingdings" w:hint="default"/>
      </w:rPr>
    </w:lvl>
  </w:abstractNum>
  <w:abstractNum w:abstractNumId="9" w15:restartNumberingAfterBreak="0">
    <w:nsid w:val="67F45387"/>
    <w:multiLevelType w:val="multilevel"/>
    <w:tmpl w:val="139462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E080234"/>
    <w:multiLevelType w:val="hybridMultilevel"/>
    <w:tmpl w:val="02D60A78"/>
    <w:lvl w:ilvl="0" w:tplc="08090001">
      <w:start w:val="1"/>
      <w:numFmt w:val="bullet"/>
      <w:lvlText w:val=""/>
      <w:lvlJc w:val="left"/>
      <w:pPr>
        <w:ind w:left="1256" w:hanging="360"/>
      </w:pPr>
      <w:rPr>
        <w:rFonts w:ascii="Symbol" w:hAnsi="Symbol" w:hint="default"/>
      </w:rPr>
    </w:lvl>
    <w:lvl w:ilvl="1" w:tplc="08090003" w:tentative="1">
      <w:start w:val="1"/>
      <w:numFmt w:val="bullet"/>
      <w:lvlText w:val="o"/>
      <w:lvlJc w:val="left"/>
      <w:pPr>
        <w:ind w:left="1976" w:hanging="360"/>
      </w:pPr>
      <w:rPr>
        <w:rFonts w:ascii="Courier New" w:hAnsi="Courier New" w:cs="Courier New" w:hint="default"/>
      </w:rPr>
    </w:lvl>
    <w:lvl w:ilvl="2" w:tplc="08090005" w:tentative="1">
      <w:start w:val="1"/>
      <w:numFmt w:val="bullet"/>
      <w:lvlText w:val=""/>
      <w:lvlJc w:val="left"/>
      <w:pPr>
        <w:ind w:left="2696" w:hanging="360"/>
      </w:pPr>
      <w:rPr>
        <w:rFonts w:ascii="Wingdings" w:hAnsi="Wingdings" w:hint="default"/>
      </w:rPr>
    </w:lvl>
    <w:lvl w:ilvl="3" w:tplc="08090001" w:tentative="1">
      <w:start w:val="1"/>
      <w:numFmt w:val="bullet"/>
      <w:lvlText w:val=""/>
      <w:lvlJc w:val="left"/>
      <w:pPr>
        <w:ind w:left="3416" w:hanging="360"/>
      </w:pPr>
      <w:rPr>
        <w:rFonts w:ascii="Symbol" w:hAnsi="Symbol" w:hint="default"/>
      </w:rPr>
    </w:lvl>
    <w:lvl w:ilvl="4" w:tplc="08090003" w:tentative="1">
      <w:start w:val="1"/>
      <w:numFmt w:val="bullet"/>
      <w:lvlText w:val="o"/>
      <w:lvlJc w:val="left"/>
      <w:pPr>
        <w:ind w:left="4136" w:hanging="360"/>
      </w:pPr>
      <w:rPr>
        <w:rFonts w:ascii="Courier New" w:hAnsi="Courier New" w:cs="Courier New" w:hint="default"/>
      </w:rPr>
    </w:lvl>
    <w:lvl w:ilvl="5" w:tplc="08090005" w:tentative="1">
      <w:start w:val="1"/>
      <w:numFmt w:val="bullet"/>
      <w:lvlText w:val=""/>
      <w:lvlJc w:val="left"/>
      <w:pPr>
        <w:ind w:left="4856" w:hanging="360"/>
      </w:pPr>
      <w:rPr>
        <w:rFonts w:ascii="Wingdings" w:hAnsi="Wingdings" w:hint="default"/>
      </w:rPr>
    </w:lvl>
    <w:lvl w:ilvl="6" w:tplc="08090001" w:tentative="1">
      <w:start w:val="1"/>
      <w:numFmt w:val="bullet"/>
      <w:lvlText w:val=""/>
      <w:lvlJc w:val="left"/>
      <w:pPr>
        <w:ind w:left="5576" w:hanging="360"/>
      </w:pPr>
      <w:rPr>
        <w:rFonts w:ascii="Symbol" w:hAnsi="Symbol" w:hint="default"/>
      </w:rPr>
    </w:lvl>
    <w:lvl w:ilvl="7" w:tplc="08090003" w:tentative="1">
      <w:start w:val="1"/>
      <w:numFmt w:val="bullet"/>
      <w:lvlText w:val="o"/>
      <w:lvlJc w:val="left"/>
      <w:pPr>
        <w:ind w:left="6296" w:hanging="360"/>
      </w:pPr>
      <w:rPr>
        <w:rFonts w:ascii="Courier New" w:hAnsi="Courier New" w:cs="Courier New" w:hint="default"/>
      </w:rPr>
    </w:lvl>
    <w:lvl w:ilvl="8" w:tplc="08090005" w:tentative="1">
      <w:start w:val="1"/>
      <w:numFmt w:val="bullet"/>
      <w:lvlText w:val=""/>
      <w:lvlJc w:val="left"/>
      <w:pPr>
        <w:ind w:left="7016" w:hanging="360"/>
      </w:pPr>
      <w:rPr>
        <w:rFonts w:ascii="Wingdings" w:hAnsi="Wingdings" w:hint="default"/>
      </w:rPr>
    </w:lvl>
  </w:abstractNum>
  <w:abstractNum w:abstractNumId="11" w15:restartNumberingAfterBreak="0">
    <w:nsid w:val="71115960"/>
    <w:multiLevelType w:val="hybridMultilevel"/>
    <w:tmpl w:val="E5C8E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862249">
    <w:abstractNumId w:val="9"/>
  </w:num>
  <w:num w:numId="2" w16cid:durableId="1316490064">
    <w:abstractNumId w:val="9"/>
  </w:num>
  <w:num w:numId="3" w16cid:durableId="127434080">
    <w:abstractNumId w:val="9"/>
  </w:num>
  <w:num w:numId="4" w16cid:durableId="502208526">
    <w:abstractNumId w:val="9"/>
  </w:num>
  <w:num w:numId="5" w16cid:durableId="2119518746">
    <w:abstractNumId w:val="9"/>
  </w:num>
  <w:num w:numId="6" w16cid:durableId="1454595947">
    <w:abstractNumId w:val="9"/>
  </w:num>
  <w:num w:numId="7" w16cid:durableId="2037265591">
    <w:abstractNumId w:val="9"/>
  </w:num>
  <w:num w:numId="8" w16cid:durableId="1247688971">
    <w:abstractNumId w:val="9"/>
  </w:num>
  <w:num w:numId="9" w16cid:durableId="396175742">
    <w:abstractNumId w:val="9"/>
  </w:num>
  <w:num w:numId="10" w16cid:durableId="682827641">
    <w:abstractNumId w:val="9"/>
  </w:num>
  <w:num w:numId="11" w16cid:durableId="174803808">
    <w:abstractNumId w:val="2"/>
  </w:num>
  <w:num w:numId="12" w16cid:durableId="1804497444">
    <w:abstractNumId w:val="8"/>
  </w:num>
  <w:num w:numId="13" w16cid:durableId="1839072592">
    <w:abstractNumId w:val="10"/>
  </w:num>
  <w:num w:numId="14" w16cid:durableId="81878301">
    <w:abstractNumId w:val="0"/>
  </w:num>
  <w:num w:numId="15" w16cid:durableId="348944230">
    <w:abstractNumId w:val="6"/>
  </w:num>
  <w:num w:numId="16" w16cid:durableId="896402740">
    <w:abstractNumId w:val="3"/>
  </w:num>
  <w:num w:numId="17" w16cid:durableId="1831368834">
    <w:abstractNumId w:val="1"/>
  </w:num>
  <w:num w:numId="18" w16cid:durableId="1175455907">
    <w:abstractNumId w:val="7"/>
  </w:num>
  <w:num w:numId="19" w16cid:durableId="1098021405">
    <w:abstractNumId w:val="4"/>
  </w:num>
  <w:num w:numId="20" w16cid:durableId="29261634">
    <w:abstractNumId w:val="5"/>
  </w:num>
  <w:num w:numId="21" w16cid:durableId="93921793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ient">
    <w15:presenceInfo w15:providerId="None" w15:userId="Client"/>
  </w15:person>
  <w15:person w15:author="REX'S BRIEKS ARCHIE RHON'S">
    <w15:presenceInfo w15:providerId="Windows Live" w15:userId="e52bc8e48f715411"/>
  </w15:person>
  <w15:person w15:author="HI!">
    <w15:presenceInfo w15:providerId="None" w15:userId="HI!"/>
  </w15:person>
  <w15:person w15:author="Administrator">
    <w15:presenceInfo w15:providerId="None" w15:userId="Administrator"/>
  </w15:person>
  <w15:person w15:author="TEAM OFA DISKLESS SOLUTION">
    <w15:presenceInfo w15:providerId="None" w15:userId="TEAM OFA DISKLESS SOLUTION"/>
  </w15:person>
  <w15:person w15:author="IVERSON MARZAN">
    <w15:presenceInfo w15:providerId="None" w15:userId="IVERSON MARZ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activeWritingStyle w:appName="MSWord" w:lang="en-US" w:vendorID="64" w:dllVersion="6" w:nlCheck="1" w:checkStyle="0"/>
  <w:activeWritingStyle w:appName="MSWord" w:lang="en-PH" w:vendorID="64" w:dllVersion="6" w:nlCheck="1" w:checkStyle="0"/>
  <w:activeWritingStyle w:appName="MSWord" w:lang="en-US" w:vendorID="64" w:dllVersion="4096" w:nlCheck="1" w:checkStyle="0"/>
  <w:activeWritingStyle w:appName="MSWord" w:lang="en-PH" w:vendorID="64" w:dllVersion="4096" w:nlCheck="1" w:checkStyle="0"/>
  <w:activeWritingStyle w:appName="MSWord" w:lang="en-US" w:vendorID="64" w:dllVersion="0" w:nlCheck="1" w:checkStyle="0"/>
  <w:activeWritingStyle w:appName="MSWord" w:lang="en-PH" w:vendorID="64" w:dllVersion="0" w:nlCheck="1" w:checkStyle="0"/>
  <w:proofState w:spelling="clean"/>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512"/>
    <w:rsid w:val="00033382"/>
    <w:rsid w:val="00034FC7"/>
    <w:rsid w:val="00046039"/>
    <w:rsid w:val="000A0FED"/>
    <w:rsid w:val="000A400F"/>
    <w:rsid w:val="000A75B0"/>
    <w:rsid w:val="000D673E"/>
    <w:rsid w:val="000E7561"/>
    <w:rsid w:val="000F3B2F"/>
    <w:rsid w:val="00115457"/>
    <w:rsid w:val="00130E95"/>
    <w:rsid w:val="00140B3B"/>
    <w:rsid w:val="001853A9"/>
    <w:rsid w:val="00192A6B"/>
    <w:rsid w:val="001A3604"/>
    <w:rsid w:val="001A4E49"/>
    <w:rsid w:val="001D049A"/>
    <w:rsid w:val="001E00FA"/>
    <w:rsid w:val="001E3640"/>
    <w:rsid w:val="001F3791"/>
    <w:rsid w:val="001F466A"/>
    <w:rsid w:val="0020697A"/>
    <w:rsid w:val="002378BA"/>
    <w:rsid w:val="00243406"/>
    <w:rsid w:val="00245B8E"/>
    <w:rsid w:val="00252287"/>
    <w:rsid w:val="00271971"/>
    <w:rsid w:val="00276E1C"/>
    <w:rsid w:val="00285A59"/>
    <w:rsid w:val="002A70E7"/>
    <w:rsid w:val="002D5A3A"/>
    <w:rsid w:val="00304FB3"/>
    <w:rsid w:val="00317F55"/>
    <w:rsid w:val="003434D3"/>
    <w:rsid w:val="003464EE"/>
    <w:rsid w:val="00355404"/>
    <w:rsid w:val="00366180"/>
    <w:rsid w:val="003874A2"/>
    <w:rsid w:val="003906B4"/>
    <w:rsid w:val="00396466"/>
    <w:rsid w:val="003979DA"/>
    <w:rsid w:val="003C64DB"/>
    <w:rsid w:val="003D0C47"/>
    <w:rsid w:val="003D3A8C"/>
    <w:rsid w:val="003D7DF2"/>
    <w:rsid w:val="003F2943"/>
    <w:rsid w:val="0040797E"/>
    <w:rsid w:val="00430F2D"/>
    <w:rsid w:val="00482EB9"/>
    <w:rsid w:val="004865AB"/>
    <w:rsid w:val="004A212B"/>
    <w:rsid w:val="004B3DB0"/>
    <w:rsid w:val="004B57A5"/>
    <w:rsid w:val="004E2D2E"/>
    <w:rsid w:val="005132D7"/>
    <w:rsid w:val="005214B3"/>
    <w:rsid w:val="005222C0"/>
    <w:rsid w:val="00533854"/>
    <w:rsid w:val="0054292A"/>
    <w:rsid w:val="00545FF7"/>
    <w:rsid w:val="005633B8"/>
    <w:rsid w:val="00577F61"/>
    <w:rsid w:val="00584075"/>
    <w:rsid w:val="00594992"/>
    <w:rsid w:val="005A43CB"/>
    <w:rsid w:val="005A75CE"/>
    <w:rsid w:val="005A7D01"/>
    <w:rsid w:val="005C12BC"/>
    <w:rsid w:val="005C2377"/>
    <w:rsid w:val="005C6345"/>
    <w:rsid w:val="005D5FD1"/>
    <w:rsid w:val="005E1C77"/>
    <w:rsid w:val="005F0246"/>
    <w:rsid w:val="00610B49"/>
    <w:rsid w:val="00623228"/>
    <w:rsid w:val="00623AF0"/>
    <w:rsid w:val="00626AF8"/>
    <w:rsid w:val="00632A24"/>
    <w:rsid w:val="00651B06"/>
    <w:rsid w:val="00661CB8"/>
    <w:rsid w:val="00664391"/>
    <w:rsid w:val="00677F4A"/>
    <w:rsid w:val="006D34FC"/>
    <w:rsid w:val="00702B9E"/>
    <w:rsid w:val="0074669D"/>
    <w:rsid w:val="007553F2"/>
    <w:rsid w:val="00776758"/>
    <w:rsid w:val="00791354"/>
    <w:rsid w:val="007B4AC4"/>
    <w:rsid w:val="007B7EDE"/>
    <w:rsid w:val="0080570B"/>
    <w:rsid w:val="008313FB"/>
    <w:rsid w:val="008579DB"/>
    <w:rsid w:val="008769D9"/>
    <w:rsid w:val="008773B3"/>
    <w:rsid w:val="00884E19"/>
    <w:rsid w:val="008C232B"/>
    <w:rsid w:val="008E2427"/>
    <w:rsid w:val="008E38C1"/>
    <w:rsid w:val="008F095E"/>
    <w:rsid w:val="00902512"/>
    <w:rsid w:val="00937BFE"/>
    <w:rsid w:val="0095023E"/>
    <w:rsid w:val="00953458"/>
    <w:rsid w:val="00972F6E"/>
    <w:rsid w:val="00990E3C"/>
    <w:rsid w:val="009D0A22"/>
    <w:rsid w:val="009D750C"/>
    <w:rsid w:val="009E2B90"/>
    <w:rsid w:val="009E5381"/>
    <w:rsid w:val="009E5C7A"/>
    <w:rsid w:val="00A02CC0"/>
    <w:rsid w:val="00A26A76"/>
    <w:rsid w:val="00A35B93"/>
    <w:rsid w:val="00A566B5"/>
    <w:rsid w:val="00A65193"/>
    <w:rsid w:val="00A91F59"/>
    <w:rsid w:val="00A941F9"/>
    <w:rsid w:val="00AA36C0"/>
    <w:rsid w:val="00AE3CE1"/>
    <w:rsid w:val="00AF750D"/>
    <w:rsid w:val="00B00C22"/>
    <w:rsid w:val="00B26F0D"/>
    <w:rsid w:val="00B33615"/>
    <w:rsid w:val="00B3555B"/>
    <w:rsid w:val="00B46218"/>
    <w:rsid w:val="00B67D52"/>
    <w:rsid w:val="00B80DD0"/>
    <w:rsid w:val="00B96DFE"/>
    <w:rsid w:val="00BD4EC2"/>
    <w:rsid w:val="00BE5725"/>
    <w:rsid w:val="00C05DA4"/>
    <w:rsid w:val="00C100EA"/>
    <w:rsid w:val="00C108BA"/>
    <w:rsid w:val="00C22999"/>
    <w:rsid w:val="00C410C7"/>
    <w:rsid w:val="00C742E7"/>
    <w:rsid w:val="00C756AD"/>
    <w:rsid w:val="00CD5A9C"/>
    <w:rsid w:val="00CE4FEC"/>
    <w:rsid w:val="00CF5FD3"/>
    <w:rsid w:val="00D07326"/>
    <w:rsid w:val="00D12B50"/>
    <w:rsid w:val="00D3220D"/>
    <w:rsid w:val="00D32B05"/>
    <w:rsid w:val="00D351CC"/>
    <w:rsid w:val="00D65FCC"/>
    <w:rsid w:val="00D811AC"/>
    <w:rsid w:val="00D8719D"/>
    <w:rsid w:val="00D94E12"/>
    <w:rsid w:val="00DD6DAD"/>
    <w:rsid w:val="00DE1580"/>
    <w:rsid w:val="00DF4D11"/>
    <w:rsid w:val="00DF70C4"/>
    <w:rsid w:val="00E160FF"/>
    <w:rsid w:val="00E84DD2"/>
    <w:rsid w:val="00E97ECF"/>
    <w:rsid w:val="00EA1D8F"/>
    <w:rsid w:val="00EB5217"/>
    <w:rsid w:val="00EC336D"/>
    <w:rsid w:val="00EC4B7B"/>
    <w:rsid w:val="00EC60D1"/>
    <w:rsid w:val="00ED36A5"/>
    <w:rsid w:val="00F0117F"/>
    <w:rsid w:val="00F13481"/>
    <w:rsid w:val="00F26042"/>
    <w:rsid w:val="00F40A2E"/>
    <w:rsid w:val="00F6748E"/>
    <w:rsid w:val="00F77F75"/>
    <w:rsid w:val="00FA1FA0"/>
    <w:rsid w:val="00FB293E"/>
    <w:rsid w:val="00FB2D41"/>
    <w:rsid w:val="00FC2D43"/>
    <w:rsid w:val="00FE217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C4EEA"/>
  <w15:docId w15:val="{9F3ED6DF-EA1C-4AD1-80DE-6E06A738B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3FB"/>
    <w:pPr>
      <w:spacing w:after="200" w:line="276" w:lineRule="auto"/>
    </w:pPr>
    <w:rPr>
      <w:sz w:val="22"/>
      <w:szCs w:val="22"/>
      <w:lang w:val="en-US"/>
    </w:rPr>
  </w:style>
  <w:style w:type="paragraph" w:styleId="Heading1">
    <w:name w:val="heading 1"/>
    <w:basedOn w:val="Normal"/>
    <w:next w:val="Normal"/>
    <w:link w:val="Heading1Char"/>
    <w:uiPriority w:val="9"/>
    <w:qFormat/>
    <w:rsid w:val="00B3555B"/>
    <w:pPr>
      <w:keepNext/>
      <w:keepLines/>
      <w:numPr>
        <w:numId w:val="10"/>
      </w:numPr>
      <w:spacing w:before="480" w:after="0"/>
      <w:outlineLvl w:val="0"/>
    </w:pPr>
    <w:rPr>
      <w:rFonts w:ascii="Cambria" w:eastAsiaTheme="majorEastAsia" w:hAnsi="Cambria" w:cstheme="majorBidi"/>
      <w:b/>
      <w:bCs/>
      <w:color w:val="365F91"/>
      <w:sz w:val="28"/>
      <w:szCs w:val="28"/>
      <w:lang w:val="en-PH"/>
    </w:rPr>
  </w:style>
  <w:style w:type="paragraph" w:styleId="Heading2">
    <w:name w:val="heading 2"/>
    <w:basedOn w:val="Normal"/>
    <w:next w:val="Normal"/>
    <w:link w:val="Heading2Char"/>
    <w:uiPriority w:val="9"/>
    <w:unhideWhenUsed/>
    <w:qFormat/>
    <w:rsid w:val="00B3555B"/>
    <w:pPr>
      <w:keepNext/>
      <w:keepLines/>
      <w:numPr>
        <w:ilvl w:val="1"/>
        <w:numId w:val="10"/>
      </w:numPr>
      <w:spacing w:before="200" w:after="0"/>
      <w:outlineLvl w:val="1"/>
    </w:pPr>
    <w:rPr>
      <w:rFonts w:ascii="Cambria" w:eastAsia="Times New Roman" w:hAnsi="Cambria"/>
      <w:b/>
      <w:bCs/>
      <w:color w:val="4F81BD"/>
      <w:sz w:val="26"/>
      <w:szCs w:val="26"/>
      <w:lang w:val="en-PH"/>
    </w:rPr>
  </w:style>
  <w:style w:type="paragraph" w:styleId="Heading3">
    <w:name w:val="heading 3"/>
    <w:basedOn w:val="Normal"/>
    <w:next w:val="Normal"/>
    <w:link w:val="Heading3Char"/>
    <w:uiPriority w:val="9"/>
    <w:unhideWhenUsed/>
    <w:qFormat/>
    <w:rsid w:val="00B3555B"/>
    <w:pPr>
      <w:keepNext/>
      <w:keepLines/>
      <w:numPr>
        <w:ilvl w:val="2"/>
        <w:numId w:val="10"/>
      </w:numPr>
      <w:spacing w:before="200" w:after="0"/>
      <w:outlineLvl w:val="2"/>
    </w:pPr>
    <w:rPr>
      <w:rFonts w:ascii="Cambria" w:eastAsia="Times New Roman" w:hAnsi="Cambria"/>
      <w:b/>
      <w:bCs/>
      <w:color w:val="4F81BD"/>
      <w:lang w:val="en-PH"/>
    </w:rPr>
  </w:style>
  <w:style w:type="paragraph" w:styleId="Heading4">
    <w:name w:val="heading 4"/>
    <w:basedOn w:val="Normal"/>
    <w:next w:val="Normal"/>
    <w:link w:val="Heading4Char"/>
    <w:uiPriority w:val="9"/>
    <w:semiHidden/>
    <w:unhideWhenUsed/>
    <w:qFormat/>
    <w:rsid w:val="00B3555B"/>
    <w:pPr>
      <w:keepNext/>
      <w:keepLines/>
      <w:numPr>
        <w:ilvl w:val="3"/>
        <w:numId w:val="10"/>
      </w:numPr>
      <w:spacing w:before="200" w:after="0"/>
      <w:outlineLvl w:val="3"/>
    </w:pPr>
    <w:rPr>
      <w:rFonts w:ascii="Cambria" w:eastAsia="Times New Roman" w:hAnsi="Cambria"/>
      <w:b/>
      <w:bCs/>
      <w:i/>
      <w:iCs/>
      <w:color w:val="4F81BD"/>
      <w:lang w:val="en-PH"/>
    </w:rPr>
  </w:style>
  <w:style w:type="paragraph" w:styleId="Heading5">
    <w:name w:val="heading 5"/>
    <w:basedOn w:val="Normal"/>
    <w:next w:val="Normal"/>
    <w:link w:val="Heading5Char"/>
    <w:uiPriority w:val="9"/>
    <w:semiHidden/>
    <w:unhideWhenUsed/>
    <w:qFormat/>
    <w:rsid w:val="00B3555B"/>
    <w:pPr>
      <w:keepNext/>
      <w:keepLines/>
      <w:numPr>
        <w:ilvl w:val="4"/>
        <w:numId w:val="10"/>
      </w:numPr>
      <w:spacing w:before="200" w:after="0"/>
      <w:outlineLvl w:val="4"/>
    </w:pPr>
    <w:rPr>
      <w:rFonts w:ascii="Cambria" w:eastAsia="Times New Roman" w:hAnsi="Cambria"/>
      <w:color w:val="243F60"/>
      <w:lang w:val="en-PH"/>
    </w:rPr>
  </w:style>
  <w:style w:type="paragraph" w:styleId="Heading6">
    <w:name w:val="heading 6"/>
    <w:basedOn w:val="Normal"/>
    <w:next w:val="Normal"/>
    <w:link w:val="Heading6Char"/>
    <w:uiPriority w:val="9"/>
    <w:semiHidden/>
    <w:unhideWhenUsed/>
    <w:qFormat/>
    <w:rsid w:val="00B3555B"/>
    <w:pPr>
      <w:keepNext/>
      <w:keepLines/>
      <w:numPr>
        <w:ilvl w:val="5"/>
        <w:numId w:val="10"/>
      </w:numPr>
      <w:spacing w:before="200" w:after="0"/>
      <w:outlineLvl w:val="5"/>
    </w:pPr>
    <w:rPr>
      <w:rFonts w:ascii="Cambria" w:eastAsia="Times New Roman" w:hAnsi="Cambria"/>
      <w:i/>
      <w:iCs/>
      <w:color w:val="243F60"/>
      <w:lang w:val="en-PH"/>
    </w:rPr>
  </w:style>
  <w:style w:type="paragraph" w:styleId="Heading7">
    <w:name w:val="heading 7"/>
    <w:basedOn w:val="Normal"/>
    <w:next w:val="Normal"/>
    <w:link w:val="Heading7Char"/>
    <w:uiPriority w:val="9"/>
    <w:semiHidden/>
    <w:unhideWhenUsed/>
    <w:qFormat/>
    <w:rsid w:val="00B3555B"/>
    <w:pPr>
      <w:keepNext/>
      <w:keepLines/>
      <w:numPr>
        <w:ilvl w:val="6"/>
        <w:numId w:val="10"/>
      </w:numPr>
      <w:spacing w:before="200" w:after="0"/>
      <w:outlineLvl w:val="6"/>
    </w:pPr>
    <w:rPr>
      <w:rFonts w:ascii="Cambria" w:eastAsia="Times New Roman" w:hAnsi="Cambria"/>
      <w:i/>
      <w:iCs/>
      <w:color w:val="404040"/>
      <w:lang w:val="en-PH"/>
    </w:rPr>
  </w:style>
  <w:style w:type="paragraph" w:styleId="Heading8">
    <w:name w:val="heading 8"/>
    <w:basedOn w:val="Normal"/>
    <w:next w:val="Normal"/>
    <w:link w:val="Heading8Char"/>
    <w:uiPriority w:val="9"/>
    <w:semiHidden/>
    <w:unhideWhenUsed/>
    <w:qFormat/>
    <w:rsid w:val="00B3555B"/>
    <w:pPr>
      <w:keepNext/>
      <w:keepLines/>
      <w:numPr>
        <w:ilvl w:val="7"/>
        <w:numId w:val="10"/>
      </w:numPr>
      <w:spacing w:before="200" w:after="0"/>
      <w:outlineLvl w:val="7"/>
    </w:pPr>
    <w:rPr>
      <w:rFonts w:ascii="Cambria" w:eastAsia="Times New Roman" w:hAnsi="Cambria"/>
      <w:color w:val="404040"/>
      <w:sz w:val="20"/>
      <w:szCs w:val="20"/>
      <w:lang w:val="en-PH"/>
    </w:rPr>
  </w:style>
  <w:style w:type="paragraph" w:styleId="Heading9">
    <w:name w:val="heading 9"/>
    <w:basedOn w:val="Normal"/>
    <w:next w:val="Normal"/>
    <w:link w:val="Heading9Char"/>
    <w:uiPriority w:val="9"/>
    <w:semiHidden/>
    <w:unhideWhenUsed/>
    <w:qFormat/>
    <w:rsid w:val="00B3555B"/>
    <w:pPr>
      <w:keepNext/>
      <w:keepLines/>
      <w:numPr>
        <w:ilvl w:val="8"/>
        <w:numId w:val="10"/>
      </w:numPr>
      <w:spacing w:before="200" w:after="0"/>
      <w:outlineLvl w:val="8"/>
    </w:pPr>
    <w:rPr>
      <w:rFonts w:ascii="Cambria" w:eastAsia="Times New Roman" w:hAnsi="Cambria"/>
      <w:i/>
      <w:iCs/>
      <w:color w:val="404040"/>
      <w:sz w:val="20"/>
      <w:szCs w:val="20"/>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
    <w:name w:val="MC"/>
    <w:basedOn w:val="Heading1"/>
    <w:autoRedefine/>
    <w:qFormat/>
    <w:rsid w:val="00B3555B"/>
    <w:pPr>
      <w:numPr>
        <w:numId w:val="0"/>
      </w:numPr>
      <w:spacing w:before="0" w:line="720" w:lineRule="auto"/>
      <w:jc w:val="center"/>
    </w:pPr>
    <w:rPr>
      <w:rFonts w:ascii="Times New Roman" w:eastAsia="Times New Roman" w:hAnsi="Times New Roman" w:cs="Times New Roman"/>
      <w:color w:val="000000"/>
      <w:sz w:val="24"/>
      <w:lang w:val="x-none" w:eastAsia="x-none"/>
    </w:rPr>
  </w:style>
  <w:style w:type="character" w:customStyle="1" w:styleId="Heading1Char">
    <w:name w:val="Heading 1 Char"/>
    <w:link w:val="Heading1"/>
    <w:uiPriority w:val="9"/>
    <w:rsid w:val="00B3555B"/>
    <w:rPr>
      <w:rFonts w:ascii="Cambria" w:eastAsiaTheme="majorEastAsia" w:hAnsi="Cambria" w:cstheme="majorBidi"/>
      <w:b/>
      <w:bCs/>
      <w:color w:val="365F91"/>
      <w:sz w:val="28"/>
      <w:szCs w:val="28"/>
    </w:rPr>
  </w:style>
  <w:style w:type="paragraph" w:customStyle="1" w:styleId="MC2">
    <w:name w:val="MC2"/>
    <w:basedOn w:val="MC"/>
    <w:qFormat/>
    <w:rsid w:val="00B3555B"/>
    <w:pPr>
      <w:spacing w:line="360" w:lineRule="auto"/>
      <w:jc w:val="left"/>
    </w:pPr>
  </w:style>
  <w:style w:type="character" w:customStyle="1" w:styleId="Heading2Char">
    <w:name w:val="Heading 2 Char"/>
    <w:link w:val="Heading2"/>
    <w:uiPriority w:val="9"/>
    <w:rsid w:val="00B3555B"/>
    <w:rPr>
      <w:rFonts w:ascii="Cambria" w:eastAsia="Times New Roman" w:hAnsi="Cambria"/>
      <w:b/>
      <w:bCs/>
      <w:color w:val="4F81BD"/>
      <w:sz w:val="26"/>
      <w:szCs w:val="26"/>
    </w:rPr>
  </w:style>
  <w:style w:type="character" w:customStyle="1" w:styleId="Heading3Char">
    <w:name w:val="Heading 3 Char"/>
    <w:link w:val="Heading3"/>
    <w:uiPriority w:val="9"/>
    <w:rsid w:val="00B3555B"/>
    <w:rPr>
      <w:rFonts w:ascii="Cambria" w:eastAsia="Times New Roman" w:hAnsi="Cambria"/>
      <w:b/>
      <w:bCs/>
      <w:color w:val="4F81BD"/>
      <w:sz w:val="22"/>
      <w:szCs w:val="22"/>
    </w:rPr>
  </w:style>
  <w:style w:type="character" w:customStyle="1" w:styleId="Heading4Char">
    <w:name w:val="Heading 4 Char"/>
    <w:link w:val="Heading4"/>
    <w:uiPriority w:val="9"/>
    <w:semiHidden/>
    <w:rsid w:val="00B3555B"/>
    <w:rPr>
      <w:rFonts w:ascii="Cambria" w:eastAsia="Times New Roman" w:hAnsi="Cambria"/>
      <w:b/>
      <w:bCs/>
      <w:i/>
      <w:iCs/>
      <w:color w:val="4F81BD"/>
      <w:sz w:val="22"/>
      <w:szCs w:val="22"/>
    </w:rPr>
  </w:style>
  <w:style w:type="character" w:customStyle="1" w:styleId="Heading5Char">
    <w:name w:val="Heading 5 Char"/>
    <w:link w:val="Heading5"/>
    <w:uiPriority w:val="9"/>
    <w:semiHidden/>
    <w:rsid w:val="00B3555B"/>
    <w:rPr>
      <w:rFonts w:ascii="Cambria" w:eastAsia="Times New Roman" w:hAnsi="Cambria"/>
      <w:color w:val="243F60"/>
      <w:sz w:val="22"/>
      <w:szCs w:val="22"/>
    </w:rPr>
  </w:style>
  <w:style w:type="character" w:customStyle="1" w:styleId="Heading6Char">
    <w:name w:val="Heading 6 Char"/>
    <w:link w:val="Heading6"/>
    <w:uiPriority w:val="9"/>
    <w:semiHidden/>
    <w:rsid w:val="00B3555B"/>
    <w:rPr>
      <w:rFonts w:ascii="Cambria" w:eastAsia="Times New Roman" w:hAnsi="Cambria"/>
      <w:i/>
      <w:iCs/>
      <w:color w:val="243F60"/>
      <w:sz w:val="22"/>
      <w:szCs w:val="22"/>
    </w:rPr>
  </w:style>
  <w:style w:type="character" w:customStyle="1" w:styleId="Heading7Char">
    <w:name w:val="Heading 7 Char"/>
    <w:link w:val="Heading7"/>
    <w:uiPriority w:val="9"/>
    <w:semiHidden/>
    <w:rsid w:val="00B3555B"/>
    <w:rPr>
      <w:rFonts w:ascii="Cambria" w:eastAsia="Times New Roman" w:hAnsi="Cambria"/>
      <w:i/>
      <w:iCs/>
      <w:color w:val="404040"/>
      <w:sz w:val="22"/>
      <w:szCs w:val="22"/>
    </w:rPr>
  </w:style>
  <w:style w:type="character" w:customStyle="1" w:styleId="Heading8Char">
    <w:name w:val="Heading 8 Char"/>
    <w:link w:val="Heading8"/>
    <w:uiPriority w:val="9"/>
    <w:semiHidden/>
    <w:rsid w:val="00B3555B"/>
    <w:rPr>
      <w:rFonts w:ascii="Cambria" w:eastAsia="Times New Roman" w:hAnsi="Cambria"/>
      <w:color w:val="404040"/>
    </w:rPr>
  </w:style>
  <w:style w:type="character" w:customStyle="1" w:styleId="Heading9Char">
    <w:name w:val="Heading 9 Char"/>
    <w:link w:val="Heading9"/>
    <w:uiPriority w:val="9"/>
    <w:semiHidden/>
    <w:rsid w:val="00B3555B"/>
    <w:rPr>
      <w:rFonts w:ascii="Cambria" w:eastAsia="Times New Roman" w:hAnsi="Cambria"/>
      <w:i/>
      <w:iCs/>
      <w:color w:val="404040"/>
    </w:rPr>
  </w:style>
  <w:style w:type="paragraph" w:styleId="Caption">
    <w:name w:val="caption"/>
    <w:basedOn w:val="Normal"/>
    <w:next w:val="Normal"/>
    <w:uiPriority w:val="35"/>
    <w:unhideWhenUsed/>
    <w:qFormat/>
    <w:rsid w:val="00B3555B"/>
    <w:pPr>
      <w:spacing w:line="240" w:lineRule="auto"/>
    </w:pPr>
    <w:rPr>
      <w:b/>
      <w:bCs/>
      <w:color w:val="4F81BD"/>
      <w:sz w:val="18"/>
      <w:szCs w:val="18"/>
    </w:rPr>
  </w:style>
  <w:style w:type="character" w:styleId="Strong">
    <w:name w:val="Strong"/>
    <w:uiPriority w:val="22"/>
    <w:qFormat/>
    <w:rsid w:val="00B3555B"/>
    <w:rPr>
      <w:b/>
      <w:bCs/>
    </w:rPr>
  </w:style>
  <w:style w:type="character" w:styleId="Emphasis">
    <w:name w:val="Emphasis"/>
    <w:uiPriority w:val="20"/>
    <w:qFormat/>
    <w:rsid w:val="00B3555B"/>
    <w:rPr>
      <w:i/>
      <w:iCs/>
    </w:rPr>
  </w:style>
  <w:style w:type="paragraph" w:styleId="NoSpacing">
    <w:name w:val="No Spacing"/>
    <w:link w:val="NoSpacingChar"/>
    <w:qFormat/>
    <w:rsid w:val="00B3555B"/>
    <w:rPr>
      <w:sz w:val="22"/>
      <w:szCs w:val="22"/>
    </w:rPr>
  </w:style>
  <w:style w:type="character" w:customStyle="1" w:styleId="NoSpacingChar">
    <w:name w:val="No Spacing Char"/>
    <w:link w:val="NoSpacing"/>
    <w:rsid w:val="00B3555B"/>
    <w:rPr>
      <w:sz w:val="22"/>
      <w:szCs w:val="22"/>
    </w:rPr>
  </w:style>
  <w:style w:type="paragraph" w:styleId="ListParagraph">
    <w:name w:val="List Paragraph"/>
    <w:basedOn w:val="Normal"/>
    <w:uiPriority w:val="34"/>
    <w:qFormat/>
    <w:rsid w:val="00B3555B"/>
    <w:pPr>
      <w:ind w:left="720"/>
      <w:contextualSpacing/>
    </w:pPr>
  </w:style>
  <w:style w:type="paragraph" w:styleId="TOCHeading">
    <w:name w:val="TOC Heading"/>
    <w:basedOn w:val="Heading1"/>
    <w:next w:val="Normal"/>
    <w:uiPriority w:val="39"/>
    <w:unhideWhenUsed/>
    <w:qFormat/>
    <w:rsid w:val="00B3555B"/>
    <w:pPr>
      <w:outlineLvl w:val="9"/>
    </w:pPr>
    <w:rPr>
      <w:rFonts w:eastAsia="Times New Roman" w:cs="Times New Roman"/>
      <w:lang w:val="x-none" w:eastAsia="ja-JP"/>
    </w:rPr>
  </w:style>
  <w:style w:type="paragraph" w:styleId="Header">
    <w:name w:val="header"/>
    <w:basedOn w:val="Normal"/>
    <w:link w:val="HeaderChar"/>
    <w:uiPriority w:val="99"/>
    <w:unhideWhenUsed/>
    <w:rsid w:val="009025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512"/>
    <w:rPr>
      <w:sz w:val="22"/>
      <w:szCs w:val="22"/>
      <w:lang w:val="en-US"/>
    </w:rPr>
  </w:style>
  <w:style w:type="paragraph" w:styleId="Footer">
    <w:name w:val="footer"/>
    <w:basedOn w:val="Normal"/>
    <w:link w:val="FooterChar"/>
    <w:uiPriority w:val="99"/>
    <w:unhideWhenUsed/>
    <w:rsid w:val="00902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512"/>
    <w:rPr>
      <w:sz w:val="22"/>
      <w:szCs w:val="22"/>
      <w:lang w:val="en-US"/>
    </w:rPr>
  </w:style>
  <w:style w:type="character" w:styleId="CommentReference">
    <w:name w:val="annotation reference"/>
    <w:basedOn w:val="DefaultParagraphFont"/>
    <w:uiPriority w:val="99"/>
    <w:semiHidden/>
    <w:unhideWhenUsed/>
    <w:rsid w:val="00276E1C"/>
    <w:rPr>
      <w:sz w:val="16"/>
      <w:szCs w:val="16"/>
    </w:rPr>
  </w:style>
  <w:style w:type="paragraph" w:styleId="CommentText">
    <w:name w:val="annotation text"/>
    <w:basedOn w:val="Normal"/>
    <w:link w:val="CommentTextChar"/>
    <w:uiPriority w:val="99"/>
    <w:unhideWhenUsed/>
    <w:rsid w:val="00276E1C"/>
    <w:pPr>
      <w:spacing w:line="240" w:lineRule="auto"/>
    </w:pPr>
    <w:rPr>
      <w:sz w:val="20"/>
      <w:szCs w:val="20"/>
    </w:rPr>
  </w:style>
  <w:style w:type="character" w:customStyle="1" w:styleId="CommentTextChar">
    <w:name w:val="Comment Text Char"/>
    <w:basedOn w:val="DefaultParagraphFont"/>
    <w:link w:val="CommentText"/>
    <w:uiPriority w:val="99"/>
    <w:rsid w:val="00276E1C"/>
    <w:rPr>
      <w:lang w:val="en-US"/>
    </w:rPr>
  </w:style>
  <w:style w:type="paragraph" w:styleId="CommentSubject">
    <w:name w:val="annotation subject"/>
    <w:basedOn w:val="CommentText"/>
    <w:next w:val="CommentText"/>
    <w:link w:val="CommentSubjectChar"/>
    <w:uiPriority w:val="99"/>
    <w:semiHidden/>
    <w:unhideWhenUsed/>
    <w:rsid w:val="00276E1C"/>
    <w:rPr>
      <w:b/>
      <w:bCs/>
    </w:rPr>
  </w:style>
  <w:style w:type="character" w:customStyle="1" w:styleId="CommentSubjectChar">
    <w:name w:val="Comment Subject Char"/>
    <w:basedOn w:val="CommentTextChar"/>
    <w:link w:val="CommentSubject"/>
    <w:uiPriority w:val="99"/>
    <w:semiHidden/>
    <w:rsid w:val="00276E1C"/>
    <w:rPr>
      <w:b/>
      <w:bCs/>
      <w:lang w:val="en-US"/>
    </w:rPr>
  </w:style>
  <w:style w:type="paragraph" w:styleId="Revision">
    <w:name w:val="Revision"/>
    <w:hidden/>
    <w:uiPriority w:val="99"/>
    <w:semiHidden/>
    <w:rsid w:val="005C2377"/>
    <w:rPr>
      <w:sz w:val="22"/>
      <w:szCs w:val="22"/>
      <w:lang w:val="en-US"/>
    </w:rPr>
  </w:style>
  <w:style w:type="paragraph" w:styleId="BalloonText">
    <w:name w:val="Balloon Text"/>
    <w:basedOn w:val="Normal"/>
    <w:link w:val="BalloonTextChar"/>
    <w:uiPriority w:val="99"/>
    <w:semiHidden/>
    <w:unhideWhenUsed/>
    <w:rsid w:val="00C100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00EA"/>
    <w:rPr>
      <w:rFonts w:ascii="Tahoma" w:hAnsi="Tahoma" w:cs="Tahoma"/>
      <w:sz w:val="16"/>
      <w:szCs w:val="16"/>
      <w:lang w:val="en-US"/>
    </w:rPr>
  </w:style>
  <w:style w:type="character" w:customStyle="1" w:styleId="sw">
    <w:name w:val="sw"/>
    <w:basedOn w:val="DefaultParagraphFont"/>
    <w:rsid w:val="00C100EA"/>
  </w:style>
  <w:style w:type="character" w:styleId="PlaceholderText">
    <w:name w:val="Placeholder Text"/>
    <w:basedOn w:val="DefaultParagraphFont"/>
    <w:uiPriority w:val="99"/>
    <w:semiHidden/>
    <w:rsid w:val="00C100EA"/>
    <w:rPr>
      <w:color w:val="808080"/>
    </w:rPr>
  </w:style>
  <w:style w:type="table" w:styleId="TableGrid">
    <w:name w:val="Table Grid"/>
    <w:basedOn w:val="TableNormal"/>
    <w:uiPriority w:val="39"/>
    <w:rsid w:val="00C100EA"/>
    <w:rPr>
      <w:rFonts w:asciiTheme="minorHAnsi" w:eastAsiaTheme="minorEastAsia" w:hAnsiTheme="minorHAnsi" w:cstheme="minorBidi"/>
      <w:sz w:val="22"/>
      <w:szCs w:val="22"/>
      <w:lang w:val="en-US" w:eastAsia="ja-JP"/>
    </w:rPr>
    <w:tblPr>
      <w:tblBorders>
        <w:top w:val="single" w:sz="4" w:space="0" w:color="292934" w:themeColor="text1"/>
        <w:left w:val="single" w:sz="4" w:space="0" w:color="292934" w:themeColor="text1"/>
        <w:bottom w:val="single" w:sz="4" w:space="0" w:color="292934" w:themeColor="text1"/>
        <w:right w:val="single" w:sz="4" w:space="0" w:color="292934" w:themeColor="text1"/>
        <w:insideH w:val="single" w:sz="4" w:space="0" w:color="292934" w:themeColor="text1"/>
        <w:insideV w:val="single" w:sz="4" w:space="0" w:color="292934" w:themeColor="text1"/>
      </w:tblBorders>
    </w:tblPr>
  </w:style>
  <w:style w:type="character" w:styleId="Hyperlink">
    <w:name w:val="Hyperlink"/>
    <w:basedOn w:val="DefaultParagraphFont"/>
    <w:uiPriority w:val="99"/>
    <w:unhideWhenUsed/>
    <w:rsid w:val="00E160FF"/>
    <w:rPr>
      <w:color w:val="0000FF" w:themeColor="hyperlink"/>
      <w:u w:val="single"/>
    </w:rPr>
  </w:style>
  <w:style w:type="character" w:styleId="UnresolvedMention">
    <w:name w:val="Unresolved Mention"/>
    <w:basedOn w:val="DefaultParagraphFont"/>
    <w:uiPriority w:val="99"/>
    <w:semiHidden/>
    <w:unhideWhenUsed/>
    <w:rsid w:val="00140B3B"/>
    <w:rPr>
      <w:color w:val="605E5C"/>
      <w:shd w:val="clear" w:color="auto" w:fill="E1DFDD"/>
    </w:rPr>
  </w:style>
  <w:style w:type="character" w:customStyle="1" w:styleId="fn">
    <w:name w:val="fn"/>
    <w:basedOn w:val="DefaultParagraphFont"/>
    <w:rsid w:val="007B7EDE"/>
  </w:style>
  <w:style w:type="character" w:styleId="FollowedHyperlink">
    <w:name w:val="FollowedHyperlink"/>
    <w:basedOn w:val="DefaultParagraphFont"/>
    <w:uiPriority w:val="99"/>
    <w:semiHidden/>
    <w:unhideWhenUsed/>
    <w:rsid w:val="007B7EDE"/>
    <w:rPr>
      <w:color w:val="800080" w:themeColor="followedHyperlink"/>
      <w:u w:val="single"/>
    </w:rPr>
  </w:style>
  <w:style w:type="paragraph" w:styleId="TOC2">
    <w:name w:val="toc 2"/>
    <w:basedOn w:val="Normal"/>
    <w:next w:val="Normal"/>
    <w:autoRedefine/>
    <w:uiPriority w:val="39"/>
    <w:unhideWhenUsed/>
    <w:rsid w:val="00FB293E"/>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046039"/>
    <w:pPr>
      <w:tabs>
        <w:tab w:val="right" w:leader="dot" w:pos="8320"/>
      </w:tabs>
      <w:spacing w:after="100" w:line="240" w:lineRule="auto"/>
      <w:pPrChange w:id="0" w:author="Client" w:date="2023-02-10T10:28:00Z">
        <w:pPr>
          <w:spacing w:after="100" w:line="259" w:lineRule="auto"/>
        </w:pPr>
      </w:pPrChange>
    </w:pPr>
    <w:rPr>
      <w:rFonts w:ascii="Times New Roman" w:eastAsia="Times New Roman" w:hAnsi="Times New Roman"/>
      <w:b/>
      <w:bCs/>
      <w:noProof/>
      <w:rPrChange w:id="0" w:author="Client" w:date="2023-02-10T10:28:00Z">
        <w:rPr>
          <w:rFonts w:asciiTheme="minorHAnsi" w:eastAsiaTheme="minorEastAsia" w:hAnsiTheme="minorHAnsi"/>
          <w:sz w:val="22"/>
          <w:szCs w:val="22"/>
          <w:lang w:val="en-US" w:eastAsia="en-US" w:bidi="ar-SA"/>
        </w:rPr>
      </w:rPrChange>
    </w:rPr>
  </w:style>
  <w:style w:type="paragraph" w:styleId="TOC3">
    <w:name w:val="toc 3"/>
    <w:basedOn w:val="Normal"/>
    <w:next w:val="Normal"/>
    <w:autoRedefine/>
    <w:uiPriority w:val="39"/>
    <w:unhideWhenUsed/>
    <w:rsid w:val="00FB293E"/>
    <w:pPr>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56667">
      <w:bodyDiv w:val="1"/>
      <w:marLeft w:val="0"/>
      <w:marRight w:val="0"/>
      <w:marTop w:val="0"/>
      <w:marBottom w:val="0"/>
      <w:divBdr>
        <w:top w:val="none" w:sz="0" w:space="0" w:color="auto"/>
        <w:left w:val="none" w:sz="0" w:space="0" w:color="auto"/>
        <w:bottom w:val="none" w:sz="0" w:space="0" w:color="auto"/>
        <w:right w:val="none" w:sz="0" w:space="0" w:color="auto"/>
      </w:divBdr>
    </w:div>
    <w:div w:id="455878914">
      <w:bodyDiv w:val="1"/>
      <w:marLeft w:val="0"/>
      <w:marRight w:val="0"/>
      <w:marTop w:val="0"/>
      <w:marBottom w:val="0"/>
      <w:divBdr>
        <w:top w:val="none" w:sz="0" w:space="0" w:color="auto"/>
        <w:left w:val="none" w:sz="0" w:space="0" w:color="auto"/>
        <w:bottom w:val="none" w:sz="0" w:space="0" w:color="auto"/>
        <w:right w:val="none" w:sz="0" w:space="0" w:color="auto"/>
      </w:divBdr>
    </w:div>
    <w:div w:id="464664806">
      <w:bodyDiv w:val="1"/>
      <w:marLeft w:val="0"/>
      <w:marRight w:val="0"/>
      <w:marTop w:val="0"/>
      <w:marBottom w:val="0"/>
      <w:divBdr>
        <w:top w:val="none" w:sz="0" w:space="0" w:color="auto"/>
        <w:left w:val="none" w:sz="0" w:space="0" w:color="auto"/>
        <w:bottom w:val="none" w:sz="0" w:space="0" w:color="auto"/>
        <w:right w:val="none" w:sz="0" w:space="0" w:color="auto"/>
      </w:divBdr>
    </w:div>
    <w:div w:id="494995010">
      <w:bodyDiv w:val="1"/>
      <w:marLeft w:val="0"/>
      <w:marRight w:val="0"/>
      <w:marTop w:val="0"/>
      <w:marBottom w:val="0"/>
      <w:divBdr>
        <w:top w:val="none" w:sz="0" w:space="0" w:color="auto"/>
        <w:left w:val="none" w:sz="0" w:space="0" w:color="auto"/>
        <w:bottom w:val="none" w:sz="0" w:space="0" w:color="auto"/>
        <w:right w:val="none" w:sz="0" w:space="0" w:color="auto"/>
      </w:divBdr>
    </w:div>
    <w:div w:id="522473930">
      <w:bodyDiv w:val="1"/>
      <w:marLeft w:val="0"/>
      <w:marRight w:val="0"/>
      <w:marTop w:val="0"/>
      <w:marBottom w:val="0"/>
      <w:divBdr>
        <w:top w:val="none" w:sz="0" w:space="0" w:color="auto"/>
        <w:left w:val="none" w:sz="0" w:space="0" w:color="auto"/>
        <w:bottom w:val="none" w:sz="0" w:space="0" w:color="auto"/>
        <w:right w:val="none" w:sz="0" w:space="0" w:color="auto"/>
      </w:divBdr>
      <w:divsChild>
        <w:div w:id="1611282593">
          <w:marLeft w:val="0"/>
          <w:marRight w:val="0"/>
          <w:marTop w:val="0"/>
          <w:marBottom w:val="75"/>
          <w:divBdr>
            <w:top w:val="none" w:sz="0" w:space="0" w:color="auto"/>
            <w:left w:val="none" w:sz="0" w:space="0" w:color="auto"/>
            <w:bottom w:val="none" w:sz="0" w:space="0" w:color="auto"/>
            <w:right w:val="none" w:sz="0" w:space="0" w:color="auto"/>
          </w:divBdr>
        </w:div>
      </w:divsChild>
    </w:div>
    <w:div w:id="569969876">
      <w:bodyDiv w:val="1"/>
      <w:marLeft w:val="0"/>
      <w:marRight w:val="0"/>
      <w:marTop w:val="0"/>
      <w:marBottom w:val="0"/>
      <w:divBdr>
        <w:top w:val="none" w:sz="0" w:space="0" w:color="auto"/>
        <w:left w:val="none" w:sz="0" w:space="0" w:color="auto"/>
        <w:bottom w:val="none" w:sz="0" w:space="0" w:color="auto"/>
        <w:right w:val="none" w:sz="0" w:space="0" w:color="auto"/>
      </w:divBdr>
    </w:div>
    <w:div w:id="57837102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80372083">
      <w:bodyDiv w:val="1"/>
      <w:marLeft w:val="0"/>
      <w:marRight w:val="0"/>
      <w:marTop w:val="0"/>
      <w:marBottom w:val="0"/>
      <w:divBdr>
        <w:top w:val="none" w:sz="0" w:space="0" w:color="auto"/>
        <w:left w:val="none" w:sz="0" w:space="0" w:color="auto"/>
        <w:bottom w:val="none" w:sz="0" w:space="0" w:color="auto"/>
        <w:right w:val="none" w:sz="0" w:space="0" w:color="auto"/>
      </w:divBdr>
      <w:divsChild>
        <w:div w:id="1636326445">
          <w:marLeft w:val="0"/>
          <w:marRight w:val="0"/>
          <w:marTop w:val="0"/>
          <w:marBottom w:val="75"/>
          <w:divBdr>
            <w:top w:val="none" w:sz="0" w:space="0" w:color="auto"/>
            <w:left w:val="none" w:sz="0" w:space="0" w:color="auto"/>
            <w:bottom w:val="none" w:sz="0" w:space="0" w:color="auto"/>
            <w:right w:val="none" w:sz="0" w:space="0" w:color="auto"/>
          </w:divBdr>
        </w:div>
      </w:divsChild>
    </w:div>
    <w:div w:id="1250970278">
      <w:bodyDiv w:val="1"/>
      <w:marLeft w:val="0"/>
      <w:marRight w:val="0"/>
      <w:marTop w:val="0"/>
      <w:marBottom w:val="0"/>
      <w:divBdr>
        <w:top w:val="none" w:sz="0" w:space="0" w:color="auto"/>
        <w:left w:val="none" w:sz="0" w:space="0" w:color="auto"/>
        <w:bottom w:val="none" w:sz="0" w:space="0" w:color="auto"/>
        <w:right w:val="none" w:sz="0" w:space="0" w:color="auto"/>
      </w:divBdr>
    </w:div>
    <w:div w:id="1688486567">
      <w:bodyDiv w:val="1"/>
      <w:marLeft w:val="0"/>
      <w:marRight w:val="0"/>
      <w:marTop w:val="0"/>
      <w:marBottom w:val="0"/>
      <w:divBdr>
        <w:top w:val="none" w:sz="0" w:space="0" w:color="auto"/>
        <w:left w:val="none" w:sz="0" w:space="0" w:color="auto"/>
        <w:bottom w:val="none" w:sz="0" w:space="0" w:color="auto"/>
        <w:right w:val="none" w:sz="0" w:space="0" w:color="auto"/>
      </w:divBdr>
      <w:divsChild>
        <w:div w:id="490562654">
          <w:marLeft w:val="0"/>
          <w:marRight w:val="0"/>
          <w:marTop w:val="0"/>
          <w:marBottom w:val="0"/>
          <w:divBdr>
            <w:top w:val="none" w:sz="0" w:space="0" w:color="auto"/>
            <w:left w:val="none" w:sz="0" w:space="0" w:color="auto"/>
            <w:bottom w:val="none" w:sz="0" w:space="0" w:color="auto"/>
            <w:right w:val="none" w:sz="0" w:space="0" w:color="auto"/>
          </w:divBdr>
          <w:divsChild>
            <w:div w:id="564029378">
              <w:marLeft w:val="0"/>
              <w:marRight w:val="0"/>
              <w:marTop w:val="0"/>
              <w:marBottom w:val="0"/>
              <w:divBdr>
                <w:top w:val="none" w:sz="0" w:space="0" w:color="auto"/>
                <w:left w:val="none" w:sz="0" w:space="0" w:color="auto"/>
                <w:bottom w:val="none" w:sz="0" w:space="0" w:color="auto"/>
                <w:right w:val="none" w:sz="0" w:space="0" w:color="auto"/>
              </w:divBdr>
              <w:divsChild>
                <w:div w:id="757408738">
                  <w:marLeft w:val="0"/>
                  <w:marRight w:val="0"/>
                  <w:marTop w:val="0"/>
                  <w:marBottom w:val="0"/>
                  <w:divBdr>
                    <w:top w:val="none" w:sz="0" w:space="0" w:color="auto"/>
                    <w:left w:val="none" w:sz="0" w:space="0" w:color="auto"/>
                    <w:bottom w:val="none" w:sz="0" w:space="0" w:color="auto"/>
                    <w:right w:val="none" w:sz="0" w:space="0" w:color="auto"/>
                  </w:divBdr>
                  <w:divsChild>
                    <w:div w:id="893155364">
                      <w:marLeft w:val="0"/>
                      <w:marRight w:val="0"/>
                      <w:marTop w:val="630"/>
                      <w:marBottom w:val="0"/>
                      <w:divBdr>
                        <w:top w:val="none" w:sz="0" w:space="0" w:color="auto"/>
                        <w:left w:val="none" w:sz="0" w:space="0" w:color="auto"/>
                        <w:bottom w:val="none" w:sz="0" w:space="0" w:color="auto"/>
                        <w:right w:val="none" w:sz="0" w:space="0" w:color="auto"/>
                      </w:divBdr>
                      <w:divsChild>
                        <w:div w:id="1197737846">
                          <w:marLeft w:val="0"/>
                          <w:marRight w:val="0"/>
                          <w:marTop w:val="0"/>
                          <w:marBottom w:val="0"/>
                          <w:divBdr>
                            <w:top w:val="none" w:sz="0" w:space="0" w:color="auto"/>
                            <w:left w:val="none" w:sz="0" w:space="0" w:color="auto"/>
                            <w:bottom w:val="none" w:sz="0" w:space="0" w:color="auto"/>
                            <w:right w:val="none" w:sz="0" w:space="0" w:color="auto"/>
                          </w:divBdr>
                          <w:divsChild>
                            <w:div w:id="2102093626">
                              <w:marLeft w:val="-312"/>
                              <w:marRight w:val="0"/>
                              <w:marTop w:val="0"/>
                              <w:marBottom w:val="0"/>
                              <w:divBdr>
                                <w:top w:val="none" w:sz="0" w:space="0" w:color="auto"/>
                                <w:left w:val="none" w:sz="0" w:space="0" w:color="auto"/>
                                <w:bottom w:val="none" w:sz="0" w:space="0" w:color="auto"/>
                                <w:right w:val="none" w:sz="0" w:space="0" w:color="auto"/>
                              </w:divBdr>
                              <w:divsChild>
                                <w:div w:id="1553344728">
                                  <w:marLeft w:val="0"/>
                                  <w:marRight w:val="0"/>
                                  <w:marTop w:val="0"/>
                                  <w:marBottom w:val="0"/>
                                  <w:divBdr>
                                    <w:top w:val="none" w:sz="0" w:space="0" w:color="auto"/>
                                    <w:left w:val="none" w:sz="0" w:space="0" w:color="auto"/>
                                    <w:bottom w:val="none" w:sz="0" w:space="0" w:color="auto"/>
                                    <w:right w:val="none" w:sz="0" w:space="0" w:color="auto"/>
                                  </w:divBdr>
                                </w:div>
                                <w:div w:id="190336849">
                                  <w:marLeft w:val="0"/>
                                  <w:marRight w:val="0"/>
                                  <w:marTop w:val="0"/>
                                  <w:marBottom w:val="0"/>
                                  <w:divBdr>
                                    <w:top w:val="none" w:sz="0" w:space="0" w:color="auto"/>
                                    <w:left w:val="none" w:sz="0" w:space="0" w:color="auto"/>
                                    <w:bottom w:val="none" w:sz="0" w:space="0" w:color="auto"/>
                                    <w:right w:val="none" w:sz="0" w:space="0" w:color="auto"/>
                                  </w:divBdr>
                                  <w:divsChild>
                                    <w:div w:id="1918320841">
                                      <w:marLeft w:val="0"/>
                                      <w:marRight w:val="0"/>
                                      <w:marTop w:val="0"/>
                                      <w:marBottom w:val="0"/>
                                      <w:divBdr>
                                        <w:top w:val="none" w:sz="0" w:space="0" w:color="auto"/>
                                        <w:left w:val="none" w:sz="0" w:space="0" w:color="auto"/>
                                        <w:bottom w:val="none" w:sz="0" w:space="0" w:color="auto"/>
                                        <w:right w:val="none" w:sz="0" w:space="0" w:color="auto"/>
                                      </w:divBdr>
                                    </w:div>
                                  </w:divsChild>
                                </w:div>
                                <w:div w:id="930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0110878">
          <w:marLeft w:val="0"/>
          <w:marRight w:val="0"/>
          <w:marTop w:val="0"/>
          <w:marBottom w:val="0"/>
          <w:divBdr>
            <w:top w:val="none" w:sz="0" w:space="0" w:color="auto"/>
            <w:left w:val="none" w:sz="0" w:space="0" w:color="auto"/>
            <w:bottom w:val="none" w:sz="0" w:space="0" w:color="auto"/>
            <w:right w:val="none" w:sz="0" w:space="0" w:color="auto"/>
          </w:divBdr>
          <w:divsChild>
            <w:div w:id="20592710">
              <w:marLeft w:val="0"/>
              <w:marRight w:val="0"/>
              <w:marTop w:val="0"/>
              <w:marBottom w:val="0"/>
              <w:divBdr>
                <w:top w:val="none" w:sz="0" w:space="0" w:color="auto"/>
                <w:left w:val="none" w:sz="0" w:space="0" w:color="auto"/>
                <w:bottom w:val="none" w:sz="0" w:space="0" w:color="auto"/>
                <w:right w:val="none" w:sz="0" w:space="0" w:color="auto"/>
              </w:divBdr>
              <w:divsChild>
                <w:div w:id="176040456">
                  <w:marLeft w:val="0"/>
                  <w:marRight w:val="0"/>
                  <w:marTop w:val="0"/>
                  <w:marBottom w:val="0"/>
                  <w:divBdr>
                    <w:top w:val="none" w:sz="0" w:space="0" w:color="auto"/>
                    <w:left w:val="none" w:sz="0" w:space="0" w:color="auto"/>
                    <w:bottom w:val="none" w:sz="0" w:space="0" w:color="auto"/>
                    <w:right w:val="none" w:sz="0" w:space="0" w:color="auto"/>
                  </w:divBdr>
                  <w:divsChild>
                    <w:div w:id="505638299">
                      <w:marLeft w:val="0"/>
                      <w:marRight w:val="0"/>
                      <w:marTop w:val="0"/>
                      <w:marBottom w:val="0"/>
                      <w:divBdr>
                        <w:top w:val="none" w:sz="0" w:space="0" w:color="auto"/>
                        <w:left w:val="none" w:sz="0" w:space="0" w:color="auto"/>
                        <w:bottom w:val="none" w:sz="0" w:space="0" w:color="auto"/>
                        <w:right w:val="none" w:sz="0" w:space="0" w:color="auto"/>
                      </w:divBdr>
                      <w:divsChild>
                        <w:div w:id="1531726707">
                          <w:marLeft w:val="0"/>
                          <w:marRight w:val="0"/>
                          <w:marTop w:val="0"/>
                          <w:marBottom w:val="0"/>
                          <w:divBdr>
                            <w:top w:val="none" w:sz="0" w:space="0" w:color="auto"/>
                            <w:left w:val="none" w:sz="0" w:space="0" w:color="auto"/>
                            <w:bottom w:val="none" w:sz="0" w:space="0" w:color="auto"/>
                            <w:right w:val="none" w:sz="0" w:space="0" w:color="auto"/>
                          </w:divBdr>
                          <w:divsChild>
                            <w:div w:id="7934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063316">
      <w:bodyDiv w:val="1"/>
      <w:marLeft w:val="0"/>
      <w:marRight w:val="0"/>
      <w:marTop w:val="0"/>
      <w:marBottom w:val="0"/>
      <w:divBdr>
        <w:top w:val="none" w:sz="0" w:space="0" w:color="auto"/>
        <w:left w:val="none" w:sz="0" w:space="0" w:color="auto"/>
        <w:bottom w:val="none" w:sz="0" w:space="0" w:color="auto"/>
        <w:right w:val="none" w:sz="0" w:space="0" w:color="auto"/>
      </w:divBdr>
      <w:divsChild>
        <w:div w:id="1049259921">
          <w:marLeft w:val="0"/>
          <w:marRight w:val="0"/>
          <w:marTop w:val="0"/>
          <w:marBottom w:val="0"/>
          <w:divBdr>
            <w:top w:val="none" w:sz="0" w:space="0" w:color="auto"/>
            <w:left w:val="none" w:sz="0" w:space="0" w:color="auto"/>
            <w:bottom w:val="none" w:sz="0" w:space="0" w:color="auto"/>
            <w:right w:val="none" w:sz="0" w:space="0" w:color="auto"/>
          </w:divBdr>
          <w:divsChild>
            <w:div w:id="18895369">
              <w:marLeft w:val="0"/>
              <w:marRight w:val="0"/>
              <w:marTop w:val="0"/>
              <w:marBottom w:val="0"/>
              <w:divBdr>
                <w:top w:val="none" w:sz="0" w:space="0" w:color="auto"/>
                <w:left w:val="none" w:sz="0" w:space="0" w:color="auto"/>
                <w:bottom w:val="none" w:sz="0" w:space="0" w:color="auto"/>
                <w:right w:val="none" w:sz="0" w:space="0" w:color="auto"/>
              </w:divBdr>
              <w:divsChild>
                <w:div w:id="308246476">
                  <w:marLeft w:val="0"/>
                  <w:marRight w:val="0"/>
                  <w:marTop w:val="0"/>
                  <w:marBottom w:val="0"/>
                  <w:divBdr>
                    <w:top w:val="none" w:sz="0" w:space="0" w:color="auto"/>
                    <w:left w:val="none" w:sz="0" w:space="0" w:color="auto"/>
                    <w:bottom w:val="none" w:sz="0" w:space="0" w:color="auto"/>
                    <w:right w:val="none" w:sz="0" w:space="0" w:color="auto"/>
                  </w:divBdr>
                  <w:divsChild>
                    <w:div w:id="612134153">
                      <w:marLeft w:val="0"/>
                      <w:marRight w:val="0"/>
                      <w:marTop w:val="630"/>
                      <w:marBottom w:val="0"/>
                      <w:divBdr>
                        <w:top w:val="none" w:sz="0" w:space="0" w:color="auto"/>
                        <w:left w:val="none" w:sz="0" w:space="0" w:color="auto"/>
                        <w:bottom w:val="none" w:sz="0" w:space="0" w:color="auto"/>
                        <w:right w:val="none" w:sz="0" w:space="0" w:color="auto"/>
                      </w:divBdr>
                      <w:divsChild>
                        <w:div w:id="1056508146">
                          <w:marLeft w:val="0"/>
                          <w:marRight w:val="0"/>
                          <w:marTop w:val="0"/>
                          <w:marBottom w:val="0"/>
                          <w:divBdr>
                            <w:top w:val="none" w:sz="0" w:space="0" w:color="auto"/>
                            <w:left w:val="none" w:sz="0" w:space="0" w:color="auto"/>
                            <w:bottom w:val="none" w:sz="0" w:space="0" w:color="auto"/>
                            <w:right w:val="none" w:sz="0" w:space="0" w:color="auto"/>
                          </w:divBdr>
                          <w:divsChild>
                            <w:div w:id="1267884654">
                              <w:marLeft w:val="-312"/>
                              <w:marRight w:val="0"/>
                              <w:marTop w:val="0"/>
                              <w:marBottom w:val="0"/>
                              <w:divBdr>
                                <w:top w:val="none" w:sz="0" w:space="0" w:color="auto"/>
                                <w:left w:val="none" w:sz="0" w:space="0" w:color="auto"/>
                                <w:bottom w:val="none" w:sz="0" w:space="0" w:color="auto"/>
                                <w:right w:val="none" w:sz="0" w:space="0" w:color="auto"/>
                              </w:divBdr>
                              <w:divsChild>
                                <w:div w:id="1613004035">
                                  <w:marLeft w:val="0"/>
                                  <w:marRight w:val="0"/>
                                  <w:marTop w:val="0"/>
                                  <w:marBottom w:val="0"/>
                                  <w:divBdr>
                                    <w:top w:val="none" w:sz="0" w:space="0" w:color="auto"/>
                                    <w:left w:val="none" w:sz="0" w:space="0" w:color="auto"/>
                                    <w:bottom w:val="none" w:sz="0" w:space="0" w:color="auto"/>
                                    <w:right w:val="none" w:sz="0" w:space="0" w:color="auto"/>
                                  </w:divBdr>
                                </w:div>
                                <w:div w:id="1237856266">
                                  <w:marLeft w:val="0"/>
                                  <w:marRight w:val="0"/>
                                  <w:marTop w:val="0"/>
                                  <w:marBottom w:val="0"/>
                                  <w:divBdr>
                                    <w:top w:val="none" w:sz="0" w:space="0" w:color="auto"/>
                                    <w:left w:val="none" w:sz="0" w:space="0" w:color="auto"/>
                                    <w:bottom w:val="none" w:sz="0" w:space="0" w:color="auto"/>
                                    <w:right w:val="none" w:sz="0" w:space="0" w:color="auto"/>
                                  </w:divBdr>
                                  <w:divsChild>
                                    <w:div w:id="428087029">
                                      <w:marLeft w:val="0"/>
                                      <w:marRight w:val="0"/>
                                      <w:marTop w:val="0"/>
                                      <w:marBottom w:val="0"/>
                                      <w:divBdr>
                                        <w:top w:val="none" w:sz="0" w:space="0" w:color="auto"/>
                                        <w:left w:val="none" w:sz="0" w:space="0" w:color="auto"/>
                                        <w:bottom w:val="none" w:sz="0" w:space="0" w:color="auto"/>
                                        <w:right w:val="none" w:sz="0" w:space="0" w:color="auto"/>
                                      </w:divBdr>
                                    </w:div>
                                  </w:divsChild>
                                </w:div>
                                <w:div w:id="209284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458784">
          <w:marLeft w:val="0"/>
          <w:marRight w:val="0"/>
          <w:marTop w:val="0"/>
          <w:marBottom w:val="0"/>
          <w:divBdr>
            <w:top w:val="none" w:sz="0" w:space="0" w:color="auto"/>
            <w:left w:val="none" w:sz="0" w:space="0" w:color="auto"/>
            <w:bottom w:val="none" w:sz="0" w:space="0" w:color="auto"/>
            <w:right w:val="none" w:sz="0" w:space="0" w:color="auto"/>
          </w:divBdr>
          <w:divsChild>
            <w:div w:id="138036222">
              <w:marLeft w:val="0"/>
              <w:marRight w:val="0"/>
              <w:marTop w:val="0"/>
              <w:marBottom w:val="0"/>
              <w:divBdr>
                <w:top w:val="none" w:sz="0" w:space="0" w:color="auto"/>
                <w:left w:val="none" w:sz="0" w:space="0" w:color="auto"/>
                <w:bottom w:val="none" w:sz="0" w:space="0" w:color="auto"/>
                <w:right w:val="none" w:sz="0" w:space="0" w:color="auto"/>
              </w:divBdr>
              <w:divsChild>
                <w:div w:id="1285766545">
                  <w:marLeft w:val="0"/>
                  <w:marRight w:val="0"/>
                  <w:marTop w:val="0"/>
                  <w:marBottom w:val="0"/>
                  <w:divBdr>
                    <w:top w:val="none" w:sz="0" w:space="0" w:color="auto"/>
                    <w:left w:val="none" w:sz="0" w:space="0" w:color="auto"/>
                    <w:bottom w:val="none" w:sz="0" w:space="0" w:color="auto"/>
                    <w:right w:val="none" w:sz="0" w:space="0" w:color="auto"/>
                  </w:divBdr>
                  <w:divsChild>
                    <w:div w:id="1417165773">
                      <w:marLeft w:val="0"/>
                      <w:marRight w:val="0"/>
                      <w:marTop w:val="0"/>
                      <w:marBottom w:val="0"/>
                      <w:divBdr>
                        <w:top w:val="none" w:sz="0" w:space="0" w:color="auto"/>
                        <w:left w:val="none" w:sz="0" w:space="0" w:color="auto"/>
                        <w:bottom w:val="none" w:sz="0" w:space="0" w:color="auto"/>
                        <w:right w:val="none" w:sz="0" w:space="0" w:color="auto"/>
                      </w:divBdr>
                      <w:divsChild>
                        <w:div w:id="77102531">
                          <w:marLeft w:val="0"/>
                          <w:marRight w:val="0"/>
                          <w:marTop w:val="0"/>
                          <w:marBottom w:val="0"/>
                          <w:divBdr>
                            <w:top w:val="none" w:sz="0" w:space="0" w:color="auto"/>
                            <w:left w:val="none" w:sz="0" w:space="0" w:color="auto"/>
                            <w:bottom w:val="none" w:sz="0" w:space="0" w:color="auto"/>
                            <w:right w:val="none" w:sz="0" w:space="0" w:color="auto"/>
                          </w:divBdr>
                          <w:divsChild>
                            <w:div w:id="18552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736435">
      <w:bodyDiv w:val="1"/>
      <w:marLeft w:val="0"/>
      <w:marRight w:val="0"/>
      <w:marTop w:val="0"/>
      <w:marBottom w:val="0"/>
      <w:divBdr>
        <w:top w:val="none" w:sz="0" w:space="0" w:color="auto"/>
        <w:left w:val="none" w:sz="0" w:space="0" w:color="auto"/>
        <w:bottom w:val="none" w:sz="0" w:space="0" w:color="auto"/>
        <w:right w:val="none" w:sz="0" w:space="0" w:color="auto"/>
      </w:divBdr>
    </w:div>
    <w:div w:id="188089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footer" Target="footer4.xml" /><Relationship Id="rId18" Type="http://schemas.openxmlformats.org/officeDocument/2006/relationships/image" Target="media/image5.png" /><Relationship Id="rId26" Type="http://schemas.openxmlformats.org/officeDocument/2006/relationships/footer" Target="footer6.xml" /><Relationship Id="rId3" Type="http://schemas.openxmlformats.org/officeDocument/2006/relationships/styles" Target="styles.xml" /><Relationship Id="rId21" Type="http://schemas.microsoft.com/office/2007/relationships/hdphoto" Target="media/hdphoto3.wdp" /><Relationship Id="rId7" Type="http://schemas.openxmlformats.org/officeDocument/2006/relationships/endnotes" Target="endnotes.xml" /><Relationship Id="rId12" Type="http://schemas.openxmlformats.org/officeDocument/2006/relationships/footer" Target="footer3.xml" /><Relationship Id="rId17" Type="http://schemas.openxmlformats.org/officeDocument/2006/relationships/image" Target="media/image4.jpeg" /><Relationship Id="rId25" Type="http://schemas.openxmlformats.org/officeDocument/2006/relationships/header" Target="header3.xml" /><Relationship Id="rId2" Type="http://schemas.openxmlformats.org/officeDocument/2006/relationships/numbering" Target="numbering.xml" /><Relationship Id="rId16" Type="http://schemas.microsoft.com/office/2007/relationships/hdphoto" Target="media/hdphoto1.wdp" /><Relationship Id="rId20" Type="http://schemas.openxmlformats.org/officeDocument/2006/relationships/image" Target="media/image6.pn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8.jpg" /><Relationship Id="rId5" Type="http://schemas.openxmlformats.org/officeDocument/2006/relationships/webSettings" Target="webSettings.xml" /><Relationship Id="rId15" Type="http://schemas.openxmlformats.org/officeDocument/2006/relationships/image" Target="media/image3.png" /><Relationship Id="rId23" Type="http://schemas.microsoft.com/office/2007/relationships/hdphoto" Target="media/hdphoto4.wdp" /><Relationship Id="rId28" Type="http://schemas.microsoft.com/office/2011/relationships/people" Target="people.xml" /><Relationship Id="rId10" Type="http://schemas.openxmlformats.org/officeDocument/2006/relationships/header" Target="header2.xml" /><Relationship Id="rId19" Type="http://schemas.microsoft.com/office/2007/relationships/hdphoto" Target="media/hdphoto2.wdp"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footer" Target="footer5.xml" /><Relationship Id="rId22" Type="http://schemas.openxmlformats.org/officeDocument/2006/relationships/image" Target="media/image7.png" /><Relationship Id="rId27" Type="http://schemas.openxmlformats.org/officeDocument/2006/relationships/fontTable" Target="fontTable.xml" /></Relationships>
</file>

<file path=word/_rels/header1.xml.rels><?xml version="1.0" encoding="UTF-8" standalone="yes"?>
<Relationships xmlns="http://schemas.openxmlformats.org/package/2006/relationships"><Relationship Id="rId2" Type="http://schemas.openxmlformats.org/officeDocument/2006/relationships/image" Target="media/image2.png" /><Relationship Id="rId1" Type="http://schemas.openxmlformats.org/officeDocument/2006/relationships/image" Target="media/image1.jpeg" /></Relationships>
</file>

<file path=word/_rels/header2.xml.rels><?xml version="1.0" encoding="UTF-8" standalone="yes"?>
<Relationships xmlns="http://schemas.openxmlformats.org/package/2006/relationships"><Relationship Id="rId2" Type="http://schemas.openxmlformats.org/officeDocument/2006/relationships/image" Target="media/image2.png" /><Relationship Id="rId1" Type="http://schemas.openxmlformats.org/officeDocument/2006/relationships/image" Target="media/image1.jpeg" /></Relationships>
</file>

<file path=word/_rels/header3.xml.rels><?xml version="1.0" encoding="UTF-8" standalone="yes"?>
<Relationships xmlns="http://schemas.openxmlformats.org/package/2006/relationships"><Relationship Id="rId2" Type="http://schemas.openxmlformats.org/officeDocument/2006/relationships/image" Target="media/image2.png" /><Relationship Id="rId1" Type="http://schemas.openxmlformats.org/officeDocument/2006/relationships/image" Target="media/image1.jpeg" /></Relationships>
</file>

<file path=word/theme/_rels/theme1.xml.rels><?xml version="1.0" encoding="UTF-8" standalone="yes"?>
<Relationships xmlns="http://schemas.openxmlformats.org/package/2006/relationships"><Relationship Id="rId1" Type="http://schemas.openxmlformats.org/officeDocument/2006/relationships/image" Target="../media/image9.jpeg" /></Relationships>
</file>

<file path=word/theme/theme1.xml><?xml version="1.0" encoding="utf-8"?>
<a:theme xmlns:a="http://schemas.openxmlformats.org/drawingml/2006/main" name="Clarity">
  <a:themeElements>
    <a:clrScheme name="Clarity">
      <a:dk1>
        <a:srgbClr val="292934"/>
      </a:dk1>
      <a:lt1>
        <a:srgbClr val="FFFFFF"/>
      </a:lt1>
      <a:dk2>
        <a:srgbClr val="D2533C"/>
      </a:dk2>
      <a:lt2>
        <a:srgbClr val="F3F2DC"/>
      </a:lt2>
      <a:accent1>
        <a:srgbClr val="93A299"/>
      </a:accent1>
      <a:accent2>
        <a:srgbClr val="AD8F67"/>
      </a:accent2>
      <a:accent3>
        <a:srgbClr val="726056"/>
      </a:accent3>
      <a:accent4>
        <a:srgbClr val="4C5A6A"/>
      </a:accent4>
      <a:accent5>
        <a:srgbClr val="808DA0"/>
      </a:accent5>
      <a:accent6>
        <a:srgbClr val="79463D"/>
      </a:accent6>
      <a:hlink>
        <a:srgbClr val="0000FF"/>
      </a:hlink>
      <a:folHlink>
        <a:srgbClr val="800080"/>
      </a:folHlink>
    </a:clrScheme>
    <a:fontScheme name="Office Classic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larity">
      <a:fillStyleLst>
        <a:solidFill>
          <a:schemeClr val="phClr"/>
        </a:solidFill>
        <a:gradFill rotWithShape="1">
          <a:gsLst>
            <a:gs pos="0">
              <a:schemeClr val="phClr">
                <a:tint val="50000"/>
                <a:shade val="86000"/>
                <a:satMod val="140000"/>
              </a:schemeClr>
            </a:gs>
            <a:gs pos="45000">
              <a:schemeClr val="phClr">
                <a:tint val="48000"/>
                <a:satMod val="150000"/>
              </a:schemeClr>
            </a:gs>
            <a:gs pos="100000">
              <a:schemeClr val="phClr">
                <a:tint val="28000"/>
                <a:satMod val="160000"/>
              </a:schemeClr>
            </a:gs>
          </a:gsLst>
          <a:path path="circle">
            <a:fillToRect l="100000" t="100000" r="100000" b="100000"/>
          </a:path>
        </a:gradFill>
        <a:gradFill rotWithShape="1">
          <a:gsLst>
            <a:gs pos="0">
              <a:schemeClr val="phClr">
                <a:shade val="70000"/>
                <a:satMod val="150000"/>
              </a:schemeClr>
            </a:gs>
            <a:gs pos="34000">
              <a:schemeClr val="phClr">
                <a:shade val="70000"/>
                <a:satMod val="140000"/>
              </a:schemeClr>
            </a:gs>
            <a:gs pos="70000">
              <a:schemeClr val="phClr">
                <a:tint val="100000"/>
                <a:shade val="90000"/>
                <a:satMod val="140000"/>
              </a:schemeClr>
            </a:gs>
            <a:gs pos="100000">
              <a:schemeClr val="phClr">
                <a:tint val="100000"/>
                <a:shade val="100000"/>
                <a:satMod val="100000"/>
              </a:schemeClr>
            </a:gs>
          </a:gsLst>
          <a:path path="circle">
            <a:fillToRect l="100000" t="100000" r="100000" b="100000"/>
          </a:path>
        </a:gradFill>
      </a:fillStyleLst>
      <a:lnStyleLst>
        <a:ln w="9525" cap="flat" cmpd="sng" algn="ctr">
          <a:solidFill>
            <a:schemeClr val="phClr"/>
          </a:solidFill>
          <a:prstDash val="solid"/>
        </a:ln>
        <a:ln w="26425" cap="flat" cmpd="sng" algn="ctr">
          <a:solidFill>
            <a:schemeClr val="phClr"/>
          </a:solidFill>
          <a:prstDash val="solid"/>
        </a:ln>
        <a:ln w="4445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38100" dist="25400" dir="2700000" algn="br" rotWithShape="0">
              <a:srgbClr val="000000">
                <a:alpha val="60000"/>
              </a:srgbClr>
            </a:outerShdw>
          </a:effectLst>
          <a:scene3d>
            <a:camera prst="orthographicFront">
              <a:rot lat="0" lon="0" rev="0"/>
            </a:camera>
            <a:lightRig rig="balanced" dir="t">
              <a:rot lat="0" lon="0" rev="5100000"/>
            </a:lightRig>
          </a:scene3d>
          <a:sp3d contourW="6350">
            <a:bevelT w="29210" h="12700"/>
            <a:contourClr>
              <a:schemeClr val="phClr">
                <a:shade val="30000"/>
                <a:satMod val="130000"/>
              </a:schemeClr>
            </a:contourClr>
          </a:sp3d>
        </a:effectStyle>
      </a:effectStyleLst>
      <a:bgFillStyleLst>
        <a:solidFill>
          <a:schemeClr val="phClr"/>
        </a:solidFill>
        <a:gradFill rotWithShape="1">
          <a:gsLst>
            <a:gs pos="0">
              <a:schemeClr val="phClr">
                <a:tint val="85000"/>
                <a:satMod val="180000"/>
              </a:schemeClr>
            </a:gs>
            <a:gs pos="40000">
              <a:schemeClr val="phClr">
                <a:tint val="95000"/>
                <a:shade val="85000"/>
                <a:satMod val="150000"/>
              </a:schemeClr>
            </a:gs>
            <a:gs pos="100000">
              <a:schemeClr val="phClr">
                <a:shade val="45000"/>
                <a:satMod val="200000"/>
              </a:schemeClr>
            </a:gs>
          </a:gsLst>
          <a:lin ang="5400000" scaled="0"/>
        </a:gradFill>
        <a:blipFill rotWithShape="1">
          <a:blip xmlns:r="http://schemas.openxmlformats.org/officeDocument/2006/relationships" r:embed="rId1">
            <a:duotone>
              <a:schemeClr val="phClr">
                <a:shade val="55000"/>
              </a:schemeClr>
              <a:schemeClr val="phClr">
                <a:tint val="97000"/>
                <a:satMod val="95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9279F-5103-49DA-816E-1AA22765AED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13740</Words>
  <Characters>78322</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jaimeboy alegre</dc:creator>
  <cp:lastModifiedBy>REX'S BRIEKS ARCHIE RHON'S</cp:lastModifiedBy>
  <cp:revision>2</cp:revision>
  <cp:lastPrinted>2023-02-07T07:12:00Z</cp:lastPrinted>
  <dcterms:created xsi:type="dcterms:W3CDTF">2023-02-16T00:56:00Z</dcterms:created>
  <dcterms:modified xsi:type="dcterms:W3CDTF">2023-02-16T00:56:00Z</dcterms:modified>
</cp:coreProperties>
</file>
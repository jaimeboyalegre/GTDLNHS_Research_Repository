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828F5" w14:textId="77777777" w:rsidR="001676FE" w:rsidRDefault="001676FE" w:rsidP="001676FE">
      <w:pPr>
        <w:spacing w:after="0"/>
        <w:rPr>
          <w:rFonts w:ascii="Times New Roman" w:hAnsi="Times New Roman" w:cs="Times New Roman"/>
          <w:b/>
          <w:sz w:val="24"/>
          <w:szCs w:val="24"/>
        </w:rPr>
      </w:pPr>
    </w:p>
    <w:p w14:paraId="4FE7F8FF" w14:textId="77777777" w:rsidR="006C381C" w:rsidRDefault="006C381C" w:rsidP="001676FE">
      <w:pPr>
        <w:spacing w:after="0"/>
        <w:rPr>
          <w:rFonts w:ascii="Times New Roman" w:hAnsi="Times New Roman" w:cs="Times New Roman"/>
          <w:b/>
          <w:sz w:val="24"/>
          <w:szCs w:val="24"/>
        </w:rPr>
      </w:pPr>
      <w:r>
        <w:rPr>
          <w:noProof/>
          <w:lang w:val="en-US"/>
        </w:rPr>
        <mc:AlternateContent>
          <mc:Choice Requires="wps">
            <w:drawing>
              <wp:anchor distT="0" distB="0" distL="114300" distR="114300" simplePos="0" relativeHeight="251658240" behindDoc="0" locked="0" layoutInCell="1" allowOverlap="1" wp14:anchorId="597A0FF2" wp14:editId="100B5E22">
                <wp:simplePos x="0" y="0"/>
                <wp:positionH relativeFrom="column">
                  <wp:posOffset>-92075</wp:posOffset>
                </wp:positionH>
                <wp:positionV relativeFrom="paragraph">
                  <wp:posOffset>98425</wp:posOffset>
                </wp:positionV>
                <wp:extent cx="4625975" cy="951230"/>
                <wp:effectExtent l="0" t="0" r="0" b="0"/>
                <wp:wrapNone/>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5975" cy="951230"/>
                        </a:xfrm>
                        <a:prstGeom prst="rect">
                          <a:avLst/>
                        </a:prstGeom>
                        <a:noFill/>
                        <a:ln w="9525">
                          <a:noFill/>
                          <a:miter lim="800000"/>
                          <a:headEnd/>
                          <a:tailEnd/>
                        </a:ln>
                      </wps:spPr>
                      <wps:txbx>
                        <w:txbxContent>
                          <w:p w14:paraId="3E2CB048" w14:textId="58BB4136" w:rsidR="006C381C" w:rsidRDefault="00456C08" w:rsidP="00720B41">
                            <w:pPr>
                              <w:jc w:val="center"/>
                              <w:rPr>
                                <w:rFonts w:ascii="Rockwell Condensed" w:hAnsi="Rockwell Condensed"/>
                                <w:b/>
                                <w:sz w:val="24"/>
                                <w:szCs w:val="24"/>
                                <w:lang w:val="en-US"/>
                              </w:rPr>
                            </w:pPr>
                            <w:r>
                              <w:rPr>
                                <w:rFonts w:ascii="Rockwell Condensed" w:hAnsi="Rockwell Condensed"/>
                                <w:b/>
                                <w:sz w:val="24"/>
                                <w:szCs w:val="24"/>
                                <w:lang w:val="en-US"/>
                              </w:rPr>
                              <w:t>School Canteen’s Food Menu and It’s Relationship to Student’s Daily Allowance</w:t>
                            </w:r>
                          </w:p>
                          <w:p w14:paraId="22C19474" w14:textId="77777777" w:rsidR="00456C08" w:rsidRPr="00456C08" w:rsidRDefault="00456C08" w:rsidP="001676FE">
                            <w:pPr>
                              <w:rPr>
                                <w:rFonts w:ascii="Rockwell Condensed" w:hAnsi="Rockwell Condensed"/>
                                <w:b/>
                                <w:sz w:val="96"/>
                                <w:szCs w:val="96"/>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7A0FF2" id="_x0000_t202" coordsize="21600,21600" o:spt="202" path="m,l,21600r21600,l21600,xe">
                <v:stroke joinstyle="miter"/>
                <v:path gradientshapeok="t" o:connecttype="rect"/>
              </v:shapetype>
              <v:shape id="Text Box 307" o:spid="_x0000_s1026" type="#_x0000_t202" style="position:absolute;margin-left:-7.25pt;margin-top:7.75pt;width:364.25pt;height:74.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" filled="f" stroked="f">
                <v:textbox>
                  <w:txbxContent>
                    <w:p w14:paraId="3E2CB048" w14:textId="58BB4136" w:rsidR="006C381C" w:rsidRDefault="00456C08" w:rsidP="00720B41">
                      <w:pPr>
                        <w:jc w:val="center"/>
                        <w:rPr>
                          <w:rFonts w:ascii="Rockwell Condensed" w:hAnsi="Rockwell Condensed"/>
                          <w:b/>
                          <w:sz w:val="24"/>
                          <w:szCs w:val="24"/>
                          <w:lang w:val="en-US"/>
                        </w:rPr>
                      </w:pPr>
                      <w:r>
                        <w:rPr>
                          <w:rFonts w:ascii="Rockwell Condensed" w:hAnsi="Rockwell Condensed"/>
                          <w:b/>
                          <w:sz w:val="24"/>
                          <w:szCs w:val="24"/>
                          <w:lang w:val="en-US"/>
                        </w:rPr>
                        <w:t>School Canteen’s Food Menu and It’s Relationship to Student’s Daily Allowance</w:t>
                      </w:r>
                    </w:p>
                    <w:p w14:paraId="22C19474" w14:textId="77777777" w:rsidR="00456C08" w:rsidRPr="00456C08" w:rsidRDefault="00456C08" w:rsidP="001676FE">
                      <w:pPr>
                        <w:rPr>
                          <w:rFonts w:ascii="Rockwell Condensed" w:hAnsi="Rockwell Condensed"/>
                          <w:b/>
                          <w:sz w:val="96"/>
                          <w:szCs w:val="96"/>
                          <w:lang w:val="en-US"/>
                        </w:rPr>
                      </w:pPr>
                    </w:p>
                  </w:txbxContent>
                </v:textbox>
              </v:shape>
            </w:pict>
          </mc:Fallback>
        </mc:AlternateContent>
      </w:r>
    </w:p>
    <w:p w14:paraId="11483F1B" w14:textId="77777777" w:rsidR="006C381C" w:rsidRDefault="006C381C" w:rsidP="001676FE">
      <w:pPr>
        <w:spacing w:after="0"/>
        <w:rPr>
          <w:rFonts w:ascii="Times New Roman" w:hAnsi="Times New Roman" w:cs="Times New Roman"/>
          <w:b/>
          <w:sz w:val="24"/>
          <w:szCs w:val="24"/>
        </w:rPr>
      </w:pPr>
    </w:p>
    <w:p w14:paraId="1BA9BAF0" w14:textId="77777777" w:rsidR="001676FE" w:rsidRPr="00761C86" w:rsidRDefault="001676FE" w:rsidP="001676FE">
      <w:pPr>
        <w:spacing w:after="0"/>
        <w:rPr>
          <w:rFonts w:ascii="Times New Roman" w:hAnsi="Times New Roman" w:cs="Times New Roman"/>
          <w:b/>
          <w:sz w:val="24"/>
          <w:szCs w:val="24"/>
        </w:rPr>
      </w:pPr>
    </w:p>
    <w:p w14:paraId="597551A4" w14:textId="77777777" w:rsidR="001676FE" w:rsidRDefault="001676FE" w:rsidP="001676FE">
      <w:pPr>
        <w:spacing w:after="0"/>
        <w:rPr>
          <w:rFonts w:ascii="Times New Roman" w:hAnsi="Times New Roman" w:cs="Times New Roman"/>
          <w:b/>
          <w:sz w:val="24"/>
          <w:szCs w:val="24"/>
        </w:rPr>
      </w:pPr>
    </w:p>
    <w:p w14:paraId="04C9F339" w14:textId="77777777" w:rsidR="001676FE" w:rsidRDefault="001676FE" w:rsidP="001676FE">
      <w:pPr>
        <w:spacing w:after="0"/>
        <w:rPr>
          <w:rFonts w:ascii="Times New Roman" w:hAnsi="Times New Roman" w:cs="Times New Roman"/>
          <w:color w:val="000000"/>
          <w:sz w:val="24"/>
          <w:szCs w:val="24"/>
        </w:rPr>
      </w:pPr>
    </w:p>
    <w:p w14:paraId="528481BC" w14:textId="77777777" w:rsidR="001676FE" w:rsidRDefault="001676FE" w:rsidP="001676FE">
      <w:pPr>
        <w:spacing w:after="0"/>
        <w:ind w:left="720"/>
        <w:rPr>
          <w:rFonts w:ascii="Times New Roman" w:hAnsi="Times New Roman" w:cs="Times New Roman"/>
          <w:color w:val="000000"/>
          <w:sz w:val="24"/>
          <w:szCs w:val="24"/>
        </w:rPr>
      </w:pPr>
    </w:p>
    <w:p w14:paraId="4071F3B2" w14:textId="77777777" w:rsidR="001676FE" w:rsidRDefault="001676FE" w:rsidP="006C381C">
      <w:pPr>
        <w:spacing w:after="0"/>
        <w:rPr>
          <w:rFonts w:ascii="Times New Roman" w:hAnsi="Times New Roman" w:cs="Times New Roman"/>
          <w:color w:val="000000"/>
          <w:sz w:val="24"/>
          <w:szCs w:val="24"/>
        </w:rPr>
      </w:pPr>
    </w:p>
    <w:p w14:paraId="6E9ECACE" w14:textId="77777777" w:rsidR="001676FE" w:rsidRDefault="001676FE" w:rsidP="001676FE">
      <w:pPr>
        <w:spacing w:after="0"/>
        <w:ind w:left="720"/>
        <w:rPr>
          <w:rFonts w:ascii="Times New Roman" w:hAnsi="Times New Roman" w:cs="Times New Roman"/>
          <w:color w:val="000000"/>
          <w:sz w:val="24"/>
          <w:szCs w:val="24"/>
        </w:rPr>
      </w:pPr>
    </w:p>
    <w:p w14:paraId="4494403F" w14:textId="77777777" w:rsidR="001676FE" w:rsidRDefault="001676FE" w:rsidP="006806AD">
      <w:pPr>
        <w:spacing w:after="0"/>
        <w:rPr>
          <w:rFonts w:ascii="Times New Roman" w:hAnsi="Times New Roman" w:cs="Times New Roman"/>
          <w:color w:val="000000"/>
          <w:sz w:val="24"/>
          <w:szCs w:val="24"/>
        </w:rPr>
      </w:pPr>
    </w:p>
    <w:p w14:paraId="06717F91" w14:textId="77777777" w:rsidR="001676FE" w:rsidRDefault="001676FE" w:rsidP="001676FE">
      <w:pPr>
        <w:spacing w:after="0"/>
        <w:ind w:left="720"/>
        <w:rPr>
          <w:rFonts w:ascii="Times New Roman" w:hAnsi="Times New Roman" w:cs="Times New Roman"/>
          <w:color w:val="000000"/>
          <w:sz w:val="24"/>
          <w:szCs w:val="24"/>
        </w:rPr>
      </w:pPr>
    </w:p>
    <w:p w14:paraId="4B378683" w14:textId="77777777" w:rsidR="006C381C" w:rsidRDefault="006C381C" w:rsidP="006C381C">
      <w:pPr>
        <w:spacing w:after="0" w:line="480" w:lineRule="auto"/>
        <w:jc w:val="center"/>
        <w:rPr>
          <w:rFonts w:ascii="Times New Roman" w:hAnsi="Times New Roman" w:cs="Times New Roman"/>
          <w:color w:val="000000"/>
          <w:sz w:val="24"/>
          <w:szCs w:val="24"/>
        </w:rPr>
      </w:pPr>
      <w:r w:rsidRPr="006C381C">
        <w:rPr>
          <w:rFonts w:ascii="Times New Roman" w:hAnsi="Times New Roman" w:cs="Times New Roman"/>
          <w:color w:val="000000"/>
          <w:sz w:val="24"/>
          <w:szCs w:val="24"/>
        </w:rPr>
        <w:t xml:space="preserve">A Quantitative Research Presented to </w:t>
      </w:r>
    </w:p>
    <w:p w14:paraId="2C302935" w14:textId="77777777" w:rsidR="006C381C" w:rsidRDefault="006C381C" w:rsidP="006C381C">
      <w:pPr>
        <w:spacing w:after="0" w:line="480" w:lineRule="auto"/>
        <w:jc w:val="center"/>
        <w:rPr>
          <w:rFonts w:ascii="Times New Roman" w:hAnsi="Times New Roman" w:cs="Times New Roman"/>
          <w:color w:val="000000"/>
          <w:sz w:val="24"/>
          <w:szCs w:val="24"/>
        </w:rPr>
      </w:pPr>
      <w:r w:rsidRPr="006C381C">
        <w:rPr>
          <w:rFonts w:ascii="Times New Roman" w:hAnsi="Times New Roman" w:cs="Times New Roman"/>
          <w:color w:val="000000"/>
          <w:sz w:val="24"/>
          <w:szCs w:val="24"/>
        </w:rPr>
        <w:t>The Faculty of Senior High School Department</w:t>
      </w:r>
    </w:p>
    <w:p w14:paraId="4EA99305" w14:textId="77777777" w:rsidR="006C381C" w:rsidRDefault="006C381C" w:rsidP="006C381C">
      <w:pPr>
        <w:spacing w:after="0" w:line="480" w:lineRule="auto"/>
        <w:jc w:val="center"/>
        <w:rPr>
          <w:rFonts w:ascii="Times New Roman" w:hAnsi="Times New Roman" w:cs="Times New Roman"/>
          <w:color w:val="000000"/>
          <w:sz w:val="24"/>
          <w:szCs w:val="24"/>
        </w:rPr>
      </w:pPr>
    </w:p>
    <w:p w14:paraId="5A7A0C91" w14:textId="77777777" w:rsidR="006C381C" w:rsidRDefault="006C381C" w:rsidP="006C381C">
      <w:pPr>
        <w:spacing w:after="0" w:line="480" w:lineRule="auto"/>
        <w:jc w:val="center"/>
        <w:rPr>
          <w:rFonts w:ascii="Times New Roman" w:hAnsi="Times New Roman" w:cs="Times New Roman"/>
          <w:color w:val="000000"/>
          <w:sz w:val="24"/>
          <w:szCs w:val="24"/>
        </w:rPr>
      </w:pPr>
    </w:p>
    <w:p w14:paraId="3EB694D5" w14:textId="77777777" w:rsidR="00875545" w:rsidRDefault="006C381C" w:rsidP="006C381C">
      <w:pPr>
        <w:spacing w:after="0" w:line="48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In Partial Fulfilment of </w:t>
      </w:r>
    </w:p>
    <w:p w14:paraId="17410A25" w14:textId="1B21E45F" w:rsidR="006C381C" w:rsidRDefault="006C381C" w:rsidP="006C381C">
      <w:pPr>
        <w:spacing w:after="0" w:line="48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the Requirements </w:t>
      </w:r>
      <w:r w:rsidR="00875545">
        <w:rPr>
          <w:rFonts w:ascii="Times New Roman" w:hAnsi="Times New Roman" w:cs="Times New Roman"/>
          <w:color w:val="000000"/>
          <w:sz w:val="24"/>
          <w:szCs w:val="24"/>
        </w:rPr>
        <w:t xml:space="preserve">in </w:t>
      </w:r>
      <w:r>
        <w:rPr>
          <w:rFonts w:ascii="Times New Roman" w:hAnsi="Times New Roman" w:cs="Times New Roman"/>
          <w:color w:val="000000"/>
          <w:sz w:val="24"/>
          <w:szCs w:val="24"/>
        </w:rPr>
        <w:t>the</w:t>
      </w:r>
      <w:r w:rsidR="00875545">
        <w:rPr>
          <w:rFonts w:ascii="Times New Roman" w:hAnsi="Times New Roman" w:cs="Times New Roman"/>
          <w:color w:val="000000"/>
          <w:sz w:val="24"/>
          <w:szCs w:val="24"/>
        </w:rPr>
        <w:t xml:space="preserve"> Subject</w:t>
      </w:r>
    </w:p>
    <w:p w14:paraId="002D5EAF" w14:textId="233A8860" w:rsidR="00872EAE" w:rsidRDefault="00875545" w:rsidP="000C78C5">
      <w:pPr>
        <w:spacing w:after="0" w:line="480" w:lineRule="auto"/>
        <w:jc w:val="center"/>
        <w:rPr>
          <w:rFonts w:ascii="Times New Roman" w:hAnsi="Times New Roman" w:cs="Times New Roman"/>
          <w:color w:val="000000"/>
          <w:sz w:val="24"/>
          <w:szCs w:val="24"/>
        </w:rPr>
      </w:pPr>
      <w:r>
        <w:rPr>
          <w:noProof/>
          <w:lang w:val="en-US"/>
        </w:rPr>
        <mc:AlternateContent>
          <mc:Choice Requires="wps">
            <w:drawing>
              <wp:anchor distT="0" distB="0" distL="114300" distR="114300" simplePos="0" relativeHeight="251926528" behindDoc="0" locked="0" layoutInCell="1" allowOverlap="1" wp14:anchorId="105BC836" wp14:editId="27B7486F">
                <wp:simplePos x="0" y="0"/>
                <wp:positionH relativeFrom="column">
                  <wp:posOffset>925195</wp:posOffset>
                </wp:positionH>
                <wp:positionV relativeFrom="paragraph">
                  <wp:posOffset>3492137</wp:posOffset>
                </wp:positionV>
                <wp:extent cx="2830285" cy="424543"/>
                <wp:effectExtent l="0" t="0" r="0" b="0"/>
                <wp:wrapNone/>
                <wp:docPr id="284" name="Text Box 284"/>
                <wp:cNvGraphicFramePr/>
                <a:graphic xmlns:a="http://schemas.openxmlformats.org/drawingml/2006/main">
                  <a:graphicData uri="http://schemas.microsoft.com/office/word/2010/wordprocessingShape">
                    <wps:wsp>
                      <wps:cNvSpPr txBox="1"/>
                      <wps:spPr>
                        <a:xfrm>
                          <a:off x="0" y="0"/>
                          <a:ext cx="2830285" cy="424543"/>
                        </a:xfrm>
                        <a:prstGeom prst="rect">
                          <a:avLst/>
                        </a:prstGeom>
                        <a:noFill/>
                        <a:ln w="6350">
                          <a:noFill/>
                        </a:ln>
                      </wps:spPr>
                      <wps:txbx>
                        <w:txbxContent>
                          <w:p w14:paraId="5A94F019" w14:textId="3188A3BF" w:rsidR="00875545" w:rsidRPr="00875545" w:rsidRDefault="00875545" w:rsidP="00875545">
                            <w:pPr>
                              <w:jc w:val="center"/>
                              <w:rPr>
                                <w:rFonts w:ascii="Times" w:hAnsi="Times"/>
                                <w:sz w:val="24"/>
                                <w:szCs w:val="24"/>
                                <w:lang w:val="en-US"/>
                              </w:rPr>
                            </w:pPr>
                            <w:r w:rsidRPr="00875545">
                              <w:rPr>
                                <w:rFonts w:ascii="Times" w:hAnsi="Times"/>
                                <w:sz w:val="24"/>
                                <w:szCs w:val="24"/>
                                <w:lang w:val="en-US"/>
                              </w:rPr>
                              <w:t>January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05BC836" id="_x0000_t202" coordsize="21600,21600" o:spt="202" path="m,l,21600r21600,l21600,xe">
                <v:stroke joinstyle="miter"/>
                <v:path gradientshapeok="t" o:connecttype="rect"/>
              </v:shapetype>
              <v:shape id="Text Box 284" o:spid="_x0000_s1027" type="#_x0000_t202" style="position:absolute;left:0;text-align:left;margin-left:72.85pt;margin-top:274.95pt;width:222.85pt;height:33.45pt;z-index:25192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" filled="f" stroked="f" strokeweight=".5pt">
                <v:textbox>
                  <w:txbxContent>
                    <w:p w14:paraId="5A94F019" w14:textId="3188A3BF" w:rsidR="00875545" w:rsidRPr="00875545" w:rsidRDefault="00875545" w:rsidP="00875545">
                      <w:pPr>
                        <w:jc w:val="center"/>
                        <w:rPr>
                          <w:rFonts w:ascii="Times" w:hAnsi="Times"/>
                          <w:sz w:val="24"/>
                          <w:szCs w:val="24"/>
                          <w:lang w:val="en-US"/>
                        </w:rPr>
                      </w:pPr>
                      <w:r w:rsidRPr="00875545">
                        <w:rPr>
                          <w:rFonts w:ascii="Times" w:hAnsi="Times"/>
                          <w:sz w:val="24"/>
                          <w:szCs w:val="24"/>
                          <w:lang w:val="en-US"/>
                        </w:rPr>
                        <w:t>January 2023</w:t>
                      </w:r>
                    </w:p>
                  </w:txbxContent>
                </v:textbox>
              </v:shape>
            </w:pict>
          </mc:Fallback>
        </mc:AlternateContent>
      </w:r>
      <w:r w:rsidRPr="006C381C">
        <w:rPr>
          <w:noProof/>
          <w:lang w:val="en-US"/>
        </w:rPr>
        <mc:AlternateContent>
          <mc:Choice Requires="wps">
            <w:drawing>
              <wp:anchor distT="0" distB="0" distL="114300" distR="114300" simplePos="0" relativeHeight="251660288" behindDoc="0" locked="0" layoutInCell="1" allowOverlap="1" wp14:anchorId="5466373A" wp14:editId="4E5E768C">
                <wp:simplePos x="0" y="0"/>
                <wp:positionH relativeFrom="column">
                  <wp:posOffset>781685</wp:posOffset>
                </wp:positionH>
                <wp:positionV relativeFrom="paragraph">
                  <wp:posOffset>687795</wp:posOffset>
                </wp:positionV>
                <wp:extent cx="3054985" cy="2273935"/>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985" cy="2273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C81D68" w14:textId="77777777" w:rsidR="006C381C" w:rsidRDefault="006C381C" w:rsidP="001676FE">
                            <w:pPr>
                              <w:jc w:val="center"/>
                              <w:rPr>
                                <w:rFonts w:ascii="Times New Roman" w:hAnsi="Times New Roman" w:cs="Times New Roman"/>
                                <w:sz w:val="24"/>
                                <w:szCs w:val="24"/>
                              </w:rPr>
                            </w:pPr>
                          </w:p>
                          <w:p w14:paraId="221CED02" w14:textId="77777777" w:rsidR="006C381C" w:rsidRPr="002D3D94" w:rsidRDefault="006C381C" w:rsidP="001676FE">
                            <w:pPr>
                              <w:jc w:val="center"/>
                              <w:rPr>
                                <w:rFonts w:ascii="Times New Roman" w:hAnsi="Times New Roman" w:cs="Times New Roman"/>
                                <w:b/>
                                <w:sz w:val="24"/>
                                <w:szCs w:val="24"/>
                              </w:rPr>
                            </w:pPr>
                            <w:r w:rsidRPr="002D3D94">
                              <w:rPr>
                                <w:rFonts w:ascii="Times New Roman" w:hAnsi="Times New Roman" w:cs="Times New Roman"/>
                                <w:b/>
                                <w:sz w:val="24"/>
                                <w:szCs w:val="24"/>
                              </w:rPr>
                              <w:t>By:</w:t>
                            </w:r>
                          </w:p>
                          <w:p w14:paraId="4ABD317B" w14:textId="77777777" w:rsidR="006C381C" w:rsidRPr="00761C86" w:rsidRDefault="006C381C" w:rsidP="001676FE">
                            <w:pPr>
                              <w:jc w:val="center"/>
                              <w:rPr>
                                <w:rFonts w:ascii="Times New Roman" w:hAnsi="Times New Roman" w:cs="Times New Roman"/>
                                <w:b/>
                                <w:sz w:val="24"/>
                                <w:szCs w:val="24"/>
                              </w:rPr>
                            </w:pPr>
                            <w:r w:rsidRPr="00761C86">
                              <w:rPr>
                                <w:rFonts w:ascii="Times New Roman" w:hAnsi="Times New Roman" w:cs="Times New Roman"/>
                                <w:b/>
                                <w:sz w:val="24"/>
                                <w:szCs w:val="24"/>
                              </w:rPr>
                              <w:t>Franco Grace</w:t>
                            </w:r>
                            <w:r>
                              <w:rPr>
                                <w:rFonts w:ascii="Times New Roman" w:hAnsi="Times New Roman" w:cs="Times New Roman"/>
                                <w:b/>
                                <w:sz w:val="24"/>
                                <w:szCs w:val="24"/>
                              </w:rPr>
                              <w:t xml:space="preserve"> Anne B.</w:t>
                            </w:r>
                          </w:p>
                          <w:p w14:paraId="572007A9" w14:textId="77777777" w:rsidR="006C381C" w:rsidRPr="00761C86" w:rsidRDefault="006C381C" w:rsidP="001676FE">
                            <w:pPr>
                              <w:jc w:val="center"/>
                              <w:rPr>
                                <w:rFonts w:ascii="Times New Roman" w:hAnsi="Times New Roman" w:cs="Times New Roman"/>
                                <w:b/>
                                <w:sz w:val="24"/>
                                <w:szCs w:val="24"/>
                              </w:rPr>
                            </w:pPr>
                            <w:proofErr w:type="spellStart"/>
                            <w:r w:rsidRPr="00761C86">
                              <w:rPr>
                                <w:rFonts w:ascii="Times New Roman" w:hAnsi="Times New Roman" w:cs="Times New Roman"/>
                                <w:b/>
                                <w:sz w:val="24"/>
                                <w:szCs w:val="24"/>
                              </w:rPr>
                              <w:t>M</w:t>
                            </w:r>
                            <w:r>
                              <w:rPr>
                                <w:rFonts w:ascii="Times New Roman" w:hAnsi="Times New Roman" w:cs="Times New Roman"/>
                                <w:b/>
                                <w:sz w:val="24"/>
                                <w:szCs w:val="24"/>
                              </w:rPr>
                              <w:t>angrobang</w:t>
                            </w:r>
                            <w:proofErr w:type="spellEnd"/>
                            <w:r>
                              <w:rPr>
                                <w:rFonts w:ascii="Times New Roman" w:hAnsi="Times New Roman" w:cs="Times New Roman"/>
                                <w:b/>
                                <w:sz w:val="24"/>
                                <w:szCs w:val="24"/>
                              </w:rPr>
                              <w:t>,</w:t>
                            </w:r>
                            <w:r w:rsidRPr="00761C86">
                              <w:rPr>
                                <w:rFonts w:ascii="Times New Roman" w:hAnsi="Times New Roman" w:cs="Times New Roman"/>
                                <w:b/>
                                <w:sz w:val="24"/>
                                <w:szCs w:val="24"/>
                              </w:rPr>
                              <w:t xml:space="preserve"> Ervin</w:t>
                            </w:r>
                            <w:r>
                              <w:rPr>
                                <w:rFonts w:ascii="Times New Roman" w:hAnsi="Times New Roman" w:cs="Times New Roman"/>
                                <w:b/>
                                <w:sz w:val="24"/>
                                <w:szCs w:val="24"/>
                              </w:rPr>
                              <w:t xml:space="preserve"> Joshua</w:t>
                            </w:r>
                          </w:p>
                          <w:p w14:paraId="02D2BF48" w14:textId="77777777" w:rsidR="006C381C" w:rsidRPr="00761C86" w:rsidRDefault="006C381C" w:rsidP="001676FE">
                            <w:pPr>
                              <w:jc w:val="center"/>
                              <w:rPr>
                                <w:rFonts w:ascii="Times New Roman" w:hAnsi="Times New Roman" w:cs="Times New Roman"/>
                                <w:b/>
                                <w:sz w:val="24"/>
                                <w:szCs w:val="24"/>
                              </w:rPr>
                            </w:pPr>
                            <w:proofErr w:type="spellStart"/>
                            <w:r w:rsidRPr="00761C86">
                              <w:rPr>
                                <w:rFonts w:ascii="Times New Roman" w:hAnsi="Times New Roman" w:cs="Times New Roman"/>
                                <w:b/>
                                <w:sz w:val="24"/>
                                <w:szCs w:val="24"/>
                              </w:rPr>
                              <w:t>Marzan</w:t>
                            </w:r>
                            <w:proofErr w:type="spellEnd"/>
                            <w:r w:rsidRPr="00761C86">
                              <w:rPr>
                                <w:rFonts w:ascii="Times New Roman" w:hAnsi="Times New Roman" w:cs="Times New Roman"/>
                                <w:b/>
                                <w:sz w:val="24"/>
                                <w:szCs w:val="24"/>
                              </w:rPr>
                              <w:t xml:space="preserve"> Iverson</w:t>
                            </w:r>
                            <w:r>
                              <w:rPr>
                                <w:rFonts w:ascii="Times New Roman" w:hAnsi="Times New Roman" w:cs="Times New Roman"/>
                                <w:b/>
                                <w:sz w:val="24"/>
                                <w:szCs w:val="24"/>
                              </w:rPr>
                              <w:t xml:space="preserve"> R.</w:t>
                            </w:r>
                          </w:p>
                          <w:p w14:paraId="6A00DB4F" w14:textId="77777777" w:rsidR="006C381C" w:rsidRPr="00761C86" w:rsidRDefault="006C381C" w:rsidP="001676FE">
                            <w:pPr>
                              <w:jc w:val="center"/>
                              <w:rPr>
                                <w:rFonts w:ascii="Times New Roman" w:hAnsi="Times New Roman" w:cs="Times New Roman"/>
                                <w:b/>
                                <w:sz w:val="24"/>
                                <w:szCs w:val="24"/>
                              </w:rPr>
                            </w:pPr>
                            <w:r w:rsidRPr="00761C86">
                              <w:rPr>
                                <w:rFonts w:ascii="Times New Roman" w:hAnsi="Times New Roman" w:cs="Times New Roman"/>
                                <w:b/>
                                <w:sz w:val="24"/>
                                <w:szCs w:val="24"/>
                              </w:rPr>
                              <w:t>Mingo Anne Gwyneth</w:t>
                            </w:r>
                            <w:r>
                              <w:rPr>
                                <w:rFonts w:ascii="Times New Roman" w:hAnsi="Times New Roman" w:cs="Times New Roman"/>
                                <w:b/>
                                <w:sz w:val="24"/>
                                <w:szCs w:val="24"/>
                              </w:rPr>
                              <w:t xml:space="preserve"> 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466373A" id="Text Box 6" o:spid="_x0000_s1028" type="#_x0000_t202" style="position:absolute;left:0;text-align:left;margin-left:61.55pt;margin-top:54.15pt;width:240.55pt;height:179.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" filled="f" stroked="f">
                <v:textbox>
                  <w:txbxContent>
                    <w:p w14:paraId="12C81D68" w14:textId="77777777" w:rsidR="006C381C" w:rsidRDefault="006C381C" w:rsidP="001676FE">
                      <w:pPr>
                        <w:jc w:val="center"/>
                        <w:rPr>
                          <w:rFonts w:ascii="Times New Roman" w:hAnsi="Times New Roman" w:cs="Times New Roman"/>
                          <w:sz w:val="24"/>
                          <w:szCs w:val="24"/>
                        </w:rPr>
                      </w:pPr>
                    </w:p>
                    <w:p w14:paraId="221CED02" w14:textId="77777777" w:rsidR="006C381C" w:rsidRPr="002D3D94" w:rsidRDefault="006C381C" w:rsidP="001676FE">
                      <w:pPr>
                        <w:jc w:val="center"/>
                        <w:rPr>
                          <w:rFonts w:ascii="Times New Roman" w:hAnsi="Times New Roman" w:cs="Times New Roman"/>
                          <w:b/>
                          <w:sz w:val="24"/>
                          <w:szCs w:val="24"/>
                        </w:rPr>
                      </w:pPr>
                      <w:r w:rsidRPr="002D3D94">
                        <w:rPr>
                          <w:rFonts w:ascii="Times New Roman" w:hAnsi="Times New Roman" w:cs="Times New Roman"/>
                          <w:b/>
                          <w:sz w:val="24"/>
                          <w:szCs w:val="24"/>
                        </w:rPr>
                        <w:t>By:</w:t>
                      </w:r>
                    </w:p>
                    <w:p w14:paraId="4ABD317B" w14:textId="77777777" w:rsidR="006C381C" w:rsidRPr="00761C86" w:rsidRDefault="006C381C" w:rsidP="001676FE">
                      <w:pPr>
                        <w:jc w:val="center"/>
                        <w:rPr>
                          <w:rFonts w:ascii="Times New Roman" w:hAnsi="Times New Roman" w:cs="Times New Roman"/>
                          <w:b/>
                          <w:sz w:val="24"/>
                          <w:szCs w:val="24"/>
                        </w:rPr>
                      </w:pPr>
                      <w:r w:rsidRPr="00761C86">
                        <w:rPr>
                          <w:rFonts w:ascii="Times New Roman" w:hAnsi="Times New Roman" w:cs="Times New Roman"/>
                          <w:b/>
                          <w:sz w:val="24"/>
                          <w:szCs w:val="24"/>
                        </w:rPr>
                        <w:t>Franco Grace</w:t>
                      </w:r>
                      <w:r>
                        <w:rPr>
                          <w:rFonts w:ascii="Times New Roman" w:hAnsi="Times New Roman" w:cs="Times New Roman"/>
                          <w:b/>
                          <w:sz w:val="24"/>
                          <w:szCs w:val="24"/>
                        </w:rPr>
                        <w:t xml:space="preserve"> Anne B.</w:t>
                      </w:r>
                    </w:p>
                    <w:p w14:paraId="572007A9" w14:textId="77777777" w:rsidR="006C381C" w:rsidRPr="00761C86" w:rsidRDefault="006C381C" w:rsidP="001676FE">
                      <w:pPr>
                        <w:jc w:val="center"/>
                        <w:rPr>
                          <w:rFonts w:ascii="Times New Roman" w:hAnsi="Times New Roman" w:cs="Times New Roman"/>
                          <w:b/>
                          <w:sz w:val="24"/>
                          <w:szCs w:val="24"/>
                        </w:rPr>
                      </w:pPr>
                      <w:proofErr w:type="spellStart"/>
                      <w:r w:rsidRPr="00761C86">
                        <w:rPr>
                          <w:rFonts w:ascii="Times New Roman" w:hAnsi="Times New Roman" w:cs="Times New Roman"/>
                          <w:b/>
                          <w:sz w:val="24"/>
                          <w:szCs w:val="24"/>
                        </w:rPr>
                        <w:t>M</w:t>
                      </w:r>
                      <w:r>
                        <w:rPr>
                          <w:rFonts w:ascii="Times New Roman" w:hAnsi="Times New Roman" w:cs="Times New Roman"/>
                          <w:b/>
                          <w:sz w:val="24"/>
                          <w:szCs w:val="24"/>
                        </w:rPr>
                        <w:t>angrobang</w:t>
                      </w:r>
                      <w:proofErr w:type="spellEnd"/>
                      <w:r>
                        <w:rPr>
                          <w:rFonts w:ascii="Times New Roman" w:hAnsi="Times New Roman" w:cs="Times New Roman"/>
                          <w:b/>
                          <w:sz w:val="24"/>
                          <w:szCs w:val="24"/>
                        </w:rPr>
                        <w:t>,</w:t>
                      </w:r>
                      <w:r w:rsidRPr="00761C86">
                        <w:rPr>
                          <w:rFonts w:ascii="Times New Roman" w:hAnsi="Times New Roman" w:cs="Times New Roman"/>
                          <w:b/>
                          <w:sz w:val="24"/>
                          <w:szCs w:val="24"/>
                        </w:rPr>
                        <w:t xml:space="preserve"> Ervin</w:t>
                      </w:r>
                      <w:r>
                        <w:rPr>
                          <w:rFonts w:ascii="Times New Roman" w:hAnsi="Times New Roman" w:cs="Times New Roman"/>
                          <w:b/>
                          <w:sz w:val="24"/>
                          <w:szCs w:val="24"/>
                        </w:rPr>
                        <w:t xml:space="preserve"> Joshua</w:t>
                      </w:r>
                    </w:p>
                    <w:p w14:paraId="02D2BF48" w14:textId="77777777" w:rsidR="006C381C" w:rsidRPr="00761C86" w:rsidRDefault="006C381C" w:rsidP="001676FE">
                      <w:pPr>
                        <w:jc w:val="center"/>
                        <w:rPr>
                          <w:rFonts w:ascii="Times New Roman" w:hAnsi="Times New Roman" w:cs="Times New Roman"/>
                          <w:b/>
                          <w:sz w:val="24"/>
                          <w:szCs w:val="24"/>
                        </w:rPr>
                      </w:pPr>
                      <w:proofErr w:type="spellStart"/>
                      <w:r w:rsidRPr="00761C86">
                        <w:rPr>
                          <w:rFonts w:ascii="Times New Roman" w:hAnsi="Times New Roman" w:cs="Times New Roman"/>
                          <w:b/>
                          <w:sz w:val="24"/>
                          <w:szCs w:val="24"/>
                        </w:rPr>
                        <w:t>Marzan</w:t>
                      </w:r>
                      <w:proofErr w:type="spellEnd"/>
                      <w:r w:rsidRPr="00761C86">
                        <w:rPr>
                          <w:rFonts w:ascii="Times New Roman" w:hAnsi="Times New Roman" w:cs="Times New Roman"/>
                          <w:b/>
                          <w:sz w:val="24"/>
                          <w:szCs w:val="24"/>
                        </w:rPr>
                        <w:t xml:space="preserve"> Iverson</w:t>
                      </w:r>
                      <w:r>
                        <w:rPr>
                          <w:rFonts w:ascii="Times New Roman" w:hAnsi="Times New Roman" w:cs="Times New Roman"/>
                          <w:b/>
                          <w:sz w:val="24"/>
                          <w:szCs w:val="24"/>
                        </w:rPr>
                        <w:t xml:space="preserve"> R.</w:t>
                      </w:r>
                    </w:p>
                    <w:p w14:paraId="6A00DB4F" w14:textId="77777777" w:rsidR="006C381C" w:rsidRPr="00761C86" w:rsidRDefault="006C381C" w:rsidP="001676FE">
                      <w:pPr>
                        <w:jc w:val="center"/>
                        <w:rPr>
                          <w:rFonts w:ascii="Times New Roman" w:hAnsi="Times New Roman" w:cs="Times New Roman"/>
                          <w:b/>
                          <w:sz w:val="24"/>
                          <w:szCs w:val="24"/>
                        </w:rPr>
                      </w:pPr>
                      <w:r w:rsidRPr="00761C86">
                        <w:rPr>
                          <w:rFonts w:ascii="Times New Roman" w:hAnsi="Times New Roman" w:cs="Times New Roman"/>
                          <w:b/>
                          <w:sz w:val="24"/>
                          <w:szCs w:val="24"/>
                        </w:rPr>
                        <w:t>Mingo Anne Gwyneth</w:t>
                      </w:r>
                      <w:r>
                        <w:rPr>
                          <w:rFonts w:ascii="Times New Roman" w:hAnsi="Times New Roman" w:cs="Times New Roman"/>
                          <w:b/>
                          <w:sz w:val="24"/>
                          <w:szCs w:val="24"/>
                        </w:rPr>
                        <w:t xml:space="preserve"> L.</w:t>
                      </w:r>
                    </w:p>
                  </w:txbxContent>
                </v:textbox>
              </v:shape>
            </w:pict>
          </mc:Fallback>
        </mc:AlternateContent>
      </w:r>
      <w:r w:rsidR="006C381C">
        <w:rPr>
          <w:rFonts w:ascii="Times New Roman" w:hAnsi="Times New Roman" w:cs="Times New Roman"/>
          <w:color w:val="000000"/>
          <w:sz w:val="24"/>
          <w:szCs w:val="24"/>
        </w:rPr>
        <w:t xml:space="preserve"> Practical Research 2</w:t>
      </w:r>
      <w:r w:rsidR="006C381C" w:rsidRPr="006C381C">
        <w:rPr>
          <w:rFonts w:ascii="Times New Roman" w:hAnsi="Times New Roman" w:cs="Times New Roman"/>
          <w:color w:val="000000"/>
          <w:sz w:val="24"/>
          <w:szCs w:val="24"/>
        </w:rPr>
        <w:br w:type="page"/>
      </w:r>
    </w:p>
    <w:p w14:paraId="39C5407E" w14:textId="4E53F739" w:rsidR="00B929BE" w:rsidRDefault="00330216" w:rsidP="00B929BE">
      <w:pPr>
        <w:spacing w:line="480" w:lineRule="auto"/>
        <w:ind w:leftChars="-200" w:left="-440" w:rightChars="-227" w:right="-499"/>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735040" behindDoc="0" locked="0" layoutInCell="1" allowOverlap="1" wp14:anchorId="320AD968" wp14:editId="36605E95">
                <wp:simplePos x="0" y="0"/>
                <wp:positionH relativeFrom="column">
                  <wp:posOffset>5254625</wp:posOffset>
                </wp:positionH>
                <wp:positionV relativeFrom="paragraph">
                  <wp:posOffset>-687705</wp:posOffset>
                </wp:positionV>
                <wp:extent cx="704215" cy="5904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704215" cy="590400"/>
                        </a:xfrm>
                        <a:prstGeom prst="rect">
                          <a:avLst/>
                        </a:prstGeom>
                        <a:noFill/>
                        <a:ln w="6350">
                          <a:noFill/>
                        </a:ln>
                      </wps:spPr>
                      <wps:txbx>
                        <w:txbxContent>
                          <w:p w14:paraId="17DC2A53" w14:textId="2A194F79" w:rsidR="00330216" w:rsidRPr="002F7294" w:rsidRDefault="00330216" w:rsidP="00330216">
                            <w:pPr>
                              <w:jc w:val="center"/>
                              <w:rPr>
                                <w:sz w:val="32"/>
                                <w:szCs w:val="32"/>
                                <w:lang w:val="en-US"/>
                                <w14:textOutline w14:w="9525" w14:cap="rnd" w14:cmpd="sng" w14:algn="ctr">
                                  <w14:noFill/>
                                  <w14:prstDash w14:val="solid"/>
                                  <w14:bevel/>
                                </w14:textOutline>
                              </w:rPr>
                            </w:pPr>
                            <w:r w:rsidRPr="002F7294">
                              <w:rPr>
                                <w:sz w:val="32"/>
                                <w:szCs w:val="32"/>
                                <w:lang w:val="en-US"/>
                                <w14:textOutline w14:w="9525" w14:cap="rnd" w14:cmpd="sng" w14:algn="ctr">
                                  <w14:noFill/>
                                  <w14:prstDash w14:val="solid"/>
                                  <w14:bevel/>
                                </w14:textOutline>
                              </w:rPr>
                              <w:t>I</w:t>
                            </w:r>
                            <w:r w:rsidR="002F7294" w:rsidRPr="002F7294">
                              <w:rPr>
                                <w:sz w:val="32"/>
                                <w:szCs w:val="32"/>
                                <w:lang w:val="en-US"/>
                                <w14:textOutline w14:w="9525" w14:cap="rnd" w14:cmpd="sng" w14:algn="ctr">
                                  <w14:noFill/>
                                  <w14:prstDash w14:val="solid"/>
                                  <w14:bevel/>
                                </w14:textOutline>
                              </w:rPr>
                              <w:t>I</w:t>
                            </w:r>
                          </w:p>
                          <w:p w14:paraId="4FB6915D" w14:textId="77777777" w:rsidR="00330216" w:rsidRPr="002F7294" w:rsidRDefault="00330216">
                            <w:pP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0AD968" id="Text Box 42" o:spid="_x0000_s1028" type="#_x0000_t202" style="position:absolute;left:0;text-align:left;margin-left:413.75pt;margin-top:-54.15pt;width:55.45pt;height:46.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" filled="f" stroked="f" strokeweight=".5pt">
                <v:textbox>
                  <w:txbxContent>
                    <w:p w14:paraId="17DC2A53" w14:textId="2A194F79" w:rsidR="00330216" w:rsidRPr="002F7294" w:rsidRDefault="00330216" w:rsidP="00330216">
                      <w:pPr>
                        <w:jc w:val="center"/>
                        <w:rPr>
                          <w:sz w:val="32"/>
                          <w:szCs w:val="32"/>
                          <w:lang w:val="en-US"/>
                          <w14:textOutline w14:w="9525" w14:cap="rnd" w14:cmpd="sng" w14:algn="ctr">
                            <w14:noFill/>
                            <w14:prstDash w14:val="solid"/>
                            <w14:bevel/>
                          </w14:textOutline>
                        </w:rPr>
                      </w:pPr>
                      <w:r w:rsidRPr="002F7294">
                        <w:rPr>
                          <w:sz w:val="32"/>
                          <w:szCs w:val="32"/>
                          <w:lang w:val="en-US"/>
                          <w14:textOutline w14:w="9525" w14:cap="rnd" w14:cmpd="sng" w14:algn="ctr">
                            <w14:noFill/>
                            <w14:prstDash w14:val="solid"/>
                            <w14:bevel/>
                          </w14:textOutline>
                        </w:rPr>
                        <w:t>I</w:t>
                      </w:r>
                      <w:r w:rsidR="002F7294" w:rsidRPr="002F7294">
                        <w:rPr>
                          <w:sz w:val="32"/>
                          <w:szCs w:val="32"/>
                          <w:lang w:val="en-US"/>
                          <w14:textOutline w14:w="9525" w14:cap="rnd" w14:cmpd="sng" w14:algn="ctr">
                            <w14:noFill/>
                            <w14:prstDash w14:val="solid"/>
                            <w14:bevel/>
                          </w14:textOutline>
                        </w:rPr>
                        <w:t>I</w:t>
                      </w:r>
                    </w:p>
                    <w:p w14:paraId="4FB6915D" w14:textId="77777777" w:rsidR="00330216" w:rsidRPr="002F7294" w:rsidRDefault="00330216">
                      <w:pPr>
                        <w:rPr>
                          <w:sz w:val="32"/>
                          <w:szCs w:val="32"/>
                        </w:rPr>
                      </w:pPr>
                    </w:p>
                  </w:txbxContent>
                </v:textbox>
              </v:shape>
            </w:pict>
          </mc:Fallback>
        </mc:AlternateContent>
      </w:r>
      <w:r w:rsidR="00B929BE">
        <w:rPr>
          <w:rFonts w:ascii="Times New Roman" w:hAnsi="Times New Roman" w:cs="Times New Roman"/>
          <w:b/>
          <w:bCs/>
          <w:sz w:val="24"/>
          <w:szCs w:val="24"/>
          <w:lang w:val="en-US"/>
        </w:rPr>
        <w:t>APPROVAL SHEET</w:t>
      </w:r>
    </w:p>
    <w:p w14:paraId="0EDE01A3" w14:textId="00AD0FB3" w:rsidR="00AE7681" w:rsidRDefault="00B929BE" w:rsidP="00AE7681">
      <w:pPr>
        <w:spacing w:line="480" w:lineRule="auto"/>
        <w:ind w:firstLine="720"/>
        <w:jc w:val="both"/>
        <w:rPr>
          <w:rFonts w:ascii="Times New Roman" w:hAnsi="Times New Roman"/>
          <w:sz w:val="24"/>
          <w:szCs w:val="24"/>
          <w:lang w:val="en-US"/>
        </w:rPr>
      </w:pPr>
      <w:r>
        <w:rPr>
          <w:rFonts w:ascii="Times New Roman" w:hAnsi="Times New Roman"/>
          <w:sz w:val="24"/>
          <w:szCs w:val="24"/>
          <w:lang w:val="en-US"/>
        </w:rPr>
        <w:t xml:space="preserve">This research entitled </w:t>
      </w:r>
      <w:r>
        <w:rPr>
          <w:rFonts w:ascii="Times New Roman" w:hAnsi="Times New Roman"/>
          <w:b/>
          <w:bCs/>
          <w:sz w:val="24"/>
          <w:szCs w:val="24"/>
          <w:lang w:val="en-US"/>
        </w:rPr>
        <w:t>“</w:t>
      </w:r>
      <w:r w:rsidRPr="00B929BE">
        <w:rPr>
          <w:rFonts w:ascii="Times New Roman" w:hAnsi="Times New Roman"/>
          <w:b/>
          <w:bCs/>
          <w:sz w:val="24"/>
          <w:szCs w:val="24"/>
          <w:lang w:val="en-US"/>
        </w:rPr>
        <w:t>School Canteen’s Food Menu and It’s Relationship to Student’s Daily Allowance</w:t>
      </w:r>
      <w:r>
        <w:rPr>
          <w:rFonts w:ascii="Times New Roman" w:hAnsi="Times New Roman" w:cs="Times New Roman"/>
          <w:b/>
          <w:bCs/>
          <w:sz w:val="24"/>
          <w:szCs w:val="24"/>
          <w:lang w:val="en-US"/>
        </w:rPr>
        <w:t>”</w:t>
      </w:r>
      <w:r>
        <w:rPr>
          <w:rFonts w:ascii="Times New Roman" w:hAnsi="Times New Roman"/>
          <w:sz w:val="24"/>
          <w:szCs w:val="24"/>
          <w:lang w:val="en-US"/>
        </w:rPr>
        <w:t xml:space="preserve"> prepared and submitted by Iverson R. Marzan,</w:t>
      </w:r>
      <w:r>
        <w:rPr>
          <w:rFonts w:ascii="Times New Roman" w:hAnsi="Times New Roman" w:cs="Times New Roman"/>
          <w:sz w:val="24"/>
          <w:szCs w:val="24"/>
          <w:lang w:val="en-US"/>
        </w:rPr>
        <w:t xml:space="preserve"> Grace Anne B. Franco,</w:t>
      </w:r>
      <w:r w:rsidRPr="00B929BE">
        <w:t xml:space="preserve"> </w:t>
      </w:r>
      <w:r w:rsidR="000C78C5" w:rsidRPr="00B929BE">
        <w:rPr>
          <w:rFonts w:ascii="Times New Roman" w:hAnsi="Times New Roman" w:cs="Times New Roman"/>
          <w:sz w:val="24"/>
          <w:szCs w:val="24"/>
          <w:lang w:val="en-US"/>
        </w:rPr>
        <w:t>Ervin Joshua</w:t>
      </w:r>
      <w:r w:rsidR="000C78C5">
        <w:rPr>
          <w:rFonts w:ascii="Times New Roman" w:hAnsi="Times New Roman" w:cs="Times New Roman"/>
          <w:sz w:val="24"/>
          <w:szCs w:val="24"/>
          <w:lang w:val="en-US"/>
        </w:rPr>
        <w:t xml:space="preserve"> </w:t>
      </w:r>
      <w:r w:rsidRPr="00B929BE">
        <w:rPr>
          <w:rFonts w:ascii="Times New Roman" w:hAnsi="Times New Roman" w:cs="Times New Roman"/>
          <w:sz w:val="24"/>
          <w:szCs w:val="24"/>
          <w:lang w:val="en-US"/>
        </w:rPr>
        <w:t>Mangrobang,</w:t>
      </w:r>
      <w:r>
        <w:rPr>
          <w:rFonts w:ascii="Times New Roman" w:hAnsi="Times New Roman" w:cs="Times New Roman"/>
          <w:sz w:val="24"/>
          <w:szCs w:val="24"/>
          <w:lang w:val="en-US"/>
        </w:rPr>
        <w:t xml:space="preserve"> and</w:t>
      </w:r>
      <w:r w:rsidR="000C78C5">
        <w:rPr>
          <w:rFonts w:ascii="Times New Roman" w:hAnsi="Times New Roman" w:cs="Times New Roman"/>
          <w:sz w:val="24"/>
          <w:szCs w:val="24"/>
          <w:lang w:val="en-US"/>
        </w:rPr>
        <w:t xml:space="preserve"> </w:t>
      </w:r>
      <w:r w:rsidR="000C78C5" w:rsidRPr="004B58C3">
        <w:rPr>
          <w:rFonts w:ascii="Times New Roman" w:hAnsi="Times New Roman" w:cs="Times New Roman"/>
          <w:bCs/>
          <w:sz w:val="24"/>
          <w:szCs w:val="24"/>
        </w:rPr>
        <w:t>Anne Gwyneth L. Mingo</w:t>
      </w:r>
      <w:r>
        <w:rPr>
          <w:rFonts w:ascii="Times New Roman" w:hAnsi="Times New Roman" w:cs="Times New Roman"/>
          <w:sz w:val="24"/>
          <w:szCs w:val="24"/>
          <w:lang w:val="en-US"/>
        </w:rPr>
        <w:t xml:space="preserve"> </w:t>
      </w:r>
      <w:r>
        <w:rPr>
          <w:rFonts w:ascii="Times New Roman" w:hAnsi="Times New Roman"/>
          <w:sz w:val="24"/>
          <w:szCs w:val="24"/>
          <w:lang w:val="en-US"/>
        </w:rPr>
        <w:t xml:space="preserve">in partial fulfillment of the </w:t>
      </w:r>
      <w:r w:rsidR="00294FA0">
        <w:rPr>
          <w:rFonts w:ascii="Times New Roman" w:hAnsi="Times New Roman"/>
          <w:sz w:val="24"/>
          <w:szCs w:val="24"/>
          <w:lang w:val="en-US"/>
        </w:rPr>
        <w:t>requirements</w:t>
      </w:r>
      <w:r>
        <w:rPr>
          <w:rFonts w:ascii="Times New Roman" w:hAnsi="Times New Roman"/>
          <w:sz w:val="24"/>
          <w:szCs w:val="24"/>
          <w:lang w:val="en-US"/>
        </w:rPr>
        <w:t xml:space="preserve"> for Practical Research 2 of Senior High School, has been examined and recommended for final examination for the first semester.</w:t>
      </w:r>
    </w:p>
    <w:p w14:paraId="188A5DB9" w14:textId="0A3FEE44" w:rsidR="00133654" w:rsidRDefault="00133654" w:rsidP="00AE7681">
      <w:pPr>
        <w:spacing w:line="480" w:lineRule="auto"/>
        <w:ind w:firstLine="720"/>
        <w:jc w:val="both"/>
        <w:rPr>
          <w:rFonts w:ascii="Times New Roman" w:hAnsi="Times New Roman"/>
          <w:sz w:val="24"/>
          <w:szCs w:val="24"/>
          <w:lang w:val="en-US"/>
        </w:rPr>
      </w:pPr>
      <w:r>
        <w:rPr>
          <w:noProof/>
          <w:sz w:val="24"/>
          <w:lang w:eastAsia="en-PH"/>
        </w:rPr>
        <mc:AlternateContent>
          <mc:Choice Requires="wps">
            <w:drawing>
              <wp:anchor distT="0" distB="0" distL="114300" distR="114300" simplePos="0" relativeHeight="251919360" behindDoc="0" locked="0" layoutInCell="1" allowOverlap="1" wp14:anchorId="51691D5B" wp14:editId="23EF554E">
                <wp:simplePos x="0" y="0"/>
                <wp:positionH relativeFrom="column">
                  <wp:posOffset>2632710</wp:posOffset>
                </wp:positionH>
                <wp:positionV relativeFrom="paragraph">
                  <wp:posOffset>376464</wp:posOffset>
                </wp:positionV>
                <wp:extent cx="2163445" cy="120777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163445" cy="1207770"/>
                        </a:xfrm>
                        <a:prstGeom prst="rect">
                          <a:avLst/>
                        </a:prstGeom>
                        <a:noFill/>
                        <a:ln w="6350">
                          <a:noFill/>
                        </a:ln>
                      </wps:spPr>
                      <wps:txbx>
                        <w:txbxContent>
                          <w:p w14:paraId="70277B39" w14:textId="30C0AAB1" w:rsidR="00133654" w:rsidRDefault="00AE7681" w:rsidP="00133654">
                            <w:pPr>
                              <w:spacing w:line="240" w:lineRule="auto"/>
                              <w:jc w:val="center"/>
                              <w:rPr>
                                <w:rFonts w:ascii="Times New Roman" w:hAnsi="Times New Roman"/>
                                <w:sz w:val="24"/>
                                <w:szCs w:val="24"/>
                                <w:lang w:val="en-US"/>
                              </w:rPr>
                            </w:pPr>
                            <w:r>
                              <w:rPr>
                                <w:rFonts w:ascii="Times New Roman" w:hAnsi="Times New Roman"/>
                                <w:sz w:val="24"/>
                                <w:szCs w:val="24"/>
                                <w:lang w:val="en-US"/>
                              </w:rPr>
                              <w:t xml:space="preserve"> Jaime Boy A. Alegre</w:t>
                            </w:r>
                            <w:r w:rsidR="00133654">
                              <w:rPr>
                                <w:rFonts w:ascii="Times New Roman" w:hAnsi="Times New Roman"/>
                                <w:sz w:val="24"/>
                                <w:szCs w:val="24"/>
                                <w:lang w:val="en-US"/>
                              </w:rPr>
                              <w:t>, PhD</w:t>
                            </w:r>
                            <w:r>
                              <w:rPr>
                                <w:rFonts w:ascii="Times New Roman" w:hAnsi="Times New Roman"/>
                                <w:sz w:val="24"/>
                                <w:szCs w:val="24"/>
                                <w:lang w:val="en-US"/>
                              </w:rPr>
                              <w:t xml:space="preserve"> </w:t>
                            </w:r>
                          </w:p>
                          <w:p w14:paraId="257C24E7" w14:textId="5E885F66" w:rsidR="00133654" w:rsidRDefault="00133654" w:rsidP="00133654">
                            <w:pPr>
                              <w:spacing w:line="240" w:lineRule="auto"/>
                              <w:jc w:val="center"/>
                              <w:rPr>
                                <w:rFonts w:ascii="Times New Roman" w:hAnsi="Times New Roman"/>
                                <w:sz w:val="24"/>
                                <w:szCs w:val="24"/>
                                <w:lang w:val="en-US"/>
                              </w:rPr>
                            </w:pPr>
                            <w:r>
                              <w:rPr>
                                <w:rFonts w:ascii="Times New Roman" w:hAnsi="Times New Roman"/>
                                <w:sz w:val="24"/>
                                <w:szCs w:val="24"/>
                                <w:lang w:val="en-US"/>
                              </w:rPr>
                              <w:t>Research Adviser</w:t>
                            </w:r>
                            <w:r w:rsidR="00AE7681">
                              <w:rPr>
                                <w:rFonts w:ascii="Times New Roman" w:hAnsi="Times New Roman"/>
                                <w:sz w:val="24"/>
                                <w:szCs w:val="24"/>
                                <w:lang w:val="en-US"/>
                              </w:rPr>
                              <w:t xml:space="preserve">      </w:t>
                            </w:r>
                          </w:p>
                          <w:p w14:paraId="1716B315" w14:textId="60B1F11F" w:rsidR="00AE7681" w:rsidRDefault="00AE7681" w:rsidP="00AE7681">
                            <w:pPr>
                              <w:spacing w:line="240" w:lineRule="auto"/>
                              <w:jc w:val="center"/>
                            </w:pPr>
                            <w:r>
                              <w:rPr>
                                <w:rFonts w:ascii="Times New Roman" w:hAnsi="Times New Roman"/>
                                <w:sz w:val="24"/>
                                <w:szCs w:val="24"/>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691D5B" id="Text Box 32" o:spid="_x0000_s1030" type="#_x0000_t202" style="position:absolute;left:0;text-align:left;margin-left:207.3pt;margin-top:29.65pt;width:170.35pt;height:95.1pt;z-index:25191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" filled="f" stroked="f" strokeweight=".5pt">
                <v:textbox>
                  <w:txbxContent>
                    <w:p w14:paraId="70277B39" w14:textId="30C0AAB1" w:rsidR="00133654" w:rsidRDefault="00AE7681" w:rsidP="00133654">
                      <w:pPr>
                        <w:spacing w:line="240" w:lineRule="auto"/>
                        <w:jc w:val="center"/>
                        <w:rPr>
                          <w:rFonts w:ascii="Times New Roman" w:hAnsi="Times New Roman"/>
                          <w:sz w:val="24"/>
                          <w:szCs w:val="24"/>
                          <w:lang w:val="en-US"/>
                        </w:rPr>
                      </w:pPr>
                      <w:r>
                        <w:rPr>
                          <w:rFonts w:ascii="Times New Roman" w:hAnsi="Times New Roman"/>
                          <w:sz w:val="24"/>
                          <w:szCs w:val="24"/>
                          <w:lang w:val="en-US"/>
                        </w:rPr>
                        <w:t xml:space="preserve"> Jaime Boy A. Alegre</w:t>
                      </w:r>
                      <w:r w:rsidR="00133654">
                        <w:rPr>
                          <w:rFonts w:ascii="Times New Roman" w:hAnsi="Times New Roman"/>
                          <w:sz w:val="24"/>
                          <w:szCs w:val="24"/>
                          <w:lang w:val="en-US"/>
                        </w:rPr>
                        <w:t>, PhD</w:t>
                      </w:r>
                      <w:r>
                        <w:rPr>
                          <w:rFonts w:ascii="Times New Roman" w:hAnsi="Times New Roman"/>
                          <w:sz w:val="24"/>
                          <w:szCs w:val="24"/>
                          <w:lang w:val="en-US"/>
                        </w:rPr>
                        <w:t xml:space="preserve"> </w:t>
                      </w:r>
                    </w:p>
                    <w:p w14:paraId="257C24E7" w14:textId="5E885F66" w:rsidR="00133654" w:rsidRDefault="00133654" w:rsidP="00133654">
                      <w:pPr>
                        <w:spacing w:line="240" w:lineRule="auto"/>
                        <w:jc w:val="center"/>
                        <w:rPr>
                          <w:rFonts w:ascii="Times New Roman" w:hAnsi="Times New Roman"/>
                          <w:sz w:val="24"/>
                          <w:szCs w:val="24"/>
                          <w:lang w:val="en-US"/>
                        </w:rPr>
                      </w:pPr>
                      <w:r>
                        <w:rPr>
                          <w:rFonts w:ascii="Times New Roman" w:hAnsi="Times New Roman"/>
                          <w:sz w:val="24"/>
                          <w:szCs w:val="24"/>
                          <w:lang w:val="en-US"/>
                        </w:rPr>
                        <w:t>Research Adviser</w:t>
                      </w:r>
                      <w:r w:rsidR="00AE7681">
                        <w:rPr>
                          <w:rFonts w:ascii="Times New Roman" w:hAnsi="Times New Roman"/>
                          <w:sz w:val="24"/>
                          <w:szCs w:val="24"/>
                          <w:lang w:val="en-US"/>
                        </w:rPr>
                        <w:t xml:space="preserve">      </w:t>
                      </w:r>
                    </w:p>
                    <w:p w14:paraId="1716B315" w14:textId="60B1F11F" w:rsidR="00AE7681" w:rsidRDefault="00AE7681" w:rsidP="00AE7681">
                      <w:pPr>
                        <w:spacing w:line="240" w:lineRule="auto"/>
                        <w:jc w:val="center"/>
                      </w:pPr>
                      <w:r>
                        <w:rPr>
                          <w:rFonts w:ascii="Times New Roman" w:hAnsi="Times New Roman"/>
                          <w:sz w:val="24"/>
                          <w:szCs w:val="24"/>
                          <w:lang w:val="en-US"/>
                        </w:rPr>
                        <w:t xml:space="preserve">                                                                          </w:t>
                      </w:r>
                    </w:p>
                  </w:txbxContent>
                </v:textbox>
              </v:shape>
            </w:pict>
          </mc:Fallback>
        </mc:AlternateContent>
      </w:r>
      <w:r>
        <w:rPr>
          <w:noProof/>
          <w:sz w:val="24"/>
          <w:lang w:eastAsia="en-PH"/>
        </w:rPr>
        <mc:AlternateContent>
          <mc:Choice Requires="wps">
            <w:drawing>
              <wp:anchor distT="0" distB="0" distL="114300" distR="114300" simplePos="0" relativeHeight="251925504" behindDoc="0" locked="0" layoutInCell="1" allowOverlap="1" wp14:anchorId="03A4F88E" wp14:editId="6AE00845">
                <wp:simplePos x="0" y="0"/>
                <wp:positionH relativeFrom="column">
                  <wp:posOffset>21590</wp:posOffset>
                </wp:positionH>
                <wp:positionV relativeFrom="paragraph">
                  <wp:posOffset>377734</wp:posOffset>
                </wp:positionV>
                <wp:extent cx="2163445" cy="1208314"/>
                <wp:effectExtent l="0" t="0" r="0" b="0"/>
                <wp:wrapNone/>
                <wp:docPr id="271" name="Text Box 271"/>
                <wp:cNvGraphicFramePr/>
                <a:graphic xmlns:a="http://schemas.openxmlformats.org/drawingml/2006/main">
                  <a:graphicData uri="http://schemas.microsoft.com/office/word/2010/wordprocessingShape">
                    <wps:wsp>
                      <wps:cNvSpPr txBox="1"/>
                      <wps:spPr>
                        <a:xfrm>
                          <a:off x="0" y="0"/>
                          <a:ext cx="2163445" cy="1208314"/>
                        </a:xfrm>
                        <a:prstGeom prst="rect">
                          <a:avLst/>
                        </a:prstGeom>
                        <a:noFill/>
                        <a:ln w="6350">
                          <a:noFill/>
                        </a:ln>
                      </wps:spPr>
                      <wps:txbx>
                        <w:txbxContent>
                          <w:p w14:paraId="2235C38C" w14:textId="77777777" w:rsidR="00133654" w:rsidRDefault="00133654" w:rsidP="00AE7681">
                            <w:pPr>
                              <w:spacing w:line="240" w:lineRule="auto"/>
                              <w:jc w:val="center"/>
                              <w:rPr>
                                <w:rFonts w:ascii="Times New Roman" w:hAnsi="Times New Roman"/>
                                <w:sz w:val="24"/>
                                <w:szCs w:val="24"/>
                                <w:lang w:val="en-US"/>
                              </w:rPr>
                            </w:pPr>
                            <w:r>
                              <w:rPr>
                                <w:rFonts w:ascii="Times New Roman" w:hAnsi="Times New Roman"/>
                                <w:sz w:val="24"/>
                                <w:szCs w:val="24"/>
                                <w:lang w:val="en-US"/>
                              </w:rPr>
                              <w:t xml:space="preserve">Ramona A. Villanueva, EdD                                  </w:t>
                            </w:r>
                          </w:p>
                          <w:p w14:paraId="039B9201" w14:textId="77777777" w:rsidR="00133654" w:rsidRPr="00133654" w:rsidRDefault="00133654" w:rsidP="00133654">
                            <w:pPr>
                              <w:spacing w:line="240" w:lineRule="auto"/>
                              <w:jc w:val="center"/>
                              <w:rPr>
                                <w:rFonts w:ascii="Times" w:hAnsi="Times"/>
                              </w:rPr>
                            </w:pPr>
                            <w:r w:rsidRPr="00133654">
                              <w:rPr>
                                <w:rFonts w:ascii="Times" w:hAnsi="Times"/>
                              </w:rPr>
                              <w:t>SHS Focal Person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A4F88E" id="Text Box 271" o:spid="_x0000_s1031" type="#_x0000_t202" style="position:absolute;left:0;text-align:left;margin-left:1.7pt;margin-top:29.75pt;width:170.35pt;height:95.15pt;z-index:251925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" filled="f" stroked="f" strokeweight=".5pt">
                <v:textbox>
                  <w:txbxContent>
                    <w:p w14:paraId="2235C38C" w14:textId="77777777" w:rsidR="00133654" w:rsidRDefault="00133654" w:rsidP="00AE7681">
                      <w:pPr>
                        <w:spacing w:line="240" w:lineRule="auto"/>
                        <w:jc w:val="center"/>
                        <w:rPr>
                          <w:rFonts w:ascii="Times New Roman" w:hAnsi="Times New Roman"/>
                          <w:sz w:val="24"/>
                          <w:szCs w:val="24"/>
                          <w:lang w:val="en-US"/>
                        </w:rPr>
                      </w:pPr>
                      <w:r>
                        <w:rPr>
                          <w:rFonts w:ascii="Times New Roman" w:hAnsi="Times New Roman"/>
                          <w:sz w:val="24"/>
                          <w:szCs w:val="24"/>
                          <w:lang w:val="en-US"/>
                        </w:rPr>
                        <w:t>Ramona A. Villanueva</w:t>
                      </w:r>
                      <w:r>
                        <w:rPr>
                          <w:rFonts w:ascii="Times New Roman" w:hAnsi="Times New Roman"/>
                          <w:sz w:val="24"/>
                          <w:szCs w:val="24"/>
                          <w:lang w:val="en-US"/>
                        </w:rPr>
                        <w:t>, EdD</w:t>
                      </w:r>
                      <w:r>
                        <w:rPr>
                          <w:rFonts w:ascii="Times New Roman" w:hAnsi="Times New Roman"/>
                          <w:sz w:val="24"/>
                          <w:szCs w:val="24"/>
                          <w:lang w:val="en-US"/>
                        </w:rPr>
                        <w:t xml:space="preserve">                                  </w:t>
                      </w:r>
                    </w:p>
                    <w:p w14:paraId="039B9201" w14:textId="77777777" w:rsidR="00133654" w:rsidRPr="00133654" w:rsidRDefault="00133654" w:rsidP="00133654">
                      <w:pPr>
                        <w:spacing w:line="240" w:lineRule="auto"/>
                        <w:jc w:val="center"/>
                        <w:rPr>
                          <w:rFonts w:ascii="Times" w:hAnsi="Times"/>
                        </w:rPr>
                      </w:pPr>
                      <w:r w:rsidRPr="00133654">
                        <w:rPr>
                          <w:rFonts w:ascii="Times" w:hAnsi="Times"/>
                        </w:rPr>
                        <w:t>SHS Focal Person</w:t>
                      </w:r>
                    </w:p>
                  </w:txbxContent>
                </v:textbox>
              </v:shape>
            </w:pict>
          </mc:Fallback>
        </mc:AlternateContent>
      </w:r>
    </w:p>
    <w:p w14:paraId="0C0EB345" w14:textId="12028163" w:rsidR="00AE7681" w:rsidRDefault="00AE7681" w:rsidP="00133654">
      <w:pPr>
        <w:spacing w:line="480" w:lineRule="auto"/>
        <w:ind w:leftChars="-200" w:left="-440" w:rightChars="-227" w:right="-499"/>
        <w:rPr>
          <w:rFonts w:ascii="Times New Roman" w:hAnsi="Times New Roman"/>
          <w:b/>
          <w:bCs/>
          <w:sz w:val="24"/>
          <w:szCs w:val="24"/>
          <w:lang w:val="en-US"/>
        </w:rPr>
      </w:pPr>
      <w:r>
        <w:rPr>
          <w:noProof/>
          <w:sz w:val="24"/>
          <w:lang w:eastAsia="en-PH"/>
        </w:rPr>
        <mc:AlternateContent>
          <mc:Choice Requires="wps">
            <w:drawing>
              <wp:anchor distT="0" distB="0" distL="114300" distR="114300" simplePos="0" relativeHeight="251923456" behindDoc="0" locked="0" layoutInCell="1" allowOverlap="1" wp14:anchorId="0F18A477" wp14:editId="5F1BDA19">
                <wp:simplePos x="0" y="0"/>
                <wp:positionH relativeFrom="column">
                  <wp:posOffset>21408</wp:posOffset>
                </wp:positionH>
                <wp:positionV relativeFrom="paragraph">
                  <wp:posOffset>203835</wp:posOffset>
                </wp:positionV>
                <wp:extent cx="2163536" cy="0"/>
                <wp:effectExtent l="0" t="0" r="8255" b="12700"/>
                <wp:wrapNone/>
                <wp:docPr id="269" name="Straight Connector 269"/>
                <wp:cNvGraphicFramePr/>
                <a:graphic xmlns:a="http://schemas.openxmlformats.org/drawingml/2006/main">
                  <a:graphicData uri="http://schemas.microsoft.com/office/word/2010/wordprocessingShape">
                    <wps:wsp>
                      <wps:cNvCnPr/>
                      <wps:spPr>
                        <a:xfrm flipV="1">
                          <a:off x="0" y="0"/>
                          <a:ext cx="216353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1AB3BF" id="Straight Connector 269" o:spid="_x0000_s1026" style="position:absolute;flip:y;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pt,16.05pt" to="172.05pt,16.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" strokecolor="black [3040]"/>
            </w:pict>
          </mc:Fallback>
        </mc:AlternateContent>
      </w:r>
      <w:r w:rsidR="00B929BE">
        <w:rPr>
          <w:noProof/>
          <w:sz w:val="24"/>
          <w:lang w:eastAsia="en-PH"/>
        </w:rPr>
        <mc:AlternateContent>
          <mc:Choice Requires="wps">
            <w:drawing>
              <wp:anchor distT="0" distB="0" distL="114300" distR="114300" simplePos="0" relativeHeight="251734016" behindDoc="0" locked="0" layoutInCell="1" allowOverlap="1" wp14:anchorId="1176DCFD" wp14:editId="2AC81492">
                <wp:simplePos x="0" y="0"/>
                <wp:positionH relativeFrom="column">
                  <wp:posOffset>2637064</wp:posOffset>
                </wp:positionH>
                <wp:positionV relativeFrom="paragraph">
                  <wp:posOffset>209368</wp:posOffset>
                </wp:positionV>
                <wp:extent cx="2163536" cy="0"/>
                <wp:effectExtent l="0" t="0" r="8255" b="12700"/>
                <wp:wrapNone/>
                <wp:docPr id="27" name="Straight Connector 27"/>
                <wp:cNvGraphicFramePr/>
                <a:graphic xmlns:a="http://schemas.openxmlformats.org/drawingml/2006/main">
                  <a:graphicData uri="http://schemas.microsoft.com/office/word/2010/wordprocessingShape">
                    <wps:wsp>
                      <wps:cNvCnPr/>
                      <wps:spPr>
                        <a:xfrm flipV="1">
                          <a:off x="0" y="0"/>
                          <a:ext cx="216353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C1B701" id="Straight Connector 27" o:spid="_x0000_s1026" style="position:absolute;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65pt,16.5pt" to="378pt,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" strokecolor="black [3040]"/>
            </w:pict>
          </mc:Fallback>
        </mc:AlternateContent>
      </w:r>
      <w:r w:rsidR="00B929BE">
        <w:rPr>
          <w:rFonts w:ascii="Times New Roman" w:hAnsi="Times New Roman"/>
          <w:sz w:val="24"/>
          <w:szCs w:val="24"/>
          <w:lang w:val="en-US"/>
        </w:rPr>
        <w:t xml:space="preserve">  </w:t>
      </w:r>
      <w:r>
        <w:rPr>
          <w:rFonts w:ascii="Times New Roman" w:hAnsi="Times New Roman"/>
          <w:sz w:val="24"/>
          <w:szCs w:val="24"/>
          <w:lang w:val="en-US"/>
        </w:rPr>
        <w:br/>
        <w:t xml:space="preserve">     </w:t>
      </w:r>
      <w:r w:rsidR="00B929BE">
        <w:rPr>
          <w:rFonts w:ascii="Times New Roman" w:hAnsi="Times New Roman"/>
          <w:sz w:val="24"/>
          <w:szCs w:val="24"/>
          <w:lang w:val="en-US"/>
        </w:rPr>
        <w:br/>
      </w:r>
    </w:p>
    <w:p w14:paraId="4FD84B7B" w14:textId="2B0009AD" w:rsidR="000C78C5" w:rsidRPr="00AE7681" w:rsidRDefault="000C78C5" w:rsidP="00AE7681">
      <w:pPr>
        <w:spacing w:line="240" w:lineRule="auto"/>
        <w:ind w:leftChars="-200" w:left="-440" w:rightChars="-227" w:right="-499"/>
        <w:jc w:val="center"/>
        <w:rPr>
          <w:rFonts w:ascii="Times New Roman" w:hAnsi="Times New Roman"/>
          <w:sz w:val="24"/>
          <w:szCs w:val="24"/>
          <w:lang w:val="en-US"/>
        </w:rPr>
      </w:pPr>
      <w:r>
        <w:rPr>
          <w:rFonts w:ascii="Times New Roman" w:hAnsi="Times New Roman"/>
          <w:b/>
          <w:bCs/>
          <w:sz w:val="24"/>
          <w:szCs w:val="24"/>
          <w:lang w:val="en-US"/>
        </w:rPr>
        <w:t>PANEL EXAMINERS</w:t>
      </w:r>
    </w:p>
    <w:p w14:paraId="67F6301C" w14:textId="5372D287" w:rsidR="000C78C5" w:rsidRDefault="000C78C5" w:rsidP="00D23C2B">
      <w:pPr>
        <w:spacing w:line="480" w:lineRule="auto"/>
        <w:ind w:leftChars="-200" w:left="-440" w:rightChars="-227" w:right="-499" w:firstLine="720"/>
        <w:rPr>
          <w:rFonts w:ascii="Times New Roman" w:hAnsi="Times New Roman"/>
          <w:sz w:val="24"/>
          <w:szCs w:val="24"/>
          <w:lang w:val="en-US"/>
        </w:rPr>
      </w:pPr>
      <w:r>
        <w:rPr>
          <w:rFonts w:ascii="Times New Roman" w:hAnsi="Times New Roman"/>
          <w:sz w:val="24"/>
          <w:szCs w:val="24"/>
          <w:lang w:val="en-US"/>
        </w:rPr>
        <w:t xml:space="preserve">Approved by the Committee on Final Defense with a grade of ______ on </w:t>
      </w:r>
      <w:r>
        <w:rPr>
          <w:rFonts w:ascii="Times New Roman" w:hAnsi="Times New Roman"/>
          <w:sz w:val="24"/>
          <w:szCs w:val="24"/>
          <w:lang w:val="en-US"/>
        </w:rPr>
        <w:br/>
        <w:t>February 2023.</w:t>
      </w:r>
      <w:r>
        <w:rPr>
          <w:rFonts w:ascii="Times New Roman" w:hAnsi="Times New Roman"/>
          <w:sz w:val="24"/>
          <w:szCs w:val="24"/>
          <w:lang w:val="en-US"/>
        </w:rPr>
        <w:br/>
      </w:r>
    </w:p>
    <w:p w14:paraId="7496758E" w14:textId="3BEB1ADF" w:rsidR="00696B52" w:rsidRDefault="000C78C5" w:rsidP="000C78C5">
      <w:pPr>
        <w:spacing w:line="240" w:lineRule="auto"/>
        <w:ind w:leftChars="-200" w:left="-440" w:rightChars="-227" w:right="-499"/>
        <w:rPr>
          <w:ins w:id="0" w:author="IVERSON MARZAN" w:date="2023-02-08T00:45:00Z"/>
          <w:rFonts w:ascii="Times New Roman" w:hAnsi="Times New Roman"/>
          <w:sz w:val="24"/>
          <w:szCs w:val="24"/>
          <w:lang w:val="en-US"/>
        </w:rPr>
      </w:pPr>
      <w:r>
        <w:rPr>
          <w:rFonts w:ascii="Times New Roman" w:hAnsi="Times New Roman"/>
          <w:sz w:val="24"/>
          <w:szCs w:val="24"/>
          <w:lang w:val="en-US"/>
        </w:rPr>
        <w:t>_________________                 _________________              _________________</w:t>
      </w:r>
      <w:r>
        <w:rPr>
          <w:rFonts w:ascii="Times New Roman" w:hAnsi="Times New Roman"/>
          <w:sz w:val="24"/>
          <w:szCs w:val="24"/>
          <w:lang w:val="en-US"/>
        </w:rPr>
        <w:br/>
        <w:t>Darryl G. Bayona</w:t>
      </w:r>
      <w:r>
        <w:rPr>
          <w:rFonts w:ascii="Times New Roman" w:hAnsi="Times New Roman"/>
          <w:sz w:val="24"/>
          <w:szCs w:val="24"/>
          <w:lang w:val="en-US"/>
        </w:rPr>
        <w:tab/>
      </w:r>
      <w:r>
        <w:rPr>
          <w:rFonts w:ascii="Times New Roman" w:hAnsi="Times New Roman"/>
          <w:sz w:val="24"/>
          <w:szCs w:val="24"/>
          <w:lang w:val="en-US"/>
        </w:rPr>
        <w:tab/>
        <w:t xml:space="preserve">         Analyn DG. Fabian </w:t>
      </w:r>
      <w:r>
        <w:rPr>
          <w:rFonts w:ascii="Times New Roman" w:hAnsi="Times New Roman"/>
          <w:sz w:val="24"/>
          <w:szCs w:val="24"/>
          <w:lang w:val="en-US"/>
        </w:rPr>
        <w:tab/>
        <w:t xml:space="preserve">         Shirbenly Y. Garcia</w:t>
      </w:r>
      <w:r>
        <w:rPr>
          <w:rFonts w:ascii="Times New Roman" w:hAnsi="Times New Roman"/>
          <w:sz w:val="24"/>
          <w:szCs w:val="24"/>
          <w:lang w:val="en-US"/>
        </w:rPr>
        <w:br/>
        <w:t xml:space="preserve">     Teacher III</w:t>
      </w:r>
      <w:r>
        <w:rPr>
          <w:rFonts w:ascii="Times New Roman" w:hAnsi="Times New Roman"/>
          <w:sz w:val="24"/>
          <w:szCs w:val="24"/>
          <w:lang w:val="en-US"/>
        </w:rPr>
        <w:tab/>
      </w:r>
      <w:r>
        <w:rPr>
          <w:rFonts w:ascii="Times New Roman" w:hAnsi="Times New Roman"/>
          <w:sz w:val="24"/>
          <w:szCs w:val="24"/>
          <w:lang w:val="en-US"/>
        </w:rPr>
        <w:tab/>
        <w:t xml:space="preserve">           Master Teacher 1                     Master Teacher 1</w:t>
      </w:r>
    </w:p>
    <w:p w14:paraId="15ED8C04" w14:textId="6E4571DA" w:rsidR="000C78C5" w:rsidRDefault="000C78C5" w:rsidP="00696B52">
      <w:pPr>
        <w:spacing w:line="240" w:lineRule="auto"/>
        <w:ind w:leftChars="-200" w:left="-440" w:rightChars="-227" w:right="-499"/>
        <w:rPr>
          <w:rFonts w:ascii="Times New Roman" w:hAnsi="Times New Roman"/>
          <w:sz w:val="24"/>
          <w:szCs w:val="24"/>
          <w:lang w:val="en-US"/>
        </w:rPr>
      </w:pPr>
    </w:p>
    <w:p w14:paraId="792DADFB" w14:textId="77777777" w:rsidR="00133654" w:rsidRDefault="00133654" w:rsidP="00696B52">
      <w:pPr>
        <w:spacing w:line="240" w:lineRule="auto"/>
        <w:ind w:leftChars="-200" w:left="-440" w:rightChars="-227" w:right="-499"/>
        <w:rPr>
          <w:rFonts w:ascii="Times New Roman" w:hAnsi="Times New Roman"/>
          <w:sz w:val="24"/>
          <w:szCs w:val="24"/>
          <w:lang w:val="en-US"/>
        </w:rPr>
      </w:pPr>
    </w:p>
    <w:p w14:paraId="34343986" w14:textId="052A7608" w:rsidR="000C78C5" w:rsidRDefault="000C78C5" w:rsidP="00D23C2B">
      <w:pPr>
        <w:spacing w:line="480" w:lineRule="auto"/>
        <w:ind w:leftChars="-200" w:left="-440" w:rightChars="-227" w:right="-499"/>
        <w:jc w:val="center"/>
        <w:rPr>
          <w:rFonts w:ascii="Times New Roman" w:hAnsi="Times New Roman"/>
          <w:sz w:val="24"/>
          <w:szCs w:val="24"/>
          <w:lang w:val="en-US"/>
        </w:rPr>
      </w:pPr>
      <w:r>
        <w:rPr>
          <w:rFonts w:ascii="Times New Roman" w:hAnsi="Times New Roman"/>
          <w:sz w:val="24"/>
          <w:szCs w:val="24"/>
          <w:lang w:val="en-US"/>
        </w:rPr>
        <w:t>Accepted and approved in partial fulfillment of the requirements for the Practical Research 2 of Senior High School Department.</w:t>
      </w:r>
    </w:p>
    <w:p w14:paraId="28B95904" w14:textId="77777777" w:rsidR="00AE7681" w:rsidRPr="002969D9" w:rsidRDefault="00AE7681" w:rsidP="00AE7681">
      <w:pPr>
        <w:spacing w:line="240" w:lineRule="auto"/>
        <w:ind w:rightChars="-227" w:right="-499"/>
        <w:rPr>
          <w:rFonts w:ascii="Times New Roman" w:hAnsi="Times New Roman"/>
          <w:sz w:val="24"/>
          <w:szCs w:val="24"/>
          <w:lang w:val="en-US"/>
        </w:rPr>
      </w:pPr>
    </w:p>
    <w:p w14:paraId="54DC0161" w14:textId="508F69BD" w:rsidR="00872EAE" w:rsidRDefault="00330216" w:rsidP="00294FA0">
      <w:pPr>
        <w:spacing w:after="0" w:line="240" w:lineRule="auto"/>
        <w:jc w:val="center"/>
        <w:rPr>
          <w:rFonts w:ascii="Times New Roman" w:hAnsi="Times New Roman" w:cs="Times New Roman"/>
          <w:color w:val="000000"/>
          <w:sz w:val="24"/>
          <w:szCs w:val="24"/>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739136" behindDoc="0" locked="0" layoutInCell="1" allowOverlap="1" wp14:anchorId="7259873E" wp14:editId="3C86A032">
                <wp:simplePos x="0" y="0"/>
                <wp:positionH relativeFrom="column">
                  <wp:posOffset>5257800</wp:posOffset>
                </wp:positionH>
                <wp:positionV relativeFrom="paragraph">
                  <wp:posOffset>-732790</wp:posOffset>
                </wp:positionV>
                <wp:extent cx="704215" cy="428400"/>
                <wp:effectExtent l="0" t="0" r="0" b="0"/>
                <wp:wrapNone/>
                <wp:docPr id="54" name="Text Box 54"/>
                <wp:cNvGraphicFramePr/>
                <a:graphic xmlns:a="http://schemas.openxmlformats.org/drawingml/2006/main">
                  <a:graphicData uri="http://schemas.microsoft.com/office/word/2010/wordprocessingShape">
                    <wps:wsp>
                      <wps:cNvSpPr txBox="1"/>
                      <wps:spPr>
                        <a:xfrm flipV="1">
                          <a:off x="0" y="0"/>
                          <a:ext cx="704215" cy="428400"/>
                        </a:xfrm>
                        <a:prstGeom prst="rect">
                          <a:avLst/>
                        </a:prstGeom>
                        <a:noFill/>
                        <a:ln w="6350">
                          <a:noFill/>
                        </a:ln>
                      </wps:spPr>
                      <wps:txbx>
                        <w:txbxContent>
                          <w:p w14:paraId="65952FF8" w14:textId="13BC796E" w:rsidR="00330216" w:rsidRPr="002F7294" w:rsidRDefault="00330216" w:rsidP="002F7294">
                            <w:pPr>
                              <w:jc w:val="center"/>
                              <w:rPr>
                                <w:sz w:val="32"/>
                                <w:szCs w:val="32"/>
                              </w:rPr>
                            </w:pPr>
                            <w:r w:rsidRPr="002F7294">
                              <w:rPr>
                                <w:sz w:val="32"/>
                                <w:szCs w:val="32"/>
                                <w:lang w:val="en-US"/>
                                <w14:textOutline w14:w="9525" w14:cap="rnd" w14:cmpd="sng" w14:algn="ctr">
                                  <w14:noFill/>
                                  <w14:prstDash w14:val="solid"/>
                                  <w14:bevel/>
                                </w14:textOutline>
                              </w:rPr>
                              <w:t>II</w:t>
                            </w:r>
                            <w:r w:rsidR="002F7294" w:rsidRPr="002F7294">
                              <w:rPr>
                                <w:sz w:val="32"/>
                                <w:szCs w:val="32"/>
                                <w:lang w:val="en-US"/>
                                <w14:textOutline w14:w="9525" w14:cap="rnd" w14:cmpd="sng" w14:algn="ctr">
                                  <w14:noFill/>
                                  <w14:prstDash w14:val="solid"/>
                                  <w14:bevel/>
                                </w14:textOutline>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59873E" id="Text Box 54" o:spid="_x0000_s1029" type="#_x0000_t202" style="position:absolute;left:0;text-align:left;margin-left:414pt;margin-top:-57.7pt;width:55.45pt;height:33.75pt;flip:y;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" filled="f" stroked="f" strokeweight=".5pt">
                <v:textbox>
                  <w:txbxContent>
                    <w:p w14:paraId="65952FF8" w14:textId="13BC796E" w:rsidR="00330216" w:rsidRPr="002F7294" w:rsidRDefault="00330216" w:rsidP="002F7294">
                      <w:pPr>
                        <w:jc w:val="center"/>
                        <w:rPr>
                          <w:sz w:val="32"/>
                          <w:szCs w:val="32"/>
                        </w:rPr>
                      </w:pPr>
                      <w:r w:rsidRPr="002F7294">
                        <w:rPr>
                          <w:sz w:val="32"/>
                          <w:szCs w:val="32"/>
                          <w:lang w:val="en-US"/>
                          <w14:textOutline w14:w="9525" w14:cap="rnd" w14:cmpd="sng" w14:algn="ctr">
                            <w14:noFill/>
                            <w14:prstDash w14:val="solid"/>
                            <w14:bevel/>
                          </w14:textOutline>
                        </w:rPr>
                        <w:t>II</w:t>
                      </w:r>
                      <w:r w:rsidR="002F7294" w:rsidRPr="002F7294">
                        <w:rPr>
                          <w:sz w:val="32"/>
                          <w:szCs w:val="32"/>
                          <w:lang w:val="en-US"/>
                          <w14:textOutline w14:w="9525" w14:cap="rnd" w14:cmpd="sng" w14:algn="ctr">
                            <w14:noFill/>
                            <w14:prstDash w14:val="solid"/>
                            <w14:bevel/>
                          </w14:textOutline>
                        </w:rPr>
                        <w:t>I</w:t>
                      </w:r>
                    </w:p>
                  </w:txbxContent>
                </v:textbox>
              </v:shape>
            </w:pict>
          </mc:Fallback>
        </mc:AlternateContent>
      </w:r>
      <w:r w:rsidR="00294FA0">
        <w:rPr>
          <w:rFonts w:ascii="Times New Roman" w:hAnsi="Times New Roman" w:cs="Times New Roman"/>
          <w:color w:val="000000"/>
          <w:sz w:val="24"/>
          <w:szCs w:val="24"/>
        </w:rPr>
        <w:t>AKNOWLEDGEMENT</w:t>
      </w:r>
    </w:p>
    <w:p w14:paraId="544DACFC" w14:textId="42F21E2E" w:rsidR="00872EAE" w:rsidRDefault="00872EAE" w:rsidP="001676FE">
      <w:pPr>
        <w:spacing w:after="0" w:line="240" w:lineRule="auto"/>
        <w:rPr>
          <w:rFonts w:ascii="Times New Roman" w:hAnsi="Times New Roman" w:cs="Times New Roman"/>
          <w:color w:val="000000"/>
          <w:sz w:val="24"/>
          <w:szCs w:val="24"/>
        </w:rPr>
      </w:pPr>
    </w:p>
    <w:p w14:paraId="5D7CB45C" w14:textId="14200B9C" w:rsidR="00872EAE" w:rsidRDefault="00872EAE" w:rsidP="001676FE">
      <w:pPr>
        <w:spacing w:after="0" w:line="240" w:lineRule="auto"/>
        <w:rPr>
          <w:rFonts w:ascii="Times New Roman" w:hAnsi="Times New Roman" w:cs="Times New Roman"/>
          <w:color w:val="000000"/>
          <w:sz w:val="24"/>
          <w:szCs w:val="24"/>
        </w:rPr>
      </w:pPr>
    </w:p>
    <w:p w14:paraId="1110F594" w14:textId="3BFFCC44" w:rsidR="00562825" w:rsidRDefault="00562825" w:rsidP="00562825">
      <w:pPr>
        <w:spacing w:after="0" w:line="480" w:lineRule="auto"/>
        <w:ind w:left="-454" w:right="-624"/>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562825">
        <w:rPr>
          <w:rFonts w:ascii="Times New Roman" w:hAnsi="Times New Roman" w:cs="Times New Roman"/>
          <w:color w:val="000000"/>
          <w:sz w:val="24"/>
          <w:szCs w:val="24"/>
        </w:rPr>
        <w:t>First and foremost, we give thanks and gratitude to God, the Almighty, for guiding us and enabling us to successfully complete our research.</w:t>
      </w:r>
    </w:p>
    <w:p w14:paraId="1F0772A0" w14:textId="77777777" w:rsidR="00562825" w:rsidRPr="00562825" w:rsidRDefault="00562825" w:rsidP="00562825">
      <w:pPr>
        <w:spacing w:after="0" w:line="480" w:lineRule="auto"/>
        <w:ind w:right="-624"/>
        <w:rPr>
          <w:rFonts w:ascii="Times New Roman" w:hAnsi="Times New Roman" w:cs="Times New Roman"/>
          <w:color w:val="000000"/>
          <w:sz w:val="24"/>
          <w:szCs w:val="24"/>
        </w:rPr>
      </w:pPr>
    </w:p>
    <w:p w14:paraId="52A9E2B1" w14:textId="53F782D1" w:rsidR="00562825" w:rsidRPr="00562825" w:rsidRDefault="00562825" w:rsidP="00562825">
      <w:pPr>
        <w:spacing w:after="0" w:line="480" w:lineRule="auto"/>
        <w:ind w:left="-454" w:right="-51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562825">
        <w:rPr>
          <w:rFonts w:ascii="Times New Roman" w:hAnsi="Times New Roman" w:cs="Times New Roman"/>
          <w:color w:val="000000"/>
          <w:sz w:val="24"/>
          <w:szCs w:val="24"/>
        </w:rPr>
        <w:t xml:space="preserve">Researcher would like to express their gratitude to Mr. Jaime Boy A. Alegre, for giving us the opportunity to do research and also for his motivation, patience  and assistance to accomplish the study. </w:t>
      </w:r>
    </w:p>
    <w:p w14:paraId="5A6A756B" w14:textId="77777777" w:rsidR="00562825" w:rsidRPr="00562825" w:rsidRDefault="00562825" w:rsidP="00562825">
      <w:pPr>
        <w:spacing w:after="0" w:line="480" w:lineRule="auto"/>
        <w:ind w:left="-227" w:right="-170"/>
        <w:rPr>
          <w:rFonts w:ascii="Times New Roman" w:hAnsi="Times New Roman" w:cs="Times New Roman"/>
          <w:color w:val="000000"/>
          <w:sz w:val="24"/>
          <w:szCs w:val="24"/>
        </w:rPr>
      </w:pPr>
    </w:p>
    <w:p w14:paraId="412770E6" w14:textId="39FC270A" w:rsidR="00562825" w:rsidRPr="00562825" w:rsidRDefault="00562825" w:rsidP="00562825">
      <w:pPr>
        <w:spacing w:after="0" w:line="480" w:lineRule="auto"/>
        <w:ind w:left="-454" w:right="-567"/>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562825">
        <w:rPr>
          <w:rFonts w:ascii="Times New Roman" w:hAnsi="Times New Roman" w:cs="Times New Roman"/>
          <w:color w:val="000000"/>
          <w:sz w:val="24"/>
          <w:szCs w:val="24"/>
        </w:rPr>
        <w:t xml:space="preserve">Our thanks and appreciation also go to Sir Marlon L. Lalaguna for validating our research and for the constructive criticism that help our study to be better. </w:t>
      </w:r>
    </w:p>
    <w:p w14:paraId="2122F808" w14:textId="77777777" w:rsidR="00562825" w:rsidRPr="00562825" w:rsidRDefault="00562825" w:rsidP="00562825">
      <w:pPr>
        <w:spacing w:after="0" w:line="480" w:lineRule="auto"/>
        <w:ind w:left="-227" w:right="-170"/>
        <w:rPr>
          <w:rFonts w:ascii="Times New Roman" w:hAnsi="Times New Roman" w:cs="Times New Roman"/>
          <w:color w:val="000000"/>
          <w:sz w:val="24"/>
          <w:szCs w:val="24"/>
        </w:rPr>
      </w:pPr>
    </w:p>
    <w:p w14:paraId="55920187" w14:textId="24B6D1DB" w:rsidR="00562825" w:rsidRPr="00562825" w:rsidRDefault="00562825" w:rsidP="00562825">
      <w:pPr>
        <w:spacing w:after="0" w:line="480" w:lineRule="auto"/>
        <w:ind w:left="-454" w:right="-567"/>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562825">
        <w:rPr>
          <w:rFonts w:ascii="Times New Roman" w:hAnsi="Times New Roman" w:cs="Times New Roman"/>
          <w:color w:val="000000"/>
          <w:sz w:val="24"/>
          <w:szCs w:val="24"/>
        </w:rPr>
        <w:t>The researchers would also like to express their gratitude to Ma'am Ramona A. Villanueva for unwavering support to our study.</w:t>
      </w:r>
    </w:p>
    <w:p w14:paraId="5D5181D7" w14:textId="77777777" w:rsidR="00562825" w:rsidRPr="00562825" w:rsidRDefault="00562825" w:rsidP="00562825">
      <w:pPr>
        <w:spacing w:after="0" w:line="480" w:lineRule="auto"/>
        <w:ind w:left="-227" w:right="-170"/>
        <w:jc w:val="both"/>
        <w:rPr>
          <w:rFonts w:ascii="Times New Roman" w:hAnsi="Times New Roman" w:cs="Times New Roman"/>
          <w:color w:val="000000"/>
          <w:sz w:val="24"/>
          <w:szCs w:val="24"/>
        </w:rPr>
      </w:pPr>
    </w:p>
    <w:p w14:paraId="5E0EEC07" w14:textId="7E8311B2" w:rsidR="00562825" w:rsidRDefault="00562825" w:rsidP="00562825">
      <w:pPr>
        <w:spacing w:after="0" w:line="480" w:lineRule="auto"/>
        <w:ind w:left="-510" w:right="-51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562825">
        <w:rPr>
          <w:rFonts w:ascii="Times New Roman" w:hAnsi="Times New Roman" w:cs="Times New Roman"/>
          <w:color w:val="000000"/>
          <w:sz w:val="24"/>
          <w:szCs w:val="24"/>
        </w:rPr>
        <w:t xml:space="preserve"> Researcher would also like to give thanks to the School Principal for allowing the researcher to conduct the study and stay within the school. </w:t>
      </w:r>
    </w:p>
    <w:p w14:paraId="054AC32B" w14:textId="77777777" w:rsidR="00BD5F25" w:rsidRDefault="00BD5F25" w:rsidP="00562825">
      <w:pPr>
        <w:spacing w:after="0" w:line="480" w:lineRule="auto"/>
        <w:ind w:left="-510" w:right="-510"/>
        <w:jc w:val="both"/>
        <w:rPr>
          <w:rFonts w:ascii="Times New Roman" w:hAnsi="Times New Roman" w:cs="Times New Roman"/>
          <w:color w:val="000000"/>
          <w:sz w:val="24"/>
          <w:szCs w:val="24"/>
        </w:rPr>
      </w:pPr>
    </w:p>
    <w:p w14:paraId="4A357188" w14:textId="04EFCC73" w:rsidR="00BD5F25" w:rsidRDefault="00BD5F25" w:rsidP="00562825">
      <w:pPr>
        <w:spacing w:after="0" w:line="480" w:lineRule="auto"/>
        <w:ind w:left="-510" w:right="-51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BD5F25">
        <w:rPr>
          <w:rFonts w:ascii="Times New Roman" w:hAnsi="Times New Roman" w:cs="Times New Roman"/>
          <w:color w:val="000000"/>
          <w:sz w:val="24"/>
          <w:szCs w:val="24"/>
        </w:rPr>
        <w:t>Researcher would also like to thank the Panelist, for giving us opportunity to present our study.</w:t>
      </w:r>
    </w:p>
    <w:p w14:paraId="4512D36C" w14:textId="77777777" w:rsidR="00562825" w:rsidRPr="00562825" w:rsidRDefault="00562825" w:rsidP="00562825">
      <w:pPr>
        <w:spacing w:after="0" w:line="480" w:lineRule="auto"/>
        <w:ind w:left="-510" w:right="-510"/>
        <w:jc w:val="both"/>
        <w:rPr>
          <w:rFonts w:ascii="Times New Roman" w:hAnsi="Times New Roman" w:cs="Times New Roman"/>
          <w:color w:val="000000"/>
          <w:sz w:val="24"/>
          <w:szCs w:val="24"/>
        </w:rPr>
      </w:pPr>
    </w:p>
    <w:p w14:paraId="75B767CC" w14:textId="2208C54A" w:rsidR="00562825" w:rsidRDefault="00562825" w:rsidP="00562825">
      <w:pPr>
        <w:spacing w:after="0" w:line="480" w:lineRule="auto"/>
        <w:ind w:left="-454" w:right="-567"/>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562825">
        <w:rPr>
          <w:rFonts w:ascii="Times New Roman" w:hAnsi="Times New Roman" w:cs="Times New Roman"/>
          <w:color w:val="000000"/>
          <w:sz w:val="24"/>
          <w:szCs w:val="24"/>
        </w:rPr>
        <w:t xml:space="preserve">For our dearest respondents, the participation and willingness to answer the questionnaire help us to determine the data. And we, appreciate and grateful to all the cooperation. </w:t>
      </w:r>
    </w:p>
    <w:p w14:paraId="45857B5A" w14:textId="2DDF6221" w:rsidR="00562825" w:rsidRPr="00562825" w:rsidRDefault="001B2D40" w:rsidP="00562825">
      <w:pPr>
        <w:spacing w:after="0" w:line="480" w:lineRule="auto"/>
        <w:ind w:left="-454" w:right="-567"/>
        <w:jc w:val="both"/>
        <w:rPr>
          <w:rFonts w:ascii="Times New Roman" w:hAnsi="Times New Roman" w:cs="Times New Roman"/>
          <w:color w:val="000000"/>
          <w:sz w:val="24"/>
          <w:szCs w:val="24"/>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741184" behindDoc="0" locked="0" layoutInCell="1" allowOverlap="1" wp14:anchorId="465A137F" wp14:editId="59C10A9F">
                <wp:simplePos x="0" y="0"/>
                <wp:positionH relativeFrom="column">
                  <wp:posOffset>5254625</wp:posOffset>
                </wp:positionH>
                <wp:positionV relativeFrom="paragraph">
                  <wp:posOffset>-723900</wp:posOffset>
                </wp:positionV>
                <wp:extent cx="704215" cy="5256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704215" cy="525600"/>
                        </a:xfrm>
                        <a:prstGeom prst="rect">
                          <a:avLst/>
                        </a:prstGeom>
                        <a:noFill/>
                        <a:ln w="6350">
                          <a:noFill/>
                        </a:ln>
                      </wps:spPr>
                      <wps:txbx>
                        <w:txbxContent>
                          <w:p w14:paraId="08F96064" w14:textId="7BF8E01E" w:rsidR="002F7294" w:rsidRPr="002F7294" w:rsidRDefault="002F7294" w:rsidP="002F7294">
                            <w:pPr>
                              <w:jc w:val="center"/>
                              <w:rPr>
                                <w:sz w:val="32"/>
                                <w:szCs w:val="32"/>
                                <w:lang w:val="en-US"/>
                                <w14:textOutline w14:w="9525" w14:cap="rnd" w14:cmpd="sng" w14:algn="ctr">
                                  <w14:noFill/>
                                  <w14:prstDash w14:val="solid"/>
                                  <w14:bevel/>
                                </w14:textOutline>
                              </w:rPr>
                            </w:pPr>
                            <w:r w:rsidRPr="002F7294">
                              <w:rPr>
                                <w:sz w:val="32"/>
                                <w:szCs w:val="32"/>
                                <w:lang w:val="en-US"/>
                                <w14:textOutline w14:w="9525" w14:cap="rnd" w14:cmpd="sng" w14:algn="ctr">
                                  <w14:noFill/>
                                  <w14:prstDash w14:val="solid"/>
                                  <w14:bevel/>
                                </w14:textOutline>
                              </w:rPr>
                              <w:t>IV</w:t>
                            </w:r>
                          </w:p>
                          <w:p w14:paraId="61F383F7" w14:textId="77777777" w:rsidR="002F7294" w:rsidRPr="002F7294" w:rsidRDefault="002F7294" w:rsidP="002F7294">
                            <w:pP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5A137F" id="Text Box 43" o:spid="_x0000_s1030" type="#_x0000_t202" style="position:absolute;left:0;text-align:left;margin-left:413.75pt;margin-top:-57pt;width:55.45pt;height:41.4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" filled="f" stroked="f" strokeweight=".5pt">
                <v:textbox>
                  <w:txbxContent>
                    <w:p w14:paraId="08F96064" w14:textId="7BF8E01E" w:rsidR="002F7294" w:rsidRPr="002F7294" w:rsidRDefault="002F7294" w:rsidP="002F7294">
                      <w:pPr>
                        <w:jc w:val="center"/>
                        <w:rPr>
                          <w:sz w:val="32"/>
                          <w:szCs w:val="32"/>
                          <w:lang w:val="en-US"/>
                          <w14:textOutline w14:w="9525" w14:cap="rnd" w14:cmpd="sng" w14:algn="ctr">
                            <w14:noFill/>
                            <w14:prstDash w14:val="solid"/>
                            <w14:bevel/>
                          </w14:textOutline>
                        </w:rPr>
                      </w:pPr>
                      <w:r w:rsidRPr="002F7294">
                        <w:rPr>
                          <w:sz w:val="32"/>
                          <w:szCs w:val="32"/>
                          <w:lang w:val="en-US"/>
                          <w14:textOutline w14:w="9525" w14:cap="rnd" w14:cmpd="sng" w14:algn="ctr">
                            <w14:noFill/>
                            <w14:prstDash w14:val="solid"/>
                            <w14:bevel/>
                          </w14:textOutline>
                        </w:rPr>
                        <w:t>IV</w:t>
                      </w:r>
                    </w:p>
                    <w:p w14:paraId="61F383F7" w14:textId="77777777" w:rsidR="002F7294" w:rsidRPr="002F7294" w:rsidRDefault="002F7294" w:rsidP="002F7294">
                      <w:pPr>
                        <w:rPr>
                          <w:sz w:val="32"/>
                          <w:szCs w:val="32"/>
                        </w:rPr>
                      </w:pPr>
                    </w:p>
                  </w:txbxContent>
                </v:textbox>
              </v:shape>
            </w:pict>
          </mc:Fallback>
        </mc:AlternateContent>
      </w:r>
    </w:p>
    <w:p w14:paraId="3AD10370" w14:textId="375ADDA6" w:rsidR="00562825" w:rsidRPr="00562825" w:rsidRDefault="00562825" w:rsidP="00562825">
      <w:pPr>
        <w:spacing w:after="0" w:line="480" w:lineRule="auto"/>
        <w:ind w:right="-170"/>
        <w:jc w:val="both"/>
        <w:rPr>
          <w:rFonts w:ascii="Times New Roman" w:hAnsi="Times New Roman" w:cs="Times New Roman"/>
          <w:color w:val="000000"/>
          <w:sz w:val="24"/>
          <w:szCs w:val="24"/>
        </w:rPr>
      </w:pPr>
    </w:p>
    <w:p w14:paraId="2C6A1F83" w14:textId="0908F2A9" w:rsidR="00872EAE" w:rsidRDefault="00562825" w:rsidP="00562825">
      <w:pPr>
        <w:spacing w:after="0" w:line="480" w:lineRule="auto"/>
        <w:ind w:left="-454" w:right="-567"/>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562825">
        <w:rPr>
          <w:rFonts w:ascii="Times New Roman" w:hAnsi="Times New Roman" w:cs="Times New Roman"/>
          <w:color w:val="000000"/>
          <w:sz w:val="24"/>
          <w:szCs w:val="24"/>
        </w:rPr>
        <w:t>Last but not least, I want to express my gratitude to my teachers, friends, and family for their care, assistance, patience, and other forms of support. These things motivate and help researcher to persevere the succeed in this study.</w:t>
      </w:r>
    </w:p>
    <w:p w14:paraId="1FFCE3AC" w14:textId="43B6FCF3" w:rsidR="00872EAE" w:rsidRDefault="00872EAE" w:rsidP="00562825">
      <w:pPr>
        <w:spacing w:after="0" w:line="480" w:lineRule="auto"/>
        <w:jc w:val="both"/>
        <w:rPr>
          <w:rFonts w:ascii="Times New Roman" w:hAnsi="Times New Roman" w:cs="Times New Roman"/>
          <w:color w:val="000000"/>
          <w:sz w:val="24"/>
          <w:szCs w:val="24"/>
        </w:rPr>
      </w:pPr>
    </w:p>
    <w:p w14:paraId="5E12CA58" w14:textId="2045E2EC" w:rsidR="00872EAE" w:rsidRDefault="00872EAE" w:rsidP="00562825">
      <w:pPr>
        <w:spacing w:after="0" w:line="480" w:lineRule="auto"/>
        <w:jc w:val="both"/>
        <w:rPr>
          <w:rFonts w:ascii="Times New Roman" w:hAnsi="Times New Roman" w:cs="Times New Roman"/>
          <w:color w:val="000000"/>
          <w:sz w:val="24"/>
          <w:szCs w:val="24"/>
        </w:rPr>
      </w:pPr>
    </w:p>
    <w:p w14:paraId="477440D9" w14:textId="51E89C93" w:rsidR="00872EAE" w:rsidRDefault="00872EAE" w:rsidP="00562825">
      <w:pPr>
        <w:spacing w:after="0" w:line="240" w:lineRule="auto"/>
        <w:jc w:val="both"/>
        <w:rPr>
          <w:rFonts w:ascii="Times New Roman" w:hAnsi="Times New Roman" w:cs="Times New Roman"/>
          <w:color w:val="000000"/>
          <w:sz w:val="24"/>
          <w:szCs w:val="24"/>
        </w:rPr>
      </w:pPr>
    </w:p>
    <w:p w14:paraId="63CB81C7" w14:textId="113E88FC" w:rsidR="00872EAE" w:rsidRDefault="00872EAE" w:rsidP="00562825">
      <w:pPr>
        <w:spacing w:after="0" w:line="240" w:lineRule="auto"/>
        <w:jc w:val="both"/>
        <w:rPr>
          <w:rFonts w:ascii="Times New Roman" w:hAnsi="Times New Roman" w:cs="Times New Roman"/>
          <w:color w:val="000000"/>
          <w:sz w:val="24"/>
          <w:szCs w:val="24"/>
        </w:rPr>
      </w:pPr>
    </w:p>
    <w:p w14:paraId="2719EF49" w14:textId="54F76097" w:rsidR="00872EAE" w:rsidRDefault="00872EAE" w:rsidP="00562825">
      <w:pPr>
        <w:spacing w:after="0" w:line="240" w:lineRule="auto"/>
        <w:jc w:val="both"/>
        <w:rPr>
          <w:rFonts w:ascii="Times New Roman" w:hAnsi="Times New Roman" w:cs="Times New Roman"/>
          <w:color w:val="000000"/>
          <w:sz w:val="24"/>
          <w:szCs w:val="24"/>
        </w:rPr>
      </w:pPr>
    </w:p>
    <w:p w14:paraId="1FF5D8DC" w14:textId="358D42B8" w:rsidR="00872EAE" w:rsidRDefault="00872EAE" w:rsidP="00562825">
      <w:pPr>
        <w:spacing w:after="0" w:line="240" w:lineRule="auto"/>
        <w:jc w:val="both"/>
        <w:rPr>
          <w:rFonts w:ascii="Times New Roman" w:hAnsi="Times New Roman" w:cs="Times New Roman"/>
          <w:color w:val="000000"/>
          <w:sz w:val="24"/>
          <w:szCs w:val="24"/>
        </w:rPr>
      </w:pPr>
    </w:p>
    <w:p w14:paraId="07455BAC" w14:textId="2C9A4DAB" w:rsidR="00872EAE" w:rsidRDefault="00872EAE" w:rsidP="00562825">
      <w:pPr>
        <w:spacing w:after="0" w:line="240" w:lineRule="auto"/>
        <w:jc w:val="both"/>
        <w:rPr>
          <w:rFonts w:ascii="Times New Roman" w:hAnsi="Times New Roman" w:cs="Times New Roman"/>
          <w:color w:val="000000"/>
          <w:sz w:val="24"/>
          <w:szCs w:val="24"/>
        </w:rPr>
      </w:pPr>
    </w:p>
    <w:p w14:paraId="7D439158" w14:textId="242BE737" w:rsidR="00872EAE" w:rsidRDefault="00872EAE" w:rsidP="00562825">
      <w:pPr>
        <w:spacing w:after="0" w:line="240" w:lineRule="auto"/>
        <w:jc w:val="both"/>
        <w:rPr>
          <w:rFonts w:ascii="Times New Roman" w:hAnsi="Times New Roman" w:cs="Times New Roman"/>
          <w:color w:val="000000"/>
          <w:sz w:val="24"/>
          <w:szCs w:val="24"/>
        </w:rPr>
      </w:pPr>
    </w:p>
    <w:p w14:paraId="4351E167" w14:textId="3740FDA4" w:rsidR="00872EAE" w:rsidRDefault="00872EAE" w:rsidP="00562825">
      <w:pPr>
        <w:spacing w:after="0" w:line="240" w:lineRule="auto"/>
        <w:jc w:val="both"/>
        <w:rPr>
          <w:rFonts w:ascii="Times New Roman" w:hAnsi="Times New Roman" w:cs="Times New Roman"/>
          <w:color w:val="000000"/>
          <w:sz w:val="24"/>
          <w:szCs w:val="24"/>
        </w:rPr>
      </w:pPr>
    </w:p>
    <w:p w14:paraId="534F5285" w14:textId="1F161783" w:rsidR="00872EAE" w:rsidRDefault="00872EAE" w:rsidP="00562825">
      <w:pPr>
        <w:spacing w:after="0" w:line="240" w:lineRule="auto"/>
        <w:jc w:val="both"/>
        <w:rPr>
          <w:rFonts w:ascii="Times New Roman" w:hAnsi="Times New Roman" w:cs="Times New Roman"/>
          <w:color w:val="000000"/>
          <w:sz w:val="24"/>
          <w:szCs w:val="24"/>
        </w:rPr>
      </w:pPr>
    </w:p>
    <w:p w14:paraId="7C73E391" w14:textId="04EE3926" w:rsidR="00872EAE" w:rsidRDefault="00872EAE" w:rsidP="001676FE">
      <w:pPr>
        <w:spacing w:after="0" w:line="240" w:lineRule="auto"/>
        <w:rPr>
          <w:rFonts w:ascii="Times New Roman" w:hAnsi="Times New Roman" w:cs="Times New Roman"/>
          <w:color w:val="000000"/>
          <w:sz w:val="24"/>
          <w:szCs w:val="24"/>
        </w:rPr>
      </w:pPr>
    </w:p>
    <w:p w14:paraId="421329DE" w14:textId="7439F2ED" w:rsidR="00872EAE" w:rsidRDefault="00872EAE" w:rsidP="001676FE">
      <w:pPr>
        <w:spacing w:after="0" w:line="240" w:lineRule="auto"/>
        <w:rPr>
          <w:rFonts w:ascii="Times New Roman" w:hAnsi="Times New Roman" w:cs="Times New Roman"/>
          <w:color w:val="000000"/>
          <w:sz w:val="24"/>
          <w:szCs w:val="24"/>
        </w:rPr>
      </w:pPr>
    </w:p>
    <w:p w14:paraId="6E2960A9" w14:textId="446E2942" w:rsidR="00872EAE" w:rsidRDefault="00872EAE" w:rsidP="001676FE">
      <w:pPr>
        <w:spacing w:after="0" w:line="240" w:lineRule="auto"/>
        <w:rPr>
          <w:rFonts w:ascii="Times New Roman" w:hAnsi="Times New Roman" w:cs="Times New Roman"/>
          <w:color w:val="000000"/>
          <w:sz w:val="24"/>
          <w:szCs w:val="24"/>
        </w:rPr>
      </w:pPr>
    </w:p>
    <w:p w14:paraId="5131982D" w14:textId="76A7CFF5" w:rsidR="00872EAE" w:rsidRDefault="00872EAE" w:rsidP="001676FE">
      <w:pPr>
        <w:spacing w:after="0" w:line="240" w:lineRule="auto"/>
        <w:rPr>
          <w:rFonts w:ascii="Times New Roman" w:hAnsi="Times New Roman" w:cs="Times New Roman"/>
          <w:color w:val="000000"/>
          <w:sz w:val="24"/>
          <w:szCs w:val="24"/>
        </w:rPr>
      </w:pPr>
    </w:p>
    <w:p w14:paraId="1EE1F380" w14:textId="20665834" w:rsidR="00872EAE" w:rsidRDefault="00872EAE" w:rsidP="001676FE">
      <w:pPr>
        <w:spacing w:after="0" w:line="240" w:lineRule="auto"/>
        <w:rPr>
          <w:rFonts w:ascii="Times New Roman" w:hAnsi="Times New Roman" w:cs="Times New Roman"/>
          <w:color w:val="000000"/>
          <w:sz w:val="24"/>
          <w:szCs w:val="24"/>
        </w:rPr>
      </w:pPr>
    </w:p>
    <w:p w14:paraId="0FC7BBCE" w14:textId="7C7C79AA" w:rsidR="00872EAE" w:rsidRDefault="00872EAE" w:rsidP="001676FE">
      <w:pPr>
        <w:spacing w:after="0" w:line="240" w:lineRule="auto"/>
        <w:rPr>
          <w:rFonts w:ascii="Times New Roman" w:hAnsi="Times New Roman" w:cs="Times New Roman"/>
          <w:color w:val="000000"/>
          <w:sz w:val="24"/>
          <w:szCs w:val="24"/>
        </w:rPr>
      </w:pPr>
    </w:p>
    <w:p w14:paraId="4E5478ED" w14:textId="19AFF3D7" w:rsidR="00872EAE" w:rsidRDefault="00872EAE" w:rsidP="001676FE">
      <w:pPr>
        <w:spacing w:after="0" w:line="240" w:lineRule="auto"/>
        <w:rPr>
          <w:rFonts w:ascii="Times New Roman" w:hAnsi="Times New Roman" w:cs="Times New Roman"/>
          <w:color w:val="000000"/>
          <w:sz w:val="24"/>
          <w:szCs w:val="24"/>
        </w:rPr>
      </w:pPr>
    </w:p>
    <w:p w14:paraId="0E2A4D7C" w14:textId="07EB4160" w:rsidR="00872EAE" w:rsidRDefault="00872EAE" w:rsidP="001676FE">
      <w:pPr>
        <w:spacing w:after="0" w:line="240" w:lineRule="auto"/>
        <w:rPr>
          <w:rFonts w:ascii="Times New Roman" w:hAnsi="Times New Roman" w:cs="Times New Roman"/>
          <w:color w:val="000000"/>
          <w:sz w:val="24"/>
          <w:szCs w:val="24"/>
        </w:rPr>
      </w:pPr>
    </w:p>
    <w:p w14:paraId="6737C39C" w14:textId="6158194D" w:rsidR="00872EAE" w:rsidRDefault="00872EAE" w:rsidP="001676FE">
      <w:pPr>
        <w:spacing w:after="0" w:line="240" w:lineRule="auto"/>
        <w:rPr>
          <w:rFonts w:ascii="Times New Roman" w:hAnsi="Times New Roman" w:cs="Times New Roman"/>
          <w:color w:val="000000"/>
          <w:sz w:val="24"/>
          <w:szCs w:val="24"/>
        </w:rPr>
      </w:pPr>
    </w:p>
    <w:p w14:paraId="0BCF92D1" w14:textId="20DF3420" w:rsidR="00872EAE" w:rsidRDefault="00872EAE" w:rsidP="001676FE">
      <w:pPr>
        <w:spacing w:after="0" w:line="240" w:lineRule="auto"/>
        <w:rPr>
          <w:rFonts w:ascii="Times New Roman" w:hAnsi="Times New Roman" w:cs="Times New Roman"/>
          <w:color w:val="000000"/>
          <w:sz w:val="24"/>
          <w:szCs w:val="24"/>
        </w:rPr>
      </w:pPr>
    </w:p>
    <w:p w14:paraId="748D803E" w14:textId="41D23003" w:rsidR="00872EAE" w:rsidRDefault="00872EAE" w:rsidP="001676FE">
      <w:pPr>
        <w:spacing w:after="0" w:line="240" w:lineRule="auto"/>
        <w:rPr>
          <w:rFonts w:ascii="Times New Roman" w:hAnsi="Times New Roman" w:cs="Times New Roman"/>
          <w:color w:val="000000"/>
          <w:sz w:val="24"/>
          <w:szCs w:val="24"/>
        </w:rPr>
      </w:pPr>
    </w:p>
    <w:p w14:paraId="3C558DA1" w14:textId="327AF85D" w:rsidR="00872EAE" w:rsidRDefault="00872EAE" w:rsidP="001676FE">
      <w:pPr>
        <w:spacing w:after="0" w:line="240" w:lineRule="auto"/>
        <w:rPr>
          <w:rFonts w:ascii="Times New Roman" w:hAnsi="Times New Roman" w:cs="Times New Roman"/>
          <w:color w:val="000000"/>
          <w:sz w:val="24"/>
          <w:szCs w:val="24"/>
        </w:rPr>
      </w:pPr>
    </w:p>
    <w:p w14:paraId="2CB893EB" w14:textId="3FBB9E70" w:rsidR="00872EAE" w:rsidRDefault="00872EAE" w:rsidP="001676FE">
      <w:pPr>
        <w:spacing w:after="0" w:line="240" w:lineRule="auto"/>
        <w:rPr>
          <w:rFonts w:ascii="Times New Roman" w:hAnsi="Times New Roman" w:cs="Times New Roman"/>
          <w:color w:val="000000"/>
          <w:sz w:val="24"/>
          <w:szCs w:val="24"/>
        </w:rPr>
      </w:pPr>
    </w:p>
    <w:p w14:paraId="299DE2A8" w14:textId="290D157C" w:rsidR="00872EAE" w:rsidRDefault="00872EAE" w:rsidP="001676FE">
      <w:pPr>
        <w:spacing w:after="0" w:line="240" w:lineRule="auto"/>
        <w:rPr>
          <w:rFonts w:ascii="Times New Roman" w:hAnsi="Times New Roman" w:cs="Times New Roman"/>
          <w:color w:val="000000"/>
          <w:sz w:val="24"/>
          <w:szCs w:val="24"/>
        </w:rPr>
      </w:pPr>
    </w:p>
    <w:p w14:paraId="75FDF057" w14:textId="29FA1F96" w:rsidR="00872EAE" w:rsidRDefault="00872EAE" w:rsidP="001676FE">
      <w:pPr>
        <w:spacing w:after="0" w:line="240" w:lineRule="auto"/>
        <w:rPr>
          <w:rFonts w:ascii="Times New Roman" w:hAnsi="Times New Roman" w:cs="Times New Roman"/>
          <w:color w:val="000000"/>
          <w:sz w:val="24"/>
          <w:szCs w:val="24"/>
        </w:rPr>
      </w:pPr>
    </w:p>
    <w:p w14:paraId="7B9A7935" w14:textId="0ACB3182" w:rsidR="00872EAE" w:rsidRDefault="00872EAE" w:rsidP="001676FE">
      <w:pPr>
        <w:spacing w:after="0" w:line="240" w:lineRule="auto"/>
        <w:rPr>
          <w:rFonts w:ascii="Times New Roman" w:hAnsi="Times New Roman" w:cs="Times New Roman"/>
          <w:color w:val="000000"/>
          <w:sz w:val="24"/>
          <w:szCs w:val="24"/>
        </w:rPr>
      </w:pPr>
    </w:p>
    <w:p w14:paraId="6AC7D790" w14:textId="7A6E9AFA" w:rsidR="00872EAE" w:rsidRDefault="00872EAE" w:rsidP="001676FE">
      <w:pPr>
        <w:spacing w:after="0" w:line="240" w:lineRule="auto"/>
        <w:rPr>
          <w:rFonts w:ascii="Times New Roman" w:hAnsi="Times New Roman" w:cs="Times New Roman"/>
          <w:color w:val="000000"/>
          <w:sz w:val="24"/>
          <w:szCs w:val="24"/>
        </w:rPr>
      </w:pPr>
    </w:p>
    <w:p w14:paraId="003C4F8D" w14:textId="23CF9023" w:rsidR="00294FA0" w:rsidRDefault="00294FA0" w:rsidP="001676FE">
      <w:pPr>
        <w:spacing w:after="0" w:line="240" w:lineRule="auto"/>
        <w:rPr>
          <w:rFonts w:ascii="Times New Roman" w:hAnsi="Times New Roman" w:cs="Times New Roman"/>
          <w:color w:val="000000"/>
          <w:sz w:val="24"/>
          <w:szCs w:val="24"/>
        </w:rPr>
      </w:pPr>
    </w:p>
    <w:p w14:paraId="22C4ADA2" w14:textId="1A0C6138" w:rsidR="00294FA0" w:rsidRDefault="00294FA0" w:rsidP="001676FE">
      <w:pPr>
        <w:spacing w:after="0" w:line="240" w:lineRule="auto"/>
        <w:rPr>
          <w:rFonts w:ascii="Times New Roman" w:hAnsi="Times New Roman" w:cs="Times New Roman"/>
          <w:color w:val="000000"/>
          <w:sz w:val="24"/>
          <w:szCs w:val="24"/>
        </w:rPr>
      </w:pPr>
    </w:p>
    <w:p w14:paraId="0B7DA483" w14:textId="1F5DC66C" w:rsidR="00294FA0" w:rsidRDefault="00294FA0" w:rsidP="001676FE">
      <w:pPr>
        <w:spacing w:after="0" w:line="240" w:lineRule="auto"/>
        <w:rPr>
          <w:rFonts w:ascii="Times New Roman" w:hAnsi="Times New Roman" w:cs="Times New Roman"/>
          <w:color w:val="000000"/>
          <w:sz w:val="24"/>
          <w:szCs w:val="24"/>
        </w:rPr>
      </w:pPr>
    </w:p>
    <w:p w14:paraId="693F5F27" w14:textId="7ADBA188" w:rsidR="00294FA0" w:rsidRDefault="00294FA0" w:rsidP="001676FE">
      <w:pPr>
        <w:spacing w:after="0" w:line="240" w:lineRule="auto"/>
        <w:rPr>
          <w:rFonts w:ascii="Times New Roman" w:hAnsi="Times New Roman" w:cs="Times New Roman"/>
          <w:color w:val="000000"/>
          <w:sz w:val="24"/>
          <w:szCs w:val="24"/>
        </w:rPr>
      </w:pPr>
    </w:p>
    <w:p w14:paraId="062248A4" w14:textId="2E8B2376" w:rsidR="00294FA0" w:rsidRDefault="00294FA0" w:rsidP="001676FE">
      <w:pPr>
        <w:spacing w:after="0" w:line="240" w:lineRule="auto"/>
        <w:rPr>
          <w:rFonts w:ascii="Times New Roman" w:hAnsi="Times New Roman" w:cs="Times New Roman"/>
          <w:color w:val="000000"/>
          <w:sz w:val="24"/>
          <w:szCs w:val="24"/>
        </w:rPr>
      </w:pPr>
    </w:p>
    <w:p w14:paraId="58AEF853" w14:textId="7C689418" w:rsidR="00294FA0" w:rsidRDefault="00294FA0" w:rsidP="001676FE">
      <w:pPr>
        <w:spacing w:after="0" w:line="240" w:lineRule="auto"/>
        <w:rPr>
          <w:rFonts w:ascii="Times New Roman" w:hAnsi="Times New Roman" w:cs="Times New Roman"/>
          <w:color w:val="000000"/>
          <w:sz w:val="24"/>
          <w:szCs w:val="24"/>
        </w:rPr>
      </w:pPr>
    </w:p>
    <w:p w14:paraId="0D6E7F65" w14:textId="4C6E5962" w:rsidR="00294FA0" w:rsidRDefault="00294FA0" w:rsidP="001676FE">
      <w:pPr>
        <w:spacing w:after="0" w:line="240" w:lineRule="auto"/>
        <w:rPr>
          <w:rFonts w:ascii="Times New Roman" w:hAnsi="Times New Roman" w:cs="Times New Roman"/>
          <w:color w:val="000000"/>
          <w:sz w:val="24"/>
          <w:szCs w:val="24"/>
        </w:rPr>
      </w:pPr>
    </w:p>
    <w:p w14:paraId="6006E995" w14:textId="77805C86" w:rsidR="009C606A" w:rsidRDefault="009C606A" w:rsidP="001676FE">
      <w:pPr>
        <w:spacing w:after="0" w:line="240" w:lineRule="auto"/>
        <w:rPr>
          <w:rFonts w:ascii="Times New Roman" w:hAnsi="Times New Roman" w:cs="Times New Roman"/>
          <w:color w:val="000000"/>
          <w:sz w:val="24"/>
          <w:szCs w:val="24"/>
        </w:rPr>
      </w:pPr>
    </w:p>
    <w:p w14:paraId="561A77F1" w14:textId="389DCDDF" w:rsidR="002F7294" w:rsidRPr="00B929BE" w:rsidRDefault="001B2D40" w:rsidP="002F7294">
      <w:pPr>
        <w:spacing w:after="444" w:line="480" w:lineRule="auto"/>
        <w:ind w:leftChars="-200" w:left="-440" w:rightChars="-227" w:right="-499"/>
        <w:jc w:val="center"/>
        <w:rPr>
          <w:rFonts w:ascii="Times New Roman" w:hAnsi="Times New Roman"/>
          <w:sz w:val="24"/>
          <w:szCs w:val="24"/>
          <w:lang w:val="en-US"/>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743232" behindDoc="0" locked="0" layoutInCell="1" allowOverlap="1" wp14:anchorId="0292DE82" wp14:editId="5D84CA98">
                <wp:simplePos x="0" y="0"/>
                <wp:positionH relativeFrom="column">
                  <wp:posOffset>5270500</wp:posOffset>
                </wp:positionH>
                <wp:positionV relativeFrom="paragraph">
                  <wp:posOffset>-679450</wp:posOffset>
                </wp:positionV>
                <wp:extent cx="704215" cy="5220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704215" cy="522000"/>
                        </a:xfrm>
                        <a:prstGeom prst="rect">
                          <a:avLst/>
                        </a:prstGeom>
                        <a:noFill/>
                        <a:ln w="6350">
                          <a:noFill/>
                        </a:ln>
                      </wps:spPr>
                      <wps:txbx>
                        <w:txbxContent>
                          <w:p w14:paraId="6C24BA2E" w14:textId="01310883" w:rsidR="002F7294" w:rsidRPr="002F7294" w:rsidRDefault="002F7294" w:rsidP="002F7294">
                            <w:pPr>
                              <w:jc w:val="center"/>
                              <w:rPr>
                                <w:sz w:val="32"/>
                                <w:szCs w:val="32"/>
                                <w:lang w:val="en-US"/>
                                <w14:textOutline w14:w="9525" w14:cap="rnd" w14:cmpd="sng" w14:algn="ctr">
                                  <w14:noFill/>
                                  <w14:prstDash w14:val="solid"/>
                                  <w14:bevel/>
                                </w14:textOutline>
                              </w:rPr>
                            </w:pPr>
                            <w:r w:rsidRPr="002F7294">
                              <w:rPr>
                                <w:sz w:val="32"/>
                                <w:szCs w:val="32"/>
                                <w:lang w:val="en-US"/>
                                <w14:textOutline w14:w="9525" w14:cap="rnd" w14:cmpd="sng" w14:algn="ctr">
                                  <w14:noFill/>
                                  <w14:prstDash w14:val="solid"/>
                                  <w14:bevel/>
                                </w14:textOutline>
                              </w:rPr>
                              <w:t>V</w:t>
                            </w:r>
                          </w:p>
                          <w:p w14:paraId="580775A3" w14:textId="77777777" w:rsidR="002F7294" w:rsidRPr="002F7294" w:rsidRDefault="002F7294" w:rsidP="002F7294">
                            <w:pP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92DE82" id="Text Box 56" o:spid="_x0000_s1031" type="#_x0000_t202" style="position:absolute;left:0;text-align:left;margin-left:415pt;margin-top:-53.5pt;width:55.45pt;height:41.1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" filled="f" stroked="f" strokeweight=".5pt">
                <v:textbox>
                  <w:txbxContent>
                    <w:p w14:paraId="6C24BA2E" w14:textId="01310883" w:rsidR="002F7294" w:rsidRPr="002F7294" w:rsidRDefault="002F7294" w:rsidP="002F7294">
                      <w:pPr>
                        <w:jc w:val="center"/>
                        <w:rPr>
                          <w:sz w:val="32"/>
                          <w:szCs w:val="32"/>
                          <w:lang w:val="en-US"/>
                          <w14:textOutline w14:w="9525" w14:cap="rnd" w14:cmpd="sng" w14:algn="ctr">
                            <w14:noFill/>
                            <w14:prstDash w14:val="solid"/>
                            <w14:bevel/>
                          </w14:textOutline>
                        </w:rPr>
                      </w:pPr>
                      <w:r w:rsidRPr="002F7294">
                        <w:rPr>
                          <w:sz w:val="32"/>
                          <w:szCs w:val="32"/>
                          <w:lang w:val="en-US"/>
                          <w14:textOutline w14:w="9525" w14:cap="rnd" w14:cmpd="sng" w14:algn="ctr">
                            <w14:noFill/>
                            <w14:prstDash w14:val="solid"/>
                            <w14:bevel/>
                          </w14:textOutline>
                        </w:rPr>
                        <w:t>V</w:t>
                      </w:r>
                    </w:p>
                    <w:p w14:paraId="580775A3" w14:textId="77777777" w:rsidR="002F7294" w:rsidRPr="002F7294" w:rsidRDefault="002F7294" w:rsidP="002F7294">
                      <w:pPr>
                        <w:rPr>
                          <w:sz w:val="32"/>
                          <w:szCs w:val="32"/>
                        </w:rPr>
                      </w:pPr>
                    </w:p>
                  </w:txbxContent>
                </v:textbox>
              </v:shape>
            </w:pict>
          </mc:Fallback>
        </mc:AlternateContent>
      </w:r>
      <w:r w:rsidR="002F7294">
        <w:rPr>
          <w:rFonts w:ascii="Times New Roman" w:hAnsi="Times New Roman"/>
          <w:sz w:val="24"/>
          <w:szCs w:val="24"/>
          <w:lang w:val="en-US"/>
        </w:rPr>
        <w:t>ABSTRACT</w:t>
      </w:r>
    </w:p>
    <w:p w14:paraId="507830E4" w14:textId="2467AE7E" w:rsidR="002F7294" w:rsidRDefault="002F7294" w:rsidP="002F7294">
      <w:pPr>
        <w:spacing w:after="0" w:line="480" w:lineRule="auto"/>
        <w:ind w:left="-340" w:right="-397"/>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294FA0">
        <w:rPr>
          <w:rFonts w:ascii="Times New Roman" w:hAnsi="Times New Roman" w:cs="Times New Roman"/>
          <w:color w:val="000000"/>
          <w:sz w:val="24"/>
          <w:szCs w:val="24"/>
        </w:rPr>
        <w:t>This study entitled “School Canteen Food Menu and It’s Relationship to Student’s Daily Allowance.”  Researchers found out that Student’s Daily Allowance as well as the menu at the school Canteen are both important because the canteen is one of the places where they spend their money. It assists pupils in choosing the food they wish to eat. Researcher also distributed the 75 questionnaires to the Grade 8 and 9 junior high school to determine their answers on how School Canteen Food Menu has relationship to Student’s Daily Allowance. The survey questionnaire will be the main tools of the study. The first part of the questionnaire is the ranges of Student’s Daily Allowance, and the second part is to describe the food canteen’s menu in terms of Affordability, Food quality, and Varieties of food. The total respondents are 75 or 100%. Researchers use Statistical tools which Percentage distribution to determine the ranges of Students Daily Allowance. Weighted mean, use to describe the school Canteen in terms of Affordability, Food quality and Varieties of food. Last, Pearson’s r uses to determine the relationship between School Canteen Food Menu and Student’s Daily Allowance. The result of this findings is School canteen menu have a low impact on how they allocate their Students Daily Allowance because there is a very low correlation between the two variables which means they have a significant relationship but not much. This study recommends the future researcher to obtained more than 75 respondents to get more accurate data.</w:t>
      </w:r>
    </w:p>
    <w:p w14:paraId="2DF87A97" w14:textId="0766833E" w:rsidR="002F7294" w:rsidRDefault="002F7294" w:rsidP="002F7294">
      <w:pPr>
        <w:spacing w:after="0" w:line="480" w:lineRule="auto"/>
        <w:ind w:left="-340" w:right="-397"/>
        <w:jc w:val="both"/>
        <w:rPr>
          <w:rFonts w:ascii="Times New Roman" w:hAnsi="Times New Roman" w:cs="Times New Roman"/>
          <w:color w:val="000000"/>
          <w:sz w:val="24"/>
          <w:szCs w:val="24"/>
        </w:rPr>
      </w:pPr>
    </w:p>
    <w:p w14:paraId="4D88823E" w14:textId="5A363DB7" w:rsidR="002F7294" w:rsidRDefault="002F7294" w:rsidP="001676FE">
      <w:pPr>
        <w:spacing w:after="0"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      </w:t>
      </w:r>
      <w:r w:rsidRPr="002969D9">
        <w:rPr>
          <w:rFonts w:ascii="Times New Roman" w:hAnsi="Times New Roman" w:cs="Times New Roman"/>
          <w:b/>
          <w:bCs/>
          <w:color w:val="000000"/>
          <w:sz w:val="24"/>
          <w:szCs w:val="24"/>
        </w:rPr>
        <w:t>KEYWORDS:</w:t>
      </w:r>
      <w:r>
        <w:rPr>
          <w:rFonts w:ascii="Times New Roman" w:hAnsi="Times New Roman" w:cs="Times New Roman"/>
          <w:color w:val="000000"/>
          <w:sz w:val="24"/>
          <w:szCs w:val="24"/>
        </w:rPr>
        <w:t xml:space="preserve"> School Canteen Menu, Students Daily Allowance</w:t>
      </w:r>
    </w:p>
    <w:p w14:paraId="52D6B9E1" w14:textId="58670A6C" w:rsidR="00872EAE" w:rsidRPr="003C60A4" w:rsidRDefault="001B2D40" w:rsidP="009C606A">
      <w:pPr>
        <w:spacing w:after="0" w:line="240" w:lineRule="auto"/>
        <w:jc w:val="center"/>
        <w:rPr>
          <w:rFonts w:ascii="Times New Roman" w:hAnsi="Times New Roman" w:cs="Times New Roman"/>
          <w:b/>
          <w:bCs/>
          <w:color w:val="000000"/>
          <w:sz w:val="24"/>
          <w:szCs w:val="24"/>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882496" behindDoc="0" locked="0" layoutInCell="1" allowOverlap="1" wp14:anchorId="2F6A4A38" wp14:editId="584D9239">
                <wp:simplePos x="0" y="0"/>
                <wp:positionH relativeFrom="column">
                  <wp:posOffset>5257800</wp:posOffset>
                </wp:positionH>
                <wp:positionV relativeFrom="paragraph">
                  <wp:posOffset>-672465</wp:posOffset>
                </wp:positionV>
                <wp:extent cx="704215" cy="522000"/>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704215" cy="522000"/>
                        </a:xfrm>
                        <a:prstGeom prst="rect">
                          <a:avLst/>
                        </a:prstGeom>
                        <a:noFill/>
                        <a:ln w="6350">
                          <a:noFill/>
                        </a:ln>
                      </wps:spPr>
                      <wps:txbx>
                        <w:txbxContent>
                          <w:p w14:paraId="133CDC94" w14:textId="163098AD" w:rsidR="001B2D40" w:rsidRPr="002F7294" w:rsidRDefault="001B2D40" w:rsidP="001B2D40">
                            <w:pPr>
                              <w:jc w:val="center"/>
                              <w:rPr>
                                <w:sz w:val="32"/>
                                <w:szCs w:val="32"/>
                                <w:lang w:val="en-US"/>
                                <w14:textOutline w14:w="9525" w14:cap="rnd" w14:cmpd="sng" w14:algn="ctr">
                                  <w14:noFill/>
                                  <w14:prstDash w14:val="solid"/>
                                  <w14:bevel/>
                                </w14:textOutline>
                              </w:rPr>
                            </w:pPr>
                            <w:r w:rsidRPr="002F7294">
                              <w:rPr>
                                <w:sz w:val="32"/>
                                <w:szCs w:val="32"/>
                                <w:lang w:val="en-US"/>
                                <w14:textOutline w14:w="9525" w14:cap="rnd" w14:cmpd="sng" w14:algn="ctr">
                                  <w14:noFill/>
                                  <w14:prstDash w14:val="solid"/>
                                  <w14:bevel/>
                                </w14:textOutline>
                              </w:rPr>
                              <w:t>V</w:t>
                            </w:r>
                            <w:r>
                              <w:rPr>
                                <w:sz w:val="32"/>
                                <w:szCs w:val="32"/>
                                <w:lang w:val="en-US"/>
                                <w14:textOutline w14:w="9525" w14:cap="rnd" w14:cmpd="sng" w14:algn="ctr">
                                  <w14:noFill/>
                                  <w14:prstDash w14:val="solid"/>
                                  <w14:bevel/>
                                </w14:textOutline>
                              </w:rPr>
                              <w:t>I</w:t>
                            </w:r>
                          </w:p>
                          <w:p w14:paraId="20E6DDA7" w14:textId="77777777" w:rsidR="001B2D40" w:rsidRPr="002F7294" w:rsidRDefault="001B2D40" w:rsidP="001B2D40">
                            <w:pP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6A4A38" id="Text Box 257" o:spid="_x0000_s1032" type="#_x0000_t202" style="position:absolute;left:0;text-align:left;margin-left:414pt;margin-top:-52.95pt;width:55.45pt;height:41.1pt;z-index:251882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" filled="f" stroked="f" strokeweight=".5pt">
                <v:textbox>
                  <w:txbxContent>
                    <w:p w14:paraId="133CDC94" w14:textId="163098AD" w:rsidR="001B2D40" w:rsidRPr="002F7294" w:rsidRDefault="001B2D40" w:rsidP="001B2D40">
                      <w:pPr>
                        <w:jc w:val="center"/>
                        <w:rPr>
                          <w:sz w:val="32"/>
                          <w:szCs w:val="32"/>
                          <w:lang w:val="en-US"/>
                          <w14:textOutline w14:w="9525" w14:cap="rnd" w14:cmpd="sng" w14:algn="ctr">
                            <w14:noFill/>
                            <w14:prstDash w14:val="solid"/>
                            <w14:bevel/>
                          </w14:textOutline>
                        </w:rPr>
                      </w:pPr>
                      <w:r w:rsidRPr="002F7294">
                        <w:rPr>
                          <w:sz w:val="32"/>
                          <w:szCs w:val="32"/>
                          <w:lang w:val="en-US"/>
                          <w14:textOutline w14:w="9525" w14:cap="rnd" w14:cmpd="sng" w14:algn="ctr">
                            <w14:noFill/>
                            <w14:prstDash w14:val="solid"/>
                            <w14:bevel/>
                          </w14:textOutline>
                        </w:rPr>
                        <w:t>V</w:t>
                      </w:r>
                      <w:r>
                        <w:rPr>
                          <w:sz w:val="32"/>
                          <w:szCs w:val="32"/>
                          <w:lang w:val="en-US"/>
                          <w14:textOutline w14:w="9525" w14:cap="rnd" w14:cmpd="sng" w14:algn="ctr">
                            <w14:noFill/>
                            <w14:prstDash w14:val="solid"/>
                            <w14:bevel/>
                          </w14:textOutline>
                        </w:rPr>
                        <w:t>I</w:t>
                      </w:r>
                    </w:p>
                    <w:p w14:paraId="20E6DDA7" w14:textId="77777777" w:rsidR="001B2D40" w:rsidRPr="002F7294" w:rsidRDefault="001B2D40" w:rsidP="001B2D40">
                      <w:pPr>
                        <w:rPr>
                          <w:sz w:val="32"/>
                          <w:szCs w:val="32"/>
                        </w:rPr>
                      </w:pPr>
                    </w:p>
                  </w:txbxContent>
                </v:textbox>
              </v:shape>
            </w:pict>
          </mc:Fallback>
        </mc:AlternateContent>
      </w:r>
      <w:r w:rsidR="009C606A" w:rsidRPr="003C60A4">
        <w:rPr>
          <w:rFonts w:ascii="Times New Roman" w:hAnsi="Times New Roman" w:cs="Times New Roman"/>
          <w:b/>
          <w:bCs/>
          <w:color w:val="000000"/>
          <w:sz w:val="24"/>
          <w:szCs w:val="24"/>
        </w:rPr>
        <w:t>TABLE OF CONTENTS</w:t>
      </w:r>
    </w:p>
    <w:p w14:paraId="33B94F58" w14:textId="5B387D30" w:rsidR="009C606A" w:rsidRDefault="009C606A" w:rsidP="001676FE">
      <w:pPr>
        <w:spacing w:after="0" w:line="240" w:lineRule="auto"/>
        <w:rPr>
          <w:rFonts w:ascii="Times New Roman" w:hAnsi="Times New Roman" w:cs="Times New Roman"/>
          <w:color w:val="000000"/>
          <w:sz w:val="24"/>
          <w:szCs w:val="24"/>
        </w:rPr>
      </w:pPr>
    </w:p>
    <w:p w14:paraId="2E3C1DB3" w14:textId="39A476C0" w:rsidR="009C606A" w:rsidRDefault="00BD5F25" w:rsidP="00BD5F25">
      <w:pPr>
        <w:spacing w:after="0" w:line="240" w:lineRule="auto"/>
        <w:ind w:left="-454" w:right="-283"/>
        <w:rPr>
          <w:rFonts w:ascii="Times New Roman" w:hAnsi="Times New Roman" w:cs="Times New Roman"/>
          <w:color w:val="000000"/>
          <w:sz w:val="24"/>
          <w:szCs w:val="24"/>
        </w:rPr>
      </w:pPr>
      <w:r>
        <w:rPr>
          <w:rFonts w:ascii="Times New Roman" w:hAnsi="Times New Roman" w:cs="Times New Roman"/>
          <w:color w:val="000000"/>
          <w:sz w:val="24"/>
          <w:szCs w:val="24"/>
        </w:rPr>
        <w:t xml:space="preserve">Title Page…………………………………………………………………………. </w:t>
      </w:r>
      <w:r w:rsidR="001B2D40">
        <w:rPr>
          <w:rFonts w:ascii="Times New Roman" w:hAnsi="Times New Roman" w:cs="Times New Roman"/>
          <w:color w:val="000000"/>
          <w:sz w:val="24"/>
          <w:szCs w:val="24"/>
        </w:rPr>
        <w:t>I</w:t>
      </w:r>
    </w:p>
    <w:p w14:paraId="2BF52BC1" w14:textId="3A8C5A6B" w:rsidR="009C606A" w:rsidRDefault="009C606A" w:rsidP="001676FE">
      <w:pPr>
        <w:spacing w:after="0" w:line="240" w:lineRule="auto"/>
        <w:rPr>
          <w:rFonts w:ascii="Times New Roman" w:hAnsi="Times New Roman" w:cs="Times New Roman"/>
          <w:color w:val="000000"/>
          <w:sz w:val="24"/>
          <w:szCs w:val="24"/>
        </w:rPr>
      </w:pPr>
    </w:p>
    <w:p w14:paraId="45A038E6" w14:textId="7900DFB1" w:rsidR="009C606A" w:rsidRDefault="00BD5F25" w:rsidP="00BD5F25">
      <w:pPr>
        <w:spacing w:after="0" w:line="240" w:lineRule="auto"/>
        <w:ind w:left="-454" w:right="-510"/>
        <w:rPr>
          <w:rFonts w:ascii="Times New Roman" w:hAnsi="Times New Roman" w:cs="Times New Roman"/>
          <w:color w:val="000000"/>
          <w:sz w:val="24"/>
          <w:szCs w:val="24"/>
        </w:rPr>
      </w:pPr>
      <w:r>
        <w:rPr>
          <w:rFonts w:ascii="Times New Roman" w:hAnsi="Times New Roman" w:cs="Times New Roman"/>
          <w:color w:val="000000"/>
          <w:sz w:val="24"/>
          <w:szCs w:val="24"/>
        </w:rPr>
        <w:t xml:space="preserve">Approval Sheet…………………………………………………………………… </w:t>
      </w:r>
      <w:r w:rsidR="001B2D40">
        <w:rPr>
          <w:rFonts w:ascii="Times New Roman" w:hAnsi="Times New Roman" w:cs="Times New Roman"/>
          <w:color w:val="000000"/>
          <w:sz w:val="24"/>
          <w:szCs w:val="24"/>
        </w:rPr>
        <w:t>II</w:t>
      </w:r>
    </w:p>
    <w:p w14:paraId="3E45500D" w14:textId="06095FAE" w:rsidR="009C606A" w:rsidRDefault="009C606A" w:rsidP="00BD5F25">
      <w:pPr>
        <w:spacing w:after="0" w:line="240" w:lineRule="auto"/>
        <w:ind w:left="-454"/>
        <w:rPr>
          <w:rFonts w:ascii="Times New Roman" w:hAnsi="Times New Roman" w:cs="Times New Roman"/>
          <w:color w:val="000000"/>
          <w:sz w:val="24"/>
          <w:szCs w:val="24"/>
        </w:rPr>
      </w:pPr>
    </w:p>
    <w:p w14:paraId="63BC012C" w14:textId="12A26014" w:rsidR="009C606A" w:rsidRDefault="00BD5F25" w:rsidP="00BD5F25">
      <w:pPr>
        <w:spacing w:after="0" w:line="240" w:lineRule="auto"/>
        <w:ind w:left="-454" w:right="-454"/>
        <w:rPr>
          <w:rFonts w:ascii="Times New Roman" w:hAnsi="Times New Roman" w:cs="Times New Roman"/>
          <w:color w:val="000000"/>
          <w:sz w:val="24"/>
          <w:szCs w:val="24"/>
        </w:rPr>
      </w:pPr>
      <w:r>
        <w:rPr>
          <w:rFonts w:ascii="Times New Roman" w:hAnsi="Times New Roman" w:cs="Times New Roman"/>
          <w:color w:val="000000"/>
          <w:sz w:val="24"/>
          <w:szCs w:val="24"/>
        </w:rPr>
        <w:t xml:space="preserve">Acknowledgement………………………………………………………………... </w:t>
      </w:r>
      <w:r w:rsidR="001B2D40">
        <w:rPr>
          <w:rFonts w:ascii="Times New Roman" w:hAnsi="Times New Roman" w:cs="Times New Roman"/>
          <w:color w:val="000000"/>
          <w:sz w:val="24"/>
          <w:szCs w:val="24"/>
        </w:rPr>
        <w:t>III</w:t>
      </w:r>
    </w:p>
    <w:p w14:paraId="29151708" w14:textId="489951D2" w:rsidR="00BD5F25" w:rsidRDefault="00BD5F25" w:rsidP="00BD5F25">
      <w:pPr>
        <w:spacing w:after="0" w:line="240" w:lineRule="auto"/>
        <w:ind w:left="-454" w:right="-454"/>
        <w:rPr>
          <w:rFonts w:ascii="Times New Roman" w:hAnsi="Times New Roman" w:cs="Times New Roman"/>
          <w:color w:val="000000"/>
          <w:sz w:val="24"/>
          <w:szCs w:val="24"/>
        </w:rPr>
      </w:pPr>
    </w:p>
    <w:p w14:paraId="00EF2390" w14:textId="687AD80E" w:rsidR="00BD5F25" w:rsidRDefault="00BD5F25" w:rsidP="00BD5F25">
      <w:pPr>
        <w:spacing w:after="0" w:line="240" w:lineRule="auto"/>
        <w:ind w:left="-454" w:right="-454"/>
        <w:rPr>
          <w:rFonts w:ascii="Times New Roman" w:hAnsi="Times New Roman" w:cs="Times New Roman"/>
          <w:color w:val="000000"/>
          <w:sz w:val="24"/>
          <w:szCs w:val="24"/>
        </w:rPr>
      </w:pPr>
      <w:r>
        <w:rPr>
          <w:rFonts w:ascii="Times New Roman" w:hAnsi="Times New Roman" w:cs="Times New Roman"/>
          <w:color w:val="000000"/>
          <w:sz w:val="24"/>
          <w:szCs w:val="24"/>
        </w:rPr>
        <w:t xml:space="preserve">Abstract…………………………………………………………………………… </w:t>
      </w:r>
      <w:r w:rsidR="001B2D40">
        <w:rPr>
          <w:rFonts w:ascii="Times New Roman" w:hAnsi="Times New Roman" w:cs="Times New Roman"/>
          <w:color w:val="000000"/>
          <w:sz w:val="24"/>
          <w:szCs w:val="24"/>
        </w:rPr>
        <w:t>V</w:t>
      </w:r>
    </w:p>
    <w:p w14:paraId="1FD8D08A" w14:textId="3E3B400F" w:rsidR="00BD5F25" w:rsidRDefault="00BD5F25" w:rsidP="00BD5F25">
      <w:pPr>
        <w:spacing w:after="0" w:line="240" w:lineRule="auto"/>
        <w:ind w:left="-454" w:right="-454"/>
        <w:rPr>
          <w:rFonts w:ascii="Times New Roman" w:hAnsi="Times New Roman" w:cs="Times New Roman"/>
          <w:color w:val="000000"/>
          <w:sz w:val="24"/>
          <w:szCs w:val="24"/>
        </w:rPr>
      </w:pPr>
    </w:p>
    <w:p w14:paraId="3163D215" w14:textId="6992E241" w:rsidR="00BD5F25" w:rsidRDefault="00BD5F25" w:rsidP="00BD5F25">
      <w:pPr>
        <w:spacing w:after="0" w:line="240" w:lineRule="auto"/>
        <w:ind w:left="-454" w:right="-454"/>
        <w:rPr>
          <w:rFonts w:ascii="Times New Roman" w:hAnsi="Times New Roman" w:cs="Times New Roman"/>
          <w:color w:val="000000"/>
          <w:sz w:val="24"/>
          <w:szCs w:val="24"/>
        </w:rPr>
      </w:pPr>
      <w:r>
        <w:rPr>
          <w:rFonts w:ascii="Times New Roman" w:hAnsi="Times New Roman" w:cs="Times New Roman"/>
          <w:color w:val="000000"/>
          <w:sz w:val="24"/>
          <w:szCs w:val="24"/>
        </w:rPr>
        <w:t xml:space="preserve">Table of Contents…………………………………………………………………. </w:t>
      </w:r>
      <w:r w:rsidR="001B2D40">
        <w:rPr>
          <w:rFonts w:ascii="Times New Roman" w:hAnsi="Times New Roman" w:cs="Times New Roman"/>
          <w:color w:val="000000"/>
          <w:sz w:val="24"/>
          <w:szCs w:val="24"/>
        </w:rPr>
        <w:t>VI</w:t>
      </w:r>
    </w:p>
    <w:p w14:paraId="47947BC9" w14:textId="203936D9" w:rsidR="00BD5F25" w:rsidRDefault="00BD5F25" w:rsidP="00BD5F25">
      <w:pPr>
        <w:spacing w:after="0" w:line="240" w:lineRule="auto"/>
        <w:ind w:left="-454" w:right="-454"/>
        <w:rPr>
          <w:rFonts w:ascii="Times New Roman" w:hAnsi="Times New Roman" w:cs="Times New Roman"/>
          <w:color w:val="000000"/>
          <w:sz w:val="24"/>
          <w:szCs w:val="24"/>
        </w:rPr>
      </w:pPr>
    </w:p>
    <w:p w14:paraId="3AA0E7D7" w14:textId="5BFE5E87" w:rsidR="00BD5F25" w:rsidRDefault="00BD5F25" w:rsidP="00BD5F25">
      <w:pPr>
        <w:spacing w:after="0" w:line="240" w:lineRule="auto"/>
        <w:ind w:left="-454" w:right="-454"/>
        <w:rPr>
          <w:rFonts w:ascii="Times New Roman" w:hAnsi="Times New Roman" w:cs="Times New Roman"/>
          <w:b/>
          <w:bCs/>
          <w:color w:val="000000"/>
          <w:sz w:val="24"/>
          <w:szCs w:val="24"/>
        </w:rPr>
      </w:pPr>
      <w:r w:rsidRPr="00BD5F25">
        <w:rPr>
          <w:rFonts w:ascii="Times New Roman" w:hAnsi="Times New Roman" w:cs="Times New Roman"/>
          <w:b/>
          <w:bCs/>
          <w:color w:val="000000"/>
          <w:sz w:val="24"/>
          <w:szCs w:val="24"/>
        </w:rPr>
        <w:t>Chapter 1: The Problem and its Background</w:t>
      </w:r>
    </w:p>
    <w:p w14:paraId="77CB454D" w14:textId="7295C310" w:rsidR="00BD5F25" w:rsidRDefault="00BD5F25" w:rsidP="00BD5F25">
      <w:pPr>
        <w:spacing w:after="0" w:line="240" w:lineRule="auto"/>
        <w:ind w:left="-454" w:right="-454"/>
        <w:rPr>
          <w:rFonts w:ascii="Times New Roman" w:hAnsi="Times New Roman" w:cs="Times New Roman"/>
          <w:b/>
          <w:bCs/>
          <w:color w:val="000000"/>
          <w:sz w:val="24"/>
          <w:szCs w:val="24"/>
        </w:rPr>
      </w:pPr>
    </w:p>
    <w:p w14:paraId="2FB9A510" w14:textId="29D71C93" w:rsidR="00BD5F25" w:rsidRDefault="006449DD" w:rsidP="00BD5F25">
      <w:pPr>
        <w:spacing w:after="0" w:line="240" w:lineRule="auto"/>
        <w:ind w:left="-454" w:right="-454"/>
        <w:rPr>
          <w:rFonts w:ascii="Times New Roman" w:hAnsi="Times New Roman" w:cs="Times New Roman"/>
          <w:color w:val="000000"/>
          <w:sz w:val="24"/>
          <w:szCs w:val="24"/>
        </w:rPr>
      </w:pPr>
      <w:r w:rsidRPr="006449DD">
        <w:rPr>
          <w:rFonts w:ascii="Times New Roman" w:hAnsi="Times New Roman" w:cs="Times New Roman"/>
          <w:color w:val="000000"/>
          <w:sz w:val="24"/>
          <w:szCs w:val="24"/>
        </w:rPr>
        <w:t>Introduction</w:t>
      </w:r>
      <w:r>
        <w:rPr>
          <w:rFonts w:ascii="Times New Roman" w:hAnsi="Times New Roman" w:cs="Times New Roman"/>
          <w:color w:val="000000"/>
          <w:sz w:val="24"/>
          <w:szCs w:val="24"/>
        </w:rPr>
        <w:t xml:space="preserve"> ………………………………………………………………………. 1</w:t>
      </w:r>
    </w:p>
    <w:p w14:paraId="73FDC170" w14:textId="68F2E6C9" w:rsidR="006449DD" w:rsidRDefault="006449DD" w:rsidP="00BD5F25">
      <w:pPr>
        <w:spacing w:after="0" w:line="240" w:lineRule="auto"/>
        <w:ind w:left="-454" w:right="-454"/>
        <w:rPr>
          <w:rFonts w:ascii="Times New Roman" w:hAnsi="Times New Roman" w:cs="Times New Roman"/>
          <w:color w:val="000000"/>
          <w:sz w:val="24"/>
          <w:szCs w:val="24"/>
        </w:rPr>
      </w:pPr>
    </w:p>
    <w:p w14:paraId="498CAC06" w14:textId="6261A276" w:rsidR="006449DD" w:rsidRDefault="006449DD" w:rsidP="00BD5F25">
      <w:pPr>
        <w:spacing w:after="0" w:line="240" w:lineRule="auto"/>
        <w:ind w:left="-454" w:right="-454"/>
        <w:rPr>
          <w:rFonts w:ascii="Times New Roman" w:hAnsi="Times New Roman" w:cs="Times New Roman"/>
          <w:color w:val="000000"/>
          <w:sz w:val="24"/>
          <w:szCs w:val="24"/>
        </w:rPr>
      </w:pPr>
      <w:r>
        <w:rPr>
          <w:rFonts w:ascii="Times New Roman" w:hAnsi="Times New Roman" w:cs="Times New Roman"/>
          <w:color w:val="000000"/>
          <w:sz w:val="24"/>
          <w:szCs w:val="24"/>
        </w:rPr>
        <w:t>Background of the study …………………………………………………………. 2</w:t>
      </w:r>
    </w:p>
    <w:p w14:paraId="169DFCE6" w14:textId="09749439" w:rsidR="006449DD" w:rsidRDefault="006449DD" w:rsidP="00BD5F25">
      <w:pPr>
        <w:spacing w:after="0" w:line="240" w:lineRule="auto"/>
        <w:ind w:left="-454" w:right="-454"/>
        <w:rPr>
          <w:rFonts w:ascii="Times New Roman" w:hAnsi="Times New Roman" w:cs="Times New Roman"/>
          <w:color w:val="000000"/>
          <w:sz w:val="24"/>
          <w:szCs w:val="24"/>
        </w:rPr>
      </w:pPr>
    </w:p>
    <w:p w14:paraId="7B0F62E1" w14:textId="571F0B0B" w:rsidR="006449DD" w:rsidRDefault="006449DD" w:rsidP="00BD5F25">
      <w:pPr>
        <w:spacing w:after="0" w:line="240" w:lineRule="auto"/>
        <w:ind w:left="-454" w:right="-454"/>
        <w:rPr>
          <w:rFonts w:ascii="Times New Roman" w:hAnsi="Times New Roman" w:cs="Times New Roman"/>
          <w:color w:val="000000"/>
          <w:sz w:val="24"/>
          <w:szCs w:val="24"/>
        </w:rPr>
      </w:pPr>
      <w:r>
        <w:rPr>
          <w:rFonts w:ascii="Times New Roman" w:hAnsi="Times New Roman" w:cs="Times New Roman"/>
          <w:color w:val="000000"/>
          <w:sz w:val="24"/>
          <w:szCs w:val="24"/>
        </w:rPr>
        <w:t>Significant of the study ……………………………………………………………3</w:t>
      </w:r>
    </w:p>
    <w:p w14:paraId="0103D046" w14:textId="2C990B8B" w:rsidR="006449DD" w:rsidRDefault="006449DD" w:rsidP="00BD5F25">
      <w:pPr>
        <w:spacing w:after="0" w:line="240" w:lineRule="auto"/>
        <w:ind w:left="-454" w:right="-454"/>
        <w:rPr>
          <w:rFonts w:ascii="Times New Roman" w:hAnsi="Times New Roman" w:cs="Times New Roman"/>
          <w:color w:val="000000"/>
          <w:sz w:val="24"/>
          <w:szCs w:val="24"/>
        </w:rPr>
      </w:pPr>
    </w:p>
    <w:p w14:paraId="31520D5F" w14:textId="5A27FB1B" w:rsidR="006449DD" w:rsidRDefault="006449DD" w:rsidP="00BD5F25">
      <w:pPr>
        <w:spacing w:after="0" w:line="240" w:lineRule="auto"/>
        <w:ind w:left="-454" w:right="-454"/>
        <w:rPr>
          <w:rFonts w:ascii="Times New Roman" w:hAnsi="Times New Roman" w:cs="Times New Roman"/>
          <w:color w:val="000000"/>
          <w:sz w:val="24"/>
          <w:szCs w:val="24"/>
        </w:rPr>
      </w:pPr>
      <w:r>
        <w:rPr>
          <w:rFonts w:ascii="Times New Roman" w:hAnsi="Times New Roman" w:cs="Times New Roman"/>
          <w:color w:val="000000"/>
          <w:sz w:val="24"/>
          <w:szCs w:val="24"/>
        </w:rPr>
        <w:t>Statement of the problem …………………………………………………………. 4</w:t>
      </w:r>
    </w:p>
    <w:p w14:paraId="77EFF03D" w14:textId="222948D4" w:rsidR="006449DD" w:rsidRDefault="006449DD" w:rsidP="00BD5F25">
      <w:pPr>
        <w:spacing w:after="0" w:line="240" w:lineRule="auto"/>
        <w:ind w:left="-454" w:right="-454"/>
        <w:rPr>
          <w:rFonts w:ascii="Times New Roman" w:hAnsi="Times New Roman" w:cs="Times New Roman"/>
          <w:color w:val="000000"/>
          <w:sz w:val="24"/>
          <w:szCs w:val="24"/>
        </w:rPr>
      </w:pPr>
    </w:p>
    <w:p w14:paraId="2F941340" w14:textId="77777777" w:rsidR="006449DD" w:rsidRDefault="006449DD" w:rsidP="00BD5F25">
      <w:pPr>
        <w:spacing w:after="0" w:line="240" w:lineRule="auto"/>
        <w:ind w:left="-454" w:right="-454"/>
        <w:rPr>
          <w:rFonts w:ascii="Times New Roman" w:hAnsi="Times New Roman" w:cs="Times New Roman"/>
          <w:color w:val="000000"/>
          <w:sz w:val="24"/>
          <w:szCs w:val="24"/>
        </w:rPr>
      </w:pPr>
      <w:r>
        <w:rPr>
          <w:rFonts w:ascii="Times New Roman" w:hAnsi="Times New Roman" w:cs="Times New Roman"/>
          <w:color w:val="000000"/>
          <w:sz w:val="24"/>
          <w:szCs w:val="24"/>
        </w:rPr>
        <w:t xml:space="preserve">Hypothesis ………………………………………………………………………… 5 </w:t>
      </w:r>
    </w:p>
    <w:p w14:paraId="1CA6F150" w14:textId="3171088A" w:rsidR="006449DD" w:rsidRDefault="006449DD" w:rsidP="00BD5F25">
      <w:pPr>
        <w:spacing w:after="0" w:line="240" w:lineRule="auto"/>
        <w:ind w:left="-454" w:right="-454"/>
        <w:rPr>
          <w:rFonts w:ascii="Times New Roman" w:hAnsi="Times New Roman" w:cs="Times New Roman"/>
          <w:color w:val="000000"/>
          <w:sz w:val="24"/>
          <w:szCs w:val="24"/>
        </w:rPr>
      </w:pPr>
    </w:p>
    <w:p w14:paraId="1AF00968" w14:textId="77777777" w:rsidR="006449DD" w:rsidRDefault="006449DD" w:rsidP="00BD5F25">
      <w:pPr>
        <w:spacing w:after="0" w:line="240" w:lineRule="auto"/>
        <w:ind w:left="-454" w:right="-454"/>
        <w:rPr>
          <w:rFonts w:ascii="Times New Roman" w:hAnsi="Times New Roman" w:cs="Times New Roman"/>
          <w:color w:val="000000"/>
          <w:sz w:val="24"/>
          <w:szCs w:val="24"/>
        </w:rPr>
      </w:pPr>
      <w:r>
        <w:rPr>
          <w:rFonts w:ascii="Times New Roman" w:hAnsi="Times New Roman" w:cs="Times New Roman"/>
          <w:color w:val="000000"/>
          <w:sz w:val="24"/>
          <w:szCs w:val="24"/>
        </w:rPr>
        <w:t>Scope and Delimitation ……………………………………………………………. 5</w:t>
      </w:r>
    </w:p>
    <w:p w14:paraId="3A8054F6" w14:textId="77777777" w:rsidR="006449DD" w:rsidRDefault="006449DD" w:rsidP="00BD5F25">
      <w:pPr>
        <w:spacing w:after="0" w:line="240" w:lineRule="auto"/>
        <w:ind w:left="-454" w:right="-454"/>
        <w:rPr>
          <w:rFonts w:ascii="Times New Roman" w:hAnsi="Times New Roman" w:cs="Times New Roman"/>
          <w:color w:val="000000"/>
          <w:sz w:val="24"/>
          <w:szCs w:val="24"/>
        </w:rPr>
      </w:pPr>
    </w:p>
    <w:p w14:paraId="66FC84CE" w14:textId="48C1DD10" w:rsidR="006449DD" w:rsidRDefault="006449DD" w:rsidP="00BD5F25">
      <w:pPr>
        <w:spacing w:after="0" w:line="240" w:lineRule="auto"/>
        <w:ind w:left="-454" w:right="-454"/>
        <w:rPr>
          <w:rFonts w:ascii="Times New Roman" w:hAnsi="Times New Roman" w:cs="Times New Roman"/>
          <w:b/>
          <w:bCs/>
          <w:color w:val="000000"/>
          <w:sz w:val="24"/>
          <w:szCs w:val="24"/>
        </w:rPr>
      </w:pPr>
      <w:r w:rsidRPr="006449DD">
        <w:rPr>
          <w:rFonts w:ascii="Times New Roman" w:hAnsi="Times New Roman" w:cs="Times New Roman"/>
          <w:b/>
          <w:bCs/>
          <w:color w:val="000000"/>
          <w:sz w:val="24"/>
          <w:szCs w:val="24"/>
        </w:rPr>
        <w:t xml:space="preserve">Chapter 2: Review of Related Literature and Studies </w:t>
      </w:r>
    </w:p>
    <w:p w14:paraId="504A7FE2" w14:textId="5518EF78" w:rsidR="003C60A4" w:rsidRDefault="003C60A4" w:rsidP="00BD5F25">
      <w:pPr>
        <w:spacing w:after="0" w:line="240" w:lineRule="auto"/>
        <w:ind w:left="-454" w:right="-454"/>
        <w:rPr>
          <w:rFonts w:ascii="Times New Roman" w:hAnsi="Times New Roman" w:cs="Times New Roman"/>
          <w:b/>
          <w:bCs/>
          <w:color w:val="000000"/>
          <w:sz w:val="24"/>
          <w:szCs w:val="24"/>
        </w:rPr>
      </w:pPr>
    </w:p>
    <w:p w14:paraId="38A7BDCA" w14:textId="4C0DFCB8" w:rsidR="003C60A4" w:rsidRDefault="003C60A4" w:rsidP="00BD5F25">
      <w:pPr>
        <w:spacing w:after="0" w:line="240" w:lineRule="auto"/>
        <w:ind w:left="-454" w:right="-454"/>
        <w:rPr>
          <w:rFonts w:ascii="Times New Roman" w:hAnsi="Times New Roman" w:cs="Times New Roman"/>
          <w:color w:val="000000"/>
          <w:sz w:val="24"/>
          <w:szCs w:val="24"/>
        </w:rPr>
      </w:pPr>
      <w:r w:rsidRPr="003C60A4">
        <w:rPr>
          <w:rFonts w:ascii="Times New Roman" w:hAnsi="Times New Roman" w:cs="Times New Roman"/>
          <w:color w:val="000000"/>
          <w:sz w:val="24"/>
          <w:szCs w:val="24"/>
        </w:rPr>
        <w:t>Review of Related Literature and Studies</w:t>
      </w:r>
      <w:r>
        <w:rPr>
          <w:rFonts w:ascii="Times New Roman" w:hAnsi="Times New Roman" w:cs="Times New Roman"/>
          <w:color w:val="000000"/>
          <w:sz w:val="24"/>
          <w:szCs w:val="24"/>
        </w:rPr>
        <w:t xml:space="preserve"> ………………………………………… 6</w:t>
      </w:r>
    </w:p>
    <w:p w14:paraId="4FA4EBF2" w14:textId="04FC793C" w:rsidR="003C60A4" w:rsidRDefault="003C60A4" w:rsidP="00BD5F25">
      <w:pPr>
        <w:spacing w:after="0" w:line="240" w:lineRule="auto"/>
        <w:ind w:left="-454" w:right="-454"/>
        <w:rPr>
          <w:rFonts w:ascii="Times New Roman" w:hAnsi="Times New Roman" w:cs="Times New Roman"/>
          <w:color w:val="000000"/>
          <w:sz w:val="24"/>
          <w:szCs w:val="24"/>
        </w:rPr>
      </w:pPr>
    </w:p>
    <w:p w14:paraId="64C3AFDD" w14:textId="007B8E49" w:rsidR="003C60A4" w:rsidRPr="003C60A4" w:rsidRDefault="003C60A4" w:rsidP="003C60A4">
      <w:pPr>
        <w:spacing w:after="0" w:line="240" w:lineRule="auto"/>
        <w:ind w:left="-454" w:right="-510"/>
        <w:rPr>
          <w:rFonts w:ascii="Times New Roman" w:hAnsi="Times New Roman" w:cs="Times New Roman"/>
          <w:color w:val="000000"/>
          <w:sz w:val="24"/>
          <w:szCs w:val="24"/>
        </w:rPr>
      </w:pPr>
      <w:r>
        <w:rPr>
          <w:rFonts w:ascii="Times New Roman" w:hAnsi="Times New Roman" w:cs="Times New Roman"/>
          <w:color w:val="000000"/>
          <w:sz w:val="24"/>
          <w:szCs w:val="24"/>
        </w:rPr>
        <w:t>Synthesis of Related Literature …………………………………………………… 12</w:t>
      </w:r>
    </w:p>
    <w:p w14:paraId="4F3F481F" w14:textId="007DCF8D" w:rsidR="006449DD" w:rsidRDefault="006449DD" w:rsidP="00BD5F25">
      <w:pPr>
        <w:spacing w:after="0" w:line="240" w:lineRule="auto"/>
        <w:ind w:left="-454" w:right="-454"/>
        <w:rPr>
          <w:rFonts w:ascii="Times New Roman" w:hAnsi="Times New Roman" w:cs="Times New Roman"/>
          <w:b/>
          <w:bCs/>
          <w:color w:val="000000"/>
          <w:sz w:val="24"/>
          <w:szCs w:val="24"/>
        </w:rPr>
      </w:pPr>
    </w:p>
    <w:p w14:paraId="328D7D13" w14:textId="3B068500" w:rsidR="006449DD" w:rsidRDefault="00C0179E" w:rsidP="00BD5F25">
      <w:pPr>
        <w:spacing w:after="0" w:line="240" w:lineRule="auto"/>
        <w:ind w:left="-454" w:right="-454"/>
        <w:rPr>
          <w:rFonts w:ascii="Times New Roman" w:hAnsi="Times New Roman" w:cs="Times New Roman"/>
          <w:color w:val="000000"/>
          <w:sz w:val="24"/>
          <w:szCs w:val="24"/>
        </w:rPr>
      </w:pPr>
      <w:r w:rsidRPr="00C0179E">
        <w:rPr>
          <w:rFonts w:ascii="Times New Roman" w:hAnsi="Times New Roman" w:cs="Times New Roman"/>
          <w:color w:val="000000"/>
          <w:sz w:val="24"/>
          <w:szCs w:val="24"/>
        </w:rPr>
        <w:t>Conceptual framework</w:t>
      </w:r>
      <w:r>
        <w:rPr>
          <w:rFonts w:ascii="Times New Roman" w:hAnsi="Times New Roman" w:cs="Times New Roman"/>
          <w:color w:val="000000"/>
          <w:sz w:val="24"/>
          <w:szCs w:val="24"/>
        </w:rPr>
        <w:t xml:space="preserve"> …………………………………………………………… 13</w:t>
      </w:r>
    </w:p>
    <w:p w14:paraId="0429285F" w14:textId="39FE700C" w:rsidR="00C0179E" w:rsidRDefault="00C0179E" w:rsidP="00BD5F25">
      <w:pPr>
        <w:spacing w:after="0" w:line="240" w:lineRule="auto"/>
        <w:ind w:left="-454" w:right="-454"/>
        <w:rPr>
          <w:rFonts w:ascii="Times New Roman" w:hAnsi="Times New Roman" w:cs="Times New Roman"/>
          <w:color w:val="000000"/>
          <w:sz w:val="24"/>
          <w:szCs w:val="24"/>
        </w:rPr>
      </w:pPr>
    </w:p>
    <w:p w14:paraId="711D444A" w14:textId="0C0DE79A" w:rsidR="00C0179E" w:rsidRDefault="00C0179E" w:rsidP="00BD5F25">
      <w:pPr>
        <w:spacing w:after="0" w:line="240" w:lineRule="auto"/>
        <w:ind w:left="-454" w:right="-454"/>
        <w:rPr>
          <w:rFonts w:ascii="Times New Roman" w:hAnsi="Times New Roman" w:cs="Times New Roman"/>
          <w:color w:val="000000"/>
          <w:sz w:val="24"/>
          <w:szCs w:val="24"/>
        </w:rPr>
      </w:pPr>
      <w:r>
        <w:rPr>
          <w:rFonts w:ascii="Times New Roman" w:hAnsi="Times New Roman" w:cs="Times New Roman"/>
          <w:color w:val="000000"/>
          <w:sz w:val="24"/>
          <w:szCs w:val="24"/>
        </w:rPr>
        <w:t>Definition of terms ……………………………………………………………….. 14</w:t>
      </w:r>
    </w:p>
    <w:p w14:paraId="46FBFA61" w14:textId="4BC14244" w:rsidR="004625AA" w:rsidRDefault="004625AA" w:rsidP="00BD5F25">
      <w:pPr>
        <w:spacing w:after="0" w:line="240" w:lineRule="auto"/>
        <w:ind w:left="-454" w:right="-454"/>
        <w:rPr>
          <w:rFonts w:ascii="Times New Roman" w:hAnsi="Times New Roman" w:cs="Times New Roman"/>
          <w:color w:val="000000"/>
          <w:sz w:val="24"/>
          <w:szCs w:val="24"/>
        </w:rPr>
      </w:pPr>
    </w:p>
    <w:p w14:paraId="26512B61" w14:textId="0CB42977" w:rsidR="004625AA" w:rsidRDefault="004625AA" w:rsidP="004625AA">
      <w:pPr>
        <w:spacing w:after="0" w:line="240" w:lineRule="auto"/>
        <w:ind w:left="-454" w:right="-454"/>
        <w:rPr>
          <w:rFonts w:ascii="Times New Roman" w:hAnsi="Times New Roman" w:cs="Times New Roman"/>
          <w:b/>
          <w:bCs/>
          <w:color w:val="000000"/>
          <w:sz w:val="24"/>
          <w:szCs w:val="24"/>
        </w:rPr>
      </w:pPr>
      <w:r w:rsidRPr="006449DD">
        <w:rPr>
          <w:rFonts w:ascii="Times New Roman" w:hAnsi="Times New Roman" w:cs="Times New Roman"/>
          <w:b/>
          <w:bCs/>
          <w:color w:val="000000"/>
          <w:sz w:val="24"/>
          <w:szCs w:val="24"/>
        </w:rPr>
        <w:t xml:space="preserve">Chapter </w:t>
      </w:r>
      <w:r>
        <w:rPr>
          <w:rFonts w:ascii="Times New Roman" w:hAnsi="Times New Roman" w:cs="Times New Roman"/>
          <w:b/>
          <w:bCs/>
          <w:color w:val="000000"/>
          <w:sz w:val="24"/>
          <w:szCs w:val="24"/>
        </w:rPr>
        <w:t>3</w:t>
      </w:r>
      <w:r w:rsidRPr="006449DD">
        <w:rPr>
          <w:rFonts w:ascii="Times New Roman" w:hAnsi="Times New Roman" w:cs="Times New Roman"/>
          <w:b/>
          <w:bCs/>
          <w:color w:val="000000"/>
          <w:sz w:val="24"/>
          <w:szCs w:val="24"/>
        </w:rPr>
        <w:t>: Re</w:t>
      </w:r>
      <w:r>
        <w:rPr>
          <w:rFonts w:ascii="Times New Roman" w:hAnsi="Times New Roman" w:cs="Times New Roman"/>
          <w:b/>
          <w:bCs/>
          <w:color w:val="000000"/>
          <w:sz w:val="24"/>
          <w:szCs w:val="24"/>
        </w:rPr>
        <w:t>search Design and Methodology</w:t>
      </w:r>
    </w:p>
    <w:p w14:paraId="18F5900F" w14:textId="7ED8E82D" w:rsidR="004625AA" w:rsidRDefault="004625AA" w:rsidP="004625AA">
      <w:pPr>
        <w:spacing w:after="0" w:line="240" w:lineRule="auto"/>
        <w:ind w:left="-454" w:right="-454"/>
        <w:rPr>
          <w:rFonts w:ascii="Times New Roman" w:hAnsi="Times New Roman" w:cs="Times New Roman"/>
          <w:b/>
          <w:bCs/>
          <w:color w:val="000000"/>
          <w:sz w:val="24"/>
          <w:szCs w:val="24"/>
        </w:rPr>
      </w:pPr>
    </w:p>
    <w:p w14:paraId="430BCA55" w14:textId="0F72BF2E" w:rsidR="004625AA" w:rsidRPr="004625AA" w:rsidRDefault="004625AA" w:rsidP="004625AA">
      <w:pPr>
        <w:spacing w:after="0" w:line="240" w:lineRule="auto"/>
        <w:ind w:left="-454" w:right="-454"/>
        <w:rPr>
          <w:rFonts w:ascii="Times New Roman" w:hAnsi="Times New Roman" w:cs="Times New Roman"/>
          <w:color w:val="000000"/>
          <w:sz w:val="24"/>
          <w:szCs w:val="24"/>
        </w:rPr>
      </w:pPr>
      <w:r w:rsidRPr="004625AA">
        <w:rPr>
          <w:rFonts w:ascii="Times New Roman" w:hAnsi="Times New Roman" w:cs="Times New Roman"/>
          <w:color w:val="000000"/>
          <w:sz w:val="24"/>
          <w:szCs w:val="24"/>
        </w:rPr>
        <w:t>Research Design</w:t>
      </w:r>
      <w:r>
        <w:rPr>
          <w:rFonts w:ascii="Times New Roman" w:hAnsi="Times New Roman" w:cs="Times New Roman"/>
          <w:color w:val="000000"/>
          <w:sz w:val="24"/>
          <w:szCs w:val="24"/>
        </w:rPr>
        <w:t xml:space="preserve"> ………………………………………………………………….. 15</w:t>
      </w:r>
    </w:p>
    <w:p w14:paraId="5017FB2D" w14:textId="17A1E7C3" w:rsidR="004625AA" w:rsidRDefault="004625AA" w:rsidP="00BD5F25">
      <w:pPr>
        <w:spacing w:after="0" w:line="240" w:lineRule="auto"/>
        <w:ind w:left="-454" w:right="-454"/>
        <w:rPr>
          <w:rFonts w:ascii="Times New Roman" w:hAnsi="Times New Roman" w:cs="Times New Roman"/>
          <w:color w:val="000000"/>
          <w:sz w:val="24"/>
          <w:szCs w:val="24"/>
        </w:rPr>
      </w:pPr>
    </w:p>
    <w:p w14:paraId="5C0669E9" w14:textId="34669295" w:rsidR="004625AA" w:rsidRDefault="004625AA" w:rsidP="00BD5F25">
      <w:pPr>
        <w:spacing w:after="0" w:line="240" w:lineRule="auto"/>
        <w:ind w:left="-454" w:right="-454"/>
        <w:rPr>
          <w:rFonts w:ascii="Times New Roman" w:hAnsi="Times New Roman" w:cs="Times New Roman"/>
          <w:color w:val="000000"/>
          <w:sz w:val="24"/>
          <w:szCs w:val="24"/>
        </w:rPr>
      </w:pPr>
      <w:r>
        <w:rPr>
          <w:rFonts w:ascii="Times New Roman" w:hAnsi="Times New Roman" w:cs="Times New Roman"/>
          <w:color w:val="000000"/>
          <w:sz w:val="24"/>
          <w:szCs w:val="24"/>
        </w:rPr>
        <w:t>Respondent of the study ………………………………………………………….. 16</w:t>
      </w:r>
    </w:p>
    <w:p w14:paraId="5E123605" w14:textId="2CD5B496" w:rsidR="004625AA" w:rsidRDefault="004625AA" w:rsidP="00BD5F25">
      <w:pPr>
        <w:spacing w:after="0" w:line="240" w:lineRule="auto"/>
        <w:ind w:left="-454" w:right="-454"/>
        <w:rPr>
          <w:rFonts w:ascii="Times New Roman" w:hAnsi="Times New Roman" w:cs="Times New Roman"/>
          <w:color w:val="000000"/>
          <w:sz w:val="24"/>
          <w:szCs w:val="24"/>
        </w:rPr>
      </w:pPr>
    </w:p>
    <w:p w14:paraId="13BF1A90" w14:textId="6AD22564" w:rsidR="00E27056" w:rsidRDefault="00E27056" w:rsidP="00BD5F25">
      <w:pPr>
        <w:spacing w:after="0" w:line="240" w:lineRule="auto"/>
        <w:ind w:left="-454" w:right="-454"/>
        <w:rPr>
          <w:rFonts w:ascii="Times New Roman" w:hAnsi="Times New Roman" w:cs="Times New Roman"/>
          <w:color w:val="000000"/>
          <w:sz w:val="24"/>
          <w:szCs w:val="24"/>
        </w:rPr>
      </w:pPr>
      <w:r>
        <w:rPr>
          <w:rFonts w:ascii="Times New Roman" w:hAnsi="Times New Roman" w:cs="Times New Roman"/>
          <w:color w:val="000000"/>
          <w:sz w:val="24"/>
          <w:szCs w:val="24"/>
        </w:rPr>
        <w:t>Research Instrument ………...……………………………………………………. 16</w:t>
      </w:r>
    </w:p>
    <w:p w14:paraId="0C55D570" w14:textId="5550A078" w:rsidR="004625AA" w:rsidRDefault="004625AA" w:rsidP="00BD5F25">
      <w:pPr>
        <w:spacing w:after="0" w:line="240" w:lineRule="auto"/>
        <w:ind w:left="-454" w:right="-454"/>
        <w:rPr>
          <w:rFonts w:ascii="Times New Roman" w:hAnsi="Times New Roman" w:cs="Times New Roman"/>
          <w:color w:val="000000"/>
          <w:sz w:val="24"/>
          <w:szCs w:val="24"/>
        </w:rPr>
      </w:pPr>
    </w:p>
    <w:p w14:paraId="56FE0EFD" w14:textId="48F6C9D4" w:rsidR="00E27056" w:rsidRDefault="00E27056" w:rsidP="00E27056">
      <w:pPr>
        <w:spacing w:after="0" w:line="240" w:lineRule="auto"/>
        <w:ind w:left="-454" w:right="-454"/>
        <w:rPr>
          <w:rFonts w:ascii="Times New Roman" w:hAnsi="Times New Roman" w:cs="Times New Roman"/>
          <w:color w:val="000000"/>
          <w:sz w:val="24"/>
          <w:szCs w:val="24"/>
        </w:rPr>
      </w:pPr>
      <w:r>
        <w:rPr>
          <w:rFonts w:ascii="Times New Roman" w:hAnsi="Times New Roman" w:cs="Times New Roman"/>
          <w:color w:val="000000"/>
          <w:sz w:val="24"/>
          <w:szCs w:val="24"/>
        </w:rPr>
        <w:t>Data Gathering Procedure ………………………………………………………... 17</w:t>
      </w:r>
    </w:p>
    <w:p w14:paraId="2EB1949F" w14:textId="6D9F7186" w:rsidR="00E27056" w:rsidRDefault="00E27056" w:rsidP="00E27056">
      <w:pPr>
        <w:spacing w:after="0" w:line="240" w:lineRule="auto"/>
        <w:ind w:left="-454" w:right="-454"/>
        <w:rPr>
          <w:rFonts w:ascii="Times New Roman" w:hAnsi="Times New Roman" w:cs="Times New Roman"/>
          <w:color w:val="000000"/>
          <w:sz w:val="24"/>
          <w:szCs w:val="24"/>
        </w:rPr>
      </w:pPr>
    </w:p>
    <w:p w14:paraId="4162E8BB" w14:textId="1EFAD357" w:rsidR="006449DD" w:rsidRDefault="00E27056" w:rsidP="00E27056">
      <w:pPr>
        <w:spacing w:after="0" w:line="240" w:lineRule="auto"/>
        <w:ind w:left="-454" w:right="-454"/>
        <w:rPr>
          <w:rFonts w:ascii="Times New Roman" w:hAnsi="Times New Roman" w:cs="Times New Roman"/>
          <w:color w:val="000000"/>
          <w:sz w:val="24"/>
          <w:szCs w:val="24"/>
        </w:rPr>
      </w:pPr>
      <w:r>
        <w:rPr>
          <w:rFonts w:ascii="Times New Roman" w:hAnsi="Times New Roman" w:cs="Times New Roman"/>
          <w:color w:val="000000"/>
          <w:sz w:val="24"/>
          <w:szCs w:val="24"/>
        </w:rPr>
        <w:t>Statistical Analysis ………………………………………………………………..18</w:t>
      </w:r>
    </w:p>
    <w:p w14:paraId="003C8E85" w14:textId="43F33590" w:rsidR="00E27056" w:rsidRDefault="001B2D40" w:rsidP="00E27056">
      <w:pPr>
        <w:spacing w:after="0" w:line="240" w:lineRule="auto"/>
        <w:ind w:left="-454" w:right="-454"/>
        <w:rPr>
          <w:rFonts w:ascii="Times New Roman" w:hAnsi="Times New Roman" w:cs="Times New Roman"/>
          <w:b/>
          <w:bCs/>
          <w:color w:val="000000"/>
          <w:sz w:val="24"/>
          <w:szCs w:val="24"/>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884544" behindDoc="0" locked="0" layoutInCell="1" allowOverlap="1" wp14:anchorId="639B37A2" wp14:editId="2AD8538B">
                <wp:simplePos x="0" y="0"/>
                <wp:positionH relativeFrom="column">
                  <wp:posOffset>5270500</wp:posOffset>
                </wp:positionH>
                <wp:positionV relativeFrom="paragraph">
                  <wp:posOffset>-671830</wp:posOffset>
                </wp:positionV>
                <wp:extent cx="704215" cy="521970"/>
                <wp:effectExtent l="0" t="0" r="0" b="0"/>
                <wp:wrapNone/>
                <wp:docPr id="279" name="Text Box 279"/>
                <wp:cNvGraphicFramePr/>
                <a:graphic xmlns:a="http://schemas.openxmlformats.org/drawingml/2006/main">
                  <a:graphicData uri="http://schemas.microsoft.com/office/word/2010/wordprocessingShape">
                    <wps:wsp>
                      <wps:cNvSpPr txBox="1"/>
                      <wps:spPr>
                        <a:xfrm>
                          <a:off x="0" y="0"/>
                          <a:ext cx="704215" cy="521970"/>
                        </a:xfrm>
                        <a:prstGeom prst="rect">
                          <a:avLst/>
                        </a:prstGeom>
                        <a:noFill/>
                        <a:ln w="6350">
                          <a:noFill/>
                        </a:ln>
                      </wps:spPr>
                      <wps:txbx>
                        <w:txbxContent>
                          <w:p w14:paraId="1B9DFB33" w14:textId="27E49E53" w:rsidR="001B2D40" w:rsidRPr="002F7294" w:rsidRDefault="001B2D40" w:rsidP="001B2D40">
                            <w:pPr>
                              <w:jc w:val="center"/>
                              <w:rPr>
                                <w:sz w:val="32"/>
                                <w:szCs w:val="32"/>
                                <w:lang w:val="en-US"/>
                                <w14:textOutline w14:w="9525" w14:cap="rnd" w14:cmpd="sng" w14:algn="ctr">
                                  <w14:noFill/>
                                  <w14:prstDash w14:val="solid"/>
                                  <w14:bevel/>
                                </w14:textOutline>
                              </w:rPr>
                            </w:pPr>
                            <w:r w:rsidRPr="002F7294">
                              <w:rPr>
                                <w:sz w:val="32"/>
                                <w:szCs w:val="32"/>
                                <w:lang w:val="en-US"/>
                                <w14:textOutline w14:w="9525" w14:cap="rnd" w14:cmpd="sng" w14:algn="ctr">
                                  <w14:noFill/>
                                  <w14:prstDash w14:val="solid"/>
                                  <w14:bevel/>
                                </w14:textOutline>
                              </w:rPr>
                              <w:t>V</w:t>
                            </w:r>
                            <w:r>
                              <w:rPr>
                                <w:sz w:val="32"/>
                                <w:szCs w:val="32"/>
                                <w:lang w:val="en-US"/>
                                <w14:textOutline w14:w="9525" w14:cap="rnd" w14:cmpd="sng" w14:algn="ctr">
                                  <w14:noFill/>
                                  <w14:prstDash w14:val="solid"/>
                                  <w14:bevel/>
                                </w14:textOutline>
                              </w:rPr>
                              <w:t>II</w:t>
                            </w:r>
                          </w:p>
                          <w:p w14:paraId="16BA8761" w14:textId="77777777" w:rsidR="001B2D40" w:rsidRPr="002F7294" w:rsidRDefault="001B2D40" w:rsidP="001B2D40">
                            <w:pP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9B37A2" id="Text Box 279" o:spid="_x0000_s1033" type="#_x0000_t202" style="position:absolute;left:0;text-align:left;margin-left:415pt;margin-top:-52.9pt;width:55.45pt;height:41.1pt;z-index:251884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" filled="f" stroked="f" strokeweight=".5pt">
                <v:textbox>
                  <w:txbxContent>
                    <w:p w14:paraId="1B9DFB33" w14:textId="27E49E53" w:rsidR="001B2D40" w:rsidRPr="002F7294" w:rsidRDefault="001B2D40" w:rsidP="001B2D40">
                      <w:pPr>
                        <w:jc w:val="center"/>
                        <w:rPr>
                          <w:sz w:val="32"/>
                          <w:szCs w:val="32"/>
                          <w:lang w:val="en-US"/>
                          <w14:textOutline w14:w="9525" w14:cap="rnd" w14:cmpd="sng" w14:algn="ctr">
                            <w14:noFill/>
                            <w14:prstDash w14:val="solid"/>
                            <w14:bevel/>
                          </w14:textOutline>
                        </w:rPr>
                      </w:pPr>
                      <w:r w:rsidRPr="002F7294">
                        <w:rPr>
                          <w:sz w:val="32"/>
                          <w:szCs w:val="32"/>
                          <w:lang w:val="en-US"/>
                          <w14:textOutline w14:w="9525" w14:cap="rnd" w14:cmpd="sng" w14:algn="ctr">
                            <w14:noFill/>
                            <w14:prstDash w14:val="solid"/>
                            <w14:bevel/>
                          </w14:textOutline>
                        </w:rPr>
                        <w:t>V</w:t>
                      </w:r>
                      <w:r>
                        <w:rPr>
                          <w:sz w:val="32"/>
                          <w:szCs w:val="32"/>
                          <w:lang w:val="en-US"/>
                          <w14:textOutline w14:w="9525" w14:cap="rnd" w14:cmpd="sng" w14:algn="ctr">
                            <w14:noFill/>
                            <w14:prstDash w14:val="solid"/>
                            <w14:bevel/>
                          </w14:textOutline>
                        </w:rPr>
                        <w:t>II</w:t>
                      </w:r>
                    </w:p>
                    <w:p w14:paraId="16BA8761" w14:textId="77777777" w:rsidR="001B2D40" w:rsidRPr="002F7294" w:rsidRDefault="001B2D40" w:rsidP="001B2D40">
                      <w:pPr>
                        <w:rPr>
                          <w:sz w:val="32"/>
                          <w:szCs w:val="32"/>
                        </w:rPr>
                      </w:pPr>
                    </w:p>
                  </w:txbxContent>
                </v:textbox>
              </v:shape>
            </w:pict>
          </mc:Fallback>
        </mc:AlternateContent>
      </w:r>
      <w:r w:rsidR="00E27056" w:rsidRPr="006449DD">
        <w:rPr>
          <w:rFonts w:ascii="Times New Roman" w:hAnsi="Times New Roman" w:cs="Times New Roman"/>
          <w:b/>
          <w:bCs/>
          <w:color w:val="000000"/>
          <w:sz w:val="24"/>
          <w:szCs w:val="24"/>
        </w:rPr>
        <w:t xml:space="preserve">Chapter </w:t>
      </w:r>
      <w:r w:rsidR="00E27056">
        <w:rPr>
          <w:rFonts w:ascii="Times New Roman" w:hAnsi="Times New Roman" w:cs="Times New Roman"/>
          <w:b/>
          <w:bCs/>
          <w:color w:val="000000"/>
          <w:sz w:val="24"/>
          <w:szCs w:val="24"/>
        </w:rPr>
        <w:t>4</w:t>
      </w:r>
      <w:r w:rsidR="00E27056" w:rsidRPr="006449DD">
        <w:rPr>
          <w:rFonts w:ascii="Times New Roman" w:hAnsi="Times New Roman" w:cs="Times New Roman"/>
          <w:b/>
          <w:bCs/>
          <w:color w:val="000000"/>
          <w:sz w:val="24"/>
          <w:szCs w:val="24"/>
        </w:rPr>
        <w:t xml:space="preserve">: </w:t>
      </w:r>
      <w:r w:rsidR="00C22F98">
        <w:rPr>
          <w:rFonts w:ascii="Times New Roman" w:hAnsi="Times New Roman" w:cs="Times New Roman"/>
          <w:b/>
          <w:bCs/>
          <w:color w:val="000000"/>
          <w:sz w:val="24"/>
          <w:szCs w:val="24"/>
        </w:rPr>
        <w:t>Presentation, Analysis and Interpretation of Data</w:t>
      </w:r>
    </w:p>
    <w:p w14:paraId="77C5E449" w14:textId="78B341AE" w:rsidR="00C22F98" w:rsidRPr="00582600" w:rsidRDefault="00C22F98" w:rsidP="00E27056">
      <w:pPr>
        <w:spacing w:after="0" w:line="240" w:lineRule="auto"/>
        <w:ind w:left="-454" w:right="-454"/>
        <w:rPr>
          <w:rFonts w:ascii="Times New Roman" w:hAnsi="Times New Roman" w:cs="Times New Roman"/>
          <w:color w:val="000000"/>
          <w:sz w:val="24"/>
          <w:szCs w:val="24"/>
        </w:rPr>
      </w:pPr>
    </w:p>
    <w:p w14:paraId="7648F148" w14:textId="3CE8570F" w:rsidR="00E27056" w:rsidRDefault="00582600" w:rsidP="00E27056">
      <w:pPr>
        <w:spacing w:after="0" w:line="240" w:lineRule="auto"/>
        <w:ind w:left="-454" w:right="-454"/>
        <w:rPr>
          <w:rFonts w:ascii="Times New Roman" w:hAnsi="Times New Roman" w:cs="Times New Roman"/>
          <w:color w:val="000000"/>
          <w:sz w:val="24"/>
          <w:szCs w:val="24"/>
        </w:rPr>
      </w:pPr>
      <w:r w:rsidRPr="00582600">
        <w:rPr>
          <w:rFonts w:ascii="Times New Roman" w:hAnsi="Times New Roman" w:cs="Times New Roman"/>
          <w:color w:val="000000"/>
          <w:sz w:val="24"/>
          <w:szCs w:val="24"/>
        </w:rPr>
        <w:t>Presentation, Analysis and Interpretation of Data</w:t>
      </w:r>
      <w:r>
        <w:rPr>
          <w:rFonts w:ascii="Times New Roman" w:hAnsi="Times New Roman" w:cs="Times New Roman"/>
          <w:color w:val="000000"/>
          <w:sz w:val="24"/>
          <w:szCs w:val="24"/>
        </w:rPr>
        <w:t>………………………………. 21</w:t>
      </w:r>
    </w:p>
    <w:p w14:paraId="1379E6DB" w14:textId="77777777" w:rsidR="00582600" w:rsidRPr="00582600" w:rsidRDefault="00582600" w:rsidP="00E87A3D">
      <w:pPr>
        <w:spacing w:after="0" w:line="240" w:lineRule="auto"/>
        <w:ind w:right="-454"/>
        <w:rPr>
          <w:rFonts w:ascii="Times New Roman" w:hAnsi="Times New Roman" w:cs="Times New Roman"/>
          <w:color w:val="000000"/>
          <w:sz w:val="24"/>
          <w:szCs w:val="24"/>
        </w:rPr>
      </w:pPr>
    </w:p>
    <w:p w14:paraId="2C3A422A" w14:textId="172D10B8" w:rsidR="00582600" w:rsidRDefault="00582600" w:rsidP="00582600">
      <w:pPr>
        <w:spacing w:after="0" w:line="240" w:lineRule="auto"/>
        <w:ind w:left="-454" w:right="-454"/>
        <w:rPr>
          <w:rFonts w:ascii="Times New Roman" w:hAnsi="Times New Roman" w:cs="Times New Roman"/>
          <w:b/>
          <w:bCs/>
          <w:color w:val="000000"/>
          <w:sz w:val="24"/>
          <w:szCs w:val="24"/>
        </w:rPr>
      </w:pPr>
      <w:r w:rsidRPr="006449DD">
        <w:rPr>
          <w:rFonts w:ascii="Times New Roman" w:hAnsi="Times New Roman" w:cs="Times New Roman"/>
          <w:b/>
          <w:bCs/>
          <w:color w:val="000000"/>
          <w:sz w:val="24"/>
          <w:szCs w:val="24"/>
        </w:rPr>
        <w:t xml:space="preserve">Chapter </w:t>
      </w:r>
      <w:r>
        <w:rPr>
          <w:rFonts w:ascii="Times New Roman" w:hAnsi="Times New Roman" w:cs="Times New Roman"/>
          <w:b/>
          <w:bCs/>
          <w:color w:val="000000"/>
          <w:sz w:val="24"/>
          <w:szCs w:val="24"/>
        </w:rPr>
        <w:t>5</w:t>
      </w:r>
      <w:r w:rsidRPr="006449DD">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Summary of Findings, Conclusion and Recommend</w:t>
      </w:r>
      <w:r w:rsidR="00E87A3D">
        <w:rPr>
          <w:rFonts w:ascii="Times New Roman" w:hAnsi="Times New Roman" w:cs="Times New Roman"/>
          <w:b/>
          <w:bCs/>
          <w:color w:val="000000"/>
          <w:sz w:val="24"/>
          <w:szCs w:val="24"/>
        </w:rPr>
        <w:t>ation</w:t>
      </w:r>
    </w:p>
    <w:p w14:paraId="1061605E" w14:textId="162E8236" w:rsidR="00E87A3D" w:rsidRDefault="00E87A3D" w:rsidP="00582600">
      <w:pPr>
        <w:spacing w:after="0" w:line="240" w:lineRule="auto"/>
        <w:ind w:left="-454" w:right="-454"/>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w:t>
      </w:r>
    </w:p>
    <w:p w14:paraId="11460AF1" w14:textId="7B0EBD49" w:rsidR="00E87A3D" w:rsidRDefault="00E87A3D" w:rsidP="00582600">
      <w:pPr>
        <w:spacing w:after="0" w:line="240" w:lineRule="auto"/>
        <w:ind w:left="-454" w:right="-454"/>
        <w:rPr>
          <w:rFonts w:ascii="Times New Roman" w:hAnsi="Times New Roman" w:cs="Times New Roman"/>
          <w:color w:val="000000"/>
          <w:sz w:val="24"/>
          <w:szCs w:val="24"/>
        </w:rPr>
      </w:pPr>
      <w:r w:rsidRPr="00E87A3D">
        <w:rPr>
          <w:rFonts w:ascii="Times New Roman" w:hAnsi="Times New Roman" w:cs="Times New Roman"/>
          <w:color w:val="000000"/>
          <w:sz w:val="24"/>
          <w:szCs w:val="24"/>
        </w:rPr>
        <w:t>Summary of Findings</w:t>
      </w:r>
      <w:r>
        <w:rPr>
          <w:rFonts w:ascii="Times New Roman" w:hAnsi="Times New Roman" w:cs="Times New Roman"/>
          <w:color w:val="000000"/>
          <w:sz w:val="24"/>
          <w:szCs w:val="24"/>
        </w:rPr>
        <w:t>……………………………………………………………</w:t>
      </w:r>
      <w:r w:rsidR="009F365C">
        <w:rPr>
          <w:rFonts w:ascii="Times New Roman" w:hAnsi="Times New Roman" w:cs="Times New Roman"/>
          <w:color w:val="000000"/>
          <w:sz w:val="24"/>
          <w:szCs w:val="24"/>
        </w:rPr>
        <w:t xml:space="preserve"> 32</w:t>
      </w:r>
    </w:p>
    <w:p w14:paraId="1EB4663F" w14:textId="2DD98D63" w:rsidR="00E87A3D" w:rsidRDefault="00E87A3D" w:rsidP="00582600">
      <w:pPr>
        <w:spacing w:after="0" w:line="240" w:lineRule="auto"/>
        <w:ind w:left="-454" w:right="-454"/>
        <w:rPr>
          <w:rFonts w:ascii="Times New Roman" w:hAnsi="Times New Roman" w:cs="Times New Roman"/>
          <w:color w:val="000000"/>
          <w:sz w:val="24"/>
          <w:szCs w:val="24"/>
        </w:rPr>
      </w:pPr>
    </w:p>
    <w:p w14:paraId="1FDA722F" w14:textId="3D78BB19" w:rsidR="00E87A3D" w:rsidRDefault="00E87A3D" w:rsidP="00582600">
      <w:pPr>
        <w:spacing w:after="0" w:line="240" w:lineRule="auto"/>
        <w:ind w:left="-454" w:right="-454"/>
        <w:rPr>
          <w:rFonts w:ascii="Times New Roman" w:hAnsi="Times New Roman" w:cs="Times New Roman"/>
          <w:color w:val="000000"/>
          <w:sz w:val="24"/>
          <w:szCs w:val="24"/>
        </w:rPr>
      </w:pPr>
      <w:r>
        <w:rPr>
          <w:rFonts w:ascii="Times New Roman" w:hAnsi="Times New Roman" w:cs="Times New Roman"/>
          <w:color w:val="000000"/>
          <w:sz w:val="24"/>
          <w:szCs w:val="24"/>
        </w:rPr>
        <w:t>Conclusion ………………………………………………………………………</w:t>
      </w:r>
      <w:r w:rsidR="009F365C">
        <w:rPr>
          <w:rFonts w:ascii="Times New Roman" w:hAnsi="Times New Roman" w:cs="Times New Roman"/>
          <w:color w:val="000000"/>
          <w:sz w:val="24"/>
          <w:szCs w:val="24"/>
        </w:rPr>
        <w:t xml:space="preserve"> 33</w:t>
      </w:r>
    </w:p>
    <w:p w14:paraId="3332B887" w14:textId="3BDDED2F" w:rsidR="00E87A3D" w:rsidRDefault="00E87A3D" w:rsidP="00582600">
      <w:pPr>
        <w:spacing w:after="0" w:line="240" w:lineRule="auto"/>
        <w:ind w:left="-454" w:right="-454"/>
        <w:rPr>
          <w:rFonts w:ascii="Times New Roman" w:hAnsi="Times New Roman" w:cs="Times New Roman"/>
          <w:color w:val="000000"/>
          <w:sz w:val="24"/>
          <w:szCs w:val="24"/>
        </w:rPr>
      </w:pPr>
    </w:p>
    <w:p w14:paraId="4BE0EB41" w14:textId="232F9B57" w:rsidR="00E87A3D" w:rsidRDefault="00E87A3D" w:rsidP="00582600">
      <w:pPr>
        <w:spacing w:after="0" w:line="240" w:lineRule="auto"/>
        <w:ind w:left="-454" w:right="-454"/>
        <w:rPr>
          <w:rFonts w:ascii="Times New Roman" w:hAnsi="Times New Roman" w:cs="Times New Roman"/>
          <w:color w:val="000000"/>
          <w:sz w:val="24"/>
          <w:szCs w:val="24"/>
        </w:rPr>
      </w:pPr>
      <w:r>
        <w:rPr>
          <w:rFonts w:ascii="Times New Roman" w:hAnsi="Times New Roman" w:cs="Times New Roman"/>
          <w:color w:val="000000"/>
          <w:sz w:val="24"/>
          <w:szCs w:val="24"/>
        </w:rPr>
        <w:t>Recommendation ………………………………………………………………..</w:t>
      </w:r>
      <w:r w:rsidR="009F365C">
        <w:rPr>
          <w:rFonts w:ascii="Times New Roman" w:hAnsi="Times New Roman" w:cs="Times New Roman"/>
          <w:color w:val="000000"/>
          <w:sz w:val="24"/>
          <w:szCs w:val="24"/>
        </w:rPr>
        <w:t xml:space="preserve"> 34</w:t>
      </w:r>
    </w:p>
    <w:p w14:paraId="4E8312E6" w14:textId="2BA5BBE3" w:rsidR="00E87A3D" w:rsidRDefault="00E87A3D" w:rsidP="00582600">
      <w:pPr>
        <w:spacing w:after="0" w:line="240" w:lineRule="auto"/>
        <w:ind w:left="-454" w:right="-454"/>
        <w:rPr>
          <w:rFonts w:ascii="Times New Roman" w:hAnsi="Times New Roman" w:cs="Times New Roman"/>
          <w:color w:val="000000"/>
          <w:sz w:val="24"/>
          <w:szCs w:val="24"/>
        </w:rPr>
      </w:pPr>
    </w:p>
    <w:p w14:paraId="59E43396" w14:textId="25117D90" w:rsidR="00E87A3D" w:rsidRDefault="00E87A3D" w:rsidP="00582600">
      <w:pPr>
        <w:spacing w:after="0" w:line="240" w:lineRule="auto"/>
        <w:ind w:left="-454" w:right="-454"/>
        <w:rPr>
          <w:rFonts w:ascii="Times New Roman" w:hAnsi="Times New Roman" w:cs="Times New Roman"/>
          <w:color w:val="000000"/>
          <w:sz w:val="24"/>
          <w:szCs w:val="24"/>
        </w:rPr>
      </w:pPr>
      <w:r>
        <w:rPr>
          <w:rFonts w:ascii="Times New Roman" w:hAnsi="Times New Roman" w:cs="Times New Roman"/>
          <w:color w:val="000000"/>
          <w:sz w:val="24"/>
          <w:szCs w:val="24"/>
        </w:rPr>
        <w:t>Bibliography …………………………………………………………………….</w:t>
      </w:r>
      <w:r w:rsidR="009F365C">
        <w:rPr>
          <w:rFonts w:ascii="Times New Roman" w:hAnsi="Times New Roman" w:cs="Times New Roman"/>
          <w:color w:val="000000"/>
          <w:sz w:val="24"/>
          <w:szCs w:val="24"/>
        </w:rPr>
        <w:t xml:space="preserve"> 35</w:t>
      </w:r>
    </w:p>
    <w:p w14:paraId="7F439E84" w14:textId="60252038" w:rsidR="00E87A3D" w:rsidRDefault="00E87A3D" w:rsidP="00582600">
      <w:pPr>
        <w:spacing w:after="0" w:line="240" w:lineRule="auto"/>
        <w:ind w:left="-454" w:right="-454"/>
        <w:rPr>
          <w:rFonts w:ascii="Times New Roman" w:hAnsi="Times New Roman" w:cs="Times New Roman"/>
          <w:color w:val="000000"/>
          <w:sz w:val="24"/>
          <w:szCs w:val="24"/>
        </w:rPr>
      </w:pPr>
    </w:p>
    <w:p w14:paraId="0B51DE56" w14:textId="46FB3A0C" w:rsidR="00E87A3D" w:rsidRDefault="00E87A3D" w:rsidP="00582600">
      <w:pPr>
        <w:spacing w:after="0" w:line="240" w:lineRule="auto"/>
        <w:ind w:left="-454" w:right="-454"/>
        <w:rPr>
          <w:rFonts w:ascii="Times New Roman" w:hAnsi="Times New Roman" w:cs="Times New Roman"/>
          <w:color w:val="000000"/>
          <w:sz w:val="24"/>
          <w:szCs w:val="24"/>
        </w:rPr>
      </w:pPr>
      <w:r>
        <w:rPr>
          <w:rFonts w:ascii="Times New Roman" w:hAnsi="Times New Roman" w:cs="Times New Roman"/>
          <w:color w:val="000000"/>
          <w:sz w:val="24"/>
          <w:szCs w:val="24"/>
        </w:rPr>
        <w:t>Appendices ………………………………………………………………………</w:t>
      </w:r>
      <w:r w:rsidR="009F365C">
        <w:rPr>
          <w:rFonts w:ascii="Times New Roman" w:hAnsi="Times New Roman" w:cs="Times New Roman"/>
          <w:color w:val="000000"/>
          <w:sz w:val="24"/>
          <w:szCs w:val="24"/>
        </w:rPr>
        <w:t xml:space="preserve"> 37</w:t>
      </w:r>
    </w:p>
    <w:p w14:paraId="4E01D895" w14:textId="107A6EA4" w:rsidR="00E87A3D" w:rsidRDefault="00E87A3D" w:rsidP="00582600">
      <w:pPr>
        <w:spacing w:after="0" w:line="240" w:lineRule="auto"/>
        <w:ind w:left="-454" w:right="-454"/>
        <w:rPr>
          <w:rFonts w:ascii="Times New Roman" w:hAnsi="Times New Roman" w:cs="Times New Roman"/>
          <w:color w:val="000000"/>
          <w:sz w:val="24"/>
          <w:szCs w:val="24"/>
        </w:rPr>
      </w:pPr>
    </w:p>
    <w:p w14:paraId="7238FC48" w14:textId="40BD46BC" w:rsidR="00E87A3D" w:rsidRPr="00E87A3D" w:rsidRDefault="00E87A3D" w:rsidP="00582600">
      <w:pPr>
        <w:spacing w:after="0" w:line="240" w:lineRule="auto"/>
        <w:ind w:left="-454" w:right="-454"/>
        <w:rPr>
          <w:rFonts w:ascii="Times New Roman" w:hAnsi="Times New Roman" w:cs="Times New Roman"/>
          <w:color w:val="000000"/>
          <w:sz w:val="24"/>
          <w:szCs w:val="24"/>
        </w:rPr>
      </w:pPr>
      <w:r>
        <w:rPr>
          <w:rFonts w:ascii="Times New Roman" w:hAnsi="Times New Roman" w:cs="Times New Roman"/>
          <w:color w:val="000000"/>
          <w:sz w:val="24"/>
          <w:szCs w:val="24"/>
        </w:rPr>
        <w:t>Curriculum Vitae…………………………………………………………………</w:t>
      </w:r>
      <w:r w:rsidR="009F365C">
        <w:rPr>
          <w:rFonts w:ascii="Times New Roman" w:hAnsi="Times New Roman" w:cs="Times New Roman"/>
          <w:color w:val="000000"/>
          <w:sz w:val="24"/>
          <w:szCs w:val="24"/>
        </w:rPr>
        <w:t xml:space="preserve"> 42</w:t>
      </w:r>
    </w:p>
    <w:p w14:paraId="7FBFBAB0" w14:textId="4046E540" w:rsidR="00E27056" w:rsidRDefault="00E27056" w:rsidP="00E27056">
      <w:pPr>
        <w:spacing w:after="0" w:line="240" w:lineRule="auto"/>
        <w:ind w:left="-454" w:right="-454"/>
        <w:rPr>
          <w:rFonts w:ascii="Times New Roman" w:hAnsi="Times New Roman" w:cs="Times New Roman"/>
          <w:color w:val="000000"/>
          <w:sz w:val="24"/>
          <w:szCs w:val="24"/>
        </w:rPr>
      </w:pPr>
    </w:p>
    <w:p w14:paraId="72B72729" w14:textId="71DC4B5F" w:rsidR="00E27056" w:rsidRDefault="00E27056" w:rsidP="00E27056">
      <w:pPr>
        <w:spacing w:after="0" w:line="240" w:lineRule="auto"/>
        <w:ind w:left="-454" w:right="-454"/>
        <w:rPr>
          <w:rFonts w:ascii="Times New Roman" w:hAnsi="Times New Roman" w:cs="Times New Roman"/>
          <w:color w:val="000000"/>
          <w:sz w:val="24"/>
          <w:szCs w:val="24"/>
        </w:rPr>
      </w:pPr>
    </w:p>
    <w:p w14:paraId="2AF92262" w14:textId="256D8214" w:rsidR="00E27056" w:rsidRDefault="00E27056" w:rsidP="00E27056">
      <w:pPr>
        <w:spacing w:after="0" w:line="240" w:lineRule="auto"/>
        <w:ind w:left="-454" w:right="-454"/>
        <w:rPr>
          <w:rFonts w:ascii="Times New Roman" w:hAnsi="Times New Roman" w:cs="Times New Roman"/>
          <w:color w:val="000000"/>
          <w:sz w:val="24"/>
          <w:szCs w:val="24"/>
        </w:rPr>
      </w:pPr>
    </w:p>
    <w:p w14:paraId="1110DB6B" w14:textId="375F0CD8" w:rsidR="00E27056" w:rsidRDefault="00E27056" w:rsidP="00E27056">
      <w:pPr>
        <w:spacing w:after="0" w:line="240" w:lineRule="auto"/>
        <w:ind w:left="-454" w:right="-454"/>
        <w:rPr>
          <w:rFonts w:ascii="Times New Roman" w:hAnsi="Times New Roman" w:cs="Times New Roman"/>
          <w:color w:val="000000"/>
          <w:sz w:val="24"/>
          <w:szCs w:val="24"/>
        </w:rPr>
      </w:pPr>
    </w:p>
    <w:p w14:paraId="79067CD7" w14:textId="08F0431D" w:rsidR="00E27056" w:rsidRDefault="00E27056" w:rsidP="00E27056">
      <w:pPr>
        <w:spacing w:after="0" w:line="240" w:lineRule="auto"/>
        <w:ind w:left="-454" w:right="-454"/>
        <w:rPr>
          <w:rFonts w:ascii="Times New Roman" w:hAnsi="Times New Roman" w:cs="Times New Roman"/>
          <w:color w:val="000000"/>
          <w:sz w:val="24"/>
          <w:szCs w:val="24"/>
        </w:rPr>
      </w:pPr>
    </w:p>
    <w:p w14:paraId="044B5E85" w14:textId="347FE14B" w:rsidR="00E27056" w:rsidRDefault="00E27056" w:rsidP="00E27056">
      <w:pPr>
        <w:spacing w:after="0" w:line="240" w:lineRule="auto"/>
        <w:ind w:left="-454" w:right="-454"/>
        <w:rPr>
          <w:rFonts w:ascii="Times New Roman" w:hAnsi="Times New Roman" w:cs="Times New Roman"/>
          <w:color w:val="000000"/>
          <w:sz w:val="24"/>
          <w:szCs w:val="24"/>
        </w:rPr>
      </w:pPr>
    </w:p>
    <w:p w14:paraId="72DAAFC9" w14:textId="79EF50D8" w:rsidR="00E27056" w:rsidRDefault="00E27056" w:rsidP="00E27056">
      <w:pPr>
        <w:spacing w:after="0" w:line="240" w:lineRule="auto"/>
        <w:ind w:left="-454" w:right="-454"/>
        <w:rPr>
          <w:rFonts w:ascii="Times New Roman" w:hAnsi="Times New Roman" w:cs="Times New Roman"/>
          <w:color w:val="000000"/>
          <w:sz w:val="24"/>
          <w:szCs w:val="24"/>
        </w:rPr>
      </w:pPr>
    </w:p>
    <w:p w14:paraId="12E3DF03" w14:textId="4AEF2465" w:rsidR="00E27056" w:rsidRDefault="00E27056" w:rsidP="00E27056">
      <w:pPr>
        <w:spacing w:after="0" w:line="240" w:lineRule="auto"/>
        <w:ind w:left="-454" w:right="-454"/>
        <w:rPr>
          <w:rFonts w:ascii="Times New Roman" w:hAnsi="Times New Roman" w:cs="Times New Roman"/>
          <w:color w:val="000000"/>
          <w:sz w:val="24"/>
          <w:szCs w:val="24"/>
        </w:rPr>
      </w:pPr>
    </w:p>
    <w:p w14:paraId="53541A45" w14:textId="5C80B244" w:rsidR="00E27056" w:rsidRDefault="00E27056" w:rsidP="00E27056">
      <w:pPr>
        <w:spacing w:after="0" w:line="240" w:lineRule="auto"/>
        <w:ind w:left="-454" w:right="-454"/>
        <w:rPr>
          <w:rFonts w:ascii="Times New Roman" w:hAnsi="Times New Roman" w:cs="Times New Roman"/>
          <w:color w:val="000000"/>
          <w:sz w:val="24"/>
          <w:szCs w:val="24"/>
        </w:rPr>
      </w:pPr>
    </w:p>
    <w:p w14:paraId="5043B571" w14:textId="5094889E" w:rsidR="00E27056" w:rsidRDefault="00E27056" w:rsidP="00E27056">
      <w:pPr>
        <w:spacing w:after="0" w:line="240" w:lineRule="auto"/>
        <w:ind w:left="-454" w:right="-454"/>
        <w:rPr>
          <w:rFonts w:ascii="Times New Roman" w:hAnsi="Times New Roman" w:cs="Times New Roman"/>
          <w:color w:val="000000"/>
          <w:sz w:val="24"/>
          <w:szCs w:val="24"/>
        </w:rPr>
      </w:pPr>
    </w:p>
    <w:p w14:paraId="6D49E3B2" w14:textId="5FB17756" w:rsidR="00E27056" w:rsidRDefault="00E27056" w:rsidP="00E27056">
      <w:pPr>
        <w:spacing w:after="0" w:line="240" w:lineRule="auto"/>
        <w:ind w:left="-454" w:right="-454"/>
        <w:rPr>
          <w:rFonts w:ascii="Times New Roman" w:hAnsi="Times New Roman" w:cs="Times New Roman"/>
          <w:color w:val="000000"/>
          <w:sz w:val="24"/>
          <w:szCs w:val="24"/>
        </w:rPr>
      </w:pPr>
    </w:p>
    <w:p w14:paraId="13A8B99C" w14:textId="4AE55091" w:rsidR="00E27056" w:rsidRDefault="00E27056" w:rsidP="00E27056">
      <w:pPr>
        <w:spacing w:after="0" w:line="240" w:lineRule="auto"/>
        <w:ind w:left="-454" w:right="-454"/>
        <w:rPr>
          <w:rFonts w:ascii="Times New Roman" w:hAnsi="Times New Roman" w:cs="Times New Roman"/>
          <w:color w:val="000000"/>
          <w:sz w:val="24"/>
          <w:szCs w:val="24"/>
        </w:rPr>
      </w:pPr>
    </w:p>
    <w:p w14:paraId="5A509BAC" w14:textId="6170FCE2" w:rsidR="00E27056" w:rsidRDefault="00E27056" w:rsidP="00E27056">
      <w:pPr>
        <w:spacing w:after="0" w:line="240" w:lineRule="auto"/>
        <w:ind w:left="-454" w:right="-454"/>
        <w:rPr>
          <w:rFonts w:ascii="Times New Roman" w:hAnsi="Times New Roman" w:cs="Times New Roman"/>
          <w:color w:val="000000"/>
          <w:sz w:val="24"/>
          <w:szCs w:val="24"/>
        </w:rPr>
      </w:pPr>
    </w:p>
    <w:p w14:paraId="46A25D6B" w14:textId="5DE69A40" w:rsidR="00E27056" w:rsidRDefault="00E27056" w:rsidP="00E27056">
      <w:pPr>
        <w:spacing w:after="0" w:line="240" w:lineRule="auto"/>
        <w:ind w:left="-454" w:right="-454"/>
        <w:rPr>
          <w:rFonts w:ascii="Times New Roman" w:hAnsi="Times New Roman" w:cs="Times New Roman"/>
          <w:color w:val="000000"/>
          <w:sz w:val="24"/>
          <w:szCs w:val="24"/>
        </w:rPr>
      </w:pPr>
    </w:p>
    <w:p w14:paraId="72B874EB" w14:textId="296A5C40" w:rsidR="00E27056" w:rsidRDefault="00E27056" w:rsidP="00E27056">
      <w:pPr>
        <w:spacing w:after="0" w:line="240" w:lineRule="auto"/>
        <w:ind w:left="-454" w:right="-454"/>
        <w:rPr>
          <w:rFonts w:ascii="Times New Roman" w:hAnsi="Times New Roman" w:cs="Times New Roman"/>
          <w:color w:val="000000"/>
          <w:sz w:val="24"/>
          <w:szCs w:val="24"/>
        </w:rPr>
      </w:pPr>
    </w:p>
    <w:p w14:paraId="7061C6E8" w14:textId="5E383D7B" w:rsidR="00E27056" w:rsidRDefault="00E27056" w:rsidP="00E27056">
      <w:pPr>
        <w:spacing w:after="0" w:line="240" w:lineRule="auto"/>
        <w:ind w:left="-454" w:right="-454"/>
        <w:rPr>
          <w:rFonts w:ascii="Times New Roman" w:hAnsi="Times New Roman" w:cs="Times New Roman"/>
          <w:color w:val="000000"/>
          <w:sz w:val="24"/>
          <w:szCs w:val="24"/>
        </w:rPr>
      </w:pPr>
    </w:p>
    <w:p w14:paraId="38A3AF72" w14:textId="7A8E88D8" w:rsidR="00E27056" w:rsidRDefault="00E27056" w:rsidP="00E27056">
      <w:pPr>
        <w:spacing w:after="0" w:line="240" w:lineRule="auto"/>
        <w:ind w:left="-454" w:right="-454"/>
        <w:rPr>
          <w:rFonts w:ascii="Times New Roman" w:hAnsi="Times New Roman" w:cs="Times New Roman"/>
          <w:color w:val="000000"/>
          <w:sz w:val="24"/>
          <w:szCs w:val="24"/>
        </w:rPr>
      </w:pPr>
    </w:p>
    <w:p w14:paraId="4924BDE7" w14:textId="7346CC43" w:rsidR="00E27056" w:rsidRDefault="00E27056" w:rsidP="00E27056">
      <w:pPr>
        <w:spacing w:after="0" w:line="240" w:lineRule="auto"/>
        <w:ind w:left="-454" w:right="-454"/>
        <w:rPr>
          <w:rFonts w:ascii="Times New Roman" w:hAnsi="Times New Roman" w:cs="Times New Roman"/>
          <w:color w:val="000000"/>
          <w:sz w:val="24"/>
          <w:szCs w:val="24"/>
        </w:rPr>
      </w:pPr>
    </w:p>
    <w:p w14:paraId="1A8CE075" w14:textId="5AE678E8" w:rsidR="00E27056" w:rsidRDefault="00E27056" w:rsidP="00E27056">
      <w:pPr>
        <w:spacing w:after="0" w:line="240" w:lineRule="auto"/>
        <w:ind w:left="-454" w:right="-454"/>
        <w:rPr>
          <w:rFonts w:ascii="Times New Roman" w:hAnsi="Times New Roman" w:cs="Times New Roman"/>
          <w:color w:val="000000"/>
          <w:sz w:val="24"/>
          <w:szCs w:val="24"/>
        </w:rPr>
      </w:pPr>
    </w:p>
    <w:p w14:paraId="6DDFE75A" w14:textId="41BB4CEC" w:rsidR="00E27056" w:rsidRDefault="00E27056" w:rsidP="00E27056">
      <w:pPr>
        <w:spacing w:after="0" w:line="240" w:lineRule="auto"/>
        <w:ind w:left="-454" w:right="-454"/>
        <w:rPr>
          <w:rFonts w:ascii="Times New Roman" w:hAnsi="Times New Roman" w:cs="Times New Roman"/>
          <w:color w:val="000000"/>
          <w:sz w:val="24"/>
          <w:szCs w:val="24"/>
        </w:rPr>
      </w:pPr>
    </w:p>
    <w:p w14:paraId="4982E2DC" w14:textId="3D45E5B1" w:rsidR="00E27056" w:rsidRDefault="00E27056" w:rsidP="00E27056">
      <w:pPr>
        <w:spacing w:after="0" w:line="240" w:lineRule="auto"/>
        <w:ind w:left="-454" w:right="-454"/>
        <w:rPr>
          <w:rFonts w:ascii="Times New Roman" w:hAnsi="Times New Roman" w:cs="Times New Roman"/>
          <w:color w:val="000000"/>
          <w:sz w:val="24"/>
          <w:szCs w:val="24"/>
        </w:rPr>
      </w:pPr>
    </w:p>
    <w:p w14:paraId="3D8993FD" w14:textId="395ADC04" w:rsidR="00E27056" w:rsidRDefault="00E27056" w:rsidP="00E27056">
      <w:pPr>
        <w:spacing w:after="0" w:line="240" w:lineRule="auto"/>
        <w:ind w:left="-454" w:right="-454"/>
        <w:rPr>
          <w:rFonts w:ascii="Times New Roman" w:hAnsi="Times New Roman" w:cs="Times New Roman"/>
          <w:color w:val="000000"/>
          <w:sz w:val="24"/>
          <w:szCs w:val="24"/>
        </w:rPr>
      </w:pPr>
    </w:p>
    <w:p w14:paraId="134ECDFD" w14:textId="3E535E07" w:rsidR="00E27056" w:rsidRDefault="00E27056" w:rsidP="00E27056">
      <w:pPr>
        <w:spacing w:after="0" w:line="240" w:lineRule="auto"/>
        <w:ind w:left="-454" w:right="-454"/>
        <w:rPr>
          <w:rFonts w:ascii="Times New Roman" w:hAnsi="Times New Roman" w:cs="Times New Roman"/>
          <w:color w:val="000000"/>
          <w:sz w:val="24"/>
          <w:szCs w:val="24"/>
        </w:rPr>
      </w:pPr>
    </w:p>
    <w:p w14:paraId="4969411C" w14:textId="6323953D" w:rsidR="00E27056" w:rsidRDefault="00E27056" w:rsidP="00E27056">
      <w:pPr>
        <w:spacing w:after="0" w:line="240" w:lineRule="auto"/>
        <w:ind w:left="-454" w:right="-454"/>
        <w:rPr>
          <w:rFonts w:ascii="Times New Roman" w:hAnsi="Times New Roman" w:cs="Times New Roman"/>
          <w:color w:val="000000"/>
          <w:sz w:val="24"/>
          <w:szCs w:val="24"/>
        </w:rPr>
      </w:pPr>
    </w:p>
    <w:p w14:paraId="50F7FAA1" w14:textId="6BA76CA0" w:rsidR="00E27056" w:rsidRDefault="00E27056" w:rsidP="00E27056">
      <w:pPr>
        <w:spacing w:after="0" w:line="240" w:lineRule="auto"/>
        <w:ind w:left="-454" w:right="-454"/>
        <w:rPr>
          <w:rFonts w:ascii="Times New Roman" w:hAnsi="Times New Roman" w:cs="Times New Roman"/>
          <w:color w:val="000000"/>
          <w:sz w:val="24"/>
          <w:szCs w:val="24"/>
        </w:rPr>
      </w:pPr>
    </w:p>
    <w:p w14:paraId="4BCE1658" w14:textId="21D77FDD" w:rsidR="00E27056" w:rsidRDefault="00E27056" w:rsidP="009F365C">
      <w:pPr>
        <w:spacing w:after="0" w:line="240" w:lineRule="auto"/>
        <w:ind w:right="-454"/>
        <w:rPr>
          <w:rFonts w:ascii="Times New Roman" w:hAnsi="Times New Roman" w:cs="Times New Roman"/>
          <w:color w:val="000000"/>
          <w:sz w:val="24"/>
          <w:szCs w:val="24"/>
        </w:rPr>
      </w:pPr>
    </w:p>
    <w:p w14:paraId="66495EC4" w14:textId="086B9291" w:rsidR="00E27056" w:rsidRDefault="00E27056" w:rsidP="00E27056">
      <w:pPr>
        <w:spacing w:after="0" w:line="240" w:lineRule="auto"/>
        <w:ind w:left="-454" w:right="-454"/>
        <w:rPr>
          <w:rFonts w:ascii="Times New Roman" w:hAnsi="Times New Roman" w:cs="Times New Roman"/>
          <w:color w:val="000000"/>
          <w:sz w:val="24"/>
          <w:szCs w:val="24"/>
        </w:rPr>
      </w:pPr>
    </w:p>
    <w:p w14:paraId="5C379F82" w14:textId="7B7E2BDC" w:rsidR="00E27056" w:rsidRDefault="00E27056" w:rsidP="00E27056">
      <w:pPr>
        <w:spacing w:after="0" w:line="240" w:lineRule="auto"/>
        <w:ind w:left="-454" w:right="-454"/>
        <w:rPr>
          <w:rFonts w:ascii="Times New Roman" w:hAnsi="Times New Roman" w:cs="Times New Roman"/>
          <w:color w:val="000000"/>
          <w:sz w:val="24"/>
          <w:szCs w:val="24"/>
        </w:rPr>
      </w:pPr>
    </w:p>
    <w:p w14:paraId="5DF37965" w14:textId="63B352A3" w:rsidR="00E27056" w:rsidRDefault="00E27056" w:rsidP="00E27056">
      <w:pPr>
        <w:spacing w:after="0" w:line="240" w:lineRule="auto"/>
        <w:ind w:left="-454" w:right="-454"/>
        <w:rPr>
          <w:rFonts w:ascii="Times New Roman" w:hAnsi="Times New Roman" w:cs="Times New Roman"/>
          <w:color w:val="000000"/>
          <w:sz w:val="24"/>
          <w:szCs w:val="24"/>
        </w:rPr>
      </w:pPr>
    </w:p>
    <w:p w14:paraId="3485E591" w14:textId="140E80EC" w:rsidR="00E27056" w:rsidRDefault="00E27056" w:rsidP="00582600">
      <w:pPr>
        <w:spacing w:after="0" w:line="240" w:lineRule="auto"/>
        <w:ind w:right="-454"/>
        <w:rPr>
          <w:rFonts w:ascii="Times New Roman" w:hAnsi="Times New Roman" w:cs="Times New Roman"/>
          <w:color w:val="000000"/>
          <w:sz w:val="24"/>
          <w:szCs w:val="24"/>
        </w:rPr>
      </w:pPr>
    </w:p>
    <w:p w14:paraId="66C89172" w14:textId="732698DE" w:rsidR="00034AD1" w:rsidRDefault="001B2D40" w:rsidP="00582600">
      <w:pPr>
        <w:spacing w:after="0" w:line="240" w:lineRule="auto"/>
        <w:ind w:right="-454"/>
        <w:rPr>
          <w:rFonts w:ascii="Times New Roman" w:hAnsi="Times New Roman" w:cs="Times New Roman"/>
          <w:color w:val="000000"/>
          <w:sz w:val="24"/>
          <w:szCs w:val="24"/>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886592" behindDoc="0" locked="0" layoutInCell="1" allowOverlap="1" wp14:anchorId="3E268820" wp14:editId="0551380F">
                <wp:simplePos x="0" y="0"/>
                <wp:positionH relativeFrom="column">
                  <wp:posOffset>5283200</wp:posOffset>
                </wp:positionH>
                <wp:positionV relativeFrom="paragraph">
                  <wp:posOffset>-673100</wp:posOffset>
                </wp:positionV>
                <wp:extent cx="704215" cy="522000"/>
                <wp:effectExtent l="0" t="0" r="0" b="0"/>
                <wp:wrapNone/>
                <wp:docPr id="281" name="Text Box 281"/>
                <wp:cNvGraphicFramePr/>
                <a:graphic xmlns:a="http://schemas.openxmlformats.org/drawingml/2006/main">
                  <a:graphicData uri="http://schemas.microsoft.com/office/word/2010/wordprocessingShape">
                    <wps:wsp>
                      <wps:cNvSpPr txBox="1"/>
                      <wps:spPr>
                        <a:xfrm>
                          <a:off x="0" y="0"/>
                          <a:ext cx="704215" cy="522000"/>
                        </a:xfrm>
                        <a:prstGeom prst="rect">
                          <a:avLst/>
                        </a:prstGeom>
                        <a:noFill/>
                        <a:ln w="6350">
                          <a:noFill/>
                        </a:ln>
                      </wps:spPr>
                      <wps:txbx>
                        <w:txbxContent>
                          <w:p w14:paraId="7A47BF94" w14:textId="29B51607" w:rsidR="001B2D40" w:rsidRPr="002F7294" w:rsidRDefault="001B2D40" w:rsidP="001B2D40">
                            <w:pPr>
                              <w:jc w:val="center"/>
                              <w:rPr>
                                <w:sz w:val="32"/>
                                <w:szCs w:val="32"/>
                                <w:lang w:val="en-US"/>
                                <w14:textOutline w14:w="9525" w14:cap="rnd" w14:cmpd="sng" w14:algn="ctr">
                                  <w14:noFill/>
                                  <w14:prstDash w14:val="solid"/>
                                  <w14:bevel/>
                                </w14:textOutline>
                              </w:rPr>
                            </w:pPr>
                            <w:r w:rsidRPr="002F7294">
                              <w:rPr>
                                <w:sz w:val="32"/>
                                <w:szCs w:val="32"/>
                                <w:lang w:val="en-US"/>
                                <w14:textOutline w14:w="9525" w14:cap="rnd" w14:cmpd="sng" w14:algn="ctr">
                                  <w14:noFill/>
                                  <w14:prstDash w14:val="solid"/>
                                  <w14:bevel/>
                                </w14:textOutline>
                              </w:rPr>
                              <w:t>V</w:t>
                            </w:r>
                            <w:r>
                              <w:rPr>
                                <w:sz w:val="32"/>
                                <w:szCs w:val="32"/>
                                <w:lang w:val="en-US"/>
                                <w14:textOutline w14:w="9525" w14:cap="rnd" w14:cmpd="sng" w14:algn="ctr">
                                  <w14:noFill/>
                                  <w14:prstDash w14:val="solid"/>
                                  <w14:bevel/>
                                </w14:textOutline>
                              </w:rPr>
                              <w:t>III</w:t>
                            </w:r>
                          </w:p>
                          <w:p w14:paraId="2D8D9611" w14:textId="77777777" w:rsidR="001B2D40" w:rsidRPr="002F7294" w:rsidRDefault="001B2D40" w:rsidP="001B2D40">
                            <w:pP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268820" id="Text Box 281" o:spid="_x0000_s1034" type="#_x0000_t202" style="position:absolute;margin-left:416pt;margin-top:-53pt;width:55.45pt;height:41.1pt;z-index:251886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" filled="f" stroked="f" strokeweight=".5pt">
                <v:textbox>
                  <w:txbxContent>
                    <w:p w14:paraId="7A47BF94" w14:textId="29B51607" w:rsidR="001B2D40" w:rsidRPr="002F7294" w:rsidRDefault="001B2D40" w:rsidP="001B2D40">
                      <w:pPr>
                        <w:jc w:val="center"/>
                        <w:rPr>
                          <w:sz w:val="32"/>
                          <w:szCs w:val="32"/>
                          <w:lang w:val="en-US"/>
                          <w14:textOutline w14:w="9525" w14:cap="rnd" w14:cmpd="sng" w14:algn="ctr">
                            <w14:noFill/>
                            <w14:prstDash w14:val="solid"/>
                            <w14:bevel/>
                          </w14:textOutline>
                        </w:rPr>
                      </w:pPr>
                      <w:r w:rsidRPr="002F7294">
                        <w:rPr>
                          <w:sz w:val="32"/>
                          <w:szCs w:val="32"/>
                          <w:lang w:val="en-US"/>
                          <w14:textOutline w14:w="9525" w14:cap="rnd" w14:cmpd="sng" w14:algn="ctr">
                            <w14:noFill/>
                            <w14:prstDash w14:val="solid"/>
                            <w14:bevel/>
                          </w14:textOutline>
                        </w:rPr>
                        <w:t>V</w:t>
                      </w:r>
                      <w:r>
                        <w:rPr>
                          <w:sz w:val="32"/>
                          <w:szCs w:val="32"/>
                          <w:lang w:val="en-US"/>
                          <w14:textOutline w14:w="9525" w14:cap="rnd" w14:cmpd="sng" w14:algn="ctr">
                            <w14:noFill/>
                            <w14:prstDash w14:val="solid"/>
                            <w14:bevel/>
                          </w14:textOutline>
                        </w:rPr>
                        <w:t>III</w:t>
                      </w:r>
                    </w:p>
                    <w:p w14:paraId="2D8D9611" w14:textId="77777777" w:rsidR="001B2D40" w:rsidRPr="002F7294" w:rsidRDefault="001B2D40" w:rsidP="001B2D40">
                      <w:pPr>
                        <w:rPr>
                          <w:sz w:val="32"/>
                          <w:szCs w:val="32"/>
                        </w:rPr>
                      </w:pPr>
                    </w:p>
                  </w:txbxContent>
                </v:textbox>
              </v:shape>
            </w:pict>
          </mc:Fallback>
        </mc:AlternateContent>
      </w:r>
    </w:p>
    <w:p w14:paraId="5ED43A4E" w14:textId="14238A90" w:rsidR="00034AD1" w:rsidRDefault="00AD6452" w:rsidP="00AD6452">
      <w:pPr>
        <w:spacing w:after="0" w:line="240" w:lineRule="auto"/>
        <w:ind w:right="-454"/>
        <w:jc w:val="center"/>
        <w:rPr>
          <w:rFonts w:ascii="Times New Roman" w:hAnsi="Times New Roman" w:cs="Times New Roman"/>
          <w:color w:val="000000"/>
          <w:sz w:val="24"/>
          <w:szCs w:val="24"/>
        </w:rPr>
      </w:pPr>
      <w:r>
        <w:rPr>
          <w:rFonts w:ascii="Times New Roman" w:hAnsi="Times New Roman" w:cs="Times New Roman"/>
          <w:color w:val="000000"/>
          <w:sz w:val="24"/>
          <w:szCs w:val="24"/>
        </w:rPr>
        <w:t>LIST OF TABLES</w:t>
      </w:r>
    </w:p>
    <w:p w14:paraId="0459F494" w14:textId="69AA1726" w:rsidR="00034AD1" w:rsidRDefault="00034AD1" w:rsidP="00582600">
      <w:pPr>
        <w:spacing w:after="0" w:line="240" w:lineRule="auto"/>
        <w:ind w:right="-454"/>
        <w:rPr>
          <w:rFonts w:ascii="Times New Roman" w:hAnsi="Times New Roman" w:cs="Times New Roman"/>
          <w:color w:val="000000"/>
          <w:sz w:val="24"/>
          <w:szCs w:val="24"/>
        </w:rPr>
      </w:pPr>
    </w:p>
    <w:p w14:paraId="0536FE54" w14:textId="33B01A3C" w:rsidR="00034AD1" w:rsidRDefault="00034AD1" w:rsidP="00582600">
      <w:pPr>
        <w:spacing w:after="0" w:line="240" w:lineRule="auto"/>
        <w:ind w:right="-454"/>
        <w:rPr>
          <w:rFonts w:ascii="Times New Roman" w:hAnsi="Times New Roman" w:cs="Times New Roman"/>
          <w:color w:val="000000"/>
          <w:sz w:val="24"/>
          <w:szCs w:val="24"/>
        </w:rPr>
      </w:pPr>
    </w:p>
    <w:p w14:paraId="0E53912D" w14:textId="3ED294EE" w:rsidR="00AD6452" w:rsidRDefault="00AD6452" w:rsidP="00AD6452">
      <w:pPr>
        <w:spacing w:after="0" w:line="480" w:lineRule="auto"/>
        <w:ind w:left="-510" w:right="-624"/>
        <w:rPr>
          <w:rFonts w:ascii="Times New Roman" w:hAnsi="Times New Roman" w:cs="Times New Roman"/>
          <w:color w:val="000000"/>
          <w:sz w:val="24"/>
          <w:szCs w:val="24"/>
        </w:rPr>
      </w:pPr>
      <w:r>
        <w:rPr>
          <w:rFonts w:ascii="Times New Roman" w:hAnsi="Times New Roman" w:cs="Times New Roman"/>
          <w:color w:val="000000"/>
          <w:sz w:val="24"/>
          <w:szCs w:val="24"/>
        </w:rPr>
        <w:t>Table 1: Distribution of ranges students daily allowance…………………………..</w:t>
      </w:r>
      <w:r w:rsidR="001B2D40">
        <w:rPr>
          <w:rFonts w:ascii="Times New Roman" w:hAnsi="Times New Roman" w:cs="Times New Roman"/>
          <w:color w:val="000000"/>
          <w:sz w:val="24"/>
          <w:szCs w:val="24"/>
        </w:rPr>
        <w:t xml:space="preserve"> 22</w:t>
      </w:r>
    </w:p>
    <w:p w14:paraId="132E356C" w14:textId="782F6951" w:rsidR="00AD6452" w:rsidRDefault="00AD6452" w:rsidP="00AD6452">
      <w:pPr>
        <w:spacing w:after="0" w:line="480" w:lineRule="auto"/>
        <w:ind w:left="-510" w:right="-624"/>
        <w:rPr>
          <w:rFonts w:ascii="Times New Roman" w:hAnsi="Times New Roman" w:cs="Times New Roman"/>
          <w:sz w:val="24"/>
          <w:szCs w:val="24"/>
        </w:rPr>
      </w:pPr>
      <w:r>
        <w:rPr>
          <w:rFonts w:ascii="Times New Roman" w:hAnsi="Times New Roman" w:cs="Times New Roman"/>
          <w:color w:val="000000"/>
          <w:sz w:val="24"/>
          <w:szCs w:val="24"/>
        </w:rPr>
        <w:t xml:space="preserve">Table 2: </w:t>
      </w:r>
      <w:r>
        <w:rPr>
          <w:rFonts w:ascii="Times New Roman" w:hAnsi="Times New Roman" w:cs="Times New Roman"/>
          <w:sz w:val="24"/>
          <w:szCs w:val="24"/>
        </w:rPr>
        <w:t>The food in the school canteen be described in  terms of</w:t>
      </w:r>
    </w:p>
    <w:p w14:paraId="6208EDD9" w14:textId="2DB09A06" w:rsidR="00AD6452" w:rsidRDefault="00AD6452" w:rsidP="00AD6452">
      <w:pPr>
        <w:spacing w:after="0" w:line="480" w:lineRule="auto"/>
        <w:ind w:left="-510" w:right="-624"/>
        <w:rPr>
          <w:rFonts w:ascii="Times New Roman" w:hAnsi="Times New Roman" w:cs="Times New Roman"/>
          <w:sz w:val="24"/>
          <w:szCs w:val="24"/>
        </w:rPr>
      </w:pPr>
      <w:r>
        <w:rPr>
          <w:rFonts w:ascii="Times New Roman" w:hAnsi="Times New Roman" w:cs="Times New Roman"/>
          <w:sz w:val="24"/>
          <w:szCs w:val="24"/>
        </w:rPr>
        <w:t>Affordability ………………………………………………………………………..</w:t>
      </w:r>
      <w:r w:rsidR="001B2D40">
        <w:rPr>
          <w:rFonts w:ascii="Times New Roman" w:hAnsi="Times New Roman" w:cs="Times New Roman"/>
          <w:sz w:val="24"/>
          <w:szCs w:val="24"/>
        </w:rPr>
        <w:t xml:space="preserve"> 24</w:t>
      </w:r>
    </w:p>
    <w:p w14:paraId="2CBF5EDE" w14:textId="3CDE34FF" w:rsidR="00AD6452" w:rsidRDefault="00AD6452" w:rsidP="00AD6452">
      <w:pPr>
        <w:spacing w:after="0" w:line="480" w:lineRule="auto"/>
        <w:ind w:left="-510" w:right="-624"/>
        <w:rPr>
          <w:rFonts w:ascii="Times New Roman" w:hAnsi="Times New Roman" w:cs="Times New Roman"/>
          <w:sz w:val="24"/>
          <w:szCs w:val="24"/>
        </w:rPr>
      </w:pPr>
      <w:r>
        <w:rPr>
          <w:rFonts w:ascii="Times New Roman" w:hAnsi="Times New Roman" w:cs="Times New Roman"/>
          <w:sz w:val="24"/>
          <w:szCs w:val="24"/>
        </w:rPr>
        <w:t xml:space="preserve">Table 3: The food in the school canteen be described in terms of </w:t>
      </w:r>
    </w:p>
    <w:p w14:paraId="49BC0498" w14:textId="40F14D41" w:rsidR="00AD6452" w:rsidRDefault="00AD6452" w:rsidP="00AD6452">
      <w:pPr>
        <w:spacing w:after="0" w:line="480" w:lineRule="auto"/>
        <w:ind w:left="-510" w:right="-624"/>
        <w:rPr>
          <w:rFonts w:ascii="Times New Roman" w:hAnsi="Times New Roman" w:cs="Times New Roman"/>
          <w:sz w:val="24"/>
          <w:szCs w:val="24"/>
        </w:rPr>
      </w:pPr>
      <w:r>
        <w:rPr>
          <w:rFonts w:ascii="Times New Roman" w:hAnsi="Times New Roman" w:cs="Times New Roman"/>
          <w:sz w:val="24"/>
          <w:szCs w:val="24"/>
        </w:rPr>
        <w:t>Quality of Food ……………………………………………………………………..</w:t>
      </w:r>
      <w:r w:rsidR="001B2D40">
        <w:rPr>
          <w:rFonts w:ascii="Times New Roman" w:hAnsi="Times New Roman" w:cs="Times New Roman"/>
          <w:sz w:val="24"/>
          <w:szCs w:val="24"/>
        </w:rPr>
        <w:t xml:space="preserve"> 26</w:t>
      </w:r>
    </w:p>
    <w:p w14:paraId="78B027F5" w14:textId="09534681" w:rsidR="00AD6452" w:rsidRDefault="00AD6452" w:rsidP="00AD6452">
      <w:pPr>
        <w:spacing w:after="0" w:line="480" w:lineRule="auto"/>
        <w:ind w:left="-510" w:right="-624"/>
        <w:rPr>
          <w:rFonts w:ascii="Times New Roman" w:hAnsi="Times New Roman" w:cs="Times New Roman"/>
          <w:sz w:val="24"/>
          <w:szCs w:val="24"/>
        </w:rPr>
      </w:pPr>
      <w:r>
        <w:rPr>
          <w:rFonts w:ascii="Times New Roman" w:hAnsi="Times New Roman" w:cs="Times New Roman"/>
          <w:sz w:val="24"/>
          <w:szCs w:val="24"/>
        </w:rPr>
        <w:t xml:space="preserve">Table 4: The food in the school canteen be described in terms of </w:t>
      </w:r>
    </w:p>
    <w:p w14:paraId="2ABFC750" w14:textId="1886BDB1" w:rsidR="00AD6452" w:rsidRDefault="00AD6452" w:rsidP="00AD6452">
      <w:pPr>
        <w:spacing w:after="0" w:line="480" w:lineRule="auto"/>
        <w:ind w:left="-510" w:right="-624"/>
        <w:rPr>
          <w:rFonts w:ascii="Times New Roman" w:hAnsi="Times New Roman" w:cs="Times New Roman"/>
          <w:sz w:val="24"/>
          <w:szCs w:val="24"/>
        </w:rPr>
      </w:pPr>
      <w:r>
        <w:rPr>
          <w:rFonts w:ascii="Times New Roman" w:hAnsi="Times New Roman" w:cs="Times New Roman"/>
          <w:sz w:val="24"/>
          <w:szCs w:val="24"/>
        </w:rPr>
        <w:t>Variety of Food ……………………………………………………………………..</w:t>
      </w:r>
      <w:r w:rsidR="001B2D40">
        <w:rPr>
          <w:rFonts w:ascii="Times New Roman" w:hAnsi="Times New Roman" w:cs="Times New Roman"/>
          <w:sz w:val="24"/>
          <w:szCs w:val="24"/>
        </w:rPr>
        <w:t xml:space="preserve"> 28</w:t>
      </w:r>
    </w:p>
    <w:p w14:paraId="2F31AD15" w14:textId="5117E3EE" w:rsidR="00AD6452" w:rsidRDefault="00AD6452" w:rsidP="00AD6452">
      <w:pPr>
        <w:spacing w:after="0" w:line="480" w:lineRule="auto"/>
        <w:ind w:left="-510" w:right="-624"/>
        <w:rPr>
          <w:rFonts w:ascii="Times New Roman" w:hAnsi="Times New Roman" w:cs="Times New Roman"/>
          <w:sz w:val="24"/>
          <w:szCs w:val="24"/>
        </w:rPr>
      </w:pPr>
      <w:r>
        <w:rPr>
          <w:rFonts w:ascii="Times New Roman" w:hAnsi="Times New Roman" w:cs="Times New Roman"/>
          <w:sz w:val="24"/>
          <w:szCs w:val="24"/>
        </w:rPr>
        <w:t>Table 5:</w:t>
      </w:r>
      <w:r w:rsidRPr="00AD6452">
        <w:rPr>
          <w:rFonts w:ascii="Times New Roman" w:hAnsi="Times New Roman" w:cs="Times New Roman"/>
          <w:sz w:val="24"/>
          <w:szCs w:val="24"/>
        </w:rPr>
        <w:t xml:space="preserve"> </w:t>
      </w:r>
      <w:r>
        <w:rPr>
          <w:rFonts w:ascii="Times New Roman" w:hAnsi="Times New Roman" w:cs="Times New Roman"/>
          <w:sz w:val="24"/>
          <w:szCs w:val="24"/>
        </w:rPr>
        <w:t>S</w:t>
      </w:r>
      <w:r w:rsidRPr="00AD6452">
        <w:rPr>
          <w:rFonts w:ascii="Times New Roman" w:hAnsi="Times New Roman" w:cs="Times New Roman"/>
          <w:sz w:val="24"/>
          <w:szCs w:val="24"/>
        </w:rPr>
        <w:t xml:space="preserve">ignificance relationship between the school canteen menu  and their daily </w:t>
      </w:r>
    </w:p>
    <w:p w14:paraId="4049C5AE" w14:textId="7B0F7F7D" w:rsidR="00AD6452" w:rsidRPr="00AD6452" w:rsidRDefault="00AD6452" w:rsidP="00AD6452">
      <w:pPr>
        <w:spacing w:after="0" w:line="480" w:lineRule="auto"/>
        <w:ind w:left="-510" w:right="-624"/>
        <w:rPr>
          <w:rFonts w:ascii="Times New Roman" w:hAnsi="Times New Roman" w:cs="Times New Roman"/>
          <w:sz w:val="24"/>
          <w:szCs w:val="24"/>
        </w:rPr>
      </w:pPr>
      <w:r w:rsidRPr="00AD6452">
        <w:rPr>
          <w:rFonts w:ascii="Times New Roman" w:hAnsi="Times New Roman" w:cs="Times New Roman"/>
          <w:sz w:val="24"/>
          <w:szCs w:val="24"/>
        </w:rPr>
        <w:t xml:space="preserve">allowance as a </w:t>
      </w:r>
      <w:r w:rsidR="001B2D40" w:rsidRPr="00AD6452">
        <w:rPr>
          <w:rFonts w:ascii="Times New Roman" w:hAnsi="Times New Roman" w:cs="Times New Roman"/>
          <w:sz w:val="24"/>
          <w:szCs w:val="24"/>
        </w:rPr>
        <w:t>student’s</w:t>
      </w:r>
      <w:r>
        <w:rPr>
          <w:rFonts w:ascii="Times New Roman" w:hAnsi="Times New Roman" w:cs="Times New Roman"/>
          <w:sz w:val="24"/>
          <w:szCs w:val="24"/>
        </w:rPr>
        <w:t xml:space="preserve"> ……………………………………………………………..</w:t>
      </w:r>
      <w:r w:rsidR="001B2D40">
        <w:rPr>
          <w:rFonts w:ascii="Times New Roman" w:hAnsi="Times New Roman" w:cs="Times New Roman"/>
          <w:sz w:val="24"/>
          <w:szCs w:val="24"/>
        </w:rPr>
        <w:t xml:space="preserve"> 30</w:t>
      </w:r>
    </w:p>
    <w:p w14:paraId="3D2CE5A5" w14:textId="2CD826D3" w:rsidR="00034AD1" w:rsidRDefault="00034AD1" w:rsidP="00582600">
      <w:pPr>
        <w:spacing w:after="0" w:line="240" w:lineRule="auto"/>
        <w:ind w:right="-454"/>
        <w:rPr>
          <w:rFonts w:ascii="Times New Roman" w:hAnsi="Times New Roman" w:cs="Times New Roman"/>
          <w:color w:val="000000"/>
          <w:sz w:val="24"/>
          <w:szCs w:val="24"/>
        </w:rPr>
      </w:pPr>
    </w:p>
    <w:p w14:paraId="12CBEBA7" w14:textId="210FA824" w:rsidR="00034AD1" w:rsidRDefault="00034AD1" w:rsidP="00582600">
      <w:pPr>
        <w:spacing w:after="0" w:line="240" w:lineRule="auto"/>
        <w:ind w:right="-454"/>
        <w:rPr>
          <w:rFonts w:ascii="Times New Roman" w:hAnsi="Times New Roman" w:cs="Times New Roman"/>
          <w:color w:val="000000"/>
          <w:sz w:val="24"/>
          <w:szCs w:val="24"/>
        </w:rPr>
      </w:pPr>
    </w:p>
    <w:p w14:paraId="354DEE7E" w14:textId="09C330DE" w:rsidR="00034AD1" w:rsidRDefault="00034AD1" w:rsidP="00582600">
      <w:pPr>
        <w:spacing w:after="0" w:line="240" w:lineRule="auto"/>
        <w:ind w:right="-454"/>
        <w:rPr>
          <w:rFonts w:ascii="Times New Roman" w:hAnsi="Times New Roman" w:cs="Times New Roman"/>
          <w:color w:val="000000"/>
          <w:sz w:val="24"/>
          <w:szCs w:val="24"/>
        </w:rPr>
      </w:pPr>
    </w:p>
    <w:p w14:paraId="20366701" w14:textId="1219F452" w:rsidR="00034AD1" w:rsidRDefault="00034AD1" w:rsidP="00582600">
      <w:pPr>
        <w:spacing w:after="0" w:line="240" w:lineRule="auto"/>
        <w:ind w:right="-454"/>
        <w:rPr>
          <w:rFonts w:ascii="Times New Roman" w:hAnsi="Times New Roman" w:cs="Times New Roman"/>
          <w:color w:val="000000"/>
          <w:sz w:val="24"/>
          <w:szCs w:val="24"/>
        </w:rPr>
      </w:pPr>
    </w:p>
    <w:p w14:paraId="252BB9A4" w14:textId="0051476C" w:rsidR="00034AD1" w:rsidRDefault="00034AD1" w:rsidP="00582600">
      <w:pPr>
        <w:spacing w:after="0" w:line="240" w:lineRule="auto"/>
        <w:ind w:right="-454"/>
        <w:rPr>
          <w:rFonts w:ascii="Times New Roman" w:hAnsi="Times New Roman" w:cs="Times New Roman"/>
          <w:color w:val="000000"/>
          <w:sz w:val="24"/>
          <w:szCs w:val="24"/>
        </w:rPr>
      </w:pPr>
    </w:p>
    <w:p w14:paraId="0137924B" w14:textId="32B7C765" w:rsidR="00034AD1" w:rsidRDefault="00034AD1" w:rsidP="00582600">
      <w:pPr>
        <w:spacing w:after="0" w:line="240" w:lineRule="auto"/>
        <w:ind w:right="-454"/>
        <w:rPr>
          <w:rFonts w:ascii="Times New Roman" w:hAnsi="Times New Roman" w:cs="Times New Roman"/>
          <w:color w:val="000000"/>
          <w:sz w:val="24"/>
          <w:szCs w:val="24"/>
        </w:rPr>
      </w:pPr>
    </w:p>
    <w:p w14:paraId="6825F10E" w14:textId="35561530" w:rsidR="00034AD1" w:rsidRDefault="00034AD1" w:rsidP="00582600">
      <w:pPr>
        <w:spacing w:after="0" w:line="240" w:lineRule="auto"/>
        <w:ind w:right="-454"/>
        <w:rPr>
          <w:rFonts w:ascii="Times New Roman" w:hAnsi="Times New Roman" w:cs="Times New Roman"/>
          <w:color w:val="000000"/>
          <w:sz w:val="24"/>
          <w:szCs w:val="24"/>
        </w:rPr>
      </w:pPr>
    </w:p>
    <w:p w14:paraId="3F8395CC" w14:textId="4250AE44" w:rsidR="00034AD1" w:rsidRDefault="00034AD1" w:rsidP="00582600">
      <w:pPr>
        <w:spacing w:after="0" w:line="240" w:lineRule="auto"/>
        <w:ind w:right="-454"/>
        <w:rPr>
          <w:rFonts w:ascii="Times New Roman" w:hAnsi="Times New Roman" w:cs="Times New Roman"/>
          <w:color w:val="000000"/>
          <w:sz w:val="24"/>
          <w:szCs w:val="24"/>
        </w:rPr>
      </w:pPr>
    </w:p>
    <w:p w14:paraId="176417E5" w14:textId="75F573AC" w:rsidR="00034AD1" w:rsidRDefault="00034AD1" w:rsidP="00582600">
      <w:pPr>
        <w:spacing w:after="0" w:line="240" w:lineRule="auto"/>
        <w:ind w:right="-454"/>
        <w:rPr>
          <w:rFonts w:ascii="Times New Roman" w:hAnsi="Times New Roman" w:cs="Times New Roman"/>
          <w:color w:val="000000"/>
          <w:sz w:val="24"/>
          <w:szCs w:val="24"/>
        </w:rPr>
      </w:pPr>
    </w:p>
    <w:p w14:paraId="64637243" w14:textId="788D9BEB" w:rsidR="00034AD1" w:rsidRDefault="00034AD1" w:rsidP="00582600">
      <w:pPr>
        <w:spacing w:after="0" w:line="240" w:lineRule="auto"/>
        <w:ind w:right="-454"/>
        <w:rPr>
          <w:rFonts w:ascii="Times New Roman" w:hAnsi="Times New Roman" w:cs="Times New Roman"/>
          <w:color w:val="000000"/>
          <w:sz w:val="24"/>
          <w:szCs w:val="24"/>
        </w:rPr>
      </w:pPr>
    </w:p>
    <w:p w14:paraId="254137F4" w14:textId="40800099" w:rsidR="00034AD1" w:rsidRDefault="00034AD1" w:rsidP="00582600">
      <w:pPr>
        <w:spacing w:after="0" w:line="240" w:lineRule="auto"/>
        <w:ind w:right="-454"/>
        <w:rPr>
          <w:rFonts w:ascii="Times New Roman" w:hAnsi="Times New Roman" w:cs="Times New Roman"/>
          <w:color w:val="000000"/>
          <w:sz w:val="24"/>
          <w:szCs w:val="24"/>
        </w:rPr>
      </w:pPr>
    </w:p>
    <w:p w14:paraId="3AF53289" w14:textId="6BA0908D" w:rsidR="00034AD1" w:rsidRDefault="00034AD1" w:rsidP="00582600">
      <w:pPr>
        <w:spacing w:after="0" w:line="240" w:lineRule="auto"/>
        <w:ind w:right="-454"/>
        <w:rPr>
          <w:rFonts w:ascii="Times New Roman" w:hAnsi="Times New Roman" w:cs="Times New Roman"/>
          <w:color w:val="000000"/>
          <w:sz w:val="24"/>
          <w:szCs w:val="24"/>
        </w:rPr>
      </w:pPr>
    </w:p>
    <w:p w14:paraId="09D668D0" w14:textId="017FA325" w:rsidR="00034AD1" w:rsidRDefault="00034AD1" w:rsidP="00582600">
      <w:pPr>
        <w:spacing w:after="0" w:line="240" w:lineRule="auto"/>
        <w:ind w:right="-454"/>
        <w:rPr>
          <w:rFonts w:ascii="Times New Roman" w:hAnsi="Times New Roman" w:cs="Times New Roman"/>
          <w:color w:val="000000"/>
          <w:sz w:val="24"/>
          <w:szCs w:val="24"/>
        </w:rPr>
      </w:pPr>
    </w:p>
    <w:p w14:paraId="18A28308" w14:textId="2D89936A" w:rsidR="00034AD1" w:rsidRDefault="00034AD1" w:rsidP="00582600">
      <w:pPr>
        <w:spacing w:after="0" w:line="240" w:lineRule="auto"/>
        <w:ind w:right="-454"/>
        <w:rPr>
          <w:rFonts w:ascii="Times New Roman" w:hAnsi="Times New Roman" w:cs="Times New Roman"/>
          <w:color w:val="000000"/>
          <w:sz w:val="24"/>
          <w:szCs w:val="24"/>
        </w:rPr>
      </w:pPr>
    </w:p>
    <w:p w14:paraId="11E90FC2" w14:textId="350E30D3" w:rsidR="00034AD1" w:rsidRDefault="00034AD1" w:rsidP="00582600">
      <w:pPr>
        <w:spacing w:after="0" w:line="240" w:lineRule="auto"/>
        <w:ind w:right="-454"/>
        <w:rPr>
          <w:rFonts w:ascii="Times New Roman" w:hAnsi="Times New Roman" w:cs="Times New Roman"/>
          <w:color w:val="000000"/>
          <w:sz w:val="24"/>
          <w:szCs w:val="24"/>
        </w:rPr>
      </w:pPr>
    </w:p>
    <w:p w14:paraId="7C73D857" w14:textId="24943BA5" w:rsidR="00034AD1" w:rsidRDefault="00034AD1" w:rsidP="00582600">
      <w:pPr>
        <w:spacing w:after="0" w:line="240" w:lineRule="auto"/>
        <w:ind w:right="-454"/>
        <w:rPr>
          <w:rFonts w:ascii="Times New Roman" w:hAnsi="Times New Roman" w:cs="Times New Roman"/>
          <w:color w:val="000000"/>
          <w:sz w:val="24"/>
          <w:szCs w:val="24"/>
        </w:rPr>
      </w:pPr>
    </w:p>
    <w:p w14:paraId="3736FA7B" w14:textId="175B2308" w:rsidR="00034AD1" w:rsidRDefault="00034AD1" w:rsidP="00582600">
      <w:pPr>
        <w:spacing w:after="0" w:line="240" w:lineRule="auto"/>
        <w:ind w:right="-454"/>
        <w:rPr>
          <w:rFonts w:ascii="Times New Roman" w:hAnsi="Times New Roman" w:cs="Times New Roman"/>
          <w:color w:val="000000"/>
          <w:sz w:val="24"/>
          <w:szCs w:val="24"/>
        </w:rPr>
      </w:pPr>
    </w:p>
    <w:p w14:paraId="0D443964" w14:textId="5A718D39" w:rsidR="00034AD1" w:rsidRDefault="00034AD1" w:rsidP="00582600">
      <w:pPr>
        <w:spacing w:after="0" w:line="240" w:lineRule="auto"/>
        <w:ind w:right="-454"/>
        <w:rPr>
          <w:rFonts w:ascii="Times New Roman" w:hAnsi="Times New Roman" w:cs="Times New Roman"/>
          <w:color w:val="000000"/>
          <w:sz w:val="24"/>
          <w:szCs w:val="24"/>
        </w:rPr>
      </w:pPr>
    </w:p>
    <w:p w14:paraId="5DEB9AC0" w14:textId="029D7BDD" w:rsidR="00034AD1" w:rsidRDefault="00034AD1" w:rsidP="00582600">
      <w:pPr>
        <w:spacing w:after="0" w:line="240" w:lineRule="auto"/>
        <w:ind w:right="-454"/>
        <w:rPr>
          <w:rFonts w:ascii="Times New Roman" w:hAnsi="Times New Roman" w:cs="Times New Roman"/>
          <w:color w:val="000000"/>
          <w:sz w:val="24"/>
          <w:szCs w:val="24"/>
        </w:rPr>
      </w:pPr>
    </w:p>
    <w:p w14:paraId="3E3640C0" w14:textId="61540127" w:rsidR="00034AD1" w:rsidRDefault="00034AD1" w:rsidP="00582600">
      <w:pPr>
        <w:spacing w:after="0" w:line="240" w:lineRule="auto"/>
        <w:ind w:right="-454"/>
        <w:rPr>
          <w:rFonts w:ascii="Times New Roman" w:hAnsi="Times New Roman" w:cs="Times New Roman"/>
          <w:color w:val="000000"/>
          <w:sz w:val="24"/>
          <w:szCs w:val="24"/>
        </w:rPr>
      </w:pPr>
    </w:p>
    <w:p w14:paraId="49619BCF" w14:textId="40A325CC" w:rsidR="00034AD1" w:rsidRDefault="00034AD1" w:rsidP="00582600">
      <w:pPr>
        <w:spacing w:after="0" w:line="240" w:lineRule="auto"/>
        <w:ind w:right="-454"/>
        <w:rPr>
          <w:rFonts w:ascii="Times New Roman" w:hAnsi="Times New Roman" w:cs="Times New Roman"/>
          <w:color w:val="000000"/>
          <w:sz w:val="24"/>
          <w:szCs w:val="24"/>
        </w:rPr>
      </w:pPr>
    </w:p>
    <w:p w14:paraId="4DEDD588" w14:textId="382594C1" w:rsidR="00034AD1" w:rsidRDefault="00034AD1" w:rsidP="00582600">
      <w:pPr>
        <w:spacing w:after="0" w:line="240" w:lineRule="auto"/>
        <w:ind w:right="-454"/>
        <w:rPr>
          <w:rFonts w:ascii="Times New Roman" w:hAnsi="Times New Roman" w:cs="Times New Roman"/>
          <w:color w:val="000000"/>
          <w:sz w:val="24"/>
          <w:szCs w:val="24"/>
        </w:rPr>
      </w:pPr>
    </w:p>
    <w:p w14:paraId="14C87B7E" w14:textId="6A366045" w:rsidR="00034AD1" w:rsidRDefault="00034AD1" w:rsidP="00582600">
      <w:pPr>
        <w:spacing w:after="0" w:line="240" w:lineRule="auto"/>
        <w:ind w:right="-454"/>
        <w:rPr>
          <w:rFonts w:ascii="Times New Roman" w:hAnsi="Times New Roman" w:cs="Times New Roman"/>
          <w:color w:val="000000"/>
          <w:sz w:val="24"/>
          <w:szCs w:val="24"/>
        </w:rPr>
      </w:pPr>
    </w:p>
    <w:p w14:paraId="43182C8E" w14:textId="434346FD" w:rsidR="00034AD1" w:rsidRDefault="00034AD1" w:rsidP="00582600">
      <w:pPr>
        <w:spacing w:after="0" w:line="240" w:lineRule="auto"/>
        <w:ind w:right="-454"/>
        <w:rPr>
          <w:rFonts w:ascii="Times New Roman" w:hAnsi="Times New Roman" w:cs="Times New Roman"/>
          <w:color w:val="000000"/>
          <w:sz w:val="24"/>
          <w:szCs w:val="24"/>
        </w:rPr>
      </w:pPr>
    </w:p>
    <w:p w14:paraId="60CBBCAF" w14:textId="625DF877" w:rsidR="00034AD1" w:rsidRDefault="00034AD1" w:rsidP="00582600">
      <w:pPr>
        <w:spacing w:after="0" w:line="240" w:lineRule="auto"/>
        <w:ind w:right="-454"/>
        <w:rPr>
          <w:rFonts w:ascii="Times New Roman" w:hAnsi="Times New Roman" w:cs="Times New Roman"/>
          <w:color w:val="000000"/>
          <w:sz w:val="24"/>
          <w:szCs w:val="24"/>
        </w:rPr>
      </w:pPr>
    </w:p>
    <w:p w14:paraId="749DE343" w14:textId="2C3A4351" w:rsidR="00034AD1" w:rsidRDefault="001B2D40" w:rsidP="00582600">
      <w:pPr>
        <w:spacing w:after="0" w:line="240" w:lineRule="auto"/>
        <w:ind w:right="-454"/>
        <w:rPr>
          <w:rFonts w:ascii="Times New Roman" w:hAnsi="Times New Roman" w:cs="Times New Roman"/>
          <w:color w:val="000000"/>
          <w:sz w:val="24"/>
          <w:szCs w:val="24"/>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888640" behindDoc="0" locked="0" layoutInCell="1" allowOverlap="1" wp14:anchorId="58583951" wp14:editId="0530AC2E">
                <wp:simplePos x="0" y="0"/>
                <wp:positionH relativeFrom="column">
                  <wp:posOffset>5283200</wp:posOffset>
                </wp:positionH>
                <wp:positionV relativeFrom="paragraph">
                  <wp:posOffset>-682625</wp:posOffset>
                </wp:positionV>
                <wp:extent cx="704215" cy="522000"/>
                <wp:effectExtent l="0" t="0" r="0" b="0"/>
                <wp:wrapNone/>
                <wp:docPr id="283" name="Text Box 283"/>
                <wp:cNvGraphicFramePr/>
                <a:graphic xmlns:a="http://schemas.openxmlformats.org/drawingml/2006/main">
                  <a:graphicData uri="http://schemas.microsoft.com/office/word/2010/wordprocessingShape">
                    <wps:wsp>
                      <wps:cNvSpPr txBox="1"/>
                      <wps:spPr>
                        <a:xfrm>
                          <a:off x="0" y="0"/>
                          <a:ext cx="704215" cy="522000"/>
                        </a:xfrm>
                        <a:prstGeom prst="rect">
                          <a:avLst/>
                        </a:prstGeom>
                        <a:noFill/>
                        <a:ln w="6350">
                          <a:noFill/>
                        </a:ln>
                      </wps:spPr>
                      <wps:txbx>
                        <w:txbxContent>
                          <w:p w14:paraId="36BDBA40" w14:textId="4E0A714D" w:rsidR="001B2D40" w:rsidRPr="002F7294" w:rsidRDefault="001B2D40" w:rsidP="001B2D40">
                            <w:pPr>
                              <w:jc w:val="center"/>
                              <w:rPr>
                                <w:sz w:val="32"/>
                                <w:szCs w:val="32"/>
                                <w:lang w:val="en-US"/>
                                <w14:textOutline w14:w="9525" w14:cap="rnd" w14:cmpd="sng" w14:algn="ctr">
                                  <w14:noFill/>
                                  <w14:prstDash w14:val="solid"/>
                                  <w14:bevel/>
                                </w14:textOutline>
                              </w:rPr>
                            </w:pPr>
                            <w:r w:rsidRPr="002F7294">
                              <w:rPr>
                                <w:sz w:val="32"/>
                                <w:szCs w:val="32"/>
                                <w:lang w:val="en-US"/>
                                <w14:textOutline w14:w="9525" w14:cap="rnd" w14:cmpd="sng" w14:algn="ctr">
                                  <w14:noFill/>
                                  <w14:prstDash w14:val="solid"/>
                                  <w14:bevel/>
                                </w14:textOutline>
                              </w:rPr>
                              <w:t>V</w:t>
                            </w:r>
                            <w:r>
                              <w:rPr>
                                <w:sz w:val="32"/>
                                <w:szCs w:val="32"/>
                                <w:lang w:val="en-US"/>
                                <w14:textOutline w14:w="9525" w14:cap="rnd" w14:cmpd="sng" w14:algn="ctr">
                                  <w14:noFill/>
                                  <w14:prstDash w14:val="solid"/>
                                  <w14:bevel/>
                                </w14:textOutline>
                              </w:rPr>
                              <w:t>IIII</w:t>
                            </w:r>
                          </w:p>
                          <w:p w14:paraId="279EFF7F" w14:textId="77777777" w:rsidR="001B2D40" w:rsidRPr="002F7294" w:rsidRDefault="001B2D40" w:rsidP="001B2D40">
                            <w:pP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583951" id="Text Box 283" o:spid="_x0000_s1035" type="#_x0000_t202" style="position:absolute;margin-left:416pt;margin-top:-53.75pt;width:55.45pt;height:41.1pt;z-index:251888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" filled="f" stroked="f" strokeweight=".5pt">
                <v:textbox>
                  <w:txbxContent>
                    <w:p w14:paraId="36BDBA40" w14:textId="4E0A714D" w:rsidR="001B2D40" w:rsidRPr="002F7294" w:rsidRDefault="001B2D40" w:rsidP="001B2D40">
                      <w:pPr>
                        <w:jc w:val="center"/>
                        <w:rPr>
                          <w:sz w:val="32"/>
                          <w:szCs w:val="32"/>
                          <w:lang w:val="en-US"/>
                          <w14:textOutline w14:w="9525" w14:cap="rnd" w14:cmpd="sng" w14:algn="ctr">
                            <w14:noFill/>
                            <w14:prstDash w14:val="solid"/>
                            <w14:bevel/>
                          </w14:textOutline>
                        </w:rPr>
                      </w:pPr>
                      <w:r w:rsidRPr="002F7294">
                        <w:rPr>
                          <w:sz w:val="32"/>
                          <w:szCs w:val="32"/>
                          <w:lang w:val="en-US"/>
                          <w14:textOutline w14:w="9525" w14:cap="rnd" w14:cmpd="sng" w14:algn="ctr">
                            <w14:noFill/>
                            <w14:prstDash w14:val="solid"/>
                            <w14:bevel/>
                          </w14:textOutline>
                        </w:rPr>
                        <w:t>V</w:t>
                      </w:r>
                      <w:r>
                        <w:rPr>
                          <w:sz w:val="32"/>
                          <w:szCs w:val="32"/>
                          <w:lang w:val="en-US"/>
                          <w14:textOutline w14:w="9525" w14:cap="rnd" w14:cmpd="sng" w14:algn="ctr">
                            <w14:noFill/>
                            <w14:prstDash w14:val="solid"/>
                            <w14:bevel/>
                          </w14:textOutline>
                        </w:rPr>
                        <w:t>IIII</w:t>
                      </w:r>
                    </w:p>
                    <w:p w14:paraId="279EFF7F" w14:textId="77777777" w:rsidR="001B2D40" w:rsidRPr="002F7294" w:rsidRDefault="001B2D40" w:rsidP="001B2D40">
                      <w:pPr>
                        <w:rPr>
                          <w:sz w:val="32"/>
                          <w:szCs w:val="32"/>
                        </w:rPr>
                      </w:pPr>
                    </w:p>
                  </w:txbxContent>
                </v:textbox>
              </v:shape>
            </w:pict>
          </mc:Fallback>
        </mc:AlternateContent>
      </w:r>
    </w:p>
    <w:p w14:paraId="585A3EE6" w14:textId="192BE15D" w:rsidR="00034AD1" w:rsidRDefault="00034AD1" w:rsidP="00582600">
      <w:pPr>
        <w:spacing w:after="0" w:line="240" w:lineRule="auto"/>
        <w:ind w:right="-454"/>
        <w:rPr>
          <w:rFonts w:ascii="Times New Roman" w:hAnsi="Times New Roman" w:cs="Times New Roman"/>
          <w:color w:val="000000"/>
          <w:sz w:val="24"/>
          <w:szCs w:val="24"/>
        </w:rPr>
      </w:pPr>
    </w:p>
    <w:p w14:paraId="43715E2A" w14:textId="00C060AA" w:rsidR="00034AD1" w:rsidRDefault="001B2D40" w:rsidP="001B2D40">
      <w:pPr>
        <w:spacing w:after="0" w:line="240" w:lineRule="auto"/>
        <w:ind w:right="-454"/>
        <w:jc w:val="center"/>
        <w:rPr>
          <w:rFonts w:ascii="Times New Roman" w:hAnsi="Times New Roman" w:cs="Times New Roman"/>
          <w:color w:val="000000"/>
          <w:sz w:val="24"/>
          <w:szCs w:val="24"/>
        </w:rPr>
      </w:pPr>
      <w:r>
        <w:rPr>
          <w:rFonts w:ascii="Times New Roman" w:hAnsi="Times New Roman" w:cs="Times New Roman"/>
          <w:color w:val="000000"/>
          <w:sz w:val="24"/>
          <w:szCs w:val="24"/>
        </w:rPr>
        <w:t>LIST OF FIGURES</w:t>
      </w:r>
    </w:p>
    <w:p w14:paraId="0F34038B" w14:textId="5978AF4E" w:rsidR="00034AD1" w:rsidRDefault="00034AD1" w:rsidP="00582600">
      <w:pPr>
        <w:spacing w:after="0" w:line="240" w:lineRule="auto"/>
        <w:ind w:right="-454"/>
        <w:rPr>
          <w:rFonts w:ascii="Times New Roman" w:hAnsi="Times New Roman" w:cs="Times New Roman"/>
          <w:color w:val="000000"/>
          <w:sz w:val="24"/>
          <w:szCs w:val="24"/>
        </w:rPr>
      </w:pPr>
    </w:p>
    <w:p w14:paraId="05EA2BF1" w14:textId="662A98D0" w:rsidR="00034AD1" w:rsidRDefault="001B2D40" w:rsidP="001B2D40">
      <w:pPr>
        <w:spacing w:after="0" w:line="240" w:lineRule="auto"/>
        <w:ind w:left="-454" w:right="-624"/>
        <w:rPr>
          <w:rFonts w:ascii="Times New Roman" w:hAnsi="Times New Roman" w:cs="Times New Roman"/>
          <w:color w:val="000000"/>
          <w:sz w:val="24"/>
          <w:szCs w:val="24"/>
        </w:rPr>
      </w:pPr>
      <w:r>
        <w:rPr>
          <w:rFonts w:ascii="Times New Roman" w:hAnsi="Times New Roman" w:cs="Times New Roman"/>
          <w:color w:val="000000"/>
          <w:sz w:val="24"/>
          <w:szCs w:val="24"/>
        </w:rPr>
        <w:t>Figure 1: Paradigm of The Study …………………………………………………. 13</w:t>
      </w:r>
    </w:p>
    <w:p w14:paraId="53F22AAA" w14:textId="0C5BAD6D" w:rsidR="00034AD1" w:rsidRDefault="00034AD1" w:rsidP="00582600">
      <w:pPr>
        <w:spacing w:after="0" w:line="240" w:lineRule="auto"/>
        <w:ind w:right="-454"/>
        <w:rPr>
          <w:rFonts w:ascii="Times New Roman" w:hAnsi="Times New Roman" w:cs="Times New Roman"/>
          <w:color w:val="000000"/>
          <w:sz w:val="24"/>
          <w:szCs w:val="24"/>
        </w:rPr>
      </w:pPr>
    </w:p>
    <w:p w14:paraId="3418F721" w14:textId="3CCD803C" w:rsidR="00034AD1" w:rsidRDefault="00034AD1" w:rsidP="00582600">
      <w:pPr>
        <w:spacing w:after="0" w:line="240" w:lineRule="auto"/>
        <w:ind w:right="-454"/>
        <w:rPr>
          <w:rFonts w:ascii="Times New Roman" w:hAnsi="Times New Roman" w:cs="Times New Roman"/>
          <w:color w:val="000000"/>
          <w:sz w:val="24"/>
          <w:szCs w:val="24"/>
        </w:rPr>
      </w:pPr>
    </w:p>
    <w:p w14:paraId="32BD5012" w14:textId="23B586F3" w:rsidR="00034AD1" w:rsidRDefault="00034AD1" w:rsidP="00582600">
      <w:pPr>
        <w:spacing w:after="0" w:line="240" w:lineRule="auto"/>
        <w:ind w:right="-454"/>
        <w:rPr>
          <w:rFonts w:ascii="Times New Roman" w:hAnsi="Times New Roman" w:cs="Times New Roman"/>
          <w:color w:val="000000"/>
          <w:sz w:val="24"/>
          <w:szCs w:val="24"/>
        </w:rPr>
      </w:pPr>
    </w:p>
    <w:p w14:paraId="0606EBE7" w14:textId="5294A54E" w:rsidR="00034AD1" w:rsidRDefault="00034AD1" w:rsidP="00582600">
      <w:pPr>
        <w:spacing w:after="0" w:line="240" w:lineRule="auto"/>
        <w:ind w:right="-454"/>
        <w:rPr>
          <w:rFonts w:ascii="Times New Roman" w:hAnsi="Times New Roman" w:cs="Times New Roman"/>
          <w:color w:val="000000"/>
          <w:sz w:val="24"/>
          <w:szCs w:val="24"/>
        </w:rPr>
      </w:pPr>
    </w:p>
    <w:p w14:paraId="2B967781" w14:textId="4673655B" w:rsidR="00034AD1" w:rsidRDefault="00034AD1" w:rsidP="00582600">
      <w:pPr>
        <w:spacing w:after="0" w:line="240" w:lineRule="auto"/>
        <w:ind w:right="-454"/>
        <w:rPr>
          <w:rFonts w:ascii="Times New Roman" w:hAnsi="Times New Roman" w:cs="Times New Roman"/>
          <w:color w:val="000000"/>
          <w:sz w:val="24"/>
          <w:szCs w:val="24"/>
        </w:rPr>
      </w:pPr>
    </w:p>
    <w:p w14:paraId="54043790" w14:textId="40D4718B" w:rsidR="00034AD1" w:rsidRDefault="00034AD1" w:rsidP="00582600">
      <w:pPr>
        <w:spacing w:after="0" w:line="240" w:lineRule="auto"/>
        <w:ind w:right="-454"/>
        <w:rPr>
          <w:rFonts w:ascii="Times New Roman" w:hAnsi="Times New Roman" w:cs="Times New Roman"/>
          <w:color w:val="000000"/>
          <w:sz w:val="24"/>
          <w:szCs w:val="24"/>
        </w:rPr>
      </w:pPr>
    </w:p>
    <w:p w14:paraId="3114C05B" w14:textId="04243B41" w:rsidR="00034AD1" w:rsidRDefault="00034AD1" w:rsidP="00582600">
      <w:pPr>
        <w:spacing w:after="0" w:line="240" w:lineRule="auto"/>
        <w:ind w:right="-454"/>
        <w:rPr>
          <w:rFonts w:ascii="Times New Roman" w:hAnsi="Times New Roman" w:cs="Times New Roman"/>
          <w:color w:val="000000"/>
          <w:sz w:val="24"/>
          <w:szCs w:val="24"/>
        </w:rPr>
      </w:pPr>
    </w:p>
    <w:p w14:paraId="7D01D811" w14:textId="4ACB11DD" w:rsidR="00034AD1" w:rsidRDefault="00034AD1" w:rsidP="00582600">
      <w:pPr>
        <w:spacing w:after="0" w:line="240" w:lineRule="auto"/>
        <w:ind w:right="-454"/>
        <w:rPr>
          <w:rFonts w:ascii="Times New Roman" w:hAnsi="Times New Roman" w:cs="Times New Roman"/>
          <w:color w:val="000000"/>
          <w:sz w:val="24"/>
          <w:szCs w:val="24"/>
        </w:rPr>
      </w:pPr>
    </w:p>
    <w:p w14:paraId="6B7937B4" w14:textId="245AEE3A" w:rsidR="00034AD1" w:rsidRDefault="00034AD1" w:rsidP="00582600">
      <w:pPr>
        <w:spacing w:after="0" w:line="240" w:lineRule="auto"/>
        <w:ind w:right="-454"/>
        <w:rPr>
          <w:rFonts w:ascii="Times New Roman" w:hAnsi="Times New Roman" w:cs="Times New Roman"/>
          <w:color w:val="000000"/>
          <w:sz w:val="24"/>
          <w:szCs w:val="24"/>
        </w:rPr>
      </w:pPr>
    </w:p>
    <w:p w14:paraId="4F71E808" w14:textId="5FDF6740" w:rsidR="00034AD1" w:rsidRDefault="00034AD1" w:rsidP="00582600">
      <w:pPr>
        <w:spacing w:after="0" w:line="240" w:lineRule="auto"/>
        <w:ind w:right="-454"/>
        <w:rPr>
          <w:rFonts w:ascii="Times New Roman" w:hAnsi="Times New Roman" w:cs="Times New Roman"/>
          <w:color w:val="000000"/>
          <w:sz w:val="24"/>
          <w:szCs w:val="24"/>
        </w:rPr>
      </w:pPr>
    </w:p>
    <w:p w14:paraId="1888F51E" w14:textId="593044D5" w:rsidR="00034AD1" w:rsidRDefault="00034AD1" w:rsidP="00582600">
      <w:pPr>
        <w:spacing w:after="0" w:line="240" w:lineRule="auto"/>
        <w:ind w:right="-454"/>
        <w:rPr>
          <w:rFonts w:ascii="Times New Roman" w:hAnsi="Times New Roman" w:cs="Times New Roman"/>
          <w:color w:val="000000"/>
          <w:sz w:val="24"/>
          <w:szCs w:val="24"/>
        </w:rPr>
      </w:pPr>
    </w:p>
    <w:p w14:paraId="14D63BB9" w14:textId="79BDE50C" w:rsidR="00034AD1" w:rsidRDefault="00034AD1" w:rsidP="00582600">
      <w:pPr>
        <w:spacing w:after="0" w:line="240" w:lineRule="auto"/>
        <w:ind w:right="-454"/>
        <w:rPr>
          <w:rFonts w:ascii="Times New Roman" w:hAnsi="Times New Roman" w:cs="Times New Roman"/>
          <w:color w:val="000000"/>
          <w:sz w:val="24"/>
          <w:szCs w:val="24"/>
        </w:rPr>
      </w:pPr>
    </w:p>
    <w:p w14:paraId="0508EA16" w14:textId="4208F0AF" w:rsidR="00034AD1" w:rsidRDefault="00034AD1" w:rsidP="00582600">
      <w:pPr>
        <w:spacing w:after="0" w:line="240" w:lineRule="auto"/>
        <w:ind w:right="-454"/>
        <w:rPr>
          <w:rFonts w:ascii="Times New Roman" w:hAnsi="Times New Roman" w:cs="Times New Roman"/>
          <w:color w:val="000000"/>
          <w:sz w:val="24"/>
          <w:szCs w:val="24"/>
        </w:rPr>
      </w:pPr>
    </w:p>
    <w:p w14:paraId="6C06473B" w14:textId="47E7A495" w:rsidR="00034AD1" w:rsidRDefault="00034AD1" w:rsidP="00582600">
      <w:pPr>
        <w:spacing w:after="0" w:line="240" w:lineRule="auto"/>
        <w:ind w:right="-454"/>
        <w:rPr>
          <w:rFonts w:ascii="Times New Roman" w:hAnsi="Times New Roman" w:cs="Times New Roman"/>
          <w:color w:val="000000"/>
          <w:sz w:val="24"/>
          <w:szCs w:val="24"/>
        </w:rPr>
      </w:pPr>
    </w:p>
    <w:p w14:paraId="1CA1D59A" w14:textId="078C36E3" w:rsidR="00034AD1" w:rsidRDefault="00034AD1" w:rsidP="00582600">
      <w:pPr>
        <w:spacing w:after="0" w:line="240" w:lineRule="auto"/>
        <w:ind w:right="-454"/>
        <w:rPr>
          <w:rFonts w:ascii="Times New Roman" w:hAnsi="Times New Roman" w:cs="Times New Roman"/>
          <w:color w:val="000000"/>
          <w:sz w:val="24"/>
          <w:szCs w:val="24"/>
        </w:rPr>
      </w:pPr>
    </w:p>
    <w:p w14:paraId="29224FF3" w14:textId="2461DA92" w:rsidR="00034AD1" w:rsidRDefault="00034AD1" w:rsidP="00582600">
      <w:pPr>
        <w:spacing w:after="0" w:line="240" w:lineRule="auto"/>
        <w:ind w:right="-454"/>
        <w:rPr>
          <w:rFonts w:ascii="Times New Roman" w:hAnsi="Times New Roman" w:cs="Times New Roman"/>
          <w:color w:val="000000"/>
          <w:sz w:val="24"/>
          <w:szCs w:val="24"/>
        </w:rPr>
      </w:pPr>
    </w:p>
    <w:p w14:paraId="590ADCD8" w14:textId="10C72117" w:rsidR="00034AD1" w:rsidRDefault="00034AD1" w:rsidP="00582600">
      <w:pPr>
        <w:spacing w:after="0" w:line="240" w:lineRule="auto"/>
        <w:ind w:right="-454"/>
        <w:rPr>
          <w:rFonts w:ascii="Times New Roman" w:hAnsi="Times New Roman" w:cs="Times New Roman"/>
          <w:color w:val="000000"/>
          <w:sz w:val="24"/>
          <w:szCs w:val="24"/>
        </w:rPr>
      </w:pPr>
    </w:p>
    <w:p w14:paraId="424D21EF" w14:textId="241B989B" w:rsidR="00034AD1" w:rsidRDefault="00034AD1" w:rsidP="00582600">
      <w:pPr>
        <w:spacing w:after="0" w:line="240" w:lineRule="auto"/>
        <w:ind w:right="-454"/>
        <w:rPr>
          <w:rFonts w:ascii="Times New Roman" w:hAnsi="Times New Roman" w:cs="Times New Roman"/>
          <w:color w:val="000000"/>
          <w:sz w:val="24"/>
          <w:szCs w:val="24"/>
        </w:rPr>
      </w:pPr>
    </w:p>
    <w:p w14:paraId="51BA306C" w14:textId="6EE08F53" w:rsidR="00034AD1" w:rsidRDefault="00034AD1" w:rsidP="00582600">
      <w:pPr>
        <w:spacing w:after="0" w:line="240" w:lineRule="auto"/>
        <w:ind w:right="-454"/>
        <w:rPr>
          <w:rFonts w:ascii="Times New Roman" w:hAnsi="Times New Roman" w:cs="Times New Roman"/>
          <w:color w:val="000000"/>
          <w:sz w:val="24"/>
          <w:szCs w:val="24"/>
        </w:rPr>
      </w:pPr>
    </w:p>
    <w:p w14:paraId="37E7592A" w14:textId="41547D65" w:rsidR="00034AD1" w:rsidRDefault="00034AD1" w:rsidP="00582600">
      <w:pPr>
        <w:spacing w:after="0" w:line="240" w:lineRule="auto"/>
        <w:ind w:right="-454"/>
        <w:rPr>
          <w:rFonts w:ascii="Times New Roman" w:hAnsi="Times New Roman" w:cs="Times New Roman"/>
          <w:color w:val="000000"/>
          <w:sz w:val="24"/>
          <w:szCs w:val="24"/>
        </w:rPr>
      </w:pPr>
    </w:p>
    <w:p w14:paraId="615B5D10" w14:textId="090E12B2" w:rsidR="00034AD1" w:rsidRDefault="00034AD1" w:rsidP="00582600">
      <w:pPr>
        <w:spacing w:after="0" w:line="240" w:lineRule="auto"/>
        <w:ind w:right="-454"/>
        <w:rPr>
          <w:rFonts w:ascii="Times New Roman" w:hAnsi="Times New Roman" w:cs="Times New Roman"/>
          <w:color w:val="000000"/>
          <w:sz w:val="24"/>
          <w:szCs w:val="24"/>
        </w:rPr>
      </w:pPr>
    </w:p>
    <w:p w14:paraId="7BEFEF02" w14:textId="3EB11058" w:rsidR="00034AD1" w:rsidRDefault="00034AD1" w:rsidP="00582600">
      <w:pPr>
        <w:spacing w:after="0" w:line="240" w:lineRule="auto"/>
        <w:ind w:right="-454"/>
        <w:rPr>
          <w:rFonts w:ascii="Times New Roman" w:hAnsi="Times New Roman" w:cs="Times New Roman"/>
          <w:color w:val="000000"/>
          <w:sz w:val="24"/>
          <w:szCs w:val="24"/>
        </w:rPr>
      </w:pPr>
    </w:p>
    <w:p w14:paraId="29CCDA1C" w14:textId="32D82B5B" w:rsidR="00034AD1" w:rsidRDefault="00034AD1" w:rsidP="00582600">
      <w:pPr>
        <w:spacing w:after="0" w:line="240" w:lineRule="auto"/>
        <w:ind w:right="-454"/>
        <w:rPr>
          <w:rFonts w:ascii="Times New Roman" w:hAnsi="Times New Roman" w:cs="Times New Roman"/>
          <w:color w:val="000000"/>
          <w:sz w:val="24"/>
          <w:szCs w:val="24"/>
        </w:rPr>
      </w:pPr>
    </w:p>
    <w:p w14:paraId="2A040AF7" w14:textId="78257573" w:rsidR="00034AD1" w:rsidRDefault="00034AD1" w:rsidP="00582600">
      <w:pPr>
        <w:spacing w:after="0" w:line="240" w:lineRule="auto"/>
        <w:ind w:right="-454"/>
        <w:rPr>
          <w:rFonts w:ascii="Times New Roman" w:hAnsi="Times New Roman" w:cs="Times New Roman"/>
          <w:color w:val="000000"/>
          <w:sz w:val="24"/>
          <w:szCs w:val="24"/>
        </w:rPr>
      </w:pPr>
    </w:p>
    <w:p w14:paraId="5017C72B" w14:textId="3B40A958" w:rsidR="00034AD1" w:rsidRDefault="00034AD1" w:rsidP="00582600">
      <w:pPr>
        <w:spacing w:after="0" w:line="240" w:lineRule="auto"/>
        <w:ind w:right="-454"/>
        <w:rPr>
          <w:rFonts w:ascii="Times New Roman" w:hAnsi="Times New Roman" w:cs="Times New Roman"/>
          <w:color w:val="000000"/>
          <w:sz w:val="24"/>
          <w:szCs w:val="24"/>
        </w:rPr>
      </w:pPr>
    </w:p>
    <w:p w14:paraId="3AAD5DF3" w14:textId="27FA09F9" w:rsidR="00034AD1" w:rsidRDefault="00034AD1" w:rsidP="00582600">
      <w:pPr>
        <w:spacing w:after="0" w:line="240" w:lineRule="auto"/>
        <w:ind w:right="-454"/>
        <w:rPr>
          <w:rFonts w:ascii="Times New Roman" w:hAnsi="Times New Roman" w:cs="Times New Roman"/>
          <w:color w:val="000000"/>
          <w:sz w:val="24"/>
          <w:szCs w:val="24"/>
        </w:rPr>
      </w:pPr>
    </w:p>
    <w:p w14:paraId="3E5D4F01" w14:textId="1CACA006" w:rsidR="00034AD1" w:rsidRDefault="00034AD1" w:rsidP="00582600">
      <w:pPr>
        <w:spacing w:after="0" w:line="240" w:lineRule="auto"/>
        <w:ind w:right="-454"/>
        <w:rPr>
          <w:rFonts w:ascii="Times New Roman" w:hAnsi="Times New Roman" w:cs="Times New Roman"/>
          <w:color w:val="000000"/>
          <w:sz w:val="24"/>
          <w:szCs w:val="24"/>
        </w:rPr>
      </w:pPr>
    </w:p>
    <w:p w14:paraId="2583C4AC" w14:textId="4B1CC0B1" w:rsidR="00034AD1" w:rsidRDefault="00034AD1" w:rsidP="00582600">
      <w:pPr>
        <w:spacing w:after="0" w:line="240" w:lineRule="auto"/>
        <w:ind w:right="-454"/>
        <w:rPr>
          <w:rFonts w:ascii="Times New Roman" w:hAnsi="Times New Roman" w:cs="Times New Roman"/>
          <w:color w:val="000000"/>
          <w:sz w:val="24"/>
          <w:szCs w:val="24"/>
        </w:rPr>
      </w:pPr>
    </w:p>
    <w:p w14:paraId="291927B6" w14:textId="451529B0" w:rsidR="00034AD1" w:rsidRDefault="00034AD1" w:rsidP="00582600">
      <w:pPr>
        <w:spacing w:after="0" w:line="240" w:lineRule="auto"/>
        <w:ind w:right="-454"/>
        <w:rPr>
          <w:rFonts w:ascii="Times New Roman" w:hAnsi="Times New Roman" w:cs="Times New Roman"/>
          <w:color w:val="000000"/>
          <w:sz w:val="24"/>
          <w:szCs w:val="24"/>
        </w:rPr>
      </w:pPr>
    </w:p>
    <w:p w14:paraId="57ED2418" w14:textId="3F8EA0C8" w:rsidR="00034AD1" w:rsidRDefault="00034AD1" w:rsidP="00582600">
      <w:pPr>
        <w:spacing w:after="0" w:line="240" w:lineRule="auto"/>
        <w:ind w:right="-454"/>
        <w:rPr>
          <w:rFonts w:ascii="Times New Roman" w:hAnsi="Times New Roman" w:cs="Times New Roman"/>
          <w:color w:val="000000"/>
          <w:sz w:val="24"/>
          <w:szCs w:val="24"/>
        </w:rPr>
      </w:pPr>
    </w:p>
    <w:p w14:paraId="5DBB005B" w14:textId="6A098BE2" w:rsidR="00034AD1" w:rsidRDefault="00034AD1" w:rsidP="00582600">
      <w:pPr>
        <w:spacing w:after="0" w:line="240" w:lineRule="auto"/>
        <w:ind w:right="-454"/>
        <w:rPr>
          <w:rFonts w:ascii="Times New Roman" w:hAnsi="Times New Roman" w:cs="Times New Roman"/>
          <w:color w:val="000000"/>
          <w:sz w:val="24"/>
          <w:szCs w:val="24"/>
        </w:rPr>
      </w:pPr>
    </w:p>
    <w:p w14:paraId="0B483B5D" w14:textId="6D1A2597" w:rsidR="00034AD1" w:rsidRDefault="00034AD1" w:rsidP="00582600">
      <w:pPr>
        <w:spacing w:after="0" w:line="240" w:lineRule="auto"/>
        <w:ind w:right="-454"/>
        <w:rPr>
          <w:rFonts w:ascii="Times New Roman" w:hAnsi="Times New Roman" w:cs="Times New Roman"/>
          <w:color w:val="000000"/>
          <w:sz w:val="24"/>
          <w:szCs w:val="24"/>
        </w:rPr>
      </w:pPr>
    </w:p>
    <w:p w14:paraId="1F2104A6" w14:textId="50BC1245" w:rsidR="00034AD1" w:rsidRDefault="00034AD1" w:rsidP="00582600">
      <w:pPr>
        <w:spacing w:after="0" w:line="240" w:lineRule="auto"/>
        <w:ind w:right="-454"/>
        <w:rPr>
          <w:rFonts w:ascii="Times New Roman" w:hAnsi="Times New Roman" w:cs="Times New Roman"/>
          <w:color w:val="000000"/>
          <w:sz w:val="24"/>
          <w:szCs w:val="24"/>
        </w:rPr>
      </w:pPr>
    </w:p>
    <w:p w14:paraId="5A15C339" w14:textId="0FEF399A" w:rsidR="00034AD1" w:rsidRDefault="00034AD1" w:rsidP="00582600">
      <w:pPr>
        <w:spacing w:after="0" w:line="240" w:lineRule="auto"/>
        <w:ind w:right="-454"/>
        <w:rPr>
          <w:rFonts w:ascii="Times New Roman" w:hAnsi="Times New Roman" w:cs="Times New Roman"/>
          <w:color w:val="000000"/>
          <w:sz w:val="24"/>
          <w:szCs w:val="24"/>
        </w:rPr>
      </w:pPr>
    </w:p>
    <w:p w14:paraId="67817EE4" w14:textId="6DEDE8A3" w:rsidR="00034AD1" w:rsidRDefault="00034AD1" w:rsidP="00582600">
      <w:pPr>
        <w:spacing w:after="0" w:line="240" w:lineRule="auto"/>
        <w:ind w:right="-454"/>
        <w:rPr>
          <w:rFonts w:ascii="Times New Roman" w:hAnsi="Times New Roman" w:cs="Times New Roman"/>
          <w:color w:val="000000"/>
          <w:sz w:val="24"/>
          <w:szCs w:val="24"/>
        </w:rPr>
      </w:pPr>
    </w:p>
    <w:p w14:paraId="5B02A010" w14:textId="0EC3608E" w:rsidR="00034AD1" w:rsidRDefault="00034AD1" w:rsidP="00582600">
      <w:pPr>
        <w:spacing w:after="0" w:line="240" w:lineRule="auto"/>
        <w:ind w:right="-454"/>
        <w:rPr>
          <w:rFonts w:ascii="Times New Roman" w:hAnsi="Times New Roman" w:cs="Times New Roman"/>
          <w:color w:val="000000"/>
          <w:sz w:val="24"/>
          <w:szCs w:val="24"/>
        </w:rPr>
      </w:pPr>
    </w:p>
    <w:p w14:paraId="785BD9C9" w14:textId="76BEE8AE" w:rsidR="00034AD1" w:rsidRDefault="00034AD1" w:rsidP="00582600">
      <w:pPr>
        <w:spacing w:after="0" w:line="240" w:lineRule="auto"/>
        <w:ind w:right="-454"/>
        <w:rPr>
          <w:rFonts w:ascii="Times New Roman" w:hAnsi="Times New Roman" w:cs="Times New Roman"/>
          <w:color w:val="000000"/>
          <w:sz w:val="24"/>
          <w:szCs w:val="24"/>
        </w:rPr>
      </w:pPr>
    </w:p>
    <w:p w14:paraId="3967A470" w14:textId="77777777" w:rsidR="001B2D40" w:rsidRDefault="001B2D40" w:rsidP="00582600">
      <w:pPr>
        <w:spacing w:after="0" w:line="240" w:lineRule="auto"/>
        <w:ind w:right="-454"/>
        <w:rPr>
          <w:rFonts w:ascii="Times New Roman" w:hAnsi="Times New Roman" w:cs="Times New Roman"/>
          <w:color w:val="000000"/>
          <w:sz w:val="24"/>
          <w:szCs w:val="24"/>
        </w:rPr>
      </w:pPr>
    </w:p>
    <w:p w14:paraId="1288204D" w14:textId="0B4BE372" w:rsidR="00034AD1" w:rsidRDefault="00034AD1" w:rsidP="00582600">
      <w:pPr>
        <w:spacing w:after="0" w:line="240" w:lineRule="auto"/>
        <w:ind w:right="-454"/>
        <w:rPr>
          <w:rFonts w:ascii="Times New Roman" w:hAnsi="Times New Roman" w:cs="Times New Roman"/>
          <w:color w:val="000000"/>
          <w:sz w:val="24"/>
          <w:szCs w:val="24"/>
        </w:rPr>
      </w:pPr>
    </w:p>
    <w:p w14:paraId="79614C1A" w14:textId="24B16A6C" w:rsidR="00034AD1" w:rsidRDefault="00034AD1" w:rsidP="00582600">
      <w:pPr>
        <w:spacing w:after="0" w:line="240" w:lineRule="auto"/>
        <w:ind w:right="-454"/>
        <w:rPr>
          <w:rFonts w:ascii="Times New Roman" w:hAnsi="Times New Roman" w:cs="Times New Roman"/>
          <w:color w:val="000000"/>
          <w:sz w:val="24"/>
          <w:szCs w:val="24"/>
        </w:rPr>
      </w:pPr>
    </w:p>
    <w:p w14:paraId="454C7724" w14:textId="21838BFA" w:rsidR="00034AD1" w:rsidRDefault="00034AD1" w:rsidP="00582600">
      <w:pPr>
        <w:spacing w:after="0" w:line="240" w:lineRule="auto"/>
        <w:ind w:right="-454"/>
        <w:rPr>
          <w:rFonts w:ascii="Times New Roman" w:hAnsi="Times New Roman" w:cs="Times New Roman"/>
          <w:color w:val="000000"/>
          <w:sz w:val="24"/>
          <w:szCs w:val="24"/>
        </w:rPr>
      </w:pPr>
    </w:p>
    <w:p w14:paraId="229B6404" w14:textId="77777777" w:rsidR="00034AD1" w:rsidRDefault="00034AD1" w:rsidP="00582600">
      <w:pPr>
        <w:spacing w:after="0" w:line="240" w:lineRule="auto"/>
        <w:ind w:right="-454"/>
        <w:rPr>
          <w:rFonts w:ascii="Times New Roman" w:hAnsi="Times New Roman" w:cs="Times New Roman"/>
          <w:color w:val="000000"/>
          <w:sz w:val="24"/>
          <w:szCs w:val="24"/>
        </w:rPr>
      </w:pPr>
    </w:p>
    <w:p w14:paraId="5B183386" w14:textId="74FF6032" w:rsidR="001676FE" w:rsidRPr="00ED4413" w:rsidRDefault="002F7294" w:rsidP="001676FE">
      <w:pPr>
        <w:spacing w:after="0" w:line="240" w:lineRule="auto"/>
        <w:jc w:val="center"/>
        <w:rPr>
          <w:rFonts w:ascii="Times New Roman" w:hAnsi="Times New Roman" w:cs="Times New Roman"/>
          <w:b/>
          <w:sz w:val="24"/>
          <w:szCs w:val="24"/>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745280" behindDoc="0" locked="0" layoutInCell="1" allowOverlap="1" wp14:anchorId="237BDF08" wp14:editId="3E230514">
                <wp:simplePos x="0" y="0"/>
                <wp:positionH relativeFrom="column">
                  <wp:posOffset>5130800</wp:posOffset>
                </wp:positionH>
                <wp:positionV relativeFrom="paragraph">
                  <wp:posOffset>-708025</wp:posOffset>
                </wp:positionV>
                <wp:extent cx="1003300" cy="522000"/>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1003300" cy="522000"/>
                        </a:xfrm>
                        <a:prstGeom prst="rect">
                          <a:avLst/>
                        </a:prstGeom>
                        <a:noFill/>
                        <a:ln w="6350">
                          <a:noFill/>
                        </a:ln>
                      </wps:spPr>
                      <wps:txbx>
                        <w:txbxContent>
                          <w:p w14:paraId="7F3195D9" w14:textId="7139649E" w:rsidR="002F7294" w:rsidRPr="002F7294" w:rsidRDefault="002F7294" w:rsidP="002F7294">
                            <w:pPr>
                              <w:jc w:val="center"/>
                              <w:rPr>
                                <w:rFonts w:ascii="Times" w:hAnsi="Times"/>
                                <w:sz w:val="32"/>
                                <w:szCs w:val="32"/>
                                <w:lang w:val="en-US"/>
                                <w14:textOutline w14:w="9525" w14:cap="rnd" w14:cmpd="sng" w14:algn="ctr">
                                  <w14:noFill/>
                                  <w14:prstDash w14:val="solid"/>
                                  <w14:bevel/>
                                </w14:textOutline>
                              </w:rPr>
                            </w:pPr>
                            <w:r w:rsidRPr="002F7294">
                              <w:rPr>
                                <w:rFonts w:ascii="Times" w:hAnsi="Times"/>
                                <w:sz w:val="32"/>
                                <w:szCs w:val="32"/>
                                <w:lang w:val="en-US"/>
                                <w14:textOutline w14:w="9525" w14:cap="rnd" w14:cmpd="sng" w14:algn="ctr">
                                  <w14:noFill/>
                                  <w14:prstDash w14:val="solid"/>
                                  <w14:bevel/>
                                </w14:textOutline>
                              </w:rPr>
                              <w:t>Page | 1</w:t>
                            </w:r>
                          </w:p>
                          <w:p w14:paraId="2C4EA117" w14:textId="77777777" w:rsidR="002F7294" w:rsidRPr="002F7294" w:rsidRDefault="002F7294" w:rsidP="002F7294">
                            <w:pPr>
                              <w:rPr>
                                <w:rFonts w:ascii="Times" w:hAnsi="Times"/>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BDF08" id="Text Box 256" o:spid="_x0000_s1036" type="#_x0000_t202" style="position:absolute;left:0;text-align:left;margin-left:404pt;margin-top:-55.75pt;width:79pt;height:41.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" filled="f" stroked="f" strokeweight=".5pt">
                <v:textbox>
                  <w:txbxContent>
                    <w:p w14:paraId="7F3195D9" w14:textId="7139649E" w:rsidR="002F7294" w:rsidRPr="002F7294" w:rsidRDefault="002F7294" w:rsidP="002F7294">
                      <w:pPr>
                        <w:jc w:val="center"/>
                        <w:rPr>
                          <w:rFonts w:ascii="Times" w:hAnsi="Times"/>
                          <w:sz w:val="32"/>
                          <w:szCs w:val="32"/>
                          <w:lang w:val="en-US"/>
                          <w14:textOutline w14:w="9525" w14:cap="rnd" w14:cmpd="sng" w14:algn="ctr">
                            <w14:noFill/>
                            <w14:prstDash w14:val="solid"/>
                            <w14:bevel/>
                          </w14:textOutline>
                        </w:rPr>
                      </w:pPr>
                      <w:r w:rsidRPr="002F7294">
                        <w:rPr>
                          <w:rFonts w:ascii="Times" w:hAnsi="Times"/>
                          <w:sz w:val="32"/>
                          <w:szCs w:val="32"/>
                          <w:lang w:val="en-US"/>
                          <w14:textOutline w14:w="9525" w14:cap="rnd" w14:cmpd="sng" w14:algn="ctr">
                            <w14:noFill/>
                            <w14:prstDash w14:val="solid"/>
                            <w14:bevel/>
                          </w14:textOutline>
                        </w:rPr>
                        <w:t>Page | 1</w:t>
                      </w:r>
                    </w:p>
                    <w:p w14:paraId="2C4EA117" w14:textId="77777777" w:rsidR="002F7294" w:rsidRPr="002F7294" w:rsidRDefault="002F7294" w:rsidP="002F7294">
                      <w:pPr>
                        <w:rPr>
                          <w:rFonts w:ascii="Times" w:hAnsi="Times"/>
                          <w:sz w:val="36"/>
                          <w:szCs w:val="36"/>
                        </w:rPr>
                      </w:pPr>
                    </w:p>
                  </w:txbxContent>
                </v:textbox>
              </v:shape>
            </w:pict>
          </mc:Fallback>
        </mc:AlternateContent>
      </w:r>
      <w:r w:rsidR="001676FE" w:rsidRPr="00ED4413">
        <w:rPr>
          <w:rFonts w:ascii="Times New Roman" w:hAnsi="Times New Roman" w:cs="Times New Roman"/>
          <w:b/>
          <w:sz w:val="24"/>
          <w:szCs w:val="24"/>
        </w:rPr>
        <w:t>CHAPTER-1</w:t>
      </w:r>
    </w:p>
    <w:p w14:paraId="4A7D7EA9" w14:textId="16497530" w:rsidR="001676FE" w:rsidRPr="00ED4413" w:rsidRDefault="001676FE" w:rsidP="001676FE">
      <w:pPr>
        <w:spacing w:after="0" w:line="240" w:lineRule="auto"/>
        <w:jc w:val="center"/>
        <w:rPr>
          <w:rFonts w:ascii="Times New Roman" w:hAnsi="Times New Roman" w:cs="Times New Roman"/>
          <w:b/>
          <w:sz w:val="24"/>
          <w:szCs w:val="24"/>
        </w:rPr>
      </w:pPr>
    </w:p>
    <w:p w14:paraId="4B70F136" w14:textId="77777777" w:rsidR="001676FE" w:rsidRPr="00ED4413" w:rsidRDefault="001676FE" w:rsidP="001676FE">
      <w:pPr>
        <w:spacing w:after="0" w:line="240" w:lineRule="auto"/>
        <w:jc w:val="center"/>
        <w:rPr>
          <w:rFonts w:ascii="Times New Roman" w:hAnsi="Times New Roman" w:cs="Times New Roman"/>
          <w:b/>
          <w:sz w:val="24"/>
          <w:szCs w:val="24"/>
        </w:rPr>
      </w:pPr>
      <w:r w:rsidRPr="00ED4413">
        <w:rPr>
          <w:rFonts w:ascii="Times New Roman" w:hAnsi="Times New Roman" w:cs="Times New Roman"/>
          <w:b/>
          <w:sz w:val="24"/>
          <w:szCs w:val="24"/>
        </w:rPr>
        <w:t>The Problem and Its Background</w:t>
      </w:r>
    </w:p>
    <w:p w14:paraId="46E279F6" w14:textId="77777777" w:rsidR="001676FE" w:rsidRPr="00ED4413" w:rsidRDefault="001676FE" w:rsidP="001676FE">
      <w:pPr>
        <w:spacing w:after="0" w:line="240" w:lineRule="auto"/>
        <w:jc w:val="center"/>
        <w:rPr>
          <w:rFonts w:ascii="Times New Roman" w:hAnsi="Times New Roman" w:cs="Times New Roman"/>
          <w:b/>
          <w:sz w:val="24"/>
          <w:szCs w:val="24"/>
        </w:rPr>
      </w:pPr>
    </w:p>
    <w:p w14:paraId="796DA7EF" w14:textId="6503AD79" w:rsidR="001676FE" w:rsidRPr="00CB0B56" w:rsidRDefault="001676FE" w:rsidP="00ED4413">
      <w:pPr>
        <w:spacing w:after="0" w:line="240" w:lineRule="auto"/>
        <w:jc w:val="both"/>
        <w:rPr>
          <w:rFonts w:ascii="Times New Roman" w:hAnsi="Times New Roman" w:cs="Times New Roman"/>
          <w:b/>
          <w:sz w:val="24"/>
          <w:szCs w:val="24"/>
        </w:rPr>
      </w:pPr>
    </w:p>
    <w:p w14:paraId="7ED0664B" w14:textId="0929BA99" w:rsidR="001676FE" w:rsidRPr="00CB0B56" w:rsidRDefault="00CB0B56" w:rsidP="00CC2E52">
      <w:pPr>
        <w:spacing w:after="0" w:line="480" w:lineRule="auto"/>
        <w:ind w:left="-432" w:right="-576"/>
        <w:jc w:val="both"/>
        <w:rPr>
          <w:rFonts w:ascii="Times New Roman" w:hAnsi="Times New Roman" w:cs="Times New Roman"/>
          <w:sz w:val="24"/>
          <w:szCs w:val="24"/>
        </w:rPr>
      </w:pPr>
      <w:r w:rsidRPr="00CB0B56">
        <w:rPr>
          <w:rFonts w:ascii="Times New Roman" w:hAnsi="Times New Roman" w:cs="Times New Roman"/>
          <w:sz w:val="24"/>
          <w:szCs w:val="24"/>
        </w:rPr>
        <w:t xml:space="preserve">    </w:t>
      </w:r>
      <w:r w:rsidR="001676FE" w:rsidRPr="00CB0B56">
        <w:rPr>
          <w:rFonts w:ascii="Times New Roman" w:hAnsi="Times New Roman" w:cs="Times New Roman"/>
          <w:sz w:val="24"/>
          <w:szCs w:val="24"/>
        </w:rPr>
        <w:t xml:space="preserve">This chapter presents the Introduction, Background of the study, Statement of the problem, Hypothesis, Scope and Delimitation, and Significant of the study. </w:t>
      </w:r>
    </w:p>
    <w:p w14:paraId="1BF14FCC" w14:textId="12B06FD7" w:rsidR="00ED4413" w:rsidRPr="00CB0B56" w:rsidRDefault="00ED4413" w:rsidP="00821F73">
      <w:pPr>
        <w:spacing w:after="0" w:line="480" w:lineRule="auto"/>
        <w:jc w:val="both"/>
        <w:rPr>
          <w:rFonts w:ascii="Times New Roman" w:hAnsi="Times New Roman" w:cs="Times New Roman"/>
          <w:sz w:val="24"/>
          <w:szCs w:val="24"/>
        </w:rPr>
      </w:pPr>
    </w:p>
    <w:p w14:paraId="138F0507" w14:textId="73ECB782" w:rsidR="001676FE" w:rsidRPr="00CB0B56" w:rsidRDefault="001676FE" w:rsidP="00821F73">
      <w:pPr>
        <w:spacing w:after="0" w:line="480" w:lineRule="auto"/>
        <w:jc w:val="both"/>
        <w:rPr>
          <w:rFonts w:ascii="Times New Roman" w:hAnsi="Times New Roman" w:cs="Times New Roman"/>
          <w:b/>
          <w:sz w:val="24"/>
          <w:szCs w:val="24"/>
        </w:rPr>
      </w:pPr>
      <w:r w:rsidRPr="00CB0B56">
        <w:rPr>
          <w:rFonts w:ascii="Times New Roman" w:hAnsi="Times New Roman" w:cs="Times New Roman"/>
          <w:b/>
          <w:sz w:val="24"/>
          <w:szCs w:val="24"/>
        </w:rPr>
        <w:t xml:space="preserve">Introduction </w:t>
      </w:r>
    </w:p>
    <w:p w14:paraId="794B4843" w14:textId="3C2137B8" w:rsidR="001676FE" w:rsidRDefault="00104052" w:rsidP="00294FA0">
      <w:pPr>
        <w:spacing w:after="0" w:line="480" w:lineRule="auto"/>
        <w:ind w:left="-340" w:right="-454"/>
        <w:jc w:val="both"/>
        <w:rPr>
          <w:rFonts w:ascii="Times New Roman" w:hAnsi="Times New Roman" w:cs="Times New Roman"/>
          <w:sz w:val="24"/>
          <w:szCs w:val="24"/>
        </w:rPr>
      </w:pPr>
      <w:r>
        <w:rPr>
          <w:rFonts w:ascii="Times New Roman" w:hAnsi="Times New Roman" w:cs="Times New Roman"/>
          <w:sz w:val="24"/>
          <w:szCs w:val="24"/>
        </w:rPr>
        <w:t xml:space="preserve">     </w:t>
      </w:r>
      <w:r w:rsidR="00456C08">
        <w:rPr>
          <w:rFonts w:ascii="Times New Roman" w:hAnsi="Times New Roman" w:cs="Times New Roman"/>
          <w:sz w:val="24"/>
          <w:szCs w:val="24"/>
        </w:rPr>
        <w:t>School Cantee</w:t>
      </w:r>
      <w:r w:rsidR="00B7332C">
        <w:rPr>
          <w:rFonts w:ascii="Times New Roman" w:hAnsi="Times New Roman" w:cs="Times New Roman"/>
          <w:sz w:val="24"/>
          <w:szCs w:val="24"/>
        </w:rPr>
        <w:t>n</w:t>
      </w:r>
      <w:r w:rsidR="00720B41">
        <w:rPr>
          <w:rFonts w:ascii="Times New Roman" w:hAnsi="Times New Roman" w:cs="Times New Roman"/>
          <w:sz w:val="24"/>
          <w:szCs w:val="24"/>
        </w:rPr>
        <w:t xml:space="preserve"> are </w:t>
      </w:r>
      <w:r w:rsidR="001676FE" w:rsidRPr="00CB0B56">
        <w:rPr>
          <w:rFonts w:ascii="Times New Roman" w:hAnsi="Times New Roman" w:cs="Times New Roman"/>
          <w:sz w:val="24"/>
          <w:szCs w:val="24"/>
        </w:rPr>
        <w:t xml:space="preserve">preparing foods that they enjoy students might eat their school lunches more frequently. Additionally, providing students with periodic nutrition instruction and nutritionally balanced meals through the school meal program might aid them in developing the </w:t>
      </w:r>
      <w:r w:rsidR="00B11BC5">
        <w:rPr>
          <w:rFonts w:ascii="Times New Roman" w:hAnsi="Times New Roman" w:cs="Times New Roman"/>
          <w:sz w:val="24"/>
          <w:szCs w:val="24"/>
        </w:rPr>
        <w:t>n</w:t>
      </w:r>
      <w:r w:rsidR="00B11BC5" w:rsidRPr="00CB0B56">
        <w:rPr>
          <w:rFonts w:ascii="Times New Roman" w:hAnsi="Times New Roman" w:cs="Times New Roman"/>
          <w:sz w:val="24"/>
          <w:szCs w:val="24"/>
        </w:rPr>
        <w:t>ecessary</w:t>
      </w:r>
      <w:r w:rsidR="001676FE" w:rsidRPr="00CB0B56">
        <w:rPr>
          <w:rFonts w:ascii="Times New Roman" w:hAnsi="Times New Roman" w:cs="Times New Roman"/>
          <w:sz w:val="24"/>
          <w:szCs w:val="24"/>
        </w:rPr>
        <w:t xml:space="preserve"> knowledge and motivation to select the best foods for their health. </w:t>
      </w:r>
      <w:r w:rsidR="00B11BC5" w:rsidRPr="00B11BC5">
        <w:rPr>
          <w:rFonts w:ascii="Times New Roman" w:hAnsi="Times New Roman" w:cs="Times New Roman"/>
          <w:sz w:val="24"/>
          <w:szCs w:val="24"/>
        </w:rPr>
        <w:t>The menu served by the food stalls in the canteen consisted of main and side dishes. Information on the ingredients, including the average weight of each ingredient, was collected twice on different days. The quantity of each ingredient was measured using a standard kitchen weight scale</w:t>
      </w:r>
    </w:p>
    <w:p w14:paraId="2AE2C871" w14:textId="406F5D53" w:rsidR="00D571DE" w:rsidRDefault="00D571DE" w:rsidP="00294FA0">
      <w:pPr>
        <w:spacing w:after="0" w:line="480" w:lineRule="auto"/>
        <w:ind w:left="-340" w:right="-454"/>
        <w:jc w:val="both"/>
        <w:rPr>
          <w:rFonts w:ascii="Times New Roman" w:hAnsi="Times New Roman" w:cs="Times New Roman"/>
          <w:sz w:val="24"/>
          <w:szCs w:val="24"/>
        </w:rPr>
      </w:pPr>
    </w:p>
    <w:p w14:paraId="2EC73646" w14:textId="1978132F" w:rsidR="00D571DE" w:rsidRPr="00CB0B56" w:rsidRDefault="00D571DE" w:rsidP="00294FA0">
      <w:pPr>
        <w:spacing w:after="0" w:line="480" w:lineRule="auto"/>
        <w:ind w:left="-340" w:right="-454"/>
        <w:jc w:val="both"/>
        <w:rPr>
          <w:rFonts w:ascii="Times New Roman" w:hAnsi="Times New Roman" w:cs="Times New Roman"/>
          <w:sz w:val="24"/>
          <w:szCs w:val="24"/>
        </w:rPr>
      </w:pPr>
      <w:r>
        <w:rPr>
          <w:rFonts w:ascii="Times New Roman" w:hAnsi="Times New Roman" w:cs="Times New Roman"/>
          <w:sz w:val="24"/>
          <w:szCs w:val="24"/>
        </w:rPr>
        <w:t xml:space="preserve">    </w:t>
      </w:r>
      <w:r w:rsidRPr="00D571DE">
        <w:rPr>
          <w:rFonts w:ascii="Times New Roman" w:hAnsi="Times New Roman" w:cs="Times New Roman"/>
          <w:sz w:val="24"/>
          <w:szCs w:val="24"/>
        </w:rPr>
        <w:t>School allowance refers to finance for students when they are in school. Allowance has a significant role when students buy their requirements for a particular subject. Allowance of the students may determine their interest on studies. It is interesting to know if students may determine if they have enough allowance. Parents provide allowance for students. It is very important to know whether socioeconomic status affects the performance and the determination of the students.</w:t>
      </w:r>
    </w:p>
    <w:p w14:paraId="3F77D87A" w14:textId="446B40E0" w:rsidR="001676FE" w:rsidRPr="00CB0B56" w:rsidRDefault="001676FE" w:rsidP="00D571DE">
      <w:pPr>
        <w:spacing w:after="0" w:line="480" w:lineRule="auto"/>
        <w:ind w:right="-576"/>
        <w:jc w:val="both"/>
        <w:rPr>
          <w:rFonts w:ascii="Times New Roman" w:hAnsi="Times New Roman" w:cs="Times New Roman"/>
          <w:sz w:val="24"/>
          <w:szCs w:val="24"/>
        </w:rPr>
      </w:pPr>
    </w:p>
    <w:p w14:paraId="73B8A818" w14:textId="2FDBE052" w:rsidR="001676FE" w:rsidRPr="00CB0B56" w:rsidRDefault="002F7294" w:rsidP="00CC2E52">
      <w:pPr>
        <w:spacing w:after="0" w:line="480" w:lineRule="auto"/>
        <w:ind w:left="-432" w:right="-576"/>
        <w:jc w:val="both"/>
        <w:rPr>
          <w:rFonts w:ascii="Times New Roman" w:hAnsi="Times New Roman" w:cs="Times New Roman"/>
          <w:sz w:val="24"/>
          <w:szCs w:val="24"/>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747328" behindDoc="0" locked="0" layoutInCell="1" allowOverlap="1" wp14:anchorId="5CF988B7" wp14:editId="29A25CE3">
                <wp:simplePos x="0" y="0"/>
                <wp:positionH relativeFrom="column">
                  <wp:posOffset>5105400</wp:posOffset>
                </wp:positionH>
                <wp:positionV relativeFrom="paragraph">
                  <wp:posOffset>-676275</wp:posOffset>
                </wp:positionV>
                <wp:extent cx="1003300" cy="522000"/>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1003300" cy="522000"/>
                        </a:xfrm>
                        <a:prstGeom prst="rect">
                          <a:avLst/>
                        </a:prstGeom>
                        <a:noFill/>
                        <a:ln w="6350">
                          <a:noFill/>
                        </a:ln>
                      </wps:spPr>
                      <wps:txbx>
                        <w:txbxContent>
                          <w:p w14:paraId="7F731092" w14:textId="31717CCB" w:rsidR="002F7294" w:rsidRPr="002F7294" w:rsidRDefault="002F7294" w:rsidP="002F7294">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Page |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988B7" id="Text Box 258" o:spid="_x0000_s1037" type="#_x0000_t202" style="position:absolute;left:0;text-align:left;margin-left:402pt;margin-top:-53.25pt;width:79pt;height:41.1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" filled="f" stroked="f" strokeweight=".5pt">
                <v:textbox>
                  <w:txbxContent>
                    <w:p w14:paraId="7F731092" w14:textId="31717CCB" w:rsidR="002F7294" w:rsidRPr="002F7294" w:rsidRDefault="002F7294" w:rsidP="002F7294">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Page | 2</w:t>
                      </w:r>
                    </w:p>
                  </w:txbxContent>
                </v:textbox>
              </v:shape>
            </w:pict>
          </mc:Fallback>
        </mc:AlternateContent>
      </w:r>
      <w:r w:rsidR="00CB0B56" w:rsidRPr="00CB0B56">
        <w:rPr>
          <w:rFonts w:ascii="Times New Roman" w:hAnsi="Times New Roman" w:cs="Times New Roman"/>
          <w:sz w:val="24"/>
          <w:szCs w:val="24"/>
        </w:rPr>
        <w:t xml:space="preserve">    </w:t>
      </w:r>
      <w:r w:rsidR="000622D8">
        <w:rPr>
          <w:rFonts w:ascii="Times New Roman" w:hAnsi="Times New Roman" w:cs="Times New Roman"/>
          <w:sz w:val="24"/>
          <w:szCs w:val="24"/>
        </w:rPr>
        <w:t>School canteen menu</w:t>
      </w:r>
      <w:r w:rsidR="001676FE" w:rsidRPr="00CB0B56">
        <w:rPr>
          <w:rFonts w:ascii="Times New Roman" w:hAnsi="Times New Roman" w:cs="Times New Roman"/>
          <w:sz w:val="24"/>
          <w:szCs w:val="24"/>
        </w:rPr>
        <w:t xml:space="preserve"> and </w:t>
      </w:r>
      <w:r w:rsidR="000622D8">
        <w:rPr>
          <w:rFonts w:ascii="Times New Roman" w:hAnsi="Times New Roman" w:cs="Times New Roman"/>
          <w:sz w:val="24"/>
          <w:szCs w:val="24"/>
        </w:rPr>
        <w:t xml:space="preserve">their </w:t>
      </w:r>
      <w:r w:rsidR="001676FE" w:rsidRPr="00CB0B56">
        <w:rPr>
          <w:rFonts w:ascii="Times New Roman" w:hAnsi="Times New Roman" w:cs="Times New Roman"/>
          <w:sz w:val="24"/>
          <w:szCs w:val="24"/>
        </w:rPr>
        <w:t xml:space="preserve"> daily allowance are both important because the </w:t>
      </w:r>
      <w:r w:rsidR="000622D8">
        <w:rPr>
          <w:rFonts w:ascii="Times New Roman" w:hAnsi="Times New Roman" w:cs="Times New Roman"/>
          <w:sz w:val="24"/>
          <w:szCs w:val="24"/>
        </w:rPr>
        <w:t xml:space="preserve">canteen is one of the </w:t>
      </w:r>
      <w:r w:rsidR="006806AD">
        <w:rPr>
          <w:rFonts w:ascii="Times New Roman" w:hAnsi="Times New Roman" w:cs="Times New Roman"/>
          <w:sz w:val="24"/>
          <w:szCs w:val="24"/>
        </w:rPr>
        <w:t xml:space="preserve">reason </w:t>
      </w:r>
      <w:r w:rsidR="000622D8">
        <w:rPr>
          <w:rFonts w:ascii="Times New Roman" w:hAnsi="Times New Roman" w:cs="Times New Roman"/>
          <w:sz w:val="24"/>
          <w:szCs w:val="24"/>
        </w:rPr>
        <w:t>why students spend their daily allowance in school</w:t>
      </w:r>
      <w:r w:rsidR="006806AD">
        <w:rPr>
          <w:rFonts w:ascii="Times New Roman" w:hAnsi="Times New Roman" w:cs="Times New Roman"/>
          <w:sz w:val="24"/>
          <w:szCs w:val="24"/>
        </w:rPr>
        <w:t xml:space="preserve">. </w:t>
      </w:r>
      <w:r w:rsidR="000622D8">
        <w:rPr>
          <w:rFonts w:ascii="Times New Roman" w:hAnsi="Times New Roman" w:cs="Times New Roman"/>
          <w:sz w:val="24"/>
          <w:szCs w:val="24"/>
        </w:rPr>
        <w:t xml:space="preserve"> </w:t>
      </w:r>
      <w:r w:rsidR="006806AD">
        <w:rPr>
          <w:rFonts w:ascii="Times New Roman" w:hAnsi="Times New Roman" w:cs="Times New Roman"/>
          <w:sz w:val="24"/>
          <w:szCs w:val="24"/>
        </w:rPr>
        <w:t>I</w:t>
      </w:r>
      <w:r w:rsidR="000622D8">
        <w:rPr>
          <w:rFonts w:ascii="Times New Roman" w:hAnsi="Times New Roman" w:cs="Times New Roman"/>
          <w:sz w:val="24"/>
          <w:szCs w:val="24"/>
        </w:rPr>
        <w:t xml:space="preserve">t </w:t>
      </w:r>
      <w:r w:rsidR="001676FE" w:rsidRPr="00CB0B56">
        <w:rPr>
          <w:rFonts w:ascii="Times New Roman" w:hAnsi="Times New Roman" w:cs="Times New Roman"/>
          <w:sz w:val="24"/>
          <w:szCs w:val="24"/>
        </w:rPr>
        <w:t>help students to determine what food they want to eat</w:t>
      </w:r>
      <w:r w:rsidR="000622D8">
        <w:rPr>
          <w:rFonts w:ascii="Times New Roman" w:hAnsi="Times New Roman" w:cs="Times New Roman"/>
          <w:sz w:val="24"/>
          <w:szCs w:val="24"/>
        </w:rPr>
        <w:t xml:space="preserve"> </w:t>
      </w:r>
    </w:p>
    <w:p w14:paraId="0E159084" w14:textId="7658F5BE" w:rsidR="001676FE" w:rsidRPr="00CB0B56" w:rsidRDefault="001676FE" w:rsidP="00CC2E52">
      <w:pPr>
        <w:spacing w:after="0" w:line="480" w:lineRule="auto"/>
        <w:ind w:left="-432" w:right="-576"/>
        <w:jc w:val="both"/>
        <w:rPr>
          <w:rFonts w:ascii="Times New Roman" w:hAnsi="Times New Roman" w:cs="Times New Roman"/>
          <w:sz w:val="24"/>
          <w:szCs w:val="24"/>
        </w:rPr>
      </w:pPr>
    </w:p>
    <w:p w14:paraId="6C55CBBA" w14:textId="1B955795" w:rsidR="001676FE" w:rsidRPr="00CB0B56" w:rsidRDefault="001676FE" w:rsidP="00CC2E52">
      <w:pPr>
        <w:spacing w:after="0" w:line="480" w:lineRule="auto"/>
        <w:ind w:left="-432" w:right="-576"/>
        <w:jc w:val="both"/>
        <w:rPr>
          <w:rFonts w:ascii="Times New Roman" w:hAnsi="Times New Roman" w:cs="Times New Roman"/>
          <w:sz w:val="24"/>
          <w:szCs w:val="24"/>
        </w:rPr>
      </w:pPr>
      <w:r w:rsidRPr="00CB0B56">
        <w:rPr>
          <w:rFonts w:ascii="Times New Roman" w:hAnsi="Times New Roman" w:cs="Times New Roman"/>
          <w:sz w:val="24"/>
          <w:szCs w:val="24"/>
        </w:rPr>
        <w:t xml:space="preserve">This study aimed to know the </w:t>
      </w:r>
      <w:r w:rsidR="000622D8">
        <w:rPr>
          <w:rFonts w:ascii="Times New Roman" w:hAnsi="Times New Roman" w:cs="Times New Roman"/>
          <w:sz w:val="24"/>
          <w:szCs w:val="24"/>
        </w:rPr>
        <w:t>relationship between</w:t>
      </w:r>
      <w:r w:rsidRPr="00CB0B56">
        <w:rPr>
          <w:rFonts w:ascii="Times New Roman" w:hAnsi="Times New Roman" w:cs="Times New Roman"/>
          <w:sz w:val="24"/>
          <w:szCs w:val="24"/>
        </w:rPr>
        <w:t xml:space="preserve"> </w:t>
      </w:r>
      <w:r w:rsidR="000622D8">
        <w:rPr>
          <w:rFonts w:ascii="Times New Roman" w:hAnsi="Times New Roman" w:cs="Times New Roman"/>
          <w:sz w:val="24"/>
          <w:szCs w:val="24"/>
        </w:rPr>
        <w:t xml:space="preserve">school canteen menu and daily allowance of junior high school students  </w:t>
      </w:r>
    </w:p>
    <w:p w14:paraId="32758C1E" w14:textId="275BA1BD" w:rsidR="00ED4413" w:rsidRPr="00CB0B56" w:rsidRDefault="00ED4413" w:rsidP="00821F73">
      <w:pPr>
        <w:spacing w:after="0" w:line="480" w:lineRule="auto"/>
        <w:jc w:val="both"/>
        <w:rPr>
          <w:sz w:val="24"/>
          <w:szCs w:val="24"/>
        </w:rPr>
      </w:pPr>
    </w:p>
    <w:p w14:paraId="5BA9254D" w14:textId="7EBA532B" w:rsidR="00ED4413" w:rsidRPr="00492E15" w:rsidRDefault="00ED4413" w:rsidP="00492E15">
      <w:pPr>
        <w:spacing w:after="0" w:line="480" w:lineRule="auto"/>
        <w:jc w:val="both"/>
        <w:rPr>
          <w:rFonts w:ascii="Times New Roman" w:hAnsi="Times New Roman" w:cs="Times New Roman"/>
          <w:b/>
          <w:sz w:val="24"/>
          <w:szCs w:val="24"/>
        </w:rPr>
      </w:pPr>
      <w:r w:rsidRPr="00CB0B56">
        <w:rPr>
          <w:rFonts w:ascii="Times New Roman" w:hAnsi="Times New Roman" w:cs="Times New Roman"/>
          <w:b/>
          <w:sz w:val="24"/>
          <w:szCs w:val="24"/>
        </w:rPr>
        <w:t>Background of the Study</w:t>
      </w:r>
    </w:p>
    <w:p w14:paraId="7CA892C6" w14:textId="316B61CF" w:rsidR="00492E15" w:rsidRPr="00CB0B56" w:rsidRDefault="00492E15" w:rsidP="00CC2E52">
      <w:pPr>
        <w:spacing w:after="0" w:line="480" w:lineRule="auto"/>
        <w:ind w:left="-432" w:right="-576"/>
        <w:jc w:val="both"/>
        <w:rPr>
          <w:rFonts w:ascii="Times New Roman" w:hAnsi="Times New Roman" w:cs="Times New Roman"/>
          <w:sz w:val="24"/>
          <w:szCs w:val="24"/>
        </w:rPr>
      </w:pPr>
      <w:r>
        <w:rPr>
          <w:rFonts w:ascii="Times New Roman" w:hAnsi="Times New Roman" w:cs="Times New Roman"/>
          <w:sz w:val="24"/>
          <w:szCs w:val="24"/>
        </w:rPr>
        <w:t xml:space="preserve">  </w:t>
      </w:r>
      <w:r w:rsidR="00C5656E">
        <w:rPr>
          <w:rFonts w:ascii="Times New Roman" w:hAnsi="Times New Roman" w:cs="Times New Roman"/>
          <w:sz w:val="24"/>
          <w:szCs w:val="24"/>
        </w:rPr>
        <w:t xml:space="preserve">    </w:t>
      </w:r>
      <w:r>
        <w:rPr>
          <w:rFonts w:ascii="Times New Roman" w:hAnsi="Times New Roman" w:cs="Times New Roman"/>
          <w:sz w:val="24"/>
          <w:szCs w:val="24"/>
        </w:rPr>
        <w:t xml:space="preserve">School Canteen are important to establish because it gives students enough food to support their physiological development and learning. </w:t>
      </w:r>
    </w:p>
    <w:p w14:paraId="3558CA5B" w14:textId="22CEBE18" w:rsidR="00492E15" w:rsidRDefault="00492E15" w:rsidP="000622D8">
      <w:pPr>
        <w:spacing w:after="0" w:line="480" w:lineRule="auto"/>
        <w:ind w:left="-397" w:right="-567"/>
        <w:jc w:val="both"/>
        <w:rPr>
          <w:rFonts w:ascii="Times New Roman" w:hAnsi="Times New Roman" w:cs="Times New Roman"/>
          <w:sz w:val="24"/>
          <w:szCs w:val="24"/>
        </w:rPr>
      </w:pPr>
    </w:p>
    <w:p w14:paraId="48CC1FEE" w14:textId="23216207" w:rsidR="00ED4413" w:rsidRPr="00CB0B56" w:rsidRDefault="000622D8" w:rsidP="000622D8">
      <w:pPr>
        <w:spacing w:after="0" w:line="480" w:lineRule="auto"/>
        <w:ind w:left="-397" w:right="-567"/>
        <w:jc w:val="both"/>
        <w:rPr>
          <w:rFonts w:ascii="Times New Roman" w:hAnsi="Times New Roman" w:cs="Times New Roman"/>
          <w:sz w:val="24"/>
          <w:szCs w:val="24"/>
        </w:rPr>
      </w:pPr>
      <w:r>
        <w:rPr>
          <w:rFonts w:ascii="Times New Roman" w:hAnsi="Times New Roman" w:cs="Times New Roman"/>
          <w:sz w:val="24"/>
          <w:szCs w:val="24"/>
        </w:rPr>
        <w:t xml:space="preserve">     </w:t>
      </w:r>
      <w:r w:rsidR="00ED4413" w:rsidRPr="00CB0B56">
        <w:rPr>
          <w:rFonts w:ascii="Times New Roman" w:hAnsi="Times New Roman" w:cs="Times New Roman"/>
          <w:sz w:val="24"/>
          <w:szCs w:val="24"/>
        </w:rPr>
        <w:t xml:space="preserve">According to DepEd </w:t>
      </w:r>
      <w:r w:rsidR="00A91502">
        <w:rPr>
          <w:rFonts w:ascii="Times New Roman" w:hAnsi="Times New Roman" w:cs="Times New Roman"/>
          <w:sz w:val="24"/>
          <w:szCs w:val="24"/>
        </w:rPr>
        <w:t>(</w:t>
      </w:r>
      <w:r w:rsidR="00ED4413" w:rsidRPr="00CB0B56">
        <w:rPr>
          <w:rFonts w:ascii="Times New Roman" w:hAnsi="Times New Roman" w:cs="Times New Roman"/>
          <w:sz w:val="24"/>
          <w:szCs w:val="24"/>
        </w:rPr>
        <w:t>2007</w:t>
      </w:r>
      <w:r w:rsidR="00A91502">
        <w:rPr>
          <w:rFonts w:ascii="Times New Roman" w:hAnsi="Times New Roman" w:cs="Times New Roman"/>
          <w:sz w:val="24"/>
          <w:szCs w:val="24"/>
        </w:rPr>
        <w:t>)</w:t>
      </w:r>
      <w:r w:rsidR="00ED4413" w:rsidRPr="00CB0B56">
        <w:rPr>
          <w:rFonts w:ascii="Times New Roman" w:hAnsi="Times New Roman" w:cs="Times New Roman"/>
          <w:sz w:val="24"/>
          <w:szCs w:val="24"/>
        </w:rPr>
        <w:t xml:space="preserve"> </w:t>
      </w:r>
      <w:r>
        <w:rPr>
          <w:rFonts w:ascii="Times New Roman" w:hAnsi="Times New Roman" w:cs="Times New Roman"/>
          <w:sz w:val="24"/>
          <w:szCs w:val="24"/>
        </w:rPr>
        <w:t xml:space="preserve"> </w:t>
      </w:r>
      <w:r w:rsidR="00ED4413" w:rsidRPr="00CB0B56">
        <w:rPr>
          <w:rFonts w:ascii="Times New Roman" w:hAnsi="Times New Roman" w:cs="Times New Roman"/>
          <w:sz w:val="24"/>
          <w:szCs w:val="24"/>
        </w:rPr>
        <w:t xml:space="preserve">The canteen's menu should have healthy foods and have at least consideration on having an affordable price. And also, it should keep us full and give nutrition and energy to student. Make available healthier food and beverage choices among the learners. It is important to achieve dietary energy balance coming from the intake of carbohydrates, fats, and protein to maintain a healthy weight. </w:t>
      </w:r>
    </w:p>
    <w:p w14:paraId="59F1B863" w14:textId="7B574AB3" w:rsidR="00ED4413" w:rsidRPr="00CB0B56" w:rsidRDefault="00ED4413" w:rsidP="000622D8">
      <w:pPr>
        <w:spacing w:after="0" w:line="480" w:lineRule="auto"/>
        <w:ind w:left="-432" w:right="-576"/>
        <w:jc w:val="both"/>
        <w:rPr>
          <w:rFonts w:ascii="Times New Roman" w:hAnsi="Times New Roman" w:cs="Times New Roman"/>
          <w:sz w:val="24"/>
          <w:szCs w:val="24"/>
        </w:rPr>
      </w:pPr>
    </w:p>
    <w:p w14:paraId="0E8419EC" w14:textId="24EF9865" w:rsidR="00CC2E52" w:rsidRDefault="00CB0B56" w:rsidP="00C5656E">
      <w:pPr>
        <w:spacing w:after="0" w:line="480" w:lineRule="auto"/>
        <w:ind w:left="-432" w:right="-576"/>
        <w:jc w:val="both"/>
        <w:rPr>
          <w:rFonts w:ascii="Times New Roman" w:hAnsi="Times New Roman" w:cs="Times New Roman"/>
          <w:sz w:val="24"/>
          <w:szCs w:val="24"/>
        </w:rPr>
      </w:pPr>
      <w:r w:rsidRPr="00CB0B56">
        <w:rPr>
          <w:rFonts w:ascii="Times New Roman" w:hAnsi="Times New Roman" w:cs="Times New Roman"/>
          <w:sz w:val="24"/>
          <w:szCs w:val="24"/>
        </w:rPr>
        <w:t xml:space="preserve">    </w:t>
      </w:r>
      <w:r w:rsidR="00ED4413" w:rsidRPr="00CB0B56">
        <w:rPr>
          <w:rFonts w:ascii="Times New Roman" w:hAnsi="Times New Roman" w:cs="Times New Roman"/>
          <w:sz w:val="24"/>
          <w:szCs w:val="24"/>
        </w:rPr>
        <w:t>According to The Ministry of Health in Singapore, they strive to keep canteen food prices affordable. They intend to balance the food pricing while maintaining a variety of options. This is what student wants because most students don't have enough money, and a lot of them are going to school without anything to eat</w:t>
      </w:r>
    </w:p>
    <w:p w14:paraId="4C6C85E0" w14:textId="0875B33B" w:rsidR="00A91502" w:rsidRPr="00A91502" w:rsidRDefault="002F7294" w:rsidP="00A91502">
      <w:pPr>
        <w:spacing w:after="0" w:line="480" w:lineRule="auto"/>
        <w:ind w:left="-432" w:right="-576"/>
        <w:jc w:val="both"/>
        <w:rPr>
          <w:rFonts w:ascii="Times New Roman" w:hAnsi="Times New Roman" w:cs="Times New Roman"/>
          <w:sz w:val="24"/>
          <w:szCs w:val="24"/>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749376" behindDoc="0" locked="0" layoutInCell="1" allowOverlap="1" wp14:anchorId="6AED37B7" wp14:editId="5BBE3FFA">
                <wp:simplePos x="0" y="0"/>
                <wp:positionH relativeFrom="column">
                  <wp:posOffset>5100320</wp:posOffset>
                </wp:positionH>
                <wp:positionV relativeFrom="paragraph">
                  <wp:posOffset>-721360</wp:posOffset>
                </wp:positionV>
                <wp:extent cx="1003300" cy="52197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1003300" cy="521970"/>
                        </a:xfrm>
                        <a:prstGeom prst="rect">
                          <a:avLst/>
                        </a:prstGeom>
                        <a:noFill/>
                        <a:ln w="6350">
                          <a:noFill/>
                        </a:ln>
                      </wps:spPr>
                      <wps:txbx>
                        <w:txbxContent>
                          <w:p w14:paraId="0A53676F" w14:textId="19735A21" w:rsidR="002F7294" w:rsidRPr="002F7294" w:rsidRDefault="002F7294" w:rsidP="002F7294">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Page |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D37B7" id="Text Box 259" o:spid="_x0000_s1038" type="#_x0000_t202" style="position:absolute;left:0;text-align:left;margin-left:401.6pt;margin-top:-56.8pt;width:79pt;height:41.1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" filled="f" stroked="f" strokeweight=".5pt">
                <v:textbox>
                  <w:txbxContent>
                    <w:p w14:paraId="0A53676F" w14:textId="19735A21" w:rsidR="002F7294" w:rsidRPr="002F7294" w:rsidRDefault="002F7294" w:rsidP="002F7294">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Page | 3</w:t>
                      </w:r>
                    </w:p>
                  </w:txbxContent>
                </v:textbox>
              </v:shape>
            </w:pict>
          </mc:Fallback>
        </mc:AlternateContent>
      </w:r>
      <w:r w:rsidR="00875545">
        <w:rPr>
          <w:rFonts w:ascii="Times New Roman" w:hAnsi="Times New Roman" w:cs="Times New Roman"/>
          <w:sz w:val="24"/>
          <w:szCs w:val="24"/>
        </w:rPr>
        <w:t xml:space="preserve">      </w:t>
      </w:r>
      <w:proofErr w:type="spellStart"/>
      <w:r w:rsidR="00A91502" w:rsidRPr="00A91502">
        <w:rPr>
          <w:rFonts w:ascii="Times New Roman" w:hAnsi="Times New Roman" w:cs="Times New Roman"/>
          <w:sz w:val="24"/>
          <w:szCs w:val="24"/>
        </w:rPr>
        <w:t>Mensink</w:t>
      </w:r>
      <w:proofErr w:type="spellEnd"/>
      <w:r w:rsidR="00A91502" w:rsidRPr="00A91502">
        <w:rPr>
          <w:rFonts w:ascii="Times New Roman" w:hAnsi="Times New Roman" w:cs="Times New Roman"/>
          <w:sz w:val="24"/>
          <w:szCs w:val="24"/>
        </w:rPr>
        <w:t xml:space="preserve"> (2012) argues that the environment has a significant impact on people's dietary choices. It is crucial that the school food environment be healthful in order to encourage children to make more healthy food choices and build healthy eating habits. </w:t>
      </w:r>
    </w:p>
    <w:p w14:paraId="483E6A12" w14:textId="71BCF52B" w:rsidR="00A91502" w:rsidRDefault="00A91502" w:rsidP="00A91502">
      <w:pPr>
        <w:spacing w:after="0" w:line="480" w:lineRule="auto"/>
        <w:ind w:left="-432" w:right="-576"/>
        <w:jc w:val="both"/>
        <w:rPr>
          <w:rFonts w:ascii="Times New Roman" w:hAnsi="Times New Roman" w:cs="Times New Roman"/>
          <w:sz w:val="24"/>
          <w:szCs w:val="24"/>
        </w:rPr>
      </w:pPr>
      <w:r w:rsidRPr="00A91502">
        <w:rPr>
          <w:rFonts w:ascii="Times New Roman" w:hAnsi="Times New Roman" w:cs="Times New Roman"/>
          <w:sz w:val="24"/>
          <w:szCs w:val="24"/>
        </w:rPr>
        <w:t>An independent research organization carried out a study to ascertain the opinions, perceptions, and experiences of program participants (school directors, parents, students, and health professionals). Results indicate that administrators and students at participating schools believe the cafeteria selection is healthier now than it was before the program was put into place. The study's additional significant findings are then emphasized, and their connections to other projects, warnings, and helpful recommendations are explored. The Healthy School Canteen program is a promising strategy to alter the environment of school food, but further study is required to determine its effectiveness. Additionally, it will be difficult to persuade all schools to sign up for the program in order to accomplish the goal.</w:t>
      </w:r>
    </w:p>
    <w:p w14:paraId="24D1AE20" w14:textId="4D3F7B09" w:rsidR="00A91502" w:rsidRPr="00CB0B56" w:rsidRDefault="00A91502" w:rsidP="00C5656E">
      <w:pPr>
        <w:spacing w:after="0" w:line="480" w:lineRule="auto"/>
        <w:ind w:left="-432" w:right="-576"/>
        <w:jc w:val="both"/>
        <w:rPr>
          <w:rFonts w:ascii="Times New Roman" w:hAnsi="Times New Roman" w:cs="Times New Roman"/>
          <w:sz w:val="24"/>
          <w:szCs w:val="24"/>
        </w:rPr>
      </w:pPr>
    </w:p>
    <w:p w14:paraId="7CE32E4D" w14:textId="08D9F514" w:rsidR="009E563F" w:rsidRPr="00CB0B56" w:rsidRDefault="009E563F" w:rsidP="00821F73">
      <w:pPr>
        <w:spacing w:line="480" w:lineRule="auto"/>
        <w:jc w:val="both"/>
        <w:rPr>
          <w:rFonts w:ascii="Times New Roman" w:hAnsi="Times New Roman" w:cs="Times New Roman"/>
          <w:b/>
          <w:sz w:val="24"/>
          <w:szCs w:val="24"/>
        </w:rPr>
      </w:pPr>
      <w:r w:rsidRPr="00CB0B56">
        <w:rPr>
          <w:rFonts w:ascii="Times New Roman" w:hAnsi="Times New Roman" w:cs="Times New Roman"/>
          <w:b/>
          <w:sz w:val="24"/>
          <w:szCs w:val="24"/>
        </w:rPr>
        <w:t>Significant Of the Study</w:t>
      </w:r>
    </w:p>
    <w:p w14:paraId="1F5E9B97" w14:textId="60FD3A65" w:rsidR="001D7FA3" w:rsidRPr="001D7FA3" w:rsidRDefault="001D7FA3" w:rsidP="001D7FA3">
      <w:pPr>
        <w:spacing w:line="480" w:lineRule="auto"/>
        <w:ind w:left="-432" w:right="-576"/>
        <w:jc w:val="both"/>
        <w:rPr>
          <w:rFonts w:ascii="Times New Roman" w:hAnsi="Times New Roman" w:cs="Times New Roman"/>
          <w:sz w:val="24"/>
          <w:szCs w:val="24"/>
        </w:rPr>
      </w:pPr>
      <w:r w:rsidRPr="001D7FA3">
        <w:rPr>
          <w:rFonts w:ascii="Times New Roman" w:hAnsi="Times New Roman" w:cs="Times New Roman"/>
          <w:sz w:val="24"/>
          <w:szCs w:val="24"/>
        </w:rPr>
        <w:t xml:space="preserve">    This study was conducted to determine the School canteen Food menu and It's relationship to Students daily allowance.  The study results may be beneficial to the following:</w:t>
      </w:r>
    </w:p>
    <w:p w14:paraId="0B83A06A" w14:textId="373F4A43" w:rsidR="001D7FA3" w:rsidRPr="001D7FA3" w:rsidRDefault="001D7FA3" w:rsidP="001D7FA3">
      <w:pPr>
        <w:spacing w:line="480" w:lineRule="auto"/>
        <w:ind w:left="-432" w:right="-576"/>
        <w:jc w:val="both"/>
        <w:rPr>
          <w:rFonts w:ascii="Times New Roman" w:hAnsi="Times New Roman" w:cs="Times New Roman"/>
          <w:sz w:val="24"/>
          <w:szCs w:val="24"/>
        </w:rPr>
      </w:pPr>
      <w:r w:rsidRPr="001D7FA3">
        <w:rPr>
          <w:rFonts w:ascii="Times New Roman" w:hAnsi="Times New Roman" w:cs="Times New Roman"/>
          <w:sz w:val="24"/>
          <w:szCs w:val="24"/>
        </w:rPr>
        <w:t>Students - It would help students to be aware of proper services and also the good quality of foods that should be provided by the school. This study would be beneficial to students for them to understand the realities of the canteen operations and the basic services that are expected to be provided by the school.</w:t>
      </w:r>
    </w:p>
    <w:p w14:paraId="53ADAA98" w14:textId="0DBF5927" w:rsidR="001D7FA3" w:rsidRPr="001D7FA3" w:rsidRDefault="002F7294" w:rsidP="001D7FA3">
      <w:pPr>
        <w:spacing w:line="480" w:lineRule="auto"/>
        <w:ind w:left="-432" w:right="-576"/>
        <w:jc w:val="both"/>
        <w:rPr>
          <w:rFonts w:ascii="Times New Roman" w:hAnsi="Times New Roman" w:cs="Times New Roman"/>
          <w:sz w:val="24"/>
          <w:szCs w:val="24"/>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751424" behindDoc="0" locked="0" layoutInCell="1" allowOverlap="1" wp14:anchorId="43E111C5" wp14:editId="31951E4E">
                <wp:simplePos x="0" y="0"/>
                <wp:positionH relativeFrom="column">
                  <wp:posOffset>5105400</wp:posOffset>
                </wp:positionH>
                <wp:positionV relativeFrom="paragraph">
                  <wp:posOffset>-682625</wp:posOffset>
                </wp:positionV>
                <wp:extent cx="1003300" cy="521970"/>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1003300" cy="521970"/>
                        </a:xfrm>
                        <a:prstGeom prst="rect">
                          <a:avLst/>
                        </a:prstGeom>
                        <a:noFill/>
                        <a:ln w="6350">
                          <a:noFill/>
                        </a:ln>
                      </wps:spPr>
                      <wps:txbx>
                        <w:txbxContent>
                          <w:p w14:paraId="3850B32F" w14:textId="71023AB8" w:rsidR="002F7294" w:rsidRPr="002F7294" w:rsidRDefault="002F7294" w:rsidP="002F7294">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111C5" id="Text Box 260" o:spid="_x0000_s1039" type="#_x0000_t202" style="position:absolute;left:0;text-align:left;margin-left:402pt;margin-top:-53.75pt;width:79pt;height:41.1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" filled="f" stroked="f" strokeweight=".5pt">
                <v:textbox>
                  <w:txbxContent>
                    <w:p w14:paraId="3850B32F" w14:textId="71023AB8" w:rsidR="002F7294" w:rsidRPr="002F7294" w:rsidRDefault="002F7294" w:rsidP="002F7294">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4</w:t>
                      </w:r>
                    </w:p>
                  </w:txbxContent>
                </v:textbox>
              </v:shape>
            </w:pict>
          </mc:Fallback>
        </mc:AlternateContent>
      </w:r>
      <w:r w:rsidR="001D7FA3" w:rsidRPr="001D7FA3">
        <w:rPr>
          <w:rFonts w:ascii="Times New Roman" w:hAnsi="Times New Roman" w:cs="Times New Roman"/>
          <w:sz w:val="24"/>
          <w:szCs w:val="24"/>
        </w:rPr>
        <w:t>Canteen Staff - To improve their canteen's menu services and quality of food and also to be aware of what food is always students like. This may provide the necessary data for the canteen staffs to identify their priority areas of improving the canteen menu to better serve its customers students.</w:t>
      </w:r>
    </w:p>
    <w:p w14:paraId="144DEA6B" w14:textId="5E5284BE" w:rsidR="009E563F" w:rsidRPr="00CB0B56" w:rsidRDefault="001D7FA3" w:rsidP="001D7FA3">
      <w:pPr>
        <w:spacing w:line="480" w:lineRule="auto"/>
        <w:ind w:left="-432" w:right="-576"/>
        <w:jc w:val="both"/>
        <w:rPr>
          <w:rFonts w:ascii="Times New Roman" w:hAnsi="Times New Roman" w:cs="Times New Roman"/>
          <w:sz w:val="24"/>
          <w:szCs w:val="24"/>
        </w:rPr>
      </w:pPr>
      <w:r w:rsidRPr="001D7FA3">
        <w:rPr>
          <w:rFonts w:ascii="Times New Roman" w:hAnsi="Times New Roman" w:cs="Times New Roman"/>
          <w:sz w:val="24"/>
          <w:szCs w:val="24"/>
        </w:rPr>
        <w:t>Researchers- This may serve as the basis for those research enthusiasts to conduct a further inquiry regarding the canteen menu and student satisfaction.</w:t>
      </w:r>
    </w:p>
    <w:p w14:paraId="0C26D74D" w14:textId="4CBA2133" w:rsidR="00CC34A6" w:rsidRPr="00CB0B56" w:rsidRDefault="00CC34A6" w:rsidP="00821F73">
      <w:pPr>
        <w:spacing w:line="480" w:lineRule="auto"/>
        <w:jc w:val="both"/>
        <w:rPr>
          <w:rFonts w:ascii="Times New Roman" w:hAnsi="Times New Roman" w:cs="Times New Roman"/>
          <w:b/>
          <w:sz w:val="24"/>
          <w:szCs w:val="24"/>
        </w:rPr>
      </w:pPr>
      <w:r w:rsidRPr="00CB0B56">
        <w:rPr>
          <w:rFonts w:ascii="Times New Roman" w:hAnsi="Times New Roman" w:cs="Times New Roman"/>
          <w:b/>
          <w:sz w:val="24"/>
          <w:szCs w:val="24"/>
        </w:rPr>
        <w:t xml:space="preserve">Statement of the Problem: </w:t>
      </w:r>
    </w:p>
    <w:p w14:paraId="491E62F0" w14:textId="6286CF4B" w:rsidR="00CC34A6" w:rsidRDefault="00CB0B56" w:rsidP="00CC2E52">
      <w:pPr>
        <w:spacing w:line="480" w:lineRule="auto"/>
        <w:ind w:left="-432" w:right="-576"/>
        <w:jc w:val="both"/>
        <w:rPr>
          <w:rFonts w:ascii="Times New Roman" w:hAnsi="Times New Roman" w:cs="Times New Roman"/>
          <w:sz w:val="24"/>
          <w:szCs w:val="24"/>
        </w:rPr>
      </w:pPr>
      <w:r w:rsidRPr="00CB0B56">
        <w:rPr>
          <w:rFonts w:ascii="Times New Roman" w:hAnsi="Times New Roman" w:cs="Times New Roman"/>
          <w:sz w:val="24"/>
          <w:szCs w:val="24"/>
        </w:rPr>
        <w:t xml:space="preserve">    </w:t>
      </w:r>
      <w:r w:rsidR="00CC34A6" w:rsidRPr="00CB0B56">
        <w:rPr>
          <w:rFonts w:ascii="Times New Roman" w:hAnsi="Times New Roman" w:cs="Times New Roman"/>
          <w:sz w:val="24"/>
          <w:szCs w:val="24"/>
        </w:rPr>
        <w:t>This study aimed to</w:t>
      </w:r>
      <w:r w:rsidR="002A6886" w:rsidRPr="00CB0B56">
        <w:rPr>
          <w:rFonts w:ascii="Times New Roman" w:hAnsi="Times New Roman" w:cs="Times New Roman"/>
          <w:sz w:val="24"/>
          <w:szCs w:val="24"/>
        </w:rPr>
        <w:t xml:space="preserve"> know the </w:t>
      </w:r>
      <w:r w:rsidR="002A6886">
        <w:rPr>
          <w:rFonts w:ascii="Times New Roman" w:hAnsi="Times New Roman" w:cs="Times New Roman"/>
          <w:sz w:val="24"/>
          <w:szCs w:val="24"/>
        </w:rPr>
        <w:t>relationship between</w:t>
      </w:r>
      <w:r w:rsidR="002A6886" w:rsidRPr="00CB0B56">
        <w:rPr>
          <w:rFonts w:ascii="Times New Roman" w:hAnsi="Times New Roman" w:cs="Times New Roman"/>
          <w:sz w:val="24"/>
          <w:szCs w:val="24"/>
        </w:rPr>
        <w:t xml:space="preserve"> </w:t>
      </w:r>
      <w:r w:rsidR="002A6886">
        <w:rPr>
          <w:rFonts w:ascii="Times New Roman" w:hAnsi="Times New Roman" w:cs="Times New Roman"/>
          <w:sz w:val="24"/>
          <w:szCs w:val="24"/>
        </w:rPr>
        <w:t xml:space="preserve">school canteen food menu and </w:t>
      </w:r>
      <w:r w:rsidR="001B11BC">
        <w:rPr>
          <w:rFonts w:ascii="Times New Roman" w:hAnsi="Times New Roman" w:cs="Times New Roman"/>
          <w:sz w:val="24"/>
          <w:szCs w:val="24"/>
        </w:rPr>
        <w:t>their</w:t>
      </w:r>
      <w:r w:rsidR="002A6886">
        <w:rPr>
          <w:rFonts w:ascii="Times New Roman" w:hAnsi="Times New Roman" w:cs="Times New Roman"/>
          <w:sz w:val="24"/>
          <w:szCs w:val="24"/>
        </w:rPr>
        <w:t xml:space="preserve"> daily allowance as of junior high school students  </w:t>
      </w:r>
      <w:r w:rsidR="00CC34A6" w:rsidRPr="00CB0B56">
        <w:rPr>
          <w:rFonts w:ascii="Times New Roman" w:hAnsi="Times New Roman" w:cs="Times New Roman"/>
          <w:sz w:val="24"/>
          <w:szCs w:val="24"/>
        </w:rPr>
        <w:t>. Specially, the study sought to answer the following question:</w:t>
      </w:r>
    </w:p>
    <w:p w14:paraId="2DC67358" w14:textId="1F689D93" w:rsidR="00A13D23" w:rsidRPr="00B7332C" w:rsidRDefault="00A13D23" w:rsidP="00B7332C">
      <w:pPr>
        <w:pStyle w:val="ListParagraph"/>
        <w:numPr>
          <w:ilvl w:val="0"/>
          <w:numId w:val="10"/>
        </w:numPr>
        <w:spacing w:line="480" w:lineRule="auto"/>
        <w:ind w:right="-576"/>
        <w:jc w:val="both"/>
        <w:rPr>
          <w:rFonts w:ascii="Times New Roman" w:hAnsi="Times New Roman" w:cs="Times New Roman"/>
          <w:sz w:val="24"/>
          <w:szCs w:val="24"/>
        </w:rPr>
      </w:pPr>
      <w:r w:rsidRPr="00B7332C">
        <w:rPr>
          <w:rFonts w:ascii="Times New Roman" w:hAnsi="Times New Roman" w:cs="Times New Roman"/>
          <w:sz w:val="24"/>
          <w:szCs w:val="24"/>
        </w:rPr>
        <w:t xml:space="preserve">How </w:t>
      </w:r>
      <w:r w:rsidR="00B7332C" w:rsidRPr="00B7332C">
        <w:rPr>
          <w:rFonts w:ascii="Times New Roman" w:hAnsi="Times New Roman" w:cs="Times New Roman"/>
          <w:sz w:val="24"/>
          <w:szCs w:val="24"/>
        </w:rPr>
        <w:t>may the food in the School Canteen be described in terms of:</w:t>
      </w:r>
    </w:p>
    <w:p w14:paraId="6600A9CA" w14:textId="3BAD909F" w:rsidR="00B7332C" w:rsidRDefault="000825BE" w:rsidP="00B7332C">
      <w:pPr>
        <w:pStyle w:val="ListParagraph"/>
        <w:numPr>
          <w:ilvl w:val="1"/>
          <w:numId w:val="10"/>
        </w:numPr>
        <w:spacing w:line="480" w:lineRule="auto"/>
        <w:ind w:right="-576"/>
        <w:jc w:val="both"/>
        <w:rPr>
          <w:rFonts w:ascii="Times New Roman" w:hAnsi="Times New Roman" w:cs="Times New Roman"/>
          <w:sz w:val="24"/>
          <w:szCs w:val="24"/>
        </w:rPr>
      </w:pPr>
      <w:r>
        <w:rPr>
          <w:rFonts w:ascii="Times New Roman" w:hAnsi="Times New Roman" w:cs="Times New Roman"/>
          <w:sz w:val="24"/>
          <w:szCs w:val="24"/>
        </w:rPr>
        <w:t>Affordability</w:t>
      </w:r>
    </w:p>
    <w:p w14:paraId="7DC0B441" w14:textId="760A07E6" w:rsidR="00B7332C" w:rsidRPr="00034AD1" w:rsidRDefault="00B7332C" w:rsidP="00034AD1">
      <w:pPr>
        <w:pStyle w:val="ListParagraph"/>
        <w:numPr>
          <w:ilvl w:val="1"/>
          <w:numId w:val="10"/>
        </w:numPr>
        <w:spacing w:line="480" w:lineRule="auto"/>
        <w:ind w:right="-576"/>
        <w:jc w:val="both"/>
        <w:rPr>
          <w:rFonts w:ascii="Times New Roman" w:hAnsi="Times New Roman" w:cs="Times New Roman"/>
          <w:sz w:val="24"/>
          <w:szCs w:val="24"/>
        </w:rPr>
      </w:pPr>
      <w:r w:rsidRPr="00034AD1">
        <w:rPr>
          <w:rFonts w:ascii="Times New Roman" w:hAnsi="Times New Roman" w:cs="Times New Roman"/>
          <w:sz w:val="24"/>
          <w:szCs w:val="24"/>
        </w:rPr>
        <w:t>Quality of food</w:t>
      </w:r>
    </w:p>
    <w:p w14:paraId="6284E8CE" w14:textId="3660F05B" w:rsidR="000825BE" w:rsidRDefault="000825BE" w:rsidP="00B7332C">
      <w:pPr>
        <w:pStyle w:val="ListParagraph"/>
        <w:numPr>
          <w:ilvl w:val="1"/>
          <w:numId w:val="10"/>
        </w:numPr>
        <w:spacing w:line="480" w:lineRule="auto"/>
        <w:ind w:right="-576"/>
        <w:jc w:val="both"/>
        <w:rPr>
          <w:rFonts w:ascii="Times New Roman" w:hAnsi="Times New Roman" w:cs="Times New Roman"/>
          <w:sz w:val="24"/>
          <w:szCs w:val="24"/>
        </w:rPr>
      </w:pPr>
      <w:r>
        <w:rPr>
          <w:rFonts w:ascii="Times New Roman" w:hAnsi="Times New Roman" w:cs="Times New Roman"/>
          <w:sz w:val="24"/>
          <w:szCs w:val="24"/>
        </w:rPr>
        <w:t xml:space="preserve">Variety of food </w:t>
      </w:r>
    </w:p>
    <w:p w14:paraId="3143CEDC" w14:textId="291BC16E" w:rsidR="00CC34A6" w:rsidRPr="00104052" w:rsidRDefault="00CC34A6" w:rsidP="00104052">
      <w:pPr>
        <w:pStyle w:val="ListParagraph"/>
        <w:numPr>
          <w:ilvl w:val="0"/>
          <w:numId w:val="10"/>
        </w:numPr>
        <w:spacing w:line="480" w:lineRule="auto"/>
        <w:ind w:right="-576"/>
        <w:jc w:val="both"/>
        <w:rPr>
          <w:rFonts w:ascii="Times New Roman" w:hAnsi="Times New Roman" w:cs="Times New Roman"/>
          <w:sz w:val="24"/>
          <w:szCs w:val="24"/>
        </w:rPr>
      </w:pPr>
      <w:r w:rsidRPr="00104052">
        <w:rPr>
          <w:rFonts w:ascii="Times New Roman" w:hAnsi="Times New Roman" w:cs="Times New Roman"/>
          <w:sz w:val="24"/>
          <w:szCs w:val="24"/>
        </w:rPr>
        <w:t xml:space="preserve">What </w:t>
      </w:r>
      <w:r w:rsidR="00B7332C" w:rsidRPr="00104052">
        <w:rPr>
          <w:rFonts w:ascii="Times New Roman" w:hAnsi="Times New Roman" w:cs="Times New Roman"/>
          <w:sz w:val="24"/>
          <w:szCs w:val="24"/>
        </w:rPr>
        <w:t>is the Daily Allowance of the Students?</w:t>
      </w:r>
    </w:p>
    <w:p w14:paraId="2DF047C4" w14:textId="6B524601" w:rsidR="00104052" w:rsidRPr="00104052" w:rsidRDefault="00104052" w:rsidP="00104052">
      <w:pPr>
        <w:pStyle w:val="ListParagraph"/>
        <w:spacing w:line="480" w:lineRule="auto"/>
        <w:ind w:left="-72" w:right="-576"/>
        <w:jc w:val="both"/>
        <w:rPr>
          <w:rFonts w:ascii="Times New Roman" w:hAnsi="Times New Roman" w:cs="Times New Roman"/>
          <w:sz w:val="24"/>
          <w:szCs w:val="24"/>
        </w:rPr>
      </w:pPr>
      <w:r>
        <w:rPr>
          <w:rFonts w:ascii="Times New Roman" w:hAnsi="Times New Roman" w:cs="Times New Roman"/>
          <w:sz w:val="24"/>
          <w:szCs w:val="24"/>
        </w:rPr>
        <w:t xml:space="preserve">2.1 </w:t>
      </w:r>
      <w:r w:rsidR="00D82CCD" w:rsidRPr="00D82CCD">
        <w:rPr>
          <w:color w:val="000000"/>
          <w:sz w:val="24"/>
          <w:szCs w:val="24"/>
          <w:lang w:val="en-US"/>
        </w:rPr>
        <w:t>₱</w:t>
      </w:r>
      <w:r w:rsidRPr="00104052">
        <w:rPr>
          <w:rFonts w:ascii="Times New Roman" w:hAnsi="Times New Roman" w:cs="Times New Roman"/>
          <w:sz w:val="24"/>
          <w:szCs w:val="24"/>
        </w:rPr>
        <w:t>10</w:t>
      </w:r>
      <w:r w:rsidR="00D82CCD">
        <w:rPr>
          <w:rFonts w:ascii="Times New Roman" w:hAnsi="Times New Roman" w:cs="Times New Roman"/>
          <w:sz w:val="24"/>
          <w:szCs w:val="24"/>
        </w:rPr>
        <w:t xml:space="preserve"> </w:t>
      </w:r>
      <w:r w:rsidRPr="00104052">
        <w:rPr>
          <w:rFonts w:ascii="Times New Roman" w:hAnsi="Times New Roman" w:cs="Times New Roman"/>
          <w:sz w:val="24"/>
          <w:szCs w:val="24"/>
        </w:rPr>
        <w:t>-</w:t>
      </w:r>
      <w:r w:rsidR="00D82CCD">
        <w:rPr>
          <w:rFonts w:ascii="Times New Roman" w:hAnsi="Times New Roman" w:cs="Times New Roman"/>
          <w:sz w:val="24"/>
          <w:szCs w:val="24"/>
        </w:rPr>
        <w:t xml:space="preserve"> </w:t>
      </w:r>
      <w:r w:rsidR="00D82CCD" w:rsidRPr="00D82CCD">
        <w:rPr>
          <w:color w:val="000000"/>
          <w:sz w:val="24"/>
          <w:szCs w:val="24"/>
          <w:lang w:val="en-US"/>
        </w:rPr>
        <w:t>₱</w:t>
      </w:r>
      <w:r w:rsidRPr="00104052">
        <w:rPr>
          <w:rFonts w:ascii="Times New Roman" w:hAnsi="Times New Roman" w:cs="Times New Roman"/>
          <w:sz w:val="24"/>
          <w:szCs w:val="24"/>
        </w:rPr>
        <w:t>60</w:t>
      </w:r>
    </w:p>
    <w:p w14:paraId="75FDEEE9" w14:textId="45EFFD77" w:rsidR="00104052" w:rsidRPr="00104052" w:rsidRDefault="00104052" w:rsidP="00104052">
      <w:pPr>
        <w:pStyle w:val="ListParagraph"/>
        <w:spacing w:line="480" w:lineRule="auto"/>
        <w:ind w:left="-72" w:right="-576"/>
        <w:jc w:val="both"/>
        <w:rPr>
          <w:rFonts w:ascii="Times New Roman" w:hAnsi="Times New Roman" w:cs="Times New Roman"/>
          <w:sz w:val="24"/>
          <w:szCs w:val="24"/>
        </w:rPr>
      </w:pPr>
      <w:r>
        <w:rPr>
          <w:rFonts w:ascii="Times New Roman" w:hAnsi="Times New Roman" w:cs="Times New Roman"/>
          <w:sz w:val="24"/>
          <w:szCs w:val="24"/>
        </w:rPr>
        <w:t xml:space="preserve">2.2 </w:t>
      </w:r>
      <w:r w:rsidR="00D82CCD" w:rsidRPr="00D82CCD">
        <w:rPr>
          <w:color w:val="000000"/>
          <w:sz w:val="24"/>
          <w:szCs w:val="24"/>
          <w:lang w:val="en-US"/>
        </w:rPr>
        <w:t>₱</w:t>
      </w:r>
      <w:r w:rsidRPr="00104052">
        <w:rPr>
          <w:rFonts w:ascii="Times New Roman" w:hAnsi="Times New Roman" w:cs="Times New Roman"/>
          <w:sz w:val="24"/>
          <w:szCs w:val="24"/>
        </w:rPr>
        <w:t>61</w:t>
      </w:r>
      <w:r w:rsidR="00D82CCD">
        <w:rPr>
          <w:rFonts w:ascii="Times New Roman" w:hAnsi="Times New Roman" w:cs="Times New Roman"/>
          <w:sz w:val="24"/>
          <w:szCs w:val="24"/>
        </w:rPr>
        <w:t xml:space="preserve"> </w:t>
      </w:r>
      <w:r w:rsidRPr="00104052">
        <w:rPr>
          <w:rFonts w:ascii="Times New Roman" w:hAnsi="Times New Roman" w:cs="Times New Roman"/>
          <w:sz w:val="24"/>
          <w:szCs w:val="24"/>
        </w:rPr>
        <w:t>-</w:t>
      </w:r>
      <w:r w:rsidR="00D82CCD">
        <w:rPr>
          <w:rFonts w:ascii="Times New Roman" w:hAnsi="Times New Roman" w:cs="Times New Roman"/>
          <w:sz w:val="24"/>
          <w:szCs w:val="24"/>
        </w:rPr>
        <w:t xml:space="preserve"> </w:t>
      </w:r>
      <w:r w:rsidR="00D82CCD" w:rsidRPr="00D82CCD">
        <w:rPr>
          <w:color w:val="000000"/>
          <w:sz w:val="24"/>
          <w:szCs w:val="24"/>
          <w:lang w:val="en-US"/>
        </w:rPr>
        <w:t>₱</w:t>
      </w:r>
      <w:r w:rsidRPr="00104052">
        <w:rPr>
          <w:rFonts w:ascii="Times New Roman" w:hAnsi="Times New Roman" w:cs="Times New Roman"/>
          <w:sz w:val="24"/>
          <w:szCs w:val="24"/>
        </w:rPr>
        <w:t>110</w:t>
      </w:r>
    </w:p>
    <w:p w14:paraId="29C35024" w14:textId="57F1058E" w:rsidR="00104052" w:rsidRPr="00104052" w:rsidRDefault="00104052" w:rsidP="00104052">
      <w:pPr>
        <w:pStyle w:val="ListParagraph"/>
        <w:spacing w:line="480" w:lineRule="auto"/>
        <w:ind w:left="-72" w:right="-576"/>
        <w:jc w:val="both"/>
        <w:rPr>
          <w:rFonts w:ascii="Times New Roman" w:hAnsi="Times New Roman" w:cs="Times New Roman"/>
          <w:sz w:val="24"/>
          <w:szCs w:val="24"/>
        </w:rPr>
      </w:pPr>
      <w:r>
        <w:rPr>
          <w:rFonts w:ascii="Times New Roman" w:hAnsi="Times New Roman" w:cs="Times New Roman"/>
          <w:sz w:val="24"/>
          <w:szCs w:val="24"/>
        </w:rPr>
        <w:t xml:space="preserve">2.3 </w:t>
      </w:r>
      <w:r w:rsidR="00D82CCD" w:rsidRPr="00D82CCD">
        <w:rPr>
          <w:color w:val="000000"/>
          <w:sz w:val="24"/>
          <w:szCs w:val="24"/>
          <w:lang w:val="en-US"/>
        </w:rPr>
        <w:t>₱</w:t>
      </w:r>
      <w:r w:rsidRPr="00104052">
        <w:rPr>
          <w:rFonts w:ascii="Times New Roman" w:hAnsi="Times New Roman" w:cs="Times New Roman"/>
          <w:sz w:val="24"/>
          <w:szCs w:val="24"/>
        </w:rPr>
        <w:t>111</w:t>
      </w:r>
      <w:r w:rsidR="00D82CCD">
        <w:rPr>
          <w:rFonts w:ascii="Times New Roman" w:hAnsi="Times New Roman" w:cs="Times New Roman"/>
          <w:sz w:val="24"/>
          <w:szCs w:val="24"/>
        </w:rPr>
        <w:t xml:space="preserve"> </w:t>
      </w:r>
      <w:r w:rsidRPr="00104052">
        <w:rPr>
          <w:rFonts w:ascii="Times New Roman" w:hAnsi="Times New Roman" w:cs="Times New Roman"/>
          <w:sz w:val="24"/>
          <w:szCs w:val="24"/>
        </w:rPr>
        <w:t>-</w:t>
      </w:r>
      <w:r w:rsidR="00D82CCD">
        <w:rPr>
          <w:rFonts w:ascii="Times New Roman" w:hAnsi="Times New Roman" w:cs="Times New Roman"/>
          <w:sz w:val="24"/>
          <w:szCs w:val="24"/>
        </w:rPr>
        <w:t xml:space="preserve"> </w:t>
      </w:r>
      <w:r w:rsidR="00D82CCD" w:rsidRPr="00D82CCD">
        <w:rPr>
          <w:color w:val="000000"/>
          <w:sz w:val="24"/>
          <w:szCs w:val="24"/>
          <w:lang w:val="en-US"/>
        </w:rPr>
        <w:t>₱</w:t>
      </w:r>
      <w:r w:rsidRPr="00104052">
        <w:rPr>
          <w:rFonts w:ascii="Times New Roman" w:hAnsi="Times New Roman" w:cs="Times New Roman"/>
          <w:sz w:val="24"/>
          <w:szCs w:val="24"/>
        </w:rPr>
        <w:t>160</w:t>
      </w:r>
    </w:p>
    <w:p w14:paraId="4F43B1B9" w14:textId="13883F58" w:rsidR="00104052" w:rsidRPr="00104052" w:rsidRDefault="00104052" w:rsidP="00104052">
      <w:pPr>
        <w:pStyle w:val="ListParagraph"/>
        <w:spacing w:line="480" w:lineRule="auto"/>
        <w:ind w:left="-72" w:right="-576"/>
        <w:jc w:val="both"/>
        <w:rPr>
          <w:rFonts w:ascii="Times New Roman" w:hAnsi="Times New Roman" w:cs="Times New Roman"/>
          <w:sz w:val="24"/>
          <w:szCs w:val="24"/>
        </w:rPr>
      </w:pPr>
      <w:r>
        <w:rPr>
          <w:rFonts w:ascii="Times New Roman" w:hAnsi="Times New Roman" w:cs="Times New Roman"/>
          <w:sz w:val="24"/>
          <w:szCs w:val="24"/>
        </w:rPr>
        <w:t xml:space="preserve">2.4 </w:t>
      </w:r>
      <w:r w:rsidR="00D82CCD" w:rsidRPr="00D82CCD">
        <w:rPr>
          <w:color w:val="000000"/>
          <w:sz w:val="24"/>
          <w:szCs w:val="24"/>
          <w:lang w:val="en-US"/>
        </w:rPr>
        <w:t>₱</w:t>
      </w:r>
      <w:r w:rsidRPr="00104052">
        <w:rPr>
          <w:rFonts w:ascii="Times New Roman" w:hAnsi="Times New Roman" w:cs="Times New Roman"/>
          <w:sz w:val="24"/>
          <w:szCs w:val="24"/>
        </w:rPr>
        <w:t>161</w:t>
      </w:r>
      <w:r w:rsidR="00D82CCD">
        <w:rPr>
          <w:rFonts w:ascii="Times New Roman" w:hAnsi="Times New Roman" w:cs="Times New Roman"/>
          <w:sz w:val="24"/>
          <w:szCs w:val="24"/>
        </w:rPr>
        <w:t xml:space="preserve"> </w:t>
      </w:r>
      <w:r w:rsidRPr="00104052">
        <w:rPr>
          <w:rFonts w:ascii="Times New Roman" w:hAnsi="Times New Roman" w:cs="Times New Roman"/>
          <w:sz w:val="24"/>
          <w:szCs w:val="24"/>
        </w:rPr>
        <w:t>-</w:t>
      </w:r>
      <w:r w:rsidR="00D82CCD">
        <w:rPr>
          <w:rFonts w:ascii="Times New Roman" w:hAnsi="Times New Roman" w:cs="Times New Roman"/>
          <w:sz w:val="24"/>
          <w:szCs w:val="24"/>
        </w:rPr>
        <w:t xml:space="preserve"> </w:t>
      </w:r>
      <w:r w:rsidR="00D82CCD" w:rsidRPr="00D82CCD">
        <w:rPr>
          <w:color w:val="000000"/>
          <w:sz w:val="24"/>
          <w:szCs w:val="24"/>
          <w:lang w:val="en-US"/>
        </w:rPr>
        <w:t>₱</w:t>
      </w:r>
      <w:r w:rsidRPr="00104052">
        <w:rPr>
          <w:rFonts w:ascii="Times New Roman" w:hAnsi="Times New Roman" w:cs="Times New Roman"/>
          <w:sz w:val="24"/>
          <w:szCs w:val="24"/>
        </w:rPr>
        <w:t>210</w:t>
      </w:r>
    </w:p>
    <w:p w14:paraId="048A1873" w14:textId="4313964C" w:rsidR="00CC2E52" w:rsidRDefault="00B7332C" w:rsidP="00104052">
      <w:pPr>
        <w:spacing w:line="480" w:lineRule="auto"/>
        <w:ind w:left="-432" w:right="-576"/>
        <w:jc w:val="both"/>
        <w:rPr>
          <w:rFonts w:ascii="Times New Roman" w:hAnsi="Times New Roman" w:cs="Times New Roman"/>
          <w:sz w:val="24"/>
          <w:szCs w:val="24"/>
        </w:rPr>
      </w:pPr>
      <w:r>
        <w:rPr>
          <w:rFonts w:ascii="Times New Roman" w:hAnsi="Times New Roman" w:cs="Times New Roman"/>
          <w:sz w:val="24"/>
          <w:szCs w:val="24"/>
        </w:rPr>
        <w:t>3. Is there significant relationship between the School Canteen food menu and Student’s Daily Allowance?</w:t>
      </w:r>
    </w:p>
    <w:p w14:paraId="40D89F63" w14:textId="72CCE32B" w:rsidR="00CC34A6" w:rsidRPr="00CB0B56" w:rsidRDefault="006449DD" w:rsidP="00821F73">
      <w:pPr>
        <w:spacing w:line="480" w:lineRule="auto"/>
        <w:jc w:val="both"/>
        <w:rPr>
          <w:rFonts w:ascii="Times New Roman" w:hAnsi="Times New Roman" w:cs="Times New Roman"/>
          <w:sz w:val="24"/>
          <w:szCs w:val="24"/>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753472" behindDoc="0" locked="0" layoutInCell="1" allowOverlap="1" wp14:anchorId="62EE8120" wp14:editId="067B9FB9">
                <wp:simplePos x="0" y="0"/>
                <wp:positionH relativeFrom="column">
                  <wp:posOffset>5100320</wp:posOffset>
                </wp:positionH>
                <wp:positionV relativeFrom="paragraph">
                  <wp:posOffset>-676275</wp:posOffset>
                </wp:positionV>
                <wp:extent cx="1003300" cy="521970"/>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1003300" cy="521970"/>
                        </a:xfrm>
                        <a:prstGeom prst="rect">
                          <a:avLst/>
                        </a:prstGeom>
                        <a:noFill/>
                        <a:ln w="6350">
                          <a:noFill/>
                        </a:ln>
                      </wps:spPr>
                      <wps:txbx>
                        <w:txbxContent>
                          <w:p w14:paraId="4A4A5EE8" w14:textId="2BBC0235" w:rsidR="006449DD" w:rsidRPr="002F7294" w:rsidRDefault="006449DD" w:rsidP="006449D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E8120" id="Text Box 261" o:spid="_x0000_s1040" type="#_x0000_t202" style="position:absolute;left:0;text-align:left;margin-left:401.6pt;margin-top:-53.25pt;width:79pt;height:41.1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" filled="f" stroked="f" strokeweight=".5pt">
                <v:textbox>
                  <w:txbxContent>
                    <w:p w14:paraId="4A4A5EE8" w14:textId="2BBC0235" w:rsidR="006449DD" w:rsidRPr="002F7294" w:rsidRDefault="006449DD" w:rsidP="006449D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5</w:t>
                      </w:r>
                    </w:p>
                  </w:txbxContent>
                </v:textbox>
              </v:shape>
            </w:pict>
          </mc:Fallback>
        </mc:AlternateContent>
      </w:r>
      <w:r w:rsidR="00CC34A6" w:rsidRPr="00CB0B56">
        <w:rPr>
          <w:rFonts w:ascii="Times New Roman" w:hAnsi="Times New Roman" w:cs="Times New Roman"/>
          <w:sz w:val="24"/>
          <w:szCs w:val="24"/>
        </w:rPr>
        <w:t>This study is tested at 0.05 level of significant</w:t>
      </w:r>
    </w:p>
    <w:p w14:paraId="516767DD" w14:textId="514F7A3E" w:rsidR="005206E1" w:rsidRPr="00CB0B56" w:rsidRDefault="00CC34A6" w:rsidP="00821F73">
      <w:pPr>
        <w:spacing w:line="480" w:lineRule="auto"/>
        <w:jc w:val="both"/>
        <w:rPr>
          <w:rFonts w:ascii="Times New Roman" w:hAnsi="Times New Roman" w:cs="Times New Roman"/>
          <w:b/>
          <w:sz w:val="24"/>
          <w:szCs w:val="24"/>
        </w:rPr>
      </w:pPr>
      <w:r w:rsidRPr="00CB0B56">
        <w:rPr>
          <w:rFonts w:ascii="Times New Roman" w:hAnsi="Times New Roman" w:cs="Times New Roman"/>
          <w:b/>
          <w:sz w:val="24"/>
          <w:szCs w:val="24"/>
        </w:rPr>
        <w:t xml:space="preserve">Hypothesis </w:t>
      </w:r>
    </w:p>
    <w:p w14:paraId="07086D65" w14:textId="11A1E66D" w:rsidR="00CC34A6" w:rsidRPr="00CB0B56" w:rsidRDefault="00CB0B56" w:rsidP="00CC2E52">
      <w:pPr>
        <w:spacing w:line="480" w:lineRule="auto"/>
        <w:ind w:left="-432" w:right="-576"/>
        <w:jc w:val="both"/>
        <w:rPr>
          <w:rFonts w:ascii="Times New Roman" w:hAnsi="Times New Roman" w:cs="Times New Roman"/>
          <w:sz w:val="24"/>
          <w:szCs w:val="24"/>
        </w:rPr>
      </w:pPr>
      <w:r w:rsidRPr="00CB0B56">
        <w:rPr>
          <w:rFonts w:ascii="Times New Roman" w:hAnsi="Times New Roman" w:cs="Times New Roman"/>
          <w:sz w:val="24"/>
          <w:szCs w:val="24"/>
        </w:rPr>
        <w:t xml:space="preserve">    </w:t>
      </w:r>
      <w:r w:rsidR="00CC34A6" w:rsidRPr="00CB0B56">
        <w:rPr>
          <w:rFonts w:ascii="Times New Roman" w:hAnsi="Times New Roman" w:cs="Times New Roman"/>
          <w:sz w:val="24"/>
          <w:szCs w:val="24"/>
        </w:rPr>
        <w:t xml:space="preserve">There is no significance relationship between the </w:t>
      </w:r>
      <w:r w:rsidR="00B7332C">
        <w:rPr>
          <w:rFonts w:ascii="Times New Roman" w:hAnsi="Times New Roman" w:cs="Times New Roman"/>
          <w:sz w:val="24"/>
          <w:szCs w:val="24"/>
        </w:rPr>
        <w:t>School Canteen food menu and Student’s Daily Allowance?</w:t>
      </w:r>
      <w:r w:rsidR="00CC34A6" w:rsidRPr="00CB0B56">
        <w:rPr>
          <w:rFonts w:ascii="Times New Roman" w:hAnsi="Times New Roman" w:cs="Times New Roman"/>
          <w:sz w:val="24"/>
          <w:szCs w:val="24"/>
        </w:rPr>
        <w:t xml:space="preserve"> </w:t>
      </w:r>
    </w:p>
    <w:p w14:paraId="69596294" w14:textId="7FF69E9F" w:rsidR="005206E1" w:rsidRPr="00CB0B56" w:rsidRDefault="005206E1" w:rsidP="00821F73">
      <w:pPr>
        <w:spacing w:line="480" w:lineRule="auto"/>
        <w:jc w:val="both"/>
        <w:rPr>
          <w:rFonts w:ascii="Times New Roman" w:hAnsi="Times New Roman" w:cs="Times New Roman"/>
          <w:b/>
          <w:sz w:val="24"/>
          <w:szCs w:val="24"/>
        </w:rPr>
      </w:pPr>
      <w:r w:rsidRPr="00CB0B56">
        <w:rPr>
          <w:rFonts w:ascii="Times New Roman" w:hAnsi="Times New Roman" w:cs="Times New Roman"/>
          <w:b/>
          <w:sz w:val="24"/>
          <w:szCs w:val="24"/>
        </w:rPr>
        <w:t>Scope and Delimitations:</w:t>
      </w:r>
    </w:p>
    <w:p w14:paraId="2527AC06" w14:textId="6263670E" w:rsidR="005206E1" w:rsidRPr="00CB0B56" w:rsidRDefault="00CB0B56" w:rsidP="00CC2E52">
      <w:pPr>
        <w:spacing w:line="480" w:lineRule="auto"/>
        <w:ind w:left="-432" w:right="-576"/>
        <w:jc w:val="both"/>
        <w:rPr>
          <w:rFonts w:ascii="Times New Roman" w:hAnsi="Times New Roman" w:cs="Times New Roman"/>
          <w:b/>
          <w:sz w:val="24"/>
          <w:szCs w:val="24"/>
        </w:rPr>
      </w:pPr>
      <w:r w:rsidRPr="00CB0B56">
        <w:rPr>
          <w:rFonts w:ascii="Times New Roman" w:hAnsi="Times New Roman" w:cs="Times New Roman"/>
          <w:sz w:val="24"/>
          <w:szCs w:val="24"/>
        </w:rPr>
        <w:t xml:space="preserve">    </w:t>
      </w:r>
      <w:r w:rsidR="005206E1" w:rsidRPr="00CB0B56">
        <w:rPr>
          <w:rFonts w:ascii="Times New Roman" w:hAnsi="Times New Roman" w:cs="Times New Roman"/>
          <w:sz w:val="24"/>
          <w:szCs w:val="24"/>
        </w:rPr>
        <w:t>This study entitled "</w:t>
      </w:r>
      <w:r w:rsidR="00B7332C">
        <w:rPr>
          <w:rFonts w:ascii="Times New Roman" w:hAnsi="Times New Roman" w:cs="Times New Roman"/>
          <w:sz w:val="24"/>
          <w:szCs w:val="24"/>
        </w:rPr>
        <w:t>School Canteen</w:t>
      </w:r>
      <w:r w:rsidR="00492E15">
        <w:rPr>
          <w:rFonts w:ascii="Times New Roman" w:hAnsi="Times New Roman" w:cs="Times New Roman"/>
          <w:sz w:val="24"/>
          <w:szCs w:val="24"/>
        </w:rPr>
        <w:t xml:space="preserve">’s food menu and It’s Relationship to </w:t>
      </w:r>
      <w:r w:rsidR="007050E6">
        <w:rPr>
          <w:rFonts w:ascii="Times New Roman" w:hAnsi="Times New Roman" w:cs="Times New Roman"/>
          <w:sz w:val="24"/>
          <w:szCs w:val="24"/>
        </w:rPr>
        <w:t>Students’</w:t>
      </w:r>
      <w:r w:rsidR="00492E15">
        <w:rPr>
          <w:rFonts w:ascii="Times New Roman" w:hAnsi="Times New Roman" w:cs="Times New Roman"/>
          <w:sz w:val="24"/>
          <w:szCs w:val="24"/>
        </w:rPr>
        <w:t xml:space="preserve"> Daily Allowance” </w:t>
      </w:r>
      <w:r w:rsidR="005206E1" w:rsidRPr="00CB0B56">
        <w:rPr>
          <w:rFonts w:ascii="Times New Roman" w:hAnsi="Times New Roman" w:cs="Times New Roman"/>
          <w:sz w:val="24"/>
          <w:szCs w:val="24"/>
        </w:rPr>
        <w:t xml:space="preserve"> It aims to identify the </w:t>
      </w:r>
      <w:r w:rsidR="00492E15">
        <w:rPr>
          <w:rFonts w:ascii="Times New Roman" w:hAnsi="Times New Roman" w:cs="Times New Roman"/>
          <w:sz w:val="24"/>
          <w:szCs w:val="24"/>
        </w:rPr>
        <w:t>School Canteen’s f</w:t>
      </w:r>
      <w:r w:rsidR="005206E1" w:rsidRPr="00CB0B56">
        <w:rPr>
          <w:rFonts w:ascii="Times New Roman" w:hAnsi="Times New Roman" w:cs="Times New Roman"/>
          <w:sz w:val="24"/>
          <w:szCs w:val="24"/>
        </w:rPr>
        <w:t xml:space="preserve">ood menu. And how </w:t>
      </w:r>
      <w:r w:rsidR="00492E15">
        <w:rPr>
          <w:rFonts w:ascii="Times New Roman" w:hAnsi="Times New Roman" w:cs="Times New Roman"/>
          <w:sz w:val="24"/>
          <w:szCs w:val="24"/>
        </w:rPr>
        <w:t>it have a Relationship to Student’s Daily Allowance.</w:t>
      </w:r>
      <w:r w:rsidR="005206E1" w:rsidRPr="00CB0B56">
        <w:rPr>
          <w:rFonts w:ascii="Times New Roman" w:hAnsi="Times New Roman" w:cs="Times New Roman"/>
          <w:sz w:val="24"/>
          <w:szCs w:val="24"/>
        </w:rPr>
        <w:t xml:space="preserve"> Moreover, this study has </w:t>
      </w:r>
      <w:r w:rsidR="00375095">
        <w:rPr>
          <w:rFonts w:ascii="Times New Roman" w:hAnsi="Times New Roman" w:cs="Times New Roman"/>
          <w:sz w:val="24"/>
          <w:szCs w:val="24"/>
        </w:rPr>
        <w:t xml:space="preserve">75 </w:t>
      </w:r>
      <w:r w:rsidR="005206E1" w:rsidRPr="00CB0B56">
        <w:rPr>
          <w:rFonts w:ascii="Times New Roman" w:hAnsi="Times New Roman" w:cs="Times New Roman"/>
          <w:sz w:val="24"/>
          <w:szCs w:val="24"/>
        </w:rPr>
        <w:t>respondents of students at Gent De Leon National High School who are currently enrolled for the school year 2022-2023 and the respond</w:t>
      </w:r>
      <w:r w:rsidR="00375095">
        <w:rPr>
          <w:rFonts w:ascii="Times New Roman" w:hAnsi="Times New Roman" w:cs="Times New Roman"/>
          <w:sz w:val="24"/>
          <w:szCs w:val="24"/>
        </w:rPr>
        <w:t>ents will be grade 8 and grade 9.</w:t>
      </w:r>
    </w:p>
    <w:p w14:paraId="0A043B7D" w14:textId="356B3A89" w:rsidR="00104052" w:rsidRDefault="00104052" w:rsidP="00C5656E">
      <w:pPr>
        <w:spacing w:after="0" w:line="480" w:lineRule="auto"/>
        <w:rPr>
          <w:rFonts w:ascii="Times New Roman" w:hAnsi="Times New Roman" w:cs="Times New Roman"/>
          <w:b/>
          <w:sz w:val="24"/>
          <w:szCs w:val="24"/>
        </w:rPr>
      </w:pPr>
    </w:p>
    <w:p w14:paraId="1759484B" w14:textId="573711D4" w:rsidR="00A91502" w:rsidRDefault="00A91502" w:rsidP="00C5656E">
      <w:pPr>
        <w:spacing w:after="0" w:line="480" w:lineRule="auto"/>
        <w:rPr>
          <w:rFonts w:ascii="Times New Roman" w:hAnsi="Times New Roman" w:cs="Times New Roman"/>
          <w:b/>
          <w:sz w:val="24"/>
          <w:szCs w:val="24"/>
        </w:rPr>
      </w:pPr>
    </w:p>
    <w:p w14:paraId="76B3CEC6" w14:textId="6B107D2F" w:rsidR="00A91502" w:rsidRDefault="00A91502" w:rsidP="00C5656E">
      <w:pPr>
        <w:spacing w:after="0" w:line="480" w:lineRule="auto"/>
        <w:rPr>
          <w:rFonts w:ascii="Times New Roman" w:hAnsi="Times New Roman" w:cs="Times New Roman"/>
          <w:b/>
          <w:sz w:val="24"/>
          <w:szCs w:val="24"/>
        </w:rPr>
      </w:pPr>
    </w:p>
    <w:p w14:paraId="729F6CA2" w14:textId="739E4142" w:rsidR="00A91502" w:rsidRDefault="00A91502" w:rsidP="00C5656E">
      <w:pPr>
        <w:spacing w:after="0" w:line="480" w:lineRule="auto"/>
        <w:rPr>
          <w:rFonts w:ascii="Times New Roman" w:hAnsi="Times New Roman" w:cs="Times New Roman"/>
          <w:b/>
          <w:sz w:val="24"/>
          <w:szCs w:val="24"/>
        </w:rPr>
      </w:pPr>
    </w:p>
    <w:p w14:paraId="41CCF2B8" w14:textId="6E884E10" w:rsidR="00A91502" w:rsidRDefault="00A91502" w:rsidP="00C5656E">
      <w:pPr>
        <w:spacing w:after="0" w:line="480" w:lineRule="auto"/>
        <w:rPr>
          <w:rFonts w:ascii="Times New Roman" w:hAnsi="Times New Roman" w:cs="Times New Roman"/>
          <w:b/>
          <w:sz w:val="24"/>
          <w:szCs w:val="24"/>
        </w:rPr>
      </w:pPr>
    </w:p>
    <w:p w14:paraId="7E27B81D" w14:textId="54CF3DED" w:rsidR="00A91502" w:rsidRDefault="00A91502" w:rsidP="00C5656E">
      <w:pPr>
        <w:spacing w:after="0" w:line="480" w:lineRule="auto"/>
        <w:rPr>
          <w:rFonts w:ascii="Times New Roman" w:hAnsi="Times New Roman" w:cs="Times New Roman"/>
          <w:b/>
          <w:sz w:val="24"/>
          <w:szCs w:val="24"/>
        </w:rPr>
      </w:pPr>
    </w:p>
    <w:p w14:paraId="2D877DA6" w14:textId="41EC06E5" w:rsidR="00A91502" w:rsidRDefault="00A91502" w:rsidP="00C5656E">
      <w:pPr>
        <w:spacing w:after="0" w:line="480" w:lineRule="auto"/>
        <w:rPr>
          <w:rFonts w:ascii="Times New Roman" w:hAnsi="Times New Roman" w:cs="Times New Roman"/>
          <w:b/>
          <w:sz w:val="24"/>
          <w:szCs w:val="24"/>
        </w:rPr>
      </w:pPr>
    </w:p>
    <w:p w14:paraId="16D164DF" w14:textId="15DD515B" w:rsidR="00A91502" w:rsidRDefault="00A91502" w:rsidP="00C5656E">
      <w:pPr>
        <w:spacing w:after="0" w:line="480" w:lineRule="auto"/>
        <w:rPr>
          <w:rFonts w:ascii="Times New Roman" w:hAnsi="Times New Roman" w:cs="Times New Roman"/>
          <w:b/>
          <w:sz w:val="24"/>
          <w:szCs w:val="24"/>
        </w:rPr>
      </w:pPr>
    </w:p>
    <w:p w14:paraId="735BB6E1" w14:textId="2083B8DF" w:rsidR="00A91502" w:rsidRDefault="00A91502" w:rsidP="00C5656E">
      <w:pPr>
        <w:spacing w:after="0" w:line="480" w:lineRule="auto"/>
        <w:rPr>
          <w:rFonts w:ascii="Times New Roman" w:hAnsi="Times New Roman" w:cs="Times New Roman"/>
          <w:b/>
          <w:sz w:val="24"/>
          <w:szCs w:val="24"/>
        </w:rPr>
      </w:pPr>
    </w:p>
    <w:p w14:paraId="78580279" w14:textId="0E6E1E91" w:rsidR="00A91502" w:rsidRDefault="00A91502" w:rsidP="00C5656E">
      <w:pPr>
        <w:spacing w:after="0" w:line="480" w:lineRule="auto"/>
        <w:rPr>
          <w:rFonts w:ascii="Times New Roman" w:hAnsi="Times New Roman" w:cs="Times New Roman"/>
          <w:b/>
          <w:sz w:val="24"/>
          <w:szCs w:val="24"/>
        </w:rPr>
      </w:pPr>
    </w:p>
    <w:p w14:paraId="2E3CA0E8" w14:textId="66BD192D" w:rsidR="00104052" w:rsidRPr="00CB0B56" w:rsidRDefault="00104052" w:rsidP="0077714A">
      <w:pPr>
        <w:spacing w:after="0" w:line="480" w:lineRule="auto"/>
        <w:rPr>
          <w:rFonts w:ascii="Times New Roman" w:hAnsi="Times New Roman" w:cs="Times New Roman"/>
          <w:b/>
          <w:sz w:val="24"/>
          <w:szCs w:val="24"/>
        </w:rPr>
      </w:pPr>
    </w:p>
    <w:p w14:paraId="476507D0" w14:textId="66854304" w:rsidR="00705CE2" w:rsidRPr="00CB0B56" w:rsidRDefault="006449DD" w:rsidP="00821F73">
      <w:pPr>
        <w:spacing w:after="0" w:line="480" w:lineRule="auto"/>
        <w:jc w:val="center"/>
        <w:rPr>
          <w:rFonts w:ascii="Times New Roman" w:hAnsi="Times New Roman" w:cs="Times New Roman"/>
          <w:b/>
          <w:sz w:val="24"/>
          <w:szCs w:val="24"/>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755520" behindDoc="0" locked="0" layoutInCell="1" allowOverlap="1" wp14:anchorId="6E731E7B" wp14:editId="19301B4B">
                <wp:simplePos x="0" y="0"/>
                <wp:positionH relativeFrom="column">
                  <wp:posOffset>5105400</wp:posOffset>
                </wp:positionH>
                <wp:positionV relativeFrom="paragraph">
                  <wp:posOffset>-682625</wp:posOffset>
                </wp:positionV>
                <wp:extent cx="1003300" cy="521970"/>
                <wp:effectExtent l="0" t="0" r="0" b="0"/>
                <wp:wrapNone/>
                <wp:docPr id="262" name="Text Box 262"/>
                <wp:cNvGraphicFramePr/>
                <a:graphic xmlns:a="http://schemas.openxmlformats.org/drawingml/2006/main">
                  <a:graphicData uri="http://schemas.microsoft.com/office/word/2010/wordprocessingShape">
                    <wps:wsp>
                      <wps:cNvSpPr txBox="1"/>
                      <wps:spPr>
                        <a:xfrm>
                          <a:off x="0" y="0"/>
                          <a:ext cx="1003300" cy="521970"/>
                        </a:xfrm>
                        <a:prstGeom prst="rect">
                          <a:avLst/>
                        </a:prstGeom>
                        <a:noFill/>
                        <a:ln w="6350">
                          <a:noFill/>
                        </a:ln>
                      </wps:spPr>
                      <wps:txbx>
                        <w:txbxContent>
                          <w:p w14:paraId="610BCF16" w14:textId="2BECBFC9" w:rsidR="006449DD" w:rsidRPr="002F7294" w:rsidRDefault="006449DD" w:rsidP="006449D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31E7B" id="Text Box 262" o:spid="_x0000_s1041" type="#_x0000_t202" style="position:absolute;left:0;text-align:left;margin-left:402pt;margin-top:-53.75pt;width:79pt;height:41.1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" filled="f" stroked="f" strokeweight=".5pt">
                <v:textbox>
                  <w:txbxContent>
                    <w:p w14:paraId="610BCF16" w14:textId="2BECBFC9" w:rsidR="006449DD" w:rsidRPr="002F7294" w:rsidRDefault="006449DD" w:rsidP="006449D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6</w:t>
                      </w:r>
                    </w:p>
                  </w:txbxContent>
                </v:textbox>
              </v:shape>
            </w:pict>
          </mc:Fallback>
        </mc:AlternateContent>
      </w:r>
      <w:r w:rsidR="00705CE2" w:rsidRPr="00CB0B56">
        <w:rPr>
          <w:rFonts w:ascii="Times New Roman" w:hAnsi="Times New Roman" w:cs="Times New Roman"/>
          <w:b/>
          <w:sz w:val="24"/>
          <w:szCs w:val="24"/>
        </w:rPr>
        <w:t>CHAPTER-2</w:t>
      </w:r>
    </w:p>
    <w:p w14:paraId="09E98B89" w14:textId="6D420BA3" w:rsidR="0034730F" w:rsidRPr="00CB0B56" w:rsidRDefault="0034730F" w:rsidP="00821F73">
      <w:pPr>
        <w:spacing w:after="0" w:line="480" w:lineRule="auto"/>
        <w:jc w:val="center"/>
        <w:rPr>
          <w:rFonts w:ascii="Times New Roman" w:hAnsi="Times New Roman" w:cs="Times New Roman"/>
          <w:b/>
          <w:sz w:val="24"/>
          <w:szCs w:val="24"/>
        </w:rPr>
      </w:pPr>
      <w:r w:rsidRPr="00CB0B56">
        <w:rPr>
          <w:rFonts w:ascii="Times New Roman" w:hAnsi="Times New Roman" w:cs="Times New Roman"/>
          <w:b/>
          <w:sz w:val="24"/>
          <w:szCs w:val="24"/>
        </w:rPr>
        <w:t>Review of Related and Studies</w:t>
      </w:r>
    </w:p>
    <w:p w14:paraId="5F9AB97F" w14:textId="6EA3957A" w:rsidR="00291F23" w:rsidRPr="00CB0B56" w:rsidRDefault="00744D3E" w:rsidP="00CC2E52">
      <w:pPr>
        <w:spacing w:line="480" w:lineRule="auto"/>
        <w:ind w:left="-432" w:right="-576"/>
        <w:jc w:val="both"/>
        <w:rPr>
          <w:rFonts w:ascii="Times New Roman" w:hAnsi="Times New Roman" w:cs="Times New Roman"/>
          <w:sz w:val="24"/>
          <w:szCs w:val="24"/>
        </w:rPr>
      </w:pPr>
      <w:r w:rsidRPr="00CB0B56">
        <w:rPr>
          <w:rFonts w:ascii="Times New Roman" w:hAnsi="Times New Roman" w:cs="Times New Roman"/>
          <w:sz w:val="24"/>
          <w:szCs w:val="24"/>
        </w:rPr>
        <w:t xml:space="preserve">  </w:t>
      </w:r>
      <w:r w:rsidR="00291F23" w:rsidRPr="00CB0B56">
        <w:rPr>
          <w:rFonts w:ascii="Times New Roman" w:hAnsi="Times New Roman" w:cs="Times New Roman"/>
          <w:sz w:val="24"/>
          <w:szCs w:val="24"/>
        </w:rPr>
        <w:t xml:space="preserve">  This chapter gives emphasis on Related Literature, Conceptual Framework</w:t>
      </w:r>
      <w:r w:rsidR="00EC1568" w:rsidRPr="00CB0B56">
        <w:rPr>
          <w:rFonts w:ascii="Times New Roman" w:hAnsi="Times New Roman" w:cs="Times New Roman"/>
          <w:sz w:val="24"/>
          <w:szCs w:val="24"/>
        </w:rPr>
        <w:t>,</w:t>
      </w:r>
      <w:r w:rsidR="00291F23" w:rsidRPr="00CB0B56">
        <w:rPr>
          <w:rFonts w:ascii="Times New Roman" w:hAnsi="Times New Roman" w:cs="Times New Roman"/>
          <w:sz w:val="24"/>
          <w:szCs w:val="24"/>
        </w:rPr>
        <w:t xml:space="preserve"> Synthesis of Related Literature and Definition of Terms.</w:t>
      </w:r>
      <w:r w:rsidR="00291F23" w:rsidRPr="00CB0B56">
        <w:rPr>
          <w:rFonts w:ascii="Times New Roman" w:hAnsi="Times New Roman" w:cs="Times New Roman"/>
          <w:sz w:val="24"/>
          <w:szCs w:val="24"/>
        </w:rPr>
        <w:tab/>
      </w:r>
    </w:p>
    <w:p w14:paraId="6DD79AC4" w14:textId="59566B47" w:rsidR="0077714A" w:rsidRPr="001D7FA3" w:rsidRDefault="00291F23" w:rsidP="001D7FA3">
      <w:pPr>
        <w:spacing w:line="480" w:lineRule="auto"/>
        <w:jc w:val="both"/>
        <w:rPr>
          <w:rFonts w:ascii="Times New Roman" w:hAnsi="Times New Roman" w:cs="Times New Roman"/>
          <w:b/>
          <w:sz w:val="24"/>
          <w:szCs w:val="24"/>
        </w:rPr>
      </w:pPr>
      <w:r w:rsidRPr="00CB0B56">
        <w:rPr>
          <w:rFonts w:ascii="Times New Roman" w:hAnsi="Times New Roman" w:cs="Times New Roman"/>
          <w:b/>
          <w:sz w:val="24"/>
          <w:szCs w:val="24"/>
        </w:rPr>
        <w:t>Related Literature</w:t>
      </w:r>
    </w:p>
    <w:p w14:paraId="79505273" w14:textId="173AF574" w:rsidR="001D7FA3" w:rsidRDefault="007050E6" w:rsidP="007050E6">
      <w:pPr>
        <w:spacing w:after="0" w:line="480" w:lineRule="auto"/>
        <w:ind w:left="-397" w:right="-624"/>
        <w:jc w:val="both"/>
        <w:rPr>
          <w:rFonts w:ascii="inherit" w:eastAsia="Times New Roman" w:hAnsi="inherit" w:cs="Arial"/>
          <w:color w:val="1C1E21"/>
          <w:sz w:val="23"/>
          <w:szCs w:val="23"/>
          <w:lang w:val="en-SG"/>
        </w:rPr>
      </w:pPr>
      <w:r>
        <w:rPr>
          <w:rFonts w:ascii="inherit" w:eastAsia="Times New Roman" w:hAnsi="inherit" w:cs="Arial"/>
          <w:color w:val="1C1E21"/>
          <w:sz w:val="23"/>
          <w:szCs w:val="23"/>
          <w:lang w:val="en-SG"/>
        </w:rPr>
        <w:t xml:space="preserve">     </w:t>
      </w:r>
      <w:r w:rsidR="001D7FA3" w:rsidRPr="001D7FA3">
        <w:rPr>
          <w:rFonts w:ascii="inherit" w:eastAsia="Times New Roman" w:hAnsi="inherit" w:cs="Arial"/>
          <w:color w:val="1C1E21"/>
          <w:sz w:val="23"/>
          <w:szCs w:val="23"/>
          <w:lang w:val="en-SG"/>
        </w:rPr>
        <w:t xml:space="preserve">Godfrey, </w:t>
      </w:r>
      <w:r w:rsidR="001D7FA3">
        <w:rPr>
          <w:rFonts w:ascii="inherit" w:eastAsia="Times New Roman" w:hAnsi="inherit" w:cs="Arial"/>
          <w:color w:val="1C1E21"/>
          <w:sz w:val="23"/>
          <w:szCs w:val="23"/>
          <w:lang w:val="en-SG"/>
        </w:rPr>
        <w:t>(</w:t>
      </w:r>
      <w:r w:rsidR="001D7FA3" w:rsidRPr="001D7FA3">
        <w:rPr>
          <w:rFonts w:ascii="inherit" w:eastAsia="Times New Roman" w:hAnsi="inherit" w:cs="Arial"/>
          <w:color w:val="1C1E21"/>
          <w:sz w:val="23"/>
          <w:szCs w:val="23"/>
          <w:lang w:val="en-SG"/>
        </w:rPr>
        <w:t>2013) Students need a location to keep their money so they can pay for their wishes or essentials. On the other hand, students learn to save their allowances as they get older and encounter new scholastic necessities as well as products they want to buy on their own. The allowance for students might change depending on a variety of factors. anything, including one's diet and tuition. Simply said, one cannot just buy allowances and ignore the problem. Students spend their money on a range of things, such as their favourite cuisines, transportation fees to and from school, as well as sporadic extra expenses related to their academics. Budgeting, saving, investing, and using cash are all aspects of good money management. Although they are not something we are born with, they are something that is gained over the course of a lifetime through a variety of achievements and failures. "An allowance is not a pay or an entitlement. Money is given as an allowance. "It is a tool for teaching kids how to manage money</w:t>
      </w:r>
      <w:r w:rsidR="001D7FA3">
        <w:rPr>
          <w:rFonts w:ascii="inherit" w:eastAsia="Times New Roman" w:hAnsi="inherit" w:cs="Arial"/>
          <w:color w:val="1C1E21"/>
          <w:sz w:val="23"/>
          <w:szCs w:val="23"/>
          <w:lang w:val="en-SG"/>
        </w:rPr>
        <w:t>.</w:t>
      </w:r>
    </w:p>
    <w:p w14:paraId="2AD103BF" w14:textId="2DAF5F3B" w:rsidR="001D7FA3" w:rsidRDefault="001D7FA3" w:rsidP="007050E6">
      <w:pPr>
        <w:spacing w:after="0" w:line="300" w:lineRule="atLeast"/>
        <w:ind w:left="-397" w:right="-624"/>
        <w:jc w:val="both"/>
        <w:rPr>
          <w:rFonts w:ascii="inherit" w:eastAsia="Times New Roman" w:hAnsi="inherit" w:cs="Arial"/>
          <w:color w:val="1C1E21"/>
          <w:sz w:val="23"/>
          <w:szCs w:val="23"/>
          <w:lang w:val="en-SG"/>
        </w:rPr>
      </w:pPr>
    </w:p>
    <w:p w14:paraId="5F4F0715" w14:textId="5A32EDD5" w:rsidR="001D7FA3" w:rsidRDefault="007050E6" w:rsidP="007050E6">
      <w:pPr>
        <w:spacing w:after="0" w:line="480" w:lineRule="auto"/>
        <w:ind w:left="-397" w:right="-624"/>
        <w:jc w:val="both"/>
        <w:rPr>
          <w:rFonts w:ascii="inherit" w:eastAsia="Times New Roman" w:hAnsi="inherit" w:cs="Arial"/>
          <w:color w:val="1C1E21"/>
          <w:sz w:val="23"/>
          <w:szCs w:val="23"/>
          <w:lang w:val="en-SG"/>
        </w:rPr>
      </w:pPr>
      <w:r>
        <w:rPr>
          <w:rFonts w:ascii="inherit" w:eastAsia="Times New Roman" w:hAnsi="inherit" w:cs="Arial"/>
          <w:color w:val="1C1E21"/>
          <w:sz w:val="23"/>
          <w:szCs w:val="23"/>
          <w:lang w:val="en-SG"/>
        </w:rPr>
        <w:t xml:space="preserve">     </w:t>
      </w:r>
      <w:r w:rsidR="001D7FA3" w:rsidRPr="001D7FA3">
        <w:rPr>
          <w:rFonts w:ascii="inherit" w:eastAsia="Times New Roman" w:hAnsi="inherit" w:cs="Arial"/>
          <w:color w:val="1C1E21"/>
          <w:sz w:val="23"/>
          <w:szCs w:val="23"/>
          <w:lang w:val="en-SG"/>
        </w:rPr>
        <w:t xml:space="preserve">Students spend their money on a variety of items, including the foods they enjoy, the cost of transportation from their homes to school and back, and sporadic extra costs associated with their studies that may call for quick payment. So it is clear how readily a student's money is wasted. This study is relevant to ours because it focuses on the management skills needed to effectively budget our daily allocation as students, and because it gives us some insight into how they do it. Several variables have an impact on </w:t>
      </w:r>
      <w:r w:rsidR="006449DD">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757568" behindDoc="0" locked="0" layoutInCell="1" allowOverlap="1" wp14:anchorId="782896FC" wp14:editId="1D90E0D3">
                <wp:simplePos x="0" y="0"/>
                <wp:positionH relativeFrom="column">
                  <wp:posOffset>5100320</wp:posOffset>
                </wp:positionH>
                <wp:positionV relativeFrom="paragraph">
                  <wp:posOffset>-676275</wp:posOffset>
                </wp:positionV>
                <wp:extent cx="1003300" cy="521970"/>
                <wp:effectExtent l="0" t="0" r="0" b="0"/>
                <wp:wrapNone/>
                <wp:docPr id="263" name="Text Box 263"/>
                <wp:cNvGraphicFramePr/>
                <a:graphic xmlns:a="http://schemas.openxmlformats.org/drawingml/2006/main">
                  <a:graphicData uri="http://schemas.microsoft.com/office/word/2010/wordprocessingShape">
                    <wps:wsp>
                      <wps:cNvSpPr txBox="1"/>
                      <wps:spPr>
                        <a:xfrm>
                          <a:off x="0" y="0"/>
                          <a:ext cx="1003300" cy="521970"/>
                        </a:xfrm>
                        <a:prstGeom prst="rect">
                          <a:avLst/>
                        </a:prstGeom>
                        <a:noFill/>
                        <a:ln w="6350">
                          <a:noFill/>
                        </a:ln>
                      </wps:spPr>
                      <wps:txbx>
                        <w:txbxContent>
                          <w:p w14:paraId="01D2FB1A" w14:textId="6947D28A" w:rsidR="006449DD" w:rsidRPr="002F7294" w:rsidRDefault="006449DD" w:rsidP="006449D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896FC" id="Text Box 263" o:spid="_x0000_s1042" type="#_x0000_t202" style="position:absolute;left:0;text-align:left;margin-left:401.6pt;margin-top:-53.25pt;width:79pt;height:41.1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" filled="f" stroked="f" strokeweight=".5pt">
                <v:textbox>
                  <w:txbxContent>
                    <w:p w14:paraId="01D2FB1A" w14:textId="6947D28A" w:rsidR="006449DD" w:rsidRPr="002F7294" w:rsidRDefault="006449DD" w:rsidP="006449D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7</w:t>
                      </w:r>
                    </w:p>
                  </w:txbxContent>
                </v:textbox>
              </v:shape>
            </w:pict>
          </mc:Fallback>
        </mc:AlternateContent>
      </w:r>
      <w:r w:rsidR="001D7FA3" w:rsidRPr="001D7FA3">
        <w:rPr>
          <w:rFonts w:ascii="inherit" w:eastAsia="Times New Roman" w:hAnsi="inherit" w:cs="Arial"/>
          <w:color w:val="1C1E21"/>
          <w:sz w:val="23"/>
          <w:szCs w:val="23"/>
          <w:lang w:val="en-SG"/>
        </w:rPr>
        <w:t>our allowance. Our spending plans are impacted by our food preferences since they reflect our wants and needs. Because they will likely have saved money if they have good money management abilities in the way we budget, save, invest, and use our cash.</w:t>
      </w:r>
    </w:p>
    <w:p w14:paraId="3B01F596" w14:textId="77777777" w:rsidR="001D7FA3" w:rsidRDefault="001D7FA3" w:rsidP="007050E6">
      <w:pPr>
        <w:spacing w:after="0" w:line="300" w:lineRule="atLeast"/>
        <w:ind w:left="-397" w:right="-624"/>
        <w:jc w:val="both"/>
        <w:rPr>
          <w:rFonts w:ascii="inherit" w:eastAsia="Times New Roman" w:hAnsi="inherit" w:cs="Arial"/>
          <w:color w:val="1C1E21"/>
          <w:sz w:val="23"/>
          <w:szCs w:val="23"/>
          <w:lang w:val="en-SG"/>
        </w:rPr>
      </w:pPr>
    </w:p>
    <w:p w14:paraId="636E86FD" w14:textId="1D27E952" w:rsidR="007050E6" w:rsidRDefault="001D7FA3" w:rsidP="007050E6">
      <w:pPr>
        <w:spacing w:after="0" w:line="480" w:lineRule="auto"/>
        <w:ind w:left="-397" w:right="-624"/>
        <w:jc w:val="both"/>
        <w:rPr>
          <w:rFonts w:ascii="inherit" w:eastAsia="Times New Roman" w:hAnsi="inherit" w:cs="Arial"/>
          <w:color w:val="1C1E21"/>
          <w:sz w:val="23"/>
          <w:szCs w:val="23"/>
          <w:lang w:val="en-SG"/>
        </w:rPr>
      </w:pPr>
      <w:r w:rsidRPr="001D7FA3">
        <w:rPr>
          <w:rFonts w:ascii="inherit" w:eastAsia="Times New Roman" w:hAnsi="inherit" w:cs="Arial"/>
          <w:color w:val="1C1E21"/>
          <w:sz w:val="23"/>
          <w:szCs w:val="23"/>
          <w:lang w:val="en-SG"/>
        </w:rPr>
        <w:t xml:space="preserve"> </w:t>
      </w:r>
      <w:r w:rsidR="007050E6">
        <w:rPr>
          <w:rFonts w:ascii="inherit" w:eastAsia="Times New Roman" w:hAnsi="inherit" w:cs="Arial"/>
          <w:color w:val="1C1E21"/>
          <w:sz w:val="23"/>
          <w:szCs w:val="23"/>
          <w:lang w:val="en-SG"/>
        </w:rPr>
        <w:t xml:space="preserve">     </w:t>
      </w:r>
      <w:r w:rsidRPr="001D7FA3">
        <w:rPr>
          <w:rFonts w:ascii="inherit" w:eastAsia="Times New Roman" w:hAnsi="inherit" w:cs="Arial"/>
          <w:color w:val="1C1E21"/>
          <w:sz w:val="23"/>
          <w:szCs w:val="23"/>
          <w:lang w:val="en-SG"/>
        </w:rPr>
        <w:t xml:space="preserve">Jabir (2015) discovered that pure vegetables, along with halwa/kheer and rice, were the respondents' top choices, with pulses/vegetables/kadi coming in second. Pure veggies were shown to be the respondents' top preference when asked more specifically about the kinds of menu alterations they sought. According to the article, the majority of Indian kids prefer eating vegetables than junk food. Because junk food is still popular in nurseries, elementary schools, and even high schools when you first start to develop. Indian students are now requesting vegetables and nutritious cuisines. Because students have distinct preferences for junk food and healthy food, it has relevance to our study. Therefore, it aids in identifying the menu items that students preferred at the school canteens. Additionally, it has added an aspect of originality by allowing us to examine a wide range of customer-related factors like preference, trustworthiness, and personal preference. In addition to being a good habit, keeping a tight rein on your monetary outlays and limiting how much you spend helps you achieve financial success, which will be crucial in the future </w:t>
      </w:r>
    </w:p>
    <w:p w14:paraId="2F2CABC7" w14:textId="65A2B16B" w:rsidR="007050E6" w:rsidRDefault="007050E6" w:rsidP="007050E6">
      <w:pPr>
        <w:spacing w:after="0" w:line="300" w:lineRule="atLeast"/>
        <w:ind w:left="-397" w:right="-624"/>
        <w:rPr>
          <w:rFonts w:ascii="inherit" w:eastAsia="Times New Roman" w:hAnsi="inherit" w:cs="Arial"/>
          <w:color w:val="1C1E21"/>
          <w:sz w:val="23"/>
          <w:szCs w:val="23"/>
          <w:lang w:val="en-SG"/>
        </w:rPr>
      </w:pPr>
    </w:p>
    <w:p w14:paraId="54729B76" w14:textId="38649A11" w:rsidR="007050E6" w:rsidRDefault="007050E6" w:rsidP="007050E6">
      <w:pPr>
        <w:spacing w:after="0" w:line="480" w:lineRule="auto"/>
        <w:ind w:left="-397" w:right="-624"/>
        <w:jc w:val="both"/>
        <w:rPr>
          <w:rFonts w:ascii="inherit" w:eastAsia="Times New Roman" w:hAnsi="inherit" w:cs="Arial"/>
          <w:color w:val="1C1E21"/>
          <w:sz w:val="23"/>
          <w:szCs w:val="23"/>
          <w:lang w:val="en-SG"/>
        </w:rPr>
      </w:pPr>
      <w:r>
        <w:rPr>
          <w:rFonts w:ascii="inherit" w:eastAsia="Times New Roman" w:hAnsi="inherit" w:cs="Arial"/>
          <w:color w:val="1C1E21"/>
          <w:sz w:val="23"/>
          <w:szCs w:val="23"/>
          <w:lang w:val="en-SG"/>
        </w:rPr>
        <w:t xml:space="preserve">     </w:t>
      </w:r>
      <w:r w:rsidR="001D7FA3" w:rsidRPr="001D7FA3">
        <w:rPr>
          <w:rFonts w:ascii="inherit" w:eastAsia="Times New Roman" w:hAnsi="inherit" w:cs="Arial"/>
          <w:color w:val="1C1E21"/>
          <w:sz w:val="23"/>
          <w:szCs w:val="23"/>
          <w:lang w:val="en-SG"/>
        </w:rPr>
        <w:t xml:space="preserve">Manju, </w:t>
      </w:r>
      <w:r>
        <w:rPr>
          <w:rFonts w:ascii="inherit" w:eastAsia="Times New Roman" w:hAnsi="inherit" w:cs="Arial"/>
          <w:color w:val="1C1E21"/>
          <w:sz w:val="23"/>
          <w:szCs w:val="23"/>
          <w:lang w:val="en-SG"/>
        </w:rPr>
        <w:t>(</w:t>
      </w:r>
      <w:r w:rsidR="001D7FA3" w:rsidRPr="001D7FA3">
        <w:rPr>
          <w:rFonts w:ascii="inherit" w:eastAsia="Times New Roman" w:hAnsi="inherit" w:cs="Arial"/>
          <w:color w:val="1C1E21"/>
          <w:sz w:val="23"/>
          <w:szCs w:val="23"/>
          <w:lang w:val="en-SG"/>
        </w:rPr>
        <w:t xml:space="preserve">2016). Given the larger role that adolescents play in our society, it is crucial to keep an eye on how they behave when it comes to money. Budgeting, saving, investing, spending, and keeping track of the total amount of money used all take time. According to the report, students spend more money on fast food, pleasure trips, and internet activities than on books, savings, and other things. Most people rely on their parents to see them through each day. Only half of them use a budget, but more than 90% keep their spending under control. Students' daily allowances have a great role in student's success. Because, </w:t>
      </w:r>
      <w:r w:rsidR="006449DD">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759616" behindDoc="0" locked="0" layoutInCell="1" allowOverlap="1" wp14:anchorId="4ECFA0F6" wp14:editId="287EA566">
                <wp:simplePos x="0" y="0"/>
                <wp:positionH relativeFrom="column">
                  <wp:posOffset>5105400</wp:posOffset>
                </wp:positionH>
                <wp:positionV relativeFrom="paragraph">
                  <wp:posOffset>-682625</wp:posOffset>
                </wp:positionV>
                <wp:extent cx="1003300" cy="521970"/>
                <wp:effectExtent l="0" t="0" r="0" b="0"/>
                <wp:wrapNone/>
                <wp:docPr id="265" name="Text Box 265"/>
                <wp:cNvGraphicFramePr/>
                <a:graphic xmlns:a="http://schemas.openxmlformats.org/drawingml/2006/main">
                  <a:graphicData uri="http://schemas.microsoft.com/office/word/2010/wordprocessingShape">
                    <wps:wsp>
                      <wps:cNvSpPr txBox="1"/>
                      <wps:spPr>
                        <a:xfrm>
                          <a:off x="0" y="0"/>
                          <a:ext cx="1003300" cy="521970"/>
                        </a:xfrm>
                        <a:prstGeom prst="rect">
                          <a:avLst/>
                        </a:prstGeom>
                        <a:noFill/>
                        <a:ln w="6350">
                          <a:noFill/>
                        </a:ln>
                      </wps:spPr>
                      <wps:txbx>
                        <w:txbxContent>
                          <w:p w14:paraId="6875BB16" w14:textId="27D87FBA" w:rsidR="006449DD" w:rsidRPr="002F7294" w:rsidRDefault="006449DD" w:rsidP="006449D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FA0F6" id="Text Box 265" o:spid="_x0000_s1043" type="#_x0000_t202" style="position:absolute;left:0;text-align:left;margin-left:402pt;margin-top:-53.75pt;width:79pt;height:41.1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" filled="f" stroked="f" strokeweight=".5pt">
                <v:textbox>
                  <w:txbxContent>
                    <w:p w14:paraId="6875BB16" w14:textId="27D87FBA" w:rsidR="006449DD" w:rsidRPr="002F7294" w:rsidRDefault="006449DD" w:rsidP="006449D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8</w:t>
                      </w:r>
                    </w:p>
                  </w:txbxContent>
                </v:textbox>
              </v:shape>
            </w:pict>
          </mc:Fallback>
        </mc:AlternateContent>
      </w:r>
      <w:r w:rsidR="001D7FA3" w:rsidRPr="001D7FA3">
        <w:rPr>
          <w:rFonts w:ascii="inherit" w:eastAsia="Times New Roman" w:hAnsi="inherit" w:cs="Arial"/>
          <w:color w:val="1C1E21"/>
          <w:sz w:val="23"/>
          <w:szCs w:val="23"/>
          <w:lang w:val="en-SG"/>
        </w:rPr>
        <w:t xml:space="preserve">if you know how to control yourself to spend the money that you had then the behaviour leads to financial aspects which assess the economic viability of a proposed venture by evaluating the start-up costs, operating expenses, and cash flow and making a forecast of future performance. </w:t>
      </w:r>
    </w:p>
    <w:p w14:paraId="0D9AA3C4" w14:textId="77777777" w:rsidR="007050E6" w:rsidRDefault="007050E6" w:rsidP="007050E6">
      <w:pPr>
        <w:spacing w:after="0" w:line="300" w:lineRule="atLeast"/>
        <w:ind w:left="-397" w:right="-624"/>
        <w:rPr>
          <w:rFonts w:ascii="inherit" w:eastAsia="Times New Roman" w:hAnsi="inherit" w:cs="Arial"/>
          <w:color w:val="1C1E21"/>
          <w:sz w:val="23"/>
          <w:szCs w:val="23"/>
          <w:lang w:val="en-SG"/>
        </w:rPr>
      </w:pPr>
    </w:p>
    <w:p w14:paraId="2BA3A901" w14:textId="667DF70D" w:rsidR="001D7FA3" w:rsidRPr="001D7FA3" w:rsidRDefault="007050E6" w:rsidP="007050E6">
      <w:pPr>
        <w:spacing w:after="0" w:line="480" w:lineRule="auto"/>
        <w:ind w:left="-397" w:right="-624"/>
        <w:jc w:val="both"/>
        <w:rPr>
          <w:rFonts w:ascii="inherit" w:eastAsia="Times New Roman" w:hAnsi="inherit" w:cs="Arial"/>
          <w:color w:val="1C1E21"/>
          <w:sz w:val="23"/>
          <w:szCs w:val="23"/>
          <w:lang w:val="en-SG"/>
        </w:rPr>
      </w:pPr>
      <w:r>
        <w:rPr>
          <w:rFonts w:ascii="inherit" w:eastAsia="Times New Roman" w:hAnsi="inherit" w:cs="Arial"/>
          <w:color w:val="1C1E21"/>
          <w:sz w:val="23"/>
          <w:szCs w:val="23"/>
          <w:lang w:val="en-SG"/>
        </w:rPr>
        <w:t xml:space="preserve">     </w:t>
      </w:r>
      <w:r w:rsidR="001D7FA3" w:rsidRPr="001D7FA3">
        <w:rPr>
          <w:rFonts w:ascii="inherit" w:eastAsia="Times New Roman" w:hAnsi="inherit" w:cs="Arial"/>
          <w:color w:val="1C1E21"/>
          <w:sz w:val="23"/>
          <w:szCs w:val="23"/>
          <w:lang w:val="en-SG"/>
        </w:rPr>
        <w:t xml:space="preserve">According to Amelia and Garg (2016), One of the most important factors, in addition to the quality of the food, the amount of time spent waiting for the food to be served, the correctness of the food served, and the staff's politeness and alertness, is the first impression. The customer's intention to return to the canteen was significantly influenced by the ambience and comfortable seating. This study focuses more on how a restaurant's first impressions are formed; As a result, restaurateurs will be able to capitalize on a customer's </w:t>
      </w:r>
      <w:r w:rsidRPr="001D7FA3">
        <w:rPr>
          <w:rFonts w:ascii="inherit" w:eastAsia="Times New Roman" w:hAnsi="inherit" w:cs="Arial"/>
          <w:color w:val="1C1E21"/>
          <w:sz w:val="23"/>
          <w:szCs w:val="23"/>
          <w:lang w:val="en-SG"/>
        </w:rPr>
        <w:t>favourable</w:t>
      </w:r>
      <w:r w:rsidR="001D7FA3" w:rsidRPr="001D7FA3">
        <w:rPr>
          <w:rFonts w:ascii="inherit" w:eastAsia="Times New Roman" w:hAnsi="inherit" w:cs="Arial"/>
          <w:color w:val="1C1E21"/>
          <w:sz w:val="23"/>
          <w:szCs w:val="23"/>
          <w:lang w:val="en-SG"/>
        </w:rPr>
        <w:t xml:space="preserve"> first impression. This study referenced and utilized theories related to the subject at hand, experts' opinions, and previous studies.</w:t>
      </w:r>
    </w:p>
    <w:p w14:paraId="0ACD50AB" w14:textId="41644AAB" w:rsidR="001D7FA3" w:rsidRPr="001D7FA3" w:rsidRDefault="001D7FA3" w:rsidP="007050E6">
      <w:pPr>
        <w:spacing w:after="0" w:line="480" w:lineRule="auto"/>
        <w:ind w:left="-397" w:right="-624"/>
        <w:jc w:val="both"/>
        <w:rPr>
          <w:rFonts w:ascii="inherit" w:eastAsia="Times New Roman" w:hAnsi="inherit" w:cs="Arial"/>
          <w:color w:val="1C1E21"/>
          <w:sz w:val="23"/>
          <w:szCs w:val="23"/>
          <w:lang w:val="en-SG"/>
        </w:rPr>
      </w:pPr>
      <w:r w:rsidRPr="001D7FA3">
        <w:rPr>
          <w:rFonts w:ascii="inherit" w:eastAsia="Times New Roman" w:hAnsi="inherit" w:cs="Arial"/>
          <w:color w:val="1C1E21"/>
          <w:sz w:val="23"/>
          <w:szCs w:val="23"/>
          <w:lang w:val="en-SG"/>
        </w:rPr>
        <w:fldChar w:fldCharType="begin"/>
      </w:r>
      <w:r w:rsidRPr="001D7FA3">
        <w:rPr>
          <w:rFonts w:ascii="inherit" w:eastAsia="Times New Roman" w:hAnsi="inherit" w:cs="Arial"/>
          <w:color w:val="1C1E21"/>
          <w:sz w:val="23"/>
          <w:szCs w:val="23"/>
          <w:lang w:val="en-SG"/>
        </w:rPr>
        <w:instrText xml:space="preserve"> INCLUDEPICTURE "/Users/iverson/Library/Group Containers/UBF8T346G9.ms/WebArchiveCopyPasteTempFiles/com.microsoft.Word/325683453_5719256441462671_8829533751632962754_n.jpg?stp=dst-jpg_p100x100&amp;_nc_cat=103&amp;ccb=1-7&amp;_nc_sid=7206a8&amp;_nc_eui2=AeFv9jWRAR15M45YmI0US0ZYRViKCl2GzEBFWIoKXYbMQC4HPh5BVnnHaPTJHsqfAShssxprew8QuQMnZnGHOrd0&amp;_nc_ohc=W0uggEmm1WAAX8hWPM3&amp;_nc_ad=z-m&amp;_nc_cid=0&amp;_nc_ht=scontent.fmnl4-1.fna&amp;oh=00_AfCeOGjuoqjnOpeGRuuf07vo7hyKVwMqnpY3iQq2GSxP0A&amp;oe=63E6806C" \* MERGEFORMATINET </w:instrText>
      </w:r>
      <w:r w:rsidRPr="001D7FA3">
        <w:rPr>
          <w:rFonts w:ascii="inherit" w:eastAsia="Times New Roman" w:hAnsi="inherit" w:cs="Arial"/>
          <w:color w:val="1C1E21"/>
          <w:sz w:val="23"/>
          <w:szCs w:val="23"/>
          <w:lang w:val="en-SG"/>
        </w:rPr>
        <w:fldChar w:fldCharType="separate"/>
      </w:r>
      <w:r w:rsidRPr="001D7FA3">
        <w:rPr>
          <w:rFonts w:ascii="inherit" w:eastAsia="Times New Roman" w:hAnsi="inherit" w:cs="Arial"/>
          <w:noProof/>
          <w:color w:val="1C1E21"/>
          <w:sz w:val="23"/>
          <w:szCs w:val="23"/>
          <w:lang w:val="en-SG"/>
        </w:rPr>
        <mc:AlternateContent>
          <mc:Choice Requires="wps">
            <w:drawing>
              <wp:inline distT="0" distB="0" distL="0" distR="0" wp14:anchorId="688922A2" wp14:editId="490FDE93">
                <wp:extent cx="301625" cy="301625"/>
                <wp:effectExtent l="0" t="0" r="0" b="0"/>
                <wp:docPr id="51" name="Rectangle 51" descr="Grace Ann B. Franc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46C0ED" id="Rectangle 51" o:spid="_x0000_s1026" alt="Grace Ann B. Franco"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D7FA3">
        <w:rPr>
          <w:rFonts w:ascii="inherit" w:eastAsia="Times New Roman" w:hAnsi="inherit" w:cs="Arial"/>
          <w:color w:val="1C1E21"/>
          <w:sz w:val="23"/>
          <w:szCs w:val="23"/>
          <w:lang w:val="en-SG"/>
        </w:rPr>
        <w:fldChar w:fldCharType="end"/>
      </w:r>
    </w:p>
    <w:p w14:paraId="142680EF" w14:textId="3DA02A98" w:rsidR="007050E6" w:rsidRDefault="001D7FA3" w:rsidP="007050E6">
      <w:pPr>
        <w:spacing w:after="0" w:line="480" w:lineRule="auto"/>
        <w:ind w:left="-397" w:right="-624"/>
        <w:jc w:val="both"/>
        <w:rPr>
          <w:rFonts w:ascii="inherit" w:eastAsia="Times New Roman" w:hAnsi="inherit" w:cs="Arial"/>
          <w:color w:val="1C1E21"/>
          <w:sz w:val="23"/>
          <w:szCs w:val="23"/>
          <w:lang w:val="en-SG"/>
        </w:rPr>
      </w:pPr>
      <w:r w:rsidRPr="001D7FA3">
        <w:rPr>
          <w:rFonts w:ascii="inherit" w:eastAsia="Times New Roman" w:hAnsi="inherit" w:cs="Arial"/>
          <w:color w:val="1C1E21"/>
          <w:sz w:val="23"/>
          <w:szCs w:val="23"/>
          <w:lang w:val="en-SG"/>
        </w:rPr>
        <w:t xml:space="preserve">Consequently, many Canteens have generally poor service, as students account for the majority of users of institutional food services, particularly in university and college dining; student satisfaction in university cafeterias is becoming increasingly popular and significant. The quality of the food and beverages served in university cafeterias, the variety of options for food and beverages, and price and value fairness all contribute to students' satisfaction. </w:t>
      </w:r>
    </w:p>
    <w:p w14:paraId="6ECB66FA" w14:textId="5298C31E" w:rsidR="007050E6" w:rsidRDefault="007050E6" w:rsidP="007050E6">
      <w:pPr>
        <w:spacing w:after="0" w:line="300" w:lineRule="atLeast"/>
        <w:ind w:left="-397" w:right="-624"/>
        <w:rPr>
          <w:rFonts w:ascii="inherit" w:eastAsia="Times New Roman" w:hAnsi="inherit" w:cs="Arial"/>
          <w:color w:val="1C1E21"/>
          <w:sz w:val="23"/>
          <w:szCs w:val="23"/>
          <w:lang w:val="en-SG"/>
        </w:rPr>
      </w:pPr>
    </w:p>
    <w:p w14:paraId="16264E1E" w14:textId="7D60730E" w:rsidR="007050E6" w:rsidRDefault="007050E6" w:rsidP="007050E6">
      <w:pPr>
        <w:spacing w:after="0" w:line="480" w:lineRule="auto"/>
        <w:ind w:left="-397" w:right="-624"/>
        <w:jc w:val="both"/>
        <w:rPr>
          <w:rFonts w:ascii="inherit" w:eastAsia="Times New Roman" w:hAnsi="inherit" w:cs="Arial"/>
          <w:color w:val="1C1E21"/>
          <w:sz w:val="23"/>
          <w:szCs w:val="23"/>
          <w:lang w:val="en-SG"/>
        </w:rPr>
      </w:pPr>
      <w:r>
        <w:rPr>
          <w:rFonts w:ascii="inherit" w:eastAsia="Times New Roman" w:hAnsi="inherit" w:cs="Arial"/>
          <w:color w:val="1C1E21"/>
          <w:sz w:val="23"/>
          <w:szCs w:val="23"/>
          <w:lang w:val="en-SG"/>
        </w:rPr>
        <w:t xml:space="preserve">     </w:t>
      </w:r>
      <w:proofErr w:type="spellStart"/>
      <w:r w:rsidR="001D7FA3" w:rsidRPr="001D7FA3">
        <w:rPr>
          <w:rFonts w:ascii="inherit" w:eastAsia="Times New Roman" w:hAnsi="inherit" w:cs="Arial"/>
          <w:color w:val="1C1E21"/>
          <w:sz w:val="23"/>
          <w:szCs w:val="23"/>
          <w:lang w:val="en-SG"/>
        </w:rPr>
        <w:t>Mone</w:t>
      </w:r>
      <w:proofErr w:type="spellEnd"/>
      <w:r w:rsidR="001D7FA3" w:rsidRPr="001D7FA3">
        <w:rPr>
          <w:rFonts w:ascii="inherit" w:eastAsia="Times New Roman" w:hAnsi="inherit" w:cs="Arial"/>
          <w:color w:val="1C1E21"/>
          <w:sz w:val="23"/>
          <w:szCs w:val="23"/>
          <w:lang w:val="en-SG"/>
        </w:rPr>
        <w:t xml:space="preserve"> a, J., </w:t>
      </w:r>
      <w:proofErr w:type="spellStart"/>
      <w:r w:rsidR="001D7FA3" w:rsidRPr="001D7FA3">
        <w:rPr>
          <w:rFonts w:ascii="inherit" w:eastAsia="Times New Roman" w:hAnsi="inherit" w:cs="Arial"/>
          <w:color w:val="1C1E21"/>
          <w:sz w:val="23"/>
          <w:szCs w:val="23"/>
          <w:lang w:val="en-SG"/>
        </w:rPr>
        <w:t>Tuñacao</w:t>
      </w:r>
      <w:proofErr w:type="spellEnd"/>
      <w:r w:rsidR="001D7FA3" w:rsidRPr="001D7FA3">
        <w:rPr>
          <w:rFonts w:ascii="inherit" w:eastAsia="Times New Roman" w:hAnsi="inherit" w:cs="Arial"/>
          <w:color w:val="1C1E21"/>
          <w:sz w:val="23"/>
          <w:szCs w:val="23"/>
          <w:lang w:val="en-SG"/>
        </w:rPr>
        <w:t xml:space="preserve">, M. (2020) most of the students received their allowance in a daily basis. The allowances are used for their everyday consumptions and to </w:t>
      </w:r>
      <w:r w:rsidRPr="001D7FA3">
        <w:rPr>
          <w:rFonts w:ascii="inherit" w:eastAsia="Times New Roman" w:hAnsi="inherit" w:cs="Arial"/>
          <w:color w:val="1C1E21"/>
          <w:sz w:val="23"/>
          <w:szCs w:val="23"/>
          <w:lang w:val="en-SG"/>
        </w:rPr>
        <w:t>use</w:t>
      </w:r>
      <w:r w:rsidR="001D7FA3" w:rsidRPr="001D7FA3">
        <w:rPr>
          <w:rFonts w:ascii="inherit" w:eastAsia="Times New Roman" w:hAnsi="inherit" w:cs="Arial"/>
          <w:color w:val="1C1E21"/>
          <w:sz w:val="23"/>
          <w:szCs w:val="23"/>
          <w:lang w:val="en-SG"/>
        </w:rPr>
        <w:t xml:space="preserve"> for their needed in school. Students will appeared to have an peaceful of thoughts for their financial lifestyles due to have a meeting of financial duties with much less level of debt. For the </w:t>
      </w:r>
      <w:r w:rsidR="006449DD">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761664" behindDoc="0" locked="0" layoutInCell="1" allowOverlap="1" wp14:anchorId="129A5DED" wp14:editId="50FBA0ED">
                <wp:simplePos x="0" y="0"/>
                <wp:positionH relativeFrom="column">
                  <wp:posOffset>5100320</wp:posOffset>
                </wp:positionH>
                <wp:positionV relativeFrom="paragraph">
                  <wp:posOffset>-676275</wp:posOffset>
                </wp:positionV>
                <wp:extent cx="1003300" cy="521970"/>
                <wp:effectExtent l="0" t="0" r="0" b="0"/>
                <wp:wrapNone/>
                <wp:docPr id="266" name="Text Box 266"/>
                <wp:cNvGraphicFramePr/>
                <a:graphic xmlns:a="http://schemas.openxmlformats.org/drawingml/2006/main">
                  <a:graphicData uri="http://schemas.microsoft.com/office/word/2010/wordprocessingShape">
                    <wps:wsp>
                      <wps:cNvSpPr txBox="1"/>
                      <wps:spPr>
                        <a:xfrm>
                          <a:off x="0" y="0"/>
                          <a:ext cx="1003300" cy="521970"/>
                        </a:xfrm>
                        <a:prstGeom prst="rect">
                          <a:avLst/>
                        </a:prstGeom>
                        <a:noFill/>
                        <a:ln w="6350">
                          <a:noFill/>
                        </a:ln>
                      </wps:spPr>
                      <wps:txbx>
                        <w:txbxContent>
                          <w:p w14:paraId="2D750E63" w14:textId="092119B8" w:rsidR="006449DD" w:rsidRPr="002F7294" w:rsidRDefault="006449DD" w:rsidP="006449D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A5DED" id="Text Box 266" o:spid="_x0000_s1044" type="#_x0000_t202" style="position:absolute;left:0;text-align:left;margin-left:401.6pt;margin-top:-53.25pt;width:79pt;height:41.1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" filled="f" stroked="f" strokeweight=".5pt">
                <v:textbox>
                  <w:txbxContent>
                    <w:p w14:paraId="2D750E63" w14:textId="092119B8" w:rsidR="006449DD" w:rsidRPr="002F7294" w:rsidRDefault="006449DD" w:rsidP="006449D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9</w:t>
                      </w:r>
                    </w:p>
                  </w:txbxContent>
                </v:textbox>
              </v:shape>
            </w:pict>
          </mc:Fallback>
        </mc:AlternateContent>
      </w:r>
      <w:r w:rsidR="001D7FA3" w:rsidRPr="001D7FA3">
        <w:rPr>
          <w:rFonts w:ascii="inherit" w:eastAsia="Times New Roman" w:hAnsi="inherit" w:cs="Arial"/>
          <w:color w:val="1C1E21"/>
          <w:sz w:val="23"/>
          <w:szCs w:val="23"/>
          <w:lang w:val="en-SG"/>
        </w:rPr>
        <w:t xml:space="preserve">remaining the money they have can bought something and to save money for future. For the use of budgeting the technique to do that a students used it is a proportional type of the budgeting as to their allocated allowances based on the percentage. Due to their </w:t>
      </w:r>
      <w:r w:rsidRPr="001D7FA3">
        <w:rPr>
          <w:rFonts w:ascii="inherit" w:eastAsia="Times New Roman" w:hAnsi="inherit" w:cs="Arial"/>
          <w:color w:val="1C1E21"/>
          <w:sz w:val="23"/>
          <w:szCs w:val="23"/>
          <w:lang w:val="en-SG"/>
        </w:rPr>
        <w:t>meagre</w:t>
      </w:r>
      <w:r w:rsidR="001D7FA3" w:rsidRPr="001D7FA3">
        <w:rPr>
          <w:rFonts w:ascii="inherit" w:eastAsia="Times New Roman" w:hAnsi="inherit" w:cs="Arial"/>
          <w:color w:val="1C1E21"/>
          <w:sz w:val="23"/>
          <w:szCs w:val="23"/>
          <w:lang w:val="en-SG"/>
        </w:rPr>
        <w:t xml:space="preserve"> stipend, students typically purchase food because it is affordable and delectable, claims</w:t>
      </w:r>
    </w:p>
    <w:p w14:paraId="5C10954E" w14:textId="3D3FFDC7" w:rsidR="007050E6" w:rsidRDefault="007050E6" w:rsidP="007050E6">
      <w:pPr>
        <w:spacing w:after="0" w:line="480" w:lineRule="auto"/>
        <w:ind w:left="-397" w:right="-624"/>
        <w:jc w:val="both"/>
        <w:rPr>
          <w:rFonts w:ascii="inherit" w:eastAsia="Times New Roman" w:hAnsi="inherit" w:cs="Arial"/>
          <w:color w:val="1C1E21"/>
          <w:sz w:val="23"/>
          <w:szCs w:val="23"/>
          <w:lang w:val="en-SG"/>
        </w:rPr>
      </w:pPr>
    </w:p>
    <w:p w14:paraId="78AACD68" w14:textId="3F6AE537" w:rsidR="007050E6" w:rsidRDefault="001D7FA3" w:rsidP="007050E6">
      <w:pPr>
        <w:spacing w:after="0" w:line="480" w:lineRule="auto"/>
        <w:ind w:left="-397" w:right="-624"/>
        <w:jc w:val="both"/>
        <w:rPr>
          <w:rFonts w:ascii="inherit" w:eastAsia="Times New Roman" w:hAnsi="inherit" w:cs="Arial"/>
          <w:color w:val="1C1E21"/>
          <w:sz w:val="23"/>
          <w:szCs w:val="23"/>
          <w:lang w:val="en-SG"/>
        </w:rPr>
      </w:pPr>
      <w:r w:rsidRPr="001D7FA3">
        <w:rPr>
          <w:rFonts w:ascii="inherit" w:eastAsia="Times New Roman" w:hAnsi="inherit" w:cs="Arial"/>
          <w:color w:val="1C1E21"/>
          <w:sz w:val="23"/>
          <w:szCs w:val="23"/>
          <w:lang w:val="en-SG"/>
        </w:rPr>
        <w:t xml:space="preserve"> </w:t>
      </w:r>
      <w:r w:rsidR="007050E6">
        <w:rPr>
          <w:rFonts w:ascii="inherit" w:eastAsia="Times New Roman" w:hAnsi="inherit" w:cs="Arial"/>
          <w:color w:val="1C1E21"/>
          <w:sz w:val="23"/>
          <w:szCs w:val="23"/>
          <w:lang w:val="en-SG"/>
        </w:rPr>
        <w:t xml:space="preserve">     </w:t>
      </w:r>
      <w:r w:rsidRPr="001D7FA3">
        <w:rPr>
          <w:rFonts w:ascii="inherit" w:eastAsia="Times New Roman" w:hAnsi="inherit" w:cs="Arial"/>
          <w:color w:val="1C1E21"/>
          <w:sz w:val="23"/>
          <w:szCs w:val="23"/>
          <w:lang w:val="en-SG"/>
        </w:rPr>
        <w:t xml:space="preserve">Namco et al. (2022). The food's nutritious content is the last thing they take into account. This study suggests snack options that will satisfy the students' financial needs while also meeting the food's nutritional and palatability requirements. This study, which involved 1364 teenagers from various public high schools in Cagayan de Oro City, Philippines' East II District, sought to learn more about the parents' sources of income, the daily allowance given to the participants for school snacks, the most popular foods they selected, and the motivations behind those selections. The problem of a student not finding this snack nourishing, affordable, and of high quality will be resolved if we conduct the snack that will give student satisfaction, And it is not simply snacks since it contains a full of healthy foods. It should be Affordable, since not everyone has the financial means to purchase a costly one, and many pupils lack that opportunity. The study's findings support the notion that students make socioeconomic plans for eating out, that wonderful </w:t>
      </w:r>
      <w:r w:rsidR="007050E6" w:rsidRPr="001D7FA3">
        <w:rPr>
          <w:rFonts w:ascii="inherit" w:eastAsia="Times New Roman" w:hAnsi="inherit" w:cs="Arial"/>
          <w:color w:val="1C1E21"/>
          <w:sz w:val="23"/>
          <w:szCs w:val="23"/>
          <w:lang w:val="en-SG"/>
        </w:rPr>
        <w:t>flavour</w:t>
      </w:r>
      <w:r w:rsidRPr="001D7FA3">
        <w:rPr>
          <w:rFonts w:ascii="inherit" w:eastAsia="Times New Roman" w:hAnsi="inherit" w:cs="Arial"/>
          <w:color w:val="1C1E21"/>
          <w:sz w:val="23"/>
          <w:szCs w:val="23"/>
          <w:lang w:val="en-SG"/>
        </w:rPr>
        <w:t xml:space="preserve"> influences attitudes and assessments, that budgeting influences </w:t>
      </w:r>
      <w:r w:rsidR="007050E6" w:rsidRPr="001D7FA3">
        <w:rPr>
          <w:rFonts w:ascii="inherit" w:eastAsia="Times New Roman" w:hAnsi="inherit" w:cs="Arial"/>
          <w:color w:val="1C1E21"/>
          <w:sz w:val="23"/>
          <w:szCs w:val="23"/>
          <w:lang w:val="en-SG"/>
        </w:rPr>
        <w:t>behavioural</w:t>
      </w:r>
      <w:r w:rsidRPr="001D7FA3">
        <w:rPr>
          <w:rFonts w:ascii="inherit" w:eastAsia="Times New Roman" w:hAnsi="inherit" w:cs="Arial"/>
          <w:color w:val="1C1E21"/>
          <w:sz w:val="23"/>
          <w:szCs w:val="23"/>
          <w:lang w:val="en-SG"/>
        </w:rPr>
        <w:t xml:space="preserve"> intent, and that carrying a bag along and budgeting influence actual </w:t>
      </w:r>
      <w:r w:rsidR="007050E6" w:rsidRPr="001D7FA3">
        <w:rPr>
          <w:rFonts w:ascii="inherit" w:eastAsia="Times New Roman" w:hAnsi="inherit" w:cs="Arial"/>
          <w:color w:val="1C1E21"/>
          <w:sz w:val="23"/>
          <w:szCs w:val="23"/>
          <w:lang w:val="en-SG"/>
        </w:rPr>
        <w:t>behaviour</w:t>
      </w:r>
      <w:r w:rsidRPr="001D7FA3">
        <w:rPr>
          <w:rFonts w:ascii="inherit" w:eastAsia="Times New Roman" w:hAnsi="inherit" w:cs="Arial"/>
          <w:color w:val="1C1E21"/>
          <w:sz w:val="23"/>
          <w:szCs w:val="23"/>
          <w:lang w:val="en-SG"/>
        </w:rPr>
        <w:t xml:space="preserve">. </w:t>
      </w:r>
    </w:p>
    <w:p w14:paraId="7A43EC9A" w14:textId="3F9DD92C" w:rsidR="007050E6" w:rsidRDefault="007050E6" w:rsidP="007050E6">
      <w:pPr>
        <w:spacing w:after="0" w:line="300" w:lineRule="atLeast"/>
        <w:ind w:left="-397" w:right="-624"/>
        <w:rPr>
          <w:rFonts w:ascii="inherit" w:eastAsia="Times New Roman" w:hAnsi="inherit" w:cs="Arial"/>
          <w:color w:val="1C1E21"/>
          <w:sz w:val="23"/>
          <w:szCs w:val="23"/>
          <w:lang w:val="en-SG"/>
        </w:rPr>
      </w:pPr>
    </w:p>
    <w:p w14:paraId="794DA844" w14:textId="44777B5F" w:rsidR="007050E6" w:rsidRDefault="007050E6" w:rsidP="007050E6">
      <w:pPr>
        <w:spacing w:after="0" w:line="480" w:lineRule="auto"/>
        <w:ind w:left="-397" w:right="-624"/>
        <w:jc w:val="both"/>
        <w:rPr>
          <w:rFonts w:ascii="inherit" w:eastAsia="Times New Roman" w:hAnsi="inherit" w:cs="Arial"/>
          <w:color w:val="1C1E21"/>
          <w:sz w:val="23"/>
          <w:szCs w:val="23"/>
          <w:lang w:val="en-SG"/>
        </w:rPr>
      </w:pPr>
      <w:r>
        <w:rPr>
          <w:rFonts w:ascii="inherit" w:eastAsia="Times New Roman" w:hAnsi="inherit" w:cs="Arial"/>
          <w:color w:val="1C1E21"/>
          <w:sz w:val="23"/>
          <w:szCs w:val="23"/>
          <w:lang w:val="en-SG"/>
        </w:rPr>
        <w:t xml:space="preserve">     </w:t>
      </w:r>
      <w:proofErr w:type="spellStart"/>
      <w:r w:rsidR="001D7FA3" w:rsidRPr="001D7FA3">
        <w:rPr>
          <w:rFonts w:ascii="inherit" w:eastAsia="Times New Roman" w:hAnsi="inherit" w:cs="Arial"/>
          <w:color w:val="1C1E21"/>
          <w:sz w:val="23"/>
          <w:szCs w:val="23"/>
          <w:lang w:val="en-SG"/>
        </w:rPr>
        <w:t>Delayco</w:t>
      </w:r>
      <w:proofErr w:type="spellEnd"/>
      <w:r w:rsidR="001D7FA3" w:rsidRPr="001D7FA3">
        <w:rPr>
          <w:rFonts w:ascii="inherit" w:eastAsia="Times New Roman" w:hAnsi="inherit" w:cs="Arial"/>
          <w:color w:val="1C1E21"/>
          <w:sz w:val="23"/>
          <w:szCs w:val="23"/>
          <w:lang w:val="en-SG"/>
        </w:rPr>
        <w:t xml:space="preserve">, </w:t>
      </w:r>
      <w:r>
        <w:rPr>
          <w:rFonts w:ascii="inherit" w:eastAsia="Times New Roman" w:hAnsi="inherit" w:cs="Arial"/>
          <w:color w:val="1C1E21"/>
          <w:sz w:val="23"/>
          <w:szCs w:val="23"/>
          <w:lang w:val="en-SG"/>
        </w:rPr>
        <w:t>(</w:t>
      </w:r>
      <w:r w:rsidR="001D7FA3" w:rsidRPr="001D7FA3">
        <w:rPr>
          <w:rFonts w:ascii="inherit" w:eastAsia="Times New Roman" w:hAnsi="inherit" w:cs="Arial"/>
          <w:color w:val="1C1E21"/>
          <w:sz w:val="23"/>
          <w:szCs w:val="23"/>
          <w:lang w:val="en-SG"/>
        </w:rPr>
        <w:t xml:space="preserve">2015) The pattern of correlations within a collection of observed variables is explained using the underlying variables of students' budgeting and eating-out </w:t>
      </w:r>
      <w:r w:rsidRPr="001D7FA3">
        <w:rPr>
          <w:rFonts w:ascii="inherit" w:eastAsia="Times New Roman" w:hAnsi="inherit" w:cs="Arial"/>
          <w:color w:val="1C1E21"/>
          <w:sz w:val="23"/>
          <w:szCs w:val="23"/>
          <w:lang w:val="en-SG"/>
        </w:rPr>
        <w:t>behaviour</w:t>
      </w:r>
      <w:r w:rsidR="001D7FA3" w:rsidRPr="001D7FA3">
        <w:rPr>
          <w:rFonts w:ascii="inherit" w:eastAsia="Times New Roman" w:hAnsi="inherit" w:cs="Arial"/>
          <w:color w:val="1C1E21"/>
          <w:sz w:val="23"/>
          <w:szCs w:val="23"/>
          <w:lang w:val="en-SG"/>
        </w:rPr>
        <w:t xml:space="preserve">. A factor analysis verifies the anticipated variables using an administered survey and data analysis produced by the Statistical Package for Sciences (SPSS) software. Taking the following group of observed variables into account (such as meal planning, budget </w:t>
      </w:r>
      <w:r w:rsidR="006449DD">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763712" behindDoc="0" locked="0" layoutInCell="1" allowOverlap="1" wp14:anchorId="7E56E70F" wp14:editId="412C8B18">
                <wp:simplePos x="0" y="0"/>
                <wp:positionH relativeFrom="column">
                  <wp:posOffset>5100320</wp:posOffset>
                </wp:positionH>
                <wp:positionV relativeFrom="paragraph">
                  <wp:posOffset>-675005</wp:posOffset>
                </wp:positionV>
                <wp:extent cx="1003300" cy="521970"/>
                <wp:effectExtent l="0" t="0" r="0" b="0"/>
                <wp:wrapNone/>
                <wp:docPr id="267" name="Text Box 267"/>
                <wp:cNvGraphicFramePr/>
                <a:graphic xmlns:a="http://schemas.openxmlformats.org/drawingml/2006/main">
                  <a:graphicData uri="http://schemas.microsoft.com/office/word/2010/wordprocessingShape">
                    <wps:wsp>
                      <wps:cNvSpPr txBox="1"/>
                      <wps:spPr>
                        <a:xfrm>
                          <a:off x="0" y="0"/>
                          <a:ext cx="1003300" cy="521970"/>
                        </a:xfrm>
                        <a:prstGeom prst="rect">
                          <a:avLst/>
                        </a:prstGeom>
                        <a:noFill/>
                        <a:ln w="6350">
                          <a:noFill/>
                        </a:ln>
                      </wps:spPr>
                      <wps:txbx>
                        <w:txbxContent>
                          <w:p w14:paraId="4CDFC018" w14:textId="78B07AC3" w:rsidR="006449DD" w:rsidRPr="002F7294" w:rsidRDefault="006449DD" w:rsidP="006449D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6E70F" id="Text Box 267" o:spid="_x0000_s1045" type="#_x0000_t202" style="position:absolute;left:0;text-align:left;margin-left:401.6pt;margin-top:-53.15pt;width:79pt;height:41.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" filled="f" stroked="f" strokeweight=".5pt">
                <v:textbox>
                  <w:txbxContent>
                    <w:p w14:paraId="4CDFC018" w14:textId="78B07AC3" w:rsidR="006449DD" w:rsidRPr="002F7294" w:rsidRDefault="006449DD" w:rsidP="006449D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10</w:t>
                      </w:r>
                    </w:p>
                  </w:txbxContent>
                </v:textbox>
              </v:shape>
            </w:pict>
          </mc:Fallback>
        </mc:AlternateContent>
      </w:r>
      <w:r w:rsidR="001D7FA3" w:rsidRPr="001D7FA3">
        <w:rPr>
          <w:rFonts w:ascii="inherit" w:eastAsia="Times New Roman" w:hAnsi="inherit" w:cs="Arial"/>
          <w:color w:val="1C1E21"/>
          <w:sz w:val="23"/>
          <w:szCs w:val="23"/>
          <w:lang w:val="en-SG"/>
        </w:rPr>
        <w:t xml:space="preserve">constraints, proximity, and enjoyment in eating out, attitudes towards eating out, beliefs, and evaluations) It asserts that decisions, attitudes, behaviour, and beliefs are what determine how food is prepared and consumed by an individual. Students, which are surrounded by a variety of eateries, make these dietary decisions every day. And it's important to understand how these food choices are made because this article aims to understand how students manage their finances and eat out without buying nutritious food. </w:t>
      </w:r>
    </w:p>
    <w:p w14:paraId="4E9A6F94" w14:textId="77777777" w:rsidR="007050E6" w:rsidRDefault="007050E6" w:rsidP="007050E6">
      <w:pPr>
        <w:spacing w:after="0" w:line="300" w:lineRule="atLeast"/>
        <w:ind w:left="-397" w:right="-624"/>
        <w:rPr>
          <w:rFonts w:ascii="inherit" w:eastAsia="Times New Roman" w:hAnsi="inherit" w:cs="Arial"/>
          <w:color w:val="1C1E21"/>
          <w:sz w:val="23"/>
          <w:szCs w:val="23"/>
          <w:lang w:val="en-SG"/>
        </w:rPr>
      </w:pPr>
    </w:p>
    <w:p w14:paraId="56F1F56C" w14:textId="69138844" w:rsidR="007050E6" w:rsidRDefault="007050E6" w:rsidP="007050E6">
      <w:pPr>
        <w:spacing w:after="0" w:line="480" w:lineRule="auto"/>
        <w:ind w:left="-397" w:right="-624"/>
        <w:jc w:val="both"/>
        <w:rPr>
          <w:rFonts w:ascii="inherit" w:eastAsia="Times New Roman" w:hAnsi="inherit" w:cs="Arial"/>
          <w:color w:val="1C1E21"/>
          <w:sz w:val="23"/>
          <w:szCs w:val="23"/>
          <w:lang w:val="en-SG"/>
        </w:rPr>
      </w:pPr>
      <w:r>
        <w:rPr>
          <w:rFonts w:ascii="inherit" w:eastAsia="Times New Roman" w:hAnsi="inherit" w:cs="Arial"/>
          <w:color w:val="1C1E21"/>
          <w:sz w:val="23"/>
          <w:szCs w:val="23"/>
          <w:lang w:val="en-SG"/>
        </w:rPr>
        <w:t xml:space="preserve">     </w:t>
      </w:r>
      <w:r w:rsidR="001D7FA3" w:rsidRPr="001D7FA3">
        <w:rPr>
          <w:rFonts w:ascii="inherit" w:eastAsia="Times New Roman" w:hAnsi="inherit" w:cs="Arial"/>
          <w:color w:val="1C1E21"/>
          <w:sz w:val="23"/>
          <w:szCs w:val="23"/>
          <w:lang w:val="en-SG"/>
        </w:rPr>
        <w:t>According to Ryan Tam, et</w:t>
      </w:r>
      <w:r>
        <w:rPr>
          <w:rFonts w:ascii="inherit" w:eastAsia="Times New Roman" w:hAnsi="inherit" w:cs="Arial"/>
          <w:color w:val="1C1E21"/>
          <w:sz w:val="23"/>
          <w:szCs w:val="23"/>
          <w:lang w:val="en-SG"/>
        </w:rPr>
        <w:t xml:space="preserve"> </w:t>
      </w:r>
      <w:r w:rsidR="001D7FA3" w:rsidRPr="001D7FA3">
        <w:rPr>
          <w:rFonts w:ascii="inherit" w:eastAsia="Times New Roman" w:hAnsi="inherit" w:cs="Arial"/>
          <w:color w:val="1C1E21"/>
          <w:sz w:val="23"/>
          <w:szCs w:val="23"/>
          <w:lang w:val="en-SG"/>
        </w:rPr>
        <w:t xml:space="preserve">al. (2017) That there is a demand for healthy food and that price gouging is a key lever for change. Although it may be useful to plan interventions at other universities, this information will be used to alter the local university's food environment. 93% of students purchased food or beverages on campus, with sandwiches and hot beverages being the most popular selections. The primary considerations in choosing a meal were </w:t>
      </w:r>
      <w:r w:rsidRPr="001D7FA3">
        <w:rPr>
          <w:rFonts w:ascii="inherit" w:eastAsia="Times New Roman" w:hAnsi="inherit" w:cs="Arial"/>
          <w:color w:val="1C1E21"/>
          <w:sz w:val="23"/>
          <w:szCs w:val="23"/>
          <w:lang w:val="en-SG"/>
        </w:rPr>
        <w:t>flavour</w:t>
      </w:r>
      <w:r w:rsidR="001D7FA3" w:rsidRPr="001D7FA3">
        <w:rPr>
          <w:rFonts w:ascii="inherit" w:eastAsia="Times New Roman" w:hAnsi="inherit" w:cs="Arial"/>
          <w:color w:val="1C1E21"/>
          <w:sz w:val="23"/>
          <w:szCs w:val="23"/>
          <w:lang w:val="en-SG"/>
        </w:rPr>
        <w:t xml:space="preserve">, price, value, and convenience. Female students engaged in more particular dietary practices and accorded health-related factors more weight than male students did. The two suggestions that were made the most frequently were to lower the price and broaden the selection of foods. According to this report, the majority of people desire to eat healthily, but they also need to take price into account. The two suggestions that were made the most frequently were to lower the price and broaden the selection of foods. These are some potential methods for promoting healthy eating at university dining halls. </w:t>
      </w:r>
    </w:p>
    <w:p w14:paraId="73901ACC" w14:textId="77777777" w:rsidR="007050E6" w:rsidRDefault="007050E6" w:rsidP="007050E6">
      <w:pPr>
        <w:spacing w:after="0" w:line="300" w:lineRule="atLeast"/>
        <w:ind w:left="-397" w:right="-624"/>
        <w:rPr>
          <w:rFonts w:ascii="inherit" w:eastAsia="Times New Roman" w:hAnsi="inherit" w:cs="Arial"/>
          <w:color w:val="1C1E21"/>
          <w:sz w:val="23"/>
          <w:szCs w:val="23"/>
          <w:lang w:val="en-SG"/>
        </w:rPr>
      </w:pPr>
    </w:p>
    <w:p w14:paraId="4711A94C" w14:textId="1FF4CDE6" w:rsidR="001D7FA3" w:rsidRPr="001D7FA3" w:rsidRDefault="007050E6" w:rsidP="007050E6">
      <w:pPr>
        <w:spacing w:after="0" w:line="480" w:lineRule="auto"/>
        <w:ind w:left="-397" w:right="-624"/>
        <w:jc w:val="both"/>
        <w:rPr>
          <w:rFonts w:ascii="inherit" w:eastAsia="Times New Roman" w:hAnsi="inherit" w:cs="Arial"/>
          <w:color w:val="1C1E21"/>
          <w:sz w:val="23"/>
          <w:szCs w:val="23"/>
          <w:lang w:val="en-SG"/>
        </w:rPr>
      </w:pPr>
      <w:r>
        <w:rPr>
          <w:rFonts w:ascii="inherit" w:eastAsia="Times New Roman" w:hAnsi="inherit" w:cs="Arial"/>
          <w:color w:val="1C1E21"/>
          <w:sz w:val="23"/>
          <w:szCs w:val="23"/>
          <w:lang w:val="en-SG"/>
        </w:rPr>
        <w:t xml:space="preserve">     </w:t>
      </w:r>
      <w:r w:rsidR="001D7FA3" w:rsidRPr="001D7FA3">
        <w:rPr>
          <w:rFonts w:ascii="inherit" w:eastAsia="Times New Roman" w:hAnsi="inherit" w:cs="Arial"/>
          <w:color w:val="1C1E21"/>
          <w:sz w:val="23"/>
          <w:szCs w:val="23"/>
          <w:lang w:val="en-SG"/>
        </w:rPr>
        <w:t xml:space="preserve">Carlos (2021) The concept also made it feasible to develop a variety of meals over the course of the approached time in accordance with the students' food preferences, which was the study's unique addition. It is concluded that the mathematical model can help </w:t>
      </w:r>
      <w:r w:rsidR="006449DD">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765760" behindDoc="0" locked="0" layoutInCell="1" allowOverlap="1" wp14:anchorId="6A8D9B92" wp14:editId="40CDB9E2">
                <wp:simplePos x="0" y="0"/>
                <wp:positionH relativeFrom="column">
                  <wp:posOffset>5105400</wp:posOffset>
                </wp:positionH>
                <wp:positionV relativeFrom="paragraph">
                  <wp:posOffset>-682625</wp:posOffset>
                </wp:positionV>
                <wp:extent cx="1003300" cy="521970"/>
                <wp:effectExtent l="0" t="0" r="0" b="0"/>
                <wp:wrapNone/>
                <wp:docPr id="268" name="Text Box 268"/>
                <wp:cNvGraphicFramePr/>
                <a:graphic xmlns:a="http://schemas.openxmlformats.org/drawingml/2006/main">
                  <a:graphicData uri="http://schemas.microsoft.com/office/word/2010/wordprocessingShape">
                    <wps:wsp>
                      <wps:cNvSpPr txBox="1"/>
                      <wps:spPr>
                        <a:xfrm>
                          <a:off x="0" y="0"/>
                          <a:ext cx="1003300" cy="521970"/>
                        </a:xfrm>
                        <a:prstGeom prst="rect">
                          <a:avLst/>
                        </a:prstGeom>
                        <a:noFill/>
                        <a:ln w="6350">
                          <a:noFill/>
                        </a:ln>
                      </wps:spPr>
                      <wps:txbx>
                        <w:txbxContent>
                          <w:p w14:paraId="0A8F510F" w14:textId="5360721B" w:rsidR="006449DD" w:rsidRPr="002F7294" w:rsidRDefault="006449DD" w:rsidP="006449D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D9B92" id="Text Box 268" o:spid="_x0000_s1046" type="#_x0000_t202" style="position:absolute;left:0;text-align:left;margin-left:402pt;margin-top:-53.75pt;width:79pt;height:41.1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" filled="f" stroked="f" strokeweight=".5pt">
                <v:textbox>
                  <w:txbxContent>
                    <w:p w14:paraId="0A8F510F" w14:textId="5360721B" w:rsidR="006449DD" w:rsidRPr="002F7294" w:rsidRDefault="006449DD" w:rsidP="006449D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11</w:t>
                      </w:r>
                    </w:p>
                  </w:txbxContent>
                </v:textbox>
              </v:shape>
            </w:pict>
          </mc:Fallback>
        </mc:AlternateContent>
      </w:r>
      <w:r w:rsidR="001D7FA3" w:rsidRPr="001D7FA3">
        <w:rPr>
          <w:rFonts w:ascii="inherit" w:eastAsia="Times New Roman" w:hAnsi="inherit" w:cs="Arial"/>
          <w:color w:val="1C1E21"/>
          <w:sz w:val="23"/>
          <w:szCs w:val="23"/>
          <w:lang w:val="en-SG"/>
        </w:rPr>
        <w:t>nutritionists create menus for university eateries and that it can be modified for usage by a different audience while still meeting their nutritional needs.</w:t>
      </w:r>
    </w:p>
    <w:p w14:paraId="79FC9286" w14:textId="03C92F9C" w:rsidR="007050E6" w:rsidRDefault="007050E6" w:rsidP="007050E6">
      <w:pPr>
        <w:spacing w:after="0" w:line="480" w:lineRule="auto"/>
        <w:ind w:left="-397" w:right="-624"/>
        <w:jc w:val="both"/>
        <w:rPr>
          <w:rFonts w:ascii="inherit" w:eastAsia="Times New Roman" w:hAnsi="inherit" w:cs="Arial"/>
          <w:color w:val="1C1E21"/>
          <w:sz w:val="23"/>
          <w:szCs w:val="23"/>
          <w:lang w:val="en-SG"/>
        </w:rPr>
      </w:pPr>
      <w:r>
        <w:rPr>
          <w:rFonts w:ascii="inherit" w:eastAsia="Times New Roman" w:hAnsi="inherit" w:cs="Arial"/>
          <w:color w:val="1C1E21"/>
          <w:sz w:val="23"/>
          <w:szCs w:val="23"/>
          <w:lang w:val="en-SG"/>
        </w:rPr>
        <w:t xml:space="preserve">     </w:t>
      </w:r>
    </w:p>
    <w:p w14:paraId="56F92209" w14:textId="5BE55B60" w:rsidR="007050E6" w:rsidRDefault="007050E6" w:rsidP="007050E6">
      <w:pPr>
        <w:spacing w:after="0" w:line="480" w:lineRule="auto"/>
        <w:ind w:left="-397" w:right="-624"/>
        <w:jc w:val="both"/>
        <w:rPr>
          <w:rFonts w:ascii="inherit" w:eastAsia="Times New Roman" w:hAnsi="inherit" w:cs="Arial"/>
          <w:color w:val="1C1E21"/>
          <w:sz w:val="23"/>
          <w:szCs w:val="23"/>
          <w:lang w:val="en-SG"/>
        </w:rPr>
      </w:pPr>
      <w:r>
        <w:rPr>
          <w:rFonts w:ascii="inherit" w:eastAsia="Times New Roman" w:hAnsi="inherit" w:cs="Arial"/>
          <w:color w:val="1C1E21"/>
          <w:sz w:val="23"/>
          <w:szCs w:val="23"/>
          <w:lang w:val="en-SG"/>
        </w:rPr>
        <w:t xml:space="preserve">     </w:t>
      </w:r>
      <w:r w:rsidR="001D7FA3" w:rsidRPr="001D7FA3">
        <w:rPr>
          <w:rFonts w:ascii="inherit" w:eastAsia="Times New Roman" w:hAnsi="inherit" w:cs="Arial"/>
          <w:color w:val="1C1E21"/>
          <w:sz w:val="23"/>
          <w:szCs w:val="23"/>
          <w:lang w:val="en-SG"/>
        </w:rPr>
        <w:t xml:space="preserve">This study refers to developing a menu plan, seeking to formulate nutritionally adequate meals that meet students' dietary preferences at the lowest cost. This has relation to our study which is the student preferences because it can be able to assist nutrition professionals in the development of menus for the School canteen, and it can be adapted for use by another audience taking into account the adequacy of nutritional requirements. </w:t>
      </w:r>
    </w:p>
    <w:p w14:paraId="20C359DF" w14:textId="1E3BEB61" w:rsidR="007050E6" w:rsidRDefault="007050E6" w:rsidP="007050E6">
      <w:pPr>
        <w:spacing w:after="0" w:line="480" w:lineRule="auto"/>
        <w:ind w:left="-397" w:right="-624"/>
        <w:jc w:val="both"/>
        <w:rPr>
          <w:rFonts w:ascii="inherit" w:eastAsia="Times New Roman" w:hAnsi="inherit" w:cs="Arial"/>
          <w:color w:val="1C1E21"/>
          <w:sz w:val="23"/>
          <w:szCs w:val="23"/>
          <w:lang w:val="en-SG"/>
        </w:rPr>
      </w:pPr>
    </w:p>
    <w:p w14:paraId="0B989C02" w14:textId="200532DE" w:rsidR="001D7FA3" w:rsidRPr="001D7FA3" w:rsidRDefault="007050E6" w:rsidP="007050E6">
      <w:pPr>
        <w:spacing w:after="0" w:line="480" w:lineRule="auto"/>
        <w:ind w:left="-397" w:right="-624"/>
        <w:jc w:val="both"/>
        <w:rPr>
          <w:rFonts w:ascii="inherit" w:eastAsia="Times New Roman" w:hAnsi="inherit" w:cs="Arial"/>
          <w:color w:val="1C1E21"/>
          <w:sz w:val="23"/>
          <w:szCs w:val="23"/>
          <w:lang w:val="en-SG"/>
        </w:rPr>
      </w:pPr>
      <w:r>
        <w:rPr>
          <w:rFonts w:ascii="inherit" w:eastAsia="Times New Roman" w:hAnsi="inherit" w:cs="Arial"/>
          <w:color w:val="1C1E21"/>
          <w:sz w:val="23"/>
          <w:szCs w:val="23"/>
          <w:lang w:val="en-SG"/>
        </w:rPr>
        <w:t xml:space="preserve">     </w:t>
      </w:r>
      <w:r w:rsidR="001D7FA3" w:rsidRPr="001D7FA3">
        <w:rPr>
          <w:rFonts w:ascii="inherit" w:eastAsia="Times New Roman" w:hAnsi="inherit" w:cs="Arial"/>
          <w:color w:val="1C1E21"/>
          <w:sz w:val="23"/>
          <w:szCs w:val="23"/>
          <w:lang w:val="en-SG"/>
        </w:rPr>
        <w:t>Barreto, Et al. (2018) demonstrated that students need to budget their allowances with knowledge and discipline. Parents should supervise and advise their children on how to manage their allowances as well as other student expenses that may have an impact on their allowance for meals and transportation. Teachers might also go over some advice for allocating allowances properly based on the available funds. In order to provide useful advice on how they will appropriately budget their allowance, this study concludes by recommending additional research on the range of senior high school allowance. People have always included budgeting in their daily lives. It is always present; some people have adequate resources, while others do not. Depending on a person's station in life, their expenses likewise vary. Students who get a weekly allowance sometimes struggle to manage their money well. This study aims to determine how poorly allocated allowances affect the academic achievement of students. This study examined the impact that poor budgeting has on the academic achievement of students using a qualitative approach and a descriptive research methodology.</w:t>
      </w:r>
    </w:p>
    <w:p w14:paraId="0C5CF316" w14:textId="77777777" w:rsidR="0077714A" w:rsidRDefault="0077714A" w:rsidP="007050E6">
      <w:pPr>
        <w:spacing w:line="480" w:lineRule="auto"/>
        <w:ind w:left="-397" w:right="-624"/>
        <w:jc w:val="both"/>
        <w:rPr>
          <w:rFonts w:ascii="Times New Roman" w:hAnsi="Times New Roman" w:cs="Times New Roman"/>
          <w:color w:val="050505"/>
          <w:sz w:val="24"/>
          <w:szCs w:val="24"/>
          <w:shd w:val="clear" w:color="auto" w:fill="E4E6EB"/>
        </w:rPr>
      </w:pPr>
    </w:p>
    <w:p w14:paraId="4CCE4968" w14:textId="6B59691D" w:rsidR="00EC1568" w:rsidRDefault="006449DD" w:rsidP="00CC2E52">
      <w:pPr>
        <w:spacing w:after="240" w:line="480" w:lineRule="auto"/>
        <w:ind w:left="-432" w:right="-576"/>
        <w:jc w:val="both"/>
        <w:rPr>
          <w:rFonts w:ascii="Times New Roman" w:hAnsi="Times New Roman" w:cs="Times New Roman"/>
          <w:b/>
          <w:sz w:val="24"/>
          <w:szCs w:val="24"/>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769856" behindDoc="0" locked="0" layoutInCell="1" allowOverlap="1" wp14:anchorId="04D8F577" wp14:editId="2505FF25">
                <wp:simplePos x="0" y="0"/>
                <wp:positionH relativeFrom="column">
                  <wp:posOffset>5105400</wp:posOffset>
                </wp:positionH>
                <wp:positionV relativeFrom="paragraph">
                  <wp:posOffset>-721360</wp:posOffset>
                </wp:positionV>
                <wp:extent cx="1003300" cy="521970"/>
                <wp:effectExtent l="0" t="0" r="0" b="0"/>
                <wp:wrapNone/>
                <wp:docPr id="270" name="Text Box 270"/>
                <wp:cNvGraphicFramePr/>
                <a:graphic xmlns:a="http://schemas.openxmlformats.org/drawingml/2006/main">
                  <a:graphicData uri="http://schemas.microsoft.com/office/word/2010/wordprocessingShape">
                    <wps:wsp>
                      <wps:cNvSpPr txBox="1"/>
                      <wps:spPr>
                        <a:xfrm>
                          <a:off x="0" y="0"/>
                          <a:ext cx="1003300" cy="521970"/>
                        </a:xfrm>
                        <a:prstGeom prst="rect">
                          <a:avLst/>
                        </a:prstGeom>
                        <a:noFill/>
                        <a:ln w="6350">
                          <a:noFill/>
                        </a:ln>
                      </wps:spPr>
                      <wps:txbx>
                        <w:txbxContent>
                          <w:p w14:paraId="0C833489" w14:textId="38CDC315" w:rsidR="006449DD" w:rsidRPr="002F7294" w:rsidRDefault="006449DD" w:rsidP="006449D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1</w:t>
                            </w:r>
                            <w:r w:rsidR="003C60A4">
                              <w:rPr>
                                <w:rFonts w:ascii="Times" w:hAnsi="Times"/>
                                <w:sz w:val="32"/>
                                <w:szCs w:val="32"/>
                                <w:lang w:val="en-US"/>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8F577" id="Text Box 270" o:spid="_x0000_s1047" type="#_x0000_t202" style="position:absolute;left:0;text-align:left;margin-left:402pt;margin-top:-56.8pt;width:79pt;height:41.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" filled="f" stroked="f" strokeweight=".5pt">
                <v:textbox>
                  <w:txbxContent>
                    <w:p w14:paraId="0C833489" w14:textId="38CDC315" w:rsidR="006449DD" w:rsidRPr="002F7294" w:rsidRDefault="006449DD" w:rsidP="006449D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1</w:t>
                      </w:r>
                      <w:r w:rsidR="003C60A4">
                        <w:rPr>
                          <w:rFonts w:ascii="Times" w:hAnsi="Times"/>
                          <w:sz w:val="32"/>
                          <w:szCs w:val="32"/>
                          <w:lang w:val="en-US"/>
                          <w14:textOutline w14:w="9525" w14:cap="rnd" w14:cmpd="sng" w14:algn="ctr">
                            <w14:noFill/>
                            <w14:prstDash w14:val="solid"/>
                            <w14:bevel/>
                          </w14:textOutline>
                        </w:rPr>
                        <w:t>2</w:t>
                      </w:r>
                    </w:p>
                  </w:txbxContent>
                </v:textbox>
              </v:shape>
            </w:pict>
          </mc:Fallback>
        </mc:AlternateContent>
      </w:r>
      <w:r w:rsidR="00EC1568">
        <w:rPr>
          <w:rFonts w:ascii="Times New Roman" w:hAnsi="Times New Roman" w:cs="Times New Roman"/>
          <w:b/>
          <w:sz w:val="24"/>
          <w:szCs w:val="24"/>
        </w:rPr>
        <w:t>Synthesis of Related Literature</w:t>
      </w:r>
    </w:p>
    <w:p w14:paraId="027D80FC" w14:textId="0504BBEC" w:rsidR="007050E6" w:rsidRPr="007050E6" w:rsidRDefault="00EC1568" w:rsidP="007050E6">
      <w:pPr>
        <w:spacing w:after="240" w:line="480" w:lineRule="auto"/>
        <w:ind w:left="-432" w:right="-576"/>
        <w:jc w:val="both"/>
        <w:rPr>
          <w:rFonts w:ascii="Times New Roman" w:hAnsi="Times New Roman" w:cs="Times New Roman"/>
          <w:sz w:val="24"/>
          <w:szCs w:val="24"/>
        </w:rPr>
      </w:pPr>
      <w:r>
        <w:rPr>
          <w:rFonts w:ascii="Times New Roman" w:hAnsi="Times New Roman" w:cs="Times New Roman"/>
          <w:sz w:val="24"/>
          <w:szCs w:val="24"/>
        </w:rPr>
        <w:t xml:space="preserve">    </w:t>
      </w:r>
      <w:r w:rsidR="007050E6" w:rsidRPr="007050E6">
        <w:rPr>
          <w:rFonts w:ascii="Times New Roman" w:hAnsi="Times New Roman" w:cs="Times New Roman"/>
          <w:sz w:val="24"/>
          <w:szCs w:val="24"/>
        </w:rPr>
        <w:t xml:space="preserve"> In summary students satisfaction is also influenced by the standard of the food and drinks supplied at cafeterias. It's important to students to provide useful instructions on how they will correctly budget their money. Budgeting has long been a part of daily life for people. It is always there, but not everyone has access to enough resources. </w:t>
      </w:r>
    </w:p>
    <w:p w14:paraId="4002B016" w14:textId="59C00070" w:rsidR="00EC1568" w:rsidRDefault="007050E6" w:rsidP="007050E6">
      <w:pPr>
        <w:spacing w:after="240" w:line="480" w:lineRule="auto"/>
        <w:ind w:left="-432" w:right="-576"/>
        <w:jc w:val="both"/>
        <w:rPr>
          <w:rFonts w:ascii="Times New Roman" w:hAnsi="Times New Roman" w:cs="Times New Roman"/>
          <w:sz w:val="24"/>
          <w:szCs w:val="24"/>
        </w:rPr>
      </w:pPr>
      <w:r w:rsidRPr="007050E6">
        <w:rPr>
          <w:rFonts w:ascii="Times New Roman" w:hAnsi="Times New Roman" w:cs="Times New Roman"/>
          <w:sz w:val="24"/>
          <w:szCs w:val="24"/>
        </w:rPr>
        <w:t xml:space="preserve">     Students are more likely food primarily because it is cheap and delicious. The nutrient contents of the food are the least that they consider. According to Namco et al. (2022) and the first impression is one of the main considerations along with the quality of food, waiting time for the food being served, the correctness of the food served, and politeness and alertness of food canteens staff. And it’s important to students to provide useful instructions on how they will correctly budget their money. Budgeting has long been a part of daily life for people. It is always there, but not everyone has access to enough resources</w:t>
      </w:r>
    </w:p>
    <w:p w14:paraId="175E4FBD" w14:textId="1825CD12" w:rsidR="00D571DE" w:rsidRDefault="00D571DE" w:rsidP="00CC2E52">
      <w:pPr>
        <w:spacing w:after="240" w:line="480" w:lineRule="auto"/>
        <w:ind w:left="-432" w:right="-576"/>
        <w:jc w:val="both"/>
        <w:rPr>
          <w:rFonts w:ascii="Times New Roman" w:hAnsi="Times New Roman" w:cs="Times New Roman"/>
          <w:sz w:val="24"/>
          <w:szCs w:val="24"/>
        </w:rPr>
      </w:pPr>
    </w:p>
    <w:p w14:paraId="7D38E2FC" w14:textId="6474FDB5" w:rsidR="00D571DE" w:rsidRDefault="00D571DE" w:rsidP="00CC2E52">
      <w:pPr>
        <w:spacing w:after="240" w:line="480" w:lineRule="auto"/>
        <w:ind w:left="-432" w:right="-576"/>
        <w:jc w:val="both"/>
        <w:rPr>
          <w:rFonts w:ascii="Times New Roman" w:hAnsi="Times New Roman" w:cs="Times New Roman"/>
          <w:sz w:val="24"/>
          <w:szCs w:val="24"/>
        </w:rPr>
      </w:pPr>
    </w:p>
    <w:p w14:paraId="70B1874B" w14:textId="0C25F5C5" w:rsidR="00D571DE" w:rsidRDefault="00D571DE" w:rsidP="00CC2E52">
      <w:pPr>
        <w:spacing w:after="240" w:line="480" w:lineRule="auto"/>
        <w:ind w:left="-432" w:right="-576"/>
        <w:jc w:val="both"/>
        <w:rPr>
          <w:rFonts w:ascii="Times New Roman" w:hAnsi="Times New Roman" w:cs="Times New Roman"/>
          <w:sz w:val="24"/>
          <w:szCs w:val="24"/>
        </w:rPr>
      </w:pPr>
    </w:p>
    <w:p w14:paraId="4566B82F" w14:textId="10B4C9BB" w:rsidR="002F59CE" w:rsidRDefault="002F59CE" w:rsidP="00CC2E52">
      <w:pPr>
        <w:spacing w:after="240" w:line="480" w:lineRule="auto"/>
        <w:ind w:left="-432" w:right="-576"/>
        <w:jc w:val="both"/>
        <w:rPr>
          <w:rFonts w:ascii="Times New Roman" w:hAnsi="Times New Roman" w:cs="Times New Roman"/>
          <w:sz w:val="24"/>
          <w:szCs w:val="24"/>
        </w:rPr>
      </w:pPr>
    </w:p>
    <w:p w14:paraId="02ABB892" w14:textId="5EBD766C" w:rsidR="002F59CE" w:rsidRDefault="002F59CE" w:rsidP="00CC2E52">
      <w:pPr>
        <w:spacing w:after="240" w:line="480" w:lineRule="auto"/>
        <w:ind w:left="-432" w:right="-576"/>
        <w:jc w:val="both"/>
        <w:rPr>
          <w:rFonts w:ascii="Times New Roman" w:hAnsi="Times New Roman" w:cs="Times New Roman"/>
          <w:sz w:val="24"/>
          <w:szCs w:val="24"/>
        </w:rPr>
      </w:pPr>
    </w:p>
    <w:p w14:paraId="4D8FFD8F" w14:textId="7E8A5524" w:rsidR="00D571DE" w:rsidRDefault="00D571DE" w:rsidP="00CC2E52">
      <w:pPr>
        <w:spacing w:after="240" w:line="480" w:lineRule="auto"/>
        <w:ind w:left="-432" w:right="-576"/>
        <w:jc w:val="both"/>
        <w:rPr>
          <w:rFonts w:ascii="Times New Roman" w:hAnsi="Times New Roman" w:cs="Times New Roman"/>
          <w:sz w:val="24"/>
          <w:szCs w:val="24"/>
        </w:rPr>
      </w:pPr>
    </w:p>
    <w:p w14:paraId="072182FA" w14:textId="01B632AF" w:rsidR="00D571DE" w:rsidRPr="00EC1568" w:rsidRDefault="00D571DE" w:rsidP="00CC2E52">
      <w:pPr>
        <w:spacing w:after="240" w:line="480" w:lineRule="auto"/>
        <w:ind w:left="-432" w:right="-576"/>
        <w:jc w:val="both"/>
        <w:rPr>
          <w:rFonts w:ascii="Times New Roman" w:hAnsi="Times New Roman" w:cs="Times New Roman"/>
          <w:sz w:val="24"/>
          <w:szCs w:val="24"/>
        </w:rPr>
      </w:pPr>
    </w:p>
    <w:p w14:paraId="422A1349" w14:textId="62BD131D" w:rsidR="007360FA" w:rsidRDefault="00C0179E" w:rsidP="007360FA">
      <w:pPr>
        <w:spacing w:after="240" w:line="480" w:lineRule="auto"/>
        <w:ind w:right="-597"/>
        <w:jc w:val="both"/>
        <w:rPr>
          <w:rFonts w:ascii="Times New Roman" w:hAnsi="Times New Roman" w:cs="Times New Roman"/>
          <w:b/>
          <w:sz w:val="24"/>
          <w:szCs w:val="24"/>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773952" behindDoc="0" locked="0" layoutInCell="1" allowOverlap="1" wp14:anchorId="2F8A1FA3" wp14:editId="76E02AAA">
                <wp:simplePos x="0" y="0"/>
                <wp:positionH relativeFrom="column">
                  <wp:posOffset>5105400</wp:posOffset>
                </wp:positionH>
                <wp:positionV relativeFrom="paragraph">
                  <wp:posOffset>-676275</wp:posOffset>
                </wp:positionV>
                <wp:extent cx="1003300" cy="521970"/>
                <wp:effectExtent l="0" t="0" r="0" b="0"/>
                <wp:wrapNone/>
                <wp:docPr id="272" name="Text Box 272"/>
                <wp:cNvGraphicFramePr/>
                <a:graphic xmlns:a="http://schemas.openxmlformats.org/drawingml/2006/main">
                  <a:graphicData uri="http://schemas.microsoft.com/office/word/2010/wordprocessingShape">
                    <wps:wsp>
                      <wps:cNvSpPr txBox="1"/>
                      <wps:spPr>
                        <a:xfrm>
                          <a:off x="0" y="0"/>
                          <a:ext cx="1003300" cy="521970"/>
                        </a:xfrm>
                        <a:prstGeom prst="rect">
                          <a:avLst/>
                        </a:prstGeom>
                        <a:noFill/>
                        <a:ln w="6350">
                          <a:noFill/>
                        </a:ln>
                      </wps:spPr>
                      <wps:txbx>
                        <w:txbxContent>
                          <w:p w14:paraId="57202EE4" w14:textId="12CE08E4" w:rsidR="00C0179E" w:rsidRPr="002F7294" w:rsidRDefault="00C0179E" w:rsidP="003C60A4">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A1FA3" id="Text Box 272" o:spid="_x0000_s1048" type="#_x0000_t202" style="position:absolute;left:0;text-align:left;margin-left:402pt;margin-top:-53.25pt;width:79pt;height:41.1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" filled="f" stroked="f" strokeweight=".5pt">
                <v:textbox>
                  <w:txbxContent>
                    <w:p w14:paraId="57202EE4" w14:textId="12CE08E4" w:rsidR="00C0179E" w:rsidRPr="002F7294" w:rsidRDefault="00C0179E" w:rsidP="003C60A4">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13</w:t>
                      </w:r>
                    </w:p>
                  </w:txbxContent>
                </v:textbox>
              </v:shape>
            </w:pict>
          </mc:Fallback>
        </mc:AlternateContent>
      </w:r>
      <w:r w:rsidR="00291F23">
        <w:rPr>
          <w:rFonts w:ascii="Times New Roman" w:hAnsi="Times New Roman" w:cs="Times New Roman"/>
          <w:b/>
          <w:sz w:val="24"/>
          <w:szCs w:val="24"/>
        </w:rPr>
        <w:t>Conceptual Framework</w:t>
      </w:r>
    </w:p>
    <w:p w14:paraId="6332A272" w14:textId="37A55D04" w:rsidR="007360FA" w:rsidRDefault="007360FA" w:rsidP="007360FA">
      <w:pPr>
        <w:spacing w:after="240" w:line="480" w:lineRule="auto"/>
        <w:ind w:left="-426" w:right="-597"/>
        <w:jc w:val="both"/>
        <w:rPr>
          <w:rFonts w:ascii="Times New Roman" w:hAnsi="Times New Roman" w:cs="Times New Roman"/>
          <w:b/>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6760F891" wp14:editId="1516573E">
                <wp:simplePos x="0" y="0"/>
                <wp:positionH relativeFrom="column">
                  <wp:posOffset>3021330</wp:posOffset>
                </wp:positionH>
                <wp:positionV relativeFrom="paragraph">
                  <wp:posOffset>22225</wp:posOffset>
                </wp:positionV>
                <wp:extent cx="1579245" cy="4192905"/>
                <wp:effectExtent l="0" t="0" r="20955" b="17145"/>
                <wp:wrapNone/>
                <wp:docPr id="9" name="Can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9245" cy="4192905"/>
                        </a:xfrm>
                        <a:prstGeom prst="can">
                          <a:avLst>
                            <a:gd name="adj" fmla="val 61094"/>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369918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9" o:spid="_x0000_s1026" type="#_x0000_t22" style="position:absolute;margin-left:237.9pt;margin-top:1.75pt;width:124.35pt;height:330.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" adj="4970" fillcolor="#c6d9f1 [671]" strokecolor="#243f60 [1604]" strokeweight="2pt">
                <v:path arrowok="t"/>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64D17F61" wp14:editId="541099B5">
                <wp:simplePos x="0" y="0"/>
                <wp:positionH relativeFrom="column">
                  <wp:posOffset>45085</wp:posOffset>
                </wp:positionH>
                <wp:positionV relativeFrom="paragraph">
                  <wp:posOffset>24130</wp:posOffset>
                </wp:positionV>
                <wp:extent cx="1579245" cy="4192905"/>
                <wp:effectExtent l="0" t="0" r="20955" b="17145"/>
                <wp:wrapNone/>
                <wp:docPr id="7" name="Can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9245" cy="4192905"/>
                        </a:xfrm>
                        <a:prstGeom prst="can">
                          <a:avLst>
                            <a:gd name="adj" fmla="val 61094"/>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7A32EBA" id="Can 7" o:spid="_x0000_s1026" type="#_x0000_t22" style="position:absolute;margin-left:3.55pt;margin-top:1.9pt;width:124.35pt;height:330.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" adj="4970" fillcolor="#c6d9f1 [671]" strokecolor="#243f60 [1604]" strokeweight="2pt">
                <v:path arrowok="t"/>
              </v:shape>
            </w:pict>
          </mc:Fallback>
        </mc:AlternateContent>
      </w:r>
      <w:r>
        <w:rPr>
          <w:rFonts w:ascii="Times New Roman" w:hAnsi="Times New Roman" w:cs="Times New Roman"/>
          <w:sz w:val="24"/>
          <w:szCs w:val="24"/>
        </w:rPr>
        <w:br/>
      </w:r>
    </w:p>
    <w:p w14:paraId="288EE1D5" w14:textId="1E9C4BF5" w:rsidR="007360FA" w:rsidRDefault="0077714A" w:rsidP="007360FA">
      <w:pPr>
        <w:spacing w:after="240" w:line="480" w:lineRule="auto"/>
        <w:ind w:right="-597"/>
        <w:jc w:val="both"/>
        <w:rPr>
          <w:rFonts w:ascii="Times New Roman" w:hAnsi="Times New Roman" w:cs="Times New Roman"/>
          <w:b/>
          <w:sz w:val="24"/>
          <w:szCs w:val="24"/>
        </w:rPr>
      </w:pPr>
      <w:r>
        <w:rPr>
          <w:rFonts w:ascii="Times New Roman" w:hAnsi="Times New Roman" w:cs="Times New Roman"/>
          <w:b/>
          <w:noProof/>
          <w:sz w:val="24"/>
          <w:szCs w:val="24"/>
          <w:lang w:val="en-US"/>
        </w:rPr>
        <mc:AlternateContent>
          <mc:Choice Requires="wps">
            <w:drawing>
              <wp:anchor distT="0" distB="0" distL="114300" distR="114300" simplePos="0" relativeHeight="251669504" behindDoc="0" locked="0" layoutInCell="1" allowOverlap="1" wp14:anchorId="35D58F1E" wp14:editId="295D3E04">
                <wp:simplePos x="0" y="0"/>
                <wp:positionH relativeFrom="column">
                  <wp:posOffset>3125470</wp:posOffset>
                </wp:positionH>
                <wp:positionV relativeFrom="paragraph">
                  <wp:posOffset>318366</wp:posOffset>
                </wp:positionV>
                <wp:extent cx="1471295" cy="2070735"/>
                <wp:effectExtent l="0" t="0" r="0" b="571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1295" cy="2070735"/>
                        </a:xfrm>
                        <a:prstGeom prst="rect">
                          <a:avLst/>
                        </a:prstGeom>
                        <a:noFill/>
                        <a:ln w="9525">
                          <a:noFill/>
                          <a:miter lim="800000"/>
                          <a:headEnd/>
                          <a:tailEnd/>
                        </a:ln>
                      </wps:spPr>
                      <wps:txbx>
                        <w:txbxContent>
                          <w:p w14:paraId="02822232" w14:textId="2D56DFDB" w:rsidR="006C381C" w:rsidRDefault="00E22D89" w:rsidP="0077714A">
                            <w:pPr>
                              <w:jc w:val="center"/>
                              <w:rPr>
                                <w:b/>
                                <w:sz w:val="24"/>
                                <w:szCs w:val="24"/>
                              </w:rPr>
                            </w:pPr>
                            <w:r>
                              <w:rPr>
                                <w:b/>
                                <w:sz w:val="24"/>
                                <w:szCs w:val="24"/>
                              </w:rPr>
                              <w:t xml:space="preserve">Students </w:t>
                            </w:r>
                            <w:r w:rsidR="006C381C">
                              <w:rPr>
                                <w:b/>
                                <w:sz w:val="24"/>
                                <w:szCs w:val="24"/>
                              </w:rPr>
                              <w:t>Daily Allowance</w:t>
                            </w:r>
                          </w:p>
                          <w:p w14:paraId="38037A06" w14:textId="3B6BE929" w:rsidR="0077714A" w:rsidRDefault="00D82CCD" w:rsidP="0077714A">
                            <w:pPr>
                              <w:pStyle w:val="ListParagraph"/>
                              <w:numPr>
                                <w:ilvl w:val="0"/>
                                <w:numId w:val="11"/>
                              </w:numPr>
                              <w:spacing w:line="480" w:lineRule="auto"/>
                              <w:ind w:right="-576"/>
                              <w:rPr>
                                <w:rFonts w:ascii="Times New Roman" w:hAnsi="Times New Roman" w:cs="Times New Roman"/>
                                <w:sz w:val="24"/>
                                <w:szCs w:val="24"/>
                              </w:rPr>
                            </w:pPr>
                            <w:r w:rsidRPr="00D82CCD">
                              <w:rPr>
                                <w:color w:val="000000"/>
                                <w:sz w:val="24"/>
                                <w:szCs w:val="24"/>
                                <w:lang w:val="en-US"/>
                              </w:rPr>
                              <w:t>₱</w:t>
                            </w:r>
                            <w:r w:rsidR="0077714A" w:rsidRPr="00104052">
                              <w:rPr>
                                <w:rFonts w:ascii="Times New Roman" w:hAnsi="Times New Roman" w:cs="Times New Roman"/>
                                <w:sz w:val="24"/>
                                <w:szCs w:val="24"/>
                              </w:rPr>
                              <w:t>10</w:t>
                            </w:r>
                            <w:r>
                              <w:rPr>
                                <w:rFonts w:ascii="Times New Roman" w:hAnsi="Times New Roman" w:cs="Times New Roman"/>
                                <w:sz w:val="24"/>
                                <w:szCs w:val="24"/>
                              </w:rPr>
                              <w:t xml:space="preserve"> </w:t>
                            </w:r>
                            <w:r w:rsidR="0077714A" w:rsidRPr="00104052">
                              <w:rPr>
                                <w:rFonts w:ascii="Times New Roman" w:hAnsi="Times New Roman" w:cs="Times New Roman"/>
                                <w:sz w:val="24"/>
                                <w:szCs w:val="24"/>
                              </w:rPr>
                              <w:t>-</w:t>
                            </w:r>
                            <w:r>
                              <w:rPr>
                                <w:rFonts w:ascii="Times New Roman" w:hAnsi="Times New Roman" w:cs="Times New Roman"/>
                                <w:sz w:val="24"/>
                                <w:szCs w:val="24"/>
                              </w:rPr>
                              <w:t xml:space="preserve"> </w:t>
                            </w:r>
                            <w:r w:rsidRPr="00D82CCD">
                              <w:rPr>
                                <w:color w:val="000000"/>
                                <w:sz w:val="24"/>
                                <w:szCs w:val="24"/>
                                <w:lang w:val="en-US"/>
                              </w:rPr>
                              <w:t>₱</w:t>
                            </w:r>
                            <w:r w:rsidR="0077714A" w:rsidRPr="00104052">
                              <w:rPr>
                                <w:rFonts w:ascii="Times New Roman" w:hAnsi="Times New Roman" w:cs="Times New Roman"/>
                                <w:sz w:val="24"/>
                                <w:szCs w:val="24"/>
                              </w:rPr>
                              <w:t>60</w:t>
                            </w:r>
                          </w:p>
                          <w:p w14:paraId="0DCAE8E6" w14:textId="65BFF456" w:rsidR="0077714A" w:rsidRPr="0077714A" w:rsidRDefault="00D82CCD" w:rsidP="0077714A">
                            <w:pPr>
                              <w:pStyle w:val="ListParagraph"/>
                              <w:numPr>
                                <w:ilvl w:val="0"/>
                                <w:numId w:val="11"/>
                              </w:numPr>
                              <w:spacing w:line="480" w:lineRule="auto"/>
                              <w:ind w:right="-576"/>
                              <w:rPr>
                                <w:rFonts w:ascii="Times New Roman" w:hAnsi="Times New Roman" w:cs="Times New Roman"/>
                                <w:sz w:val="24"/>
                                <w:szCs w:val="24"/>
                              </w:rPr>
                            </w:pPr>
                            <w:r w:rsidRPr="00D82CCD">
                              <w:rPr>
                                <w:color w:val="000000"/>
                                <w:sz w:val="24"/>
                                <w:szCs w:val="24"/>
                                <w:lang w:val="en-US"/>
                              </w:rPr>
                              <w:t>₱</w:t>
                            </w:r>
                            <w:r w:rsidR="0077714A" w:rsidRPr="0077714A">
                              <w:rPr>
                                <w:rFonts w:ascii="Times New Roman" w:hAnsi="Times New Roman" w:cs="Times New Roman"/>
                                <w:sz w:val="24"/>
                                <w:szCs w:val="24"/>
                              </w:rPr>
                              <w:t>61</w:t>
                            </w:r>
                            <w:r>
                              <w:rPr>
                                <w:rFonts w:ascii="Times New Roman" w:hAnsi="Times New Roman" w:cs="Times New Roman"/>
                                <w:sz w:val="24"/>
                                <w:szCs w:val="24"/>
                              </w:rPr>
                              <w:t xml:space="preserve"> </w:t>
                            </w:r>
                            <w:r w:rsidR="0077714A" w:rsidRPr="0077714A">
                              <w:rPr>
                                <w:rFonts w:ascii="Times New Roman" w:hAnsi="Times New Roman" w:cs="Times New Roman"/>
                                <w:sz w:val="24"/>
                                <w:szCs w:val="24"/>
                              </w:rPr>
                              <w:t>-</w:t>
                            </w:r>
                            <w:r>
                              <w:rPr>
                                <w:rFonts w:ascii="Times New Roman" w:hAnsi="Times New Roman" w:cs="Times New Roman"/>
                                <w:sz w:val="24"/>
                                <w:szCs w:val="24"/>
                              </w:rPr>
                              <w:t xml:space="preserve"> </w:t>
                            </w:r>
                            <w:r w:rsidRPr="00D82CCD">
                              <w:rPr>
                                <w:color w:val="000000"/>
                                <w:sz w:val="24"/>
                                <w:szCs w:val="24"/>
                                <w:lang w:val="en-US"/>
                              </w:rPr>
                              <w:t>₱</w:t>
                            </w:r>
                            <w:r w:rsidR="0077714A" w:rsidRPr="0077714A">
                              <w:rPr>
                                <w:rFonts w:ascii="Times New Roman" w:hAnsi="Times New Roman" w:cs="Times New Roman"/>
                                <w:sz w:val="24"/>
                                <w:szCs w:val="24"/>
                              </w:rPr>
                              <w:t>110</w:t>
                            </w:r>
                          </w:p>
                          <w:p w14:paraId="3C5570B5" w14:textId="77908698" w:rsidR="0077714A" w:rsidRPr="00104052" w:rsidRDefault="00D82CCD" w:rsidP="0077714A">
                            <w:pPr>
                              <w:pStyle w:val="ListParagraph"/>
                              <w:numPr>
                                <w:ilvl w:val="0"/>
                                <w:numId w:val="11"/>
                              </w:numPr>
                              <w:spacing w:line="480" w:lineRule="auto"/>
                              <w:ind w:right="-576"/>
                              <w:rPr>
                                <w:rFonts w:ascii="Times New Roman" w:hAnsi="Times New Roman" w:cs="Times New Roman"/>
                                <w:sz w:val="24"/>
                                <w:szCs w:val="24"/>
                              </w:rPr>
                            </w:pPr>
                            <w:r w:rsidRPr="00D82CCD">
                              <w:rPr>
                                <w:color w:val="000000"/>
                                <w:sz w:val="24"/>
                                <w:szCs w:val="24"/>
                                <w:lang w:val="en-US"/>
                              </w:rPr>
                              <w:t>₱</w:t>
                            </w:r>
                            <w:r w:rsidR="0077714A" w:rsidRPr="00104052">
                              <w:rPr>
                                <w:rFonts w:ascii="Times New Roman" w:hAnsi="Times New Roman" w:cs="Times New Roman"/>
                                <w:sz w:val="24"/>
                                <w:szCs w:val="24"/>
                              </w:rPr>
                              <w:t>111</w:t>
                            </w:r>
                            <w:r>
                              <w:rPr>
                                <w:rFonts w:ascii="Times New Roman" w:hAnsi="Times New Roman" w:cs="Times New Roman"/>
                                <w:sz w:val="24"/>
                                <w:szCs w:val="24"/>
                              </w:rPr>
                              <w:t xml:space="preserve"> </w:t>
                            </w:r>
                            <w:r w:rsidR="0077714A" w:rsidRPr="00104052">
                              <w:rPr>
                                <w:rFonts w:ascii="Times New Roman" w:hAnsi="Times New Roman" w:cs="Times New Roman"/>
                                <w:sz w:val="24"/>
                                <w:szCs w:val="24"/>
                              </w:rPr>
                              <w:t>-</w:t>
                            </w:r>
                            <w:r>
                              <w:rPr>
                                <w:rFonts w:ascii="Times New Roman" w:hAnsi="Times New Roman" w:cs="Times New Roman"/>
                                <w:sz w:val="24"/>
                                <w:szCs w:val="24"/>
                              </w:rPr>
                              <w:t xml:space="preserve"> </w:t>
                            </w:r>
                            <w:r w:rsidRPr="00D82CCD">
                              <w:rPr>
                                <w:color w:val="000000"/>
                                <w:sz w:val="24"/>
                                <w:szCs w:val="24"/>
                                <w:lang w:val="en-US"/>
                              </w:rPr>
                              <w:t>₱</w:t>
                            </w:r>
                            <w:r w:rsidR="0077714A" w:rsidRPr="00104052">
                              <w:rPr>
                                <w:rFonts w:ascii="Times New Roman" w:hAnsi="Times New Roman" w:cs="Times New Roman"/>
                                <w:sz w:val="24"/>
                                <w:szCs w:val="24"/>
                              </w:rPr>
                              <w:t>160</w:t>
                            </w:r>
                          </w:p>
                          <w:p w14:paraId="34D1AF97" w14:textId="352894A1" w:rsidR="0077714A" w:rsidRPr="00104052" w:rsidRDefault="00D82CCD" w:rsidP="0077714A">
                            <w:pPr>
                              <w:pStyle w:val="ListParagraph"/>
                              <w:numPr>
                                <w:ilvl w:val="0"/>
                                <w:numId w:val="11"/>
                              </w:numPr>
                              <w:spacing w:line="480" w:lineRule="auto"/>
                              <w:ind w:right="-576"/>
                              <w:rPr>
                                <w:rFonts w:ascii="Times New Roman" w:hAnsi="Times New Roman" w:cs="Times New Roman"/>
                                <w:sz w:val="24"/>
                                <w:szCs w:val="24"/>
                              </w:rPr>
                            </w:pPr>
                            <w:r w:rsidRPr="00D82CCD">
                              <w:rPr>
                                <w:color w:val="000000"/>
                                <w:sz w:val="24"/>
                                <w:szCs w:val="24"/>
                                <w:lang w:val="en-US"/>
                              </w:rPr>
                              <w:t>₱</w:t>
                            </w:r>
                            <w:r w:rsidR="0077714A" w:rsidRPr="00104052">
                              <w:rPr>
                                <w:rFonts w:ascii="Times New Roman" w:hAnsi="Times New Roman" w:cs="Times New Roman"/>
                                <w:sz w:val="24"/>
                                <w:szCs w:val="24"/>
                              </w:rPr>
                              <w:t>161</w:t>
                            </w:r>
                            <w:r>
                              <w:rPr>
                                <w:rFonts w:ascii="Times New Roman" w:hAnsi="Times New Roman" w:cs="Times New Roman"/>
                                <w:sz w:val="24"/>
                                <w:szCs w:val="24"/>
                              </w:rPr>
                              <w:t xml:space="preserve"> </w:t>
                            </w:r>
                            <w:r w:rsidR="0077714A" w:rsidRPr="00104052">
                              <w:rPr>
                                <w:rFonts w:ascii="Times New Roman" w:hAnsi="Times New Roman" w:cs="Times New Roman"/>
                                <w:sz w:val="24"/>
                                <w:szCs w:val="24"/>
                              </w:rPr>
                              <w:t>-</w:t>
                            </w:r>
                            <w:r>
                              <w:rPr>
                                <w:rFonts w:ascii="Times New Roman" w:hAnsi="Times New Roman" w:cs="Times New Roman"/>
                                <w:sz w:val="24"/>
                                <w:szCs w:val="24"/>
                              </w:rPr>
                              <w:t xml:space="preserve"> </w:t>
                            </w:r>
                            <w:r w:rsidRPr="00D82CCD">
                              <w:rPr>
                                <w:color w:val="000000"/>
                                <w:sz w:val="24"/>
                                <w:szCs w:val="24"/>
                                <w:lang w:val="en-US"/>
                              </w:rPr>
                              <w:t>₱</w:t>
                            </w:r>
                            <w:r w:rsidR="0077714A" w:rsidRPr="00104052">
                              <w:rPr>
                                <w:rFonts w:ascii="Times New Roman" w:hAnsi="Times New Roman" w:cs="Times New Roman"/>
                                <w:sz w:val="24"/>
                                <w:szCs w:val="24"/>
                              </w:rPr>
                              <w:t>210</w:t>
                            </w:r>
                          </w:p>
                          <w:p w14:paraId="78D6AEB2" w14:textId="77777777" w:rsidR="0077714A" w:rsidRPr="001939C8" w:rsidRDefault="0077714A" w:rsidP="00163A5A">
                            <w:pPr>
                              <w:rPr>
                                <w:b/>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D58F1E" id="Text Box 17" o:spid="_x0000_s1049" type="#_x0000_t202" style="position:absolute;left:0;text-align:left;margin-left:246.1pt;margin-top:25.05pt;width:115.85pt;height:163.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" filled="f" stroked="f">
                <v:textbox>
                  <w:txbxContent>
                    <w:p w14:paraId="02822232" w14:textId="2D56DFDB" w:rsidR="006C381C" w:rsidRDefault="00E22D89" w:rsidP="0077714A">
                      <w:pPr>
                        <w:jc w:val="center"/>
                        <w:rPr>
                          <w:b/>
                          <w:sz w:val="24"/>
                          <w:szCs w:val="24"/>
                        </w:rPr>
                      </w:pPr>
                      <w:r>
                        <w:rPr>
                          <w:b/>
                          <w:sz w:val="24"/>
                          <w:szCs w:val="24"/>
                        </w:rPr>
                        <w:t xml:space="preserve">Students </w:t>
                      </w:r>
                      <w:r w:rsidR="006C381C">
                        <w:rPr>
                          <w:b/>
                          <w:sz w:val="24"/>
                          <w:szCs w:val="24"/>
                        </w:rPr>
                        <w:t>Daily Allowance</w:t>
                      </w:r>
                    </w:p>
                    <w:p w14:paraId="38037A06" w14:textId="3B6BE929" w:rsidR="0077714A" w:rsidRDefault="00D82CCD" w:rsidP="0077714A">
                      <w:pPr>
                        <w:pStyle w:val="ListParagraph"/>
                        <w:numPr>
                          <w:ilvl w:val="0"/>
                          <w:numId w:val="11"/>
                        </w:numPr>
                        <w:spacing w:line="480" w:lineRule="auto"/>
                        <w:ind w:right="-576"/>
                        <w:rPr>
                          <w:rFonts w:ascii="Times New Roman" w:hAnsi="Times New Roman" w:cs="Times New Roman"/>
                          <w:sz w:val="24"/>
                          <w:szCs w:val="24"/>
                        </w:rPr>
                      </w:pPr>
                      <w:r w:rsidRPr="00D82CCD">
                        <w:rPr>
                          <w:color w:val="000000"/>
                          <w:sz w:val="24"/>
                          <w:szCs w:val="24"/>
                          <w:lang w:val="en-US"/>
                        </w:rPr>
                        <w:t>₱</w:t>
                      </w:r>
                      <w:r w:rsidR="0077714A" w:rsidRPr="00104052">
                        <w:rPr>
                          <w:rFonts w:ascii="Times New Roman" w:hAnsi="Times New Roman" w:cs="Times New Roman"/>
                          <w:sz w:val="24"/>
                          <w:szCs w:val="24"/>
                        </w:rPr>
                        <w:t>10</w:t>
                      </w:r>
                      <w:r>
                        <w:rPr>
                          <w:rFonts w:ascii="Times New Roman" w:hAnsi="Times New Roman" w:cs="Times New Roman"/>
                          <w:sz w:val="24"/>
                          <w:szCs w:val="24"/>
                        </w:rPr>
                        <w:t xml:space="preserve"> </w:t>
                      </w:r>
                      <w:r w:rsidR="0077714A" w:rsidRPr="00104052">
                        <w:rPr>
                          <w:rFonts w:ascii="Times New Roman" w:hAnsi="Times New Roman" w:cs="Times New Roman"/>
                          <w:sz w:val="24"/>
                          <w:szCs w:val="24"/>
                        </w:rPr>
                        <w:t>-</w:t>
                      </w:r>
                      <w:r>
                        <w:rPr>
                          <w:rFonts w:ascii="Times New Roman" w:hAnsi="Times New Roman" w:cs="Times New Roman"/>
                          <w:sz w:val="24"/>
                          <w:szCs w:val="24"/>
                        </w:rPr>
                        <w:t xml:space="preserve"> </w:t>
                      </w:r>
                      <w:r w:rsidRPr="00D82CCD">
                        <w:rPr>
                          <w:color w:val="000000"/>
                          <w:sz w:val="24"/>
                          <w:szCs w:val="24"/>
                          <w:lang w:val="en-US"/>
                        </w:rPr>
                        <w:t>₱</w:t>
                      </w:r>
                      <w:r w:rsidR="0077714A" w:rsidRPr="00104052">
                        <w:rPr>
                          <w:rFonts w:ascii="Times New Roman" w:hAnsi="Times New Roman" w:cs="Times New Roman"/>
                          <w:sz w:val="24"/>
                          <w:szCs w:val="24"/>
                        </w:rPr>
                        <w:t>60</w:t>
                      </w:r>
                    </w:p>
                    <w:p w14:paraId="0DCAE8E6" w14:textId="65BFF456" w:rsidR="0077714A" w:rsidRPr="0077714A" w:rsidRDefault="00D82CCD" w:rsidP="0077714A">
                      <w:pPr>
                        <w:pStyle w:val="ListParagraph"/>
                        <w:numPr>
                          <w:ilvl w:val="0"/>
                          <w:numId w:val="11"/>
                        </w:numPr>
                        <w:spacing w:line="480" w:lineRule="auto"/>
                        <w:ind w:right="-576"/>
                        <w:rPr>
                          <w:rFonts w:ascii="Times New Roman" w:hAnsi="Times New Roman" w:cs="Times New Roman"/>
                          <w:sz w:val="24"/>
                          <w:szCs w:val="24"/>
                        </w:rPr>
                      </w:pPr>
                      <w:r w:rsidRPr="00D82CCD">
                        <w:rPr>
                          <w:color w:val="000000"/>
                          <w:sz w:val="24"/>
                          <w:szCs w:val="24"/>
                          <w:lang w:val="en-US"/>
                        </w:rPr>
                        <w:t>₱</w:t>
                      </w:r>
                      <w:r w:rsidR="0077714A" w:rsidRPr="0077714A">
                        <w:rPr>
                          <w:rFonts w:ascii="Times New Roman" w:hAnsi="Times New Roman" w:cs="Times New Roman"/>
                          <w:sz w:val="24"/>
                          <w:szCs w:val="24"/>
                        </w:rPr>
                        <w:t>61</w:t>
                      </w:r>
                      <w:r>
                        <w:rPr>
                          <w:rFonts w:ascii="Times New Roman" w:hAnsi="Times New Roman" w:cs="Times New Roman"/>
                          <w:sz w:val="24"/>
                          <w:szCs w:val="24"/>
                        </w:rPr>
                        <w:t xml:space="preserve"> </w:t>
                      </w:r>
                      <w:r w:rsidR="0077714A" w:rsidRPr="0077714A">
                        <w:rPr>
                          <w:rFonts w:ascii="Times New Roman" w:hAnsi="Times New Roman" w:cs="Times New Roman"/>
                          <w:sz w:val="24"/>
                          <w:szCs w:val="24"/>
                        </w:rPr>
                        <w:t>-</w:t>
                      </w:r>
                      <w:r>
                        <w:rPr>
                          <w:rFonts w:ascii="Times New Roman" w:hAnsi="Times New Roman" w:cs="Times New Roman"/>
                          <w:sz w:val="24"/>
                          <w:szCs w:val="24"/>
                        </w:rPr>
                        <w:t xml:space="preserve"> </w:t>
                      </w:r>
                      <w:r w:rsidRPr="00D82CCD">
                        <w:rPr>
                          <w:color w:val="000000"/>
                          <w:sz w:val="24"/>
                          <w:szCs w:val="24"/>
                          <w:lang w:val="en-US"/>
                        </w:rPr>
                        <w:t>₱</w:t>
                      </w:r>
                      <w:r w:rsidR="0077714A" w:rsidRPr="0077714A">
                        <w:rPr>
                          <w:rFonts w:ascii="Times New Roman" w:hAnsi="Times New Roman" w:cs="Times New Roman"/>
                          <w:sz w:val="24"/>
                          <w:szCs w:val="24"/>
                        </w:rPr>
                        <w:t>110</w:t>
                      </w:r>
                    </w:p>
                    <w:p w14:paraId="3C5570B5" w14:textId="77908698" w:rsidR="0077714A" w:rsidRPr="00104052" w:rsidRDefault="00D82CCD" w:rsidP="0077714A">
                      <w:pPr>
                        <w:pStyle w:val="ListParagraph"/>
                        <w:numPr>
                          <w:ilvl w:val="0"/>
                          <w:numId w:val="11"/>
                        </w:numPr>
                        <w:spacing w:line="480" w:lineRule="auto"/>
                        <w:ind w:right="-576"/>
                        <w:rPr>
                          <w:rFonts w:ascii="Times New Roman" w:hAnsi="Times New Roman" w:cs="Times New Roman"/>
                          <w:sz w:val="24"/>
                          <w:szCs w:val="24"/>
                        </w:rPr>
                      </w:pPr>
                      <w:r w:rsidRPr="00D82CCD">
                        <w:rPr>
                          <w:color w:val="000000"/>
                          <w:sz w:val="24"/>
                          <w:szCs w:val="24"/>
                          <w:lang w:val="en-US"/>
                        </w:rPr>
                        <w:t>₱</w:t>
                      </w:r>
                      <w:r w:rsidR="0077714A" w:rsidRPr="00104052">
                        <w:rPr>
                          <w:rFonts w:ascii="Times New Roman" w:hAnsi="Times New Roman" w:cs="Times New Roman"/>
                          <w:sz w:val="24"/>
                          <w:szCs w:val="24"/>
                        </w:rPr>
                        <w:t>111</w:t>
                      </w:r>
                      <w:r>
                        <w:rPr>
                          <w:rFonts w:ascii="Times New Roman" w:hAnsi="Times New Roman" w:cs="Times New Roman"/>
                          <w:sz w:val="24"/>
                          <w:szCs w:val="24"/>
                        </w:rPr>
                        <w:t xml:space="preserve"> </w:t>
                      </w:r>
                      <w:r w:rsidR="0077714A" w:rsidRPr="00104052">
                        <w:rPr>
                          <w:rFonts w:ascii="Times New Roman" w:hAnsi="Times New Roman" w:cs="Times New Roman"/>
                          <w:sz w:val="24"/>
                          <w:szCs w:val="24"/>
                        </w:rPr>
                        <w:t>-</w:t>
                      </w:r>
                      <w:r>
                        <w:rPr>
                          <w:rFonts w:ascii="Times New Roman" w:hAnsi="Times New Roman" w:cs="Times New Roman"/>
                          <w:sz w:val="24"/>
                          <w:szCs w:val="24"/>
                        </w:rPr>
                        <w:t xml:space="preserve"> </w:t>
                      </w:r>
                      <w:r w:rsidRPr="00D82CCD">
                        <w:rPr>
                          <w:color w:val="000000"/>
                          <w:sz w:val="24"/>
                          <w:szCs w:val="24"/>
                          <w:lang w:val="en-US"/>
                        </w:rPr>
                        <w:t>₱</w:t>
                      </w:r>
                      <w:r w:rsidR="0077714A" w:rsidRPr="00104052">
                        <w:rPr>
                          <w:rFonts w:ascii="Times New Roman" w:hAnsi="Times New Roman" w:cs="Times New Roman"/>
                          <w:sz w:val="24"/>
                          <w:szCs w:val="24"/>
                        </w:rPr>
                        <w:t>160</w:t>
                      </w:r>
                    </w:p>
                    <w:p w14:paraId="34D1AF97" w14:textId="352894A1" w:rsidR="0077714A" w:rsidRPr="00104052" w:rsidRDefault="00D82CCD" w:rsidP="0077714A">
                      <w:pPr>
                        <w:pStyle w:val="ListParagraph"/>
                        <w:numPr>
                          <w:ilvl w:val="0"/>
                          <w:numId w:val="11"/>
                        </w:numPr>
                        <w:spacing w:line="480" w:lineRule="auto"/>
                        <w:ind w:right="-576"/>
                        <w:rPr>
                          <w:rFonts w:ascii="Times New Roman" w:hAnsi="Times New Roman" w:cs="Times New Roman"/>
                          <w:sz w:val="24"/>
                          <w:szCs w:val="24"/>
                        </w:rPr>
                      </w:pPr>
                      <w:r w:rsidRPr="00D82CCD">
                        <w:rPr>
                          <w:color w:val="000000"/>
                          <w:sz w:val="24"/>
                          <w:szCs w:val="24"/>
                          <w:lang w:val="en-US"/>
                        </w:rPr>
                        <w:t>₱</w:t>
                      </w:r>
                      <w:r w:rsidR="0077714A" w:rsidRPr="00104052">
                        <w:rPr>
                          <w:rFonts w:ascii="Times New Roman" w:hAnsi="Times New Roman" w:cs="Times New Roman"/>
                          <w:sz w:val="24"/>
                          <w:szCs w:val="24"/>
                        </w:rPr>
                        <w:t>161</w:t>
                      </w:r>
                      <w:r>
                        <w:rPr>
                          <w:rFonts w:ascii="Times New Roman" w:hAnsi="Times New Roman" w:cs="Times New Roman"/>
                          <w:sz w:val="24"/>
                          <w:szCs w:val="24"/>
                        </w:rPr>
                        <w:t xml:space="preserve"> </w:t>
                      </w:r>
                      <w:r w:rsidR="0077714A" w:rsidRPr="00104052">
                        <w:rPr>
                          <w:rFonts w:ascii="Times New Roman" w:hAnsi="Times New Roman" w:cs="Times New Roman"/>
                          <w:sz w:val="24"/>
                          <w:szCs w:val="24"/>
                        </w:rPr>
                        <w:t>-</w:t>
                      </w:r>
                      <w:r>
                        <w:rPr>
                          <w:rFonts w:ascii="Times New Roman" w:hAnsi="Times New Roman" w:cs="Times New Roman"/>
                          <w:sz w:val="24"/>
                          <w:szCs w:val="24"/>
                        </w:rPr>
                        <w:t xml:space="preserve"> </w:t>
                      </w:r>
                      <w:r w:rsidRPr="00D82CCD">
                        <w:rPr>
                          <w:color w:val="000000"/>
                          <w:sz w:val="24"/>
                          <w:szCs w:val="24"/>
                          <w:lang w:val="en-US"/>
                        </w:rPr>
                        <w:t>₱</w:t>
                      </w:r>
                      <w:r w:rsidR="0077714A" w:rsidRPr="00104052">
                        <w:rPr>
                          <w:rFonts w:ascii="Times New Roman" w:hAnsi="Times New Roman" w:cs="Times New Roman"/>
                          <w:sz w:val="24"/>
                          <w:szCs w:val="24"/>
                        </w:rPr>
                        <w:t>210</w:t>
                      </w:r>
                    </w:p>
                    <w:p w14:paraId="78D6AEB2" w14:textId="77777777" w:rsidR="0077714A" w:rsidRPr="001939C8" w:rsidRDefault="0077714A" w:rsidP="00163A5A">
                      <w:pPr>
                        <w:rPr>
                          <w:b/>
                          <w:sz w:val="24"/>
                          <w:szCs w:val="24"/>
                        </w:rPr>
                      </w:pPr>
                    </w:p>
                  </w:txbxContent>
                </v:textbox>
              </v:shape>
            </w:pict>
          </mc:Fallback>
        </mc:AlternateContent>
      </w:r>
      <w:r w:rsidR="007360FA">
        <w:rPr>
          <w:rFonts w:ascii="Times New Roman" w:hAnsi="Times New Roman" w:cs="Times New Roman"/>
          <w:noProof/>
          <w:color w:val="050505"/>
          <w:sz w:val="23"/>
          <w:szCs w:val="23"/>
          <w:lang w:val="en-US"/>
        </w:rPr>
        <mc:AlternateContent>
          <mc:Choice Requires="wps">
            <w:drawing>
              <wp:anchor distT="0" distB="0" distL="114300" distR="114300" simplePos="0" relativeHeight="251665408" behindDoc="0" locked="0" layoutInCell="1" allowOverlap="1" wp14:anchorId="1BE59D0E" wp14:editId="52C6F5EE">
                <wp:simplePos x="0" y="0"/>
                <wp:positionH relativeFrom="column">
                  <wp:posOffset>71755</wp:posOffset>
                </wp:positionH>
                <wp:positionV relativeFrom="paragraph">
                  <wp:posOffset>281305</wp:posOffset>
                </wp:positionV>
                <wp:extent cx="1471295" cy="1532890"/>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1295" cy="1532890"/>
                        </a:xfrm>
                        <a:prstGeom prst="rect">
                          <a:avLst/>
                        </a:prstGeom>
                        <a:noFill/>
                        <a:ln w="9525">
                          <a:noFill/>
                          <a:miter lim="800000"/>
                          <a:headEnd/>
                          <a:tailEnd/>
                        </a:ln>
                      </wps:spPr>
                      <wps:txbx>
                        <w:txbxContent>
                          <w:p w14:paraId="63B33ED5" w14:textId="558C5FF1" w:rsidR="006C381C" w:rsidRPr="0077714A" w:rsidRDefault="0077714A" w:rsidP="0077714A">
                            <w:pPr>
                              <w:jc w:val="center"/>
                              <w:rPr>
                                <w:b/>
                                <w:sz w:val="24"/>
                                <w:szCs w:val="24"/>
                                <w:lang w:val="en-US"/>
                              </w:rPr>
                            </w:pPr>
                            <w:r>
                              <w:rPr>
                                <w:b/>
                                <w:sz w:val="24"/>
                                <w:szCs w:val="24"/>
                                <w:lang w:val="en-US"/>
                              </w:rPr>
                              <w:t>School Canteen Food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59D0E" id="Text Box 11" o:spid="_x0000_s1050" type="#_x0000_t202" style="position:absolute;left:0;text-align:left;margin-left:5.65pt;margin-top:22.15pt;width:115.85pt;height:12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" filled="f" stroked="f">
                <v:textbox>
                  <w:txbxContent>
                    <w:p w14:paraId="63B33ED5" w14:textId="558C5FF1" w:rsidR="006C381C" w:rsidRPr="0077714A" w:rsidRDefault="0077714A" w:rsidP="0077714A">
                      <w:pPr>
                        <w:jc w:val="center"/>
                        <w:rPr>
                          <w:b/>
                          <w:sz w:val="24"/>
                          <w:szCs w:val="24"/>
                          <w:lang w:val="en-US"/>
                        </w:rPr>
                      </w:pPr>
                      <w:r>
                        <w:rPr>
                          <w:b/>
                          <w:sz w:val="24"/>
                          <w:szCs w:val="24"/>
                          <w:lang w:val="en-US"/>
                        </w:rPr>
                        <w:t>School Canteen Food Menu</w:t>
                      </w:r>
                    </w:p>
                  </w:txbxContent>
                </v:textbox>
              </v:shape>
            </w:pict>
          </mc:Fallback>
        </mc:AlternateContent>
      </w:r>
    </w:p>
    <w:p w14:paraId="0C7A69DF" w14:textId="26F00334" w:rsidR="00291F23" w:rsidRDefault="0077714A" w:rsidP="00291F23">
      <w:pPr>
        <w:spacing w:line="480" w:lineRule="auto"/>
        <w:jc w:val="both"/>
        <w:rPr>
          <w:rFonts w:ascii="Times New Roman" w:hAnsi="Times New Roman" w:cs="Times New Roman"/>
          <w:color w:val="050505"/>
          <w:sz w:val="23"/>
          <w:szCs w:val="23"/>
          <w:shd w:val="clear" w:color="auto" w:fill="E4E6EB"/>
        </w:rPr>
      </w:pPr>
      <w:r>
        <w:rPr>
          <w:rFonts w:ascii="Times New Roman" w:hAnsi="Times New Roman" w:cs="Times New Roman"/>
          <w:b/>
          <w:noProof/>
          <w:sz w:val="24"/>
          <w:szCs w:val="24"/>
          <w:lang w:val="en-US"/>
        </w:rPr>
        <mc:AlternateContent>
          <mc:Choice Requires="wps">
            <w:drawing>
              <wp:anchor distT="0" distB="0" distL="114300" distR="114300" simplePos="0" relativeHeight="251668480" behindDoc="0" locked="0" layoutInCell="1" allowOverlap="1" wp14:anchorId="215F3F03" wp14:editId="13193120">
                <wp:simplePos x="0" y="0"/>
                <wp:positionH relativeFrom="column">
                  <wp:posOffset>-55130</wp:posOffset>
                </wp:positionH>
                <wp:positionV relativeFrom="paragraph">
                  <wp:posOffset>482484</wp:posOffset>
                </wp:positionV>
                <wp:extent cx="1471295" cy="2232025"/>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1295" cy="2232025"/>
                        </a:xfrm>
                        <a:prstGeom prst="rect">
                          <a:avLst/>
                        </a:prstGeom>
                        <a:noFill/>
                        <a:ln w="9525">
                          <a:noFill/>
                          <a:miter lim="800000"/>
                          <a:headEnd/>
                          <a:tailEnd/>
                        </a:ln>
                      </wps:spPr>
                      <wps:txbx>
                        <w:txbxContent>
                          <w:p w14:paraId="58BA7341" w14:textId="258F933B" w:rsidR="006C381C" w:rsidRPr="0077714A" w:rsidRDefault="006C381C" w:rsidP="0077714A">
                            <w:pPr>
                              <w:pStyle w:val="ListParagraph"/>
                              <w:numPr>
                                <w:ilvl w:val="0"/>
                                <w:numId w:val="12"/>
                              </w:numPr>
                              <w:rPr>
                                <w:sz w:val="24"/>
                                <w:szCs w:val="24"/>
                              </w:rPr>
                            </w:pPr>
                            <w:r w:rsidRPr="0077714A">
                              <w:rPr>
                                <w:sz w:val="24"/>
                                <w:szCs w:val="24"/>
                              </w:rPr>
                              <w:t>Affordability</w:t>
                            </w:r>
                          </w:p>
                          <w:p w14:paraId="03E46054" w14:textId="7A04CF3F" w:rsidR="006C381C" w:rsidRPr="0077714A" w:rsidRDefault="006C381C" w:rsidP="0077714A">
                            <w:pPr>
                              <w:pStyle w:val="ListParagraph"/>
                              <w:numPr>
                                <w:ilvl w:val="0"/>
                                <w:numId w:val="12"/>
                              </w:numPr>
                              <w:rPr>
                                <w:sz w:val="24"/>
                                <w:szCs w:val="24"/>
                              </w:rPr>
                            </w:pPr>
                            <w:r w:rsidRPr="0077714A">
                              <w:rPr>
                                <w:sz w:val="24"/>
                                <w:szCs w:val="24"/>
                              </w:rPr>
                              <w:t>Quality of Food</w:t>
                            </w:r>
                          </w:p>
                          <w:p w14:paraId="6B503694" w14:textId="548B5481" w:rsidR="006C381C" w:rsidRPr="0077714A" w:rsidRDefault="0077714A" w:rsidP="0077714A">
                            <w:pPr>
                              <w:pStyle w:val="ListParagraph"/>
                              <w:numPr>
                                <w:ilvl w:val="0"/>
                                <w:numId w:val="12"/>
                              </w:numPr>
                              <w:rPr>
                                <w:sz w:val="24"/>
                                <w:szCs w:val="24"/>
                              </w:rPr>
                            </w:pPr>
                            <w:r w:rsidRPr="0077714A">
                              <w:rPr>
                                <w:sz w:val="24"/>
                                <w:szCs w:val="24"/>
                              </w:rPr>
                              <w:t>Varieties</w:t>
                            </w:r>
                            <w:r w:rsidR="002F59CE">
                              <w:rPr>
                                <w:sz w:val="24"/>
                                <w:szCs w:val="24"/>
                              </w:rPr>
                              <w:t xml:space="preserve"> of food</w:t>
                            </w:r>
                          </w:p>
                          <w:p w14:paraId="7F4AB137" w14:textId="77777777" w:rsidR="006C381C" w:rsidRPr="003D4379" w:rsidRDefault="006C381C" w:rsidP="00163A5A">
                            <w:pPr>
                              <w:rPr>
                                <w:sz w:val="32"/>
                                <w:szCs w:val="32"/>
                              </w:rPr>
                            </w:pPr>
                          </w:p>
                          <w:p w14:paraId="6F7D8915" w14:textId="77777777" w:rsidR="006C381C" w:rsidRDefault="006C381C" w:rsidP="00163A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5F3F03" id="Text Box 15" o:spid="_x0000_s1051" type="#_x0000_t202" style="position:absolute;left:0;text-align:left;margin-left:-4.35pt;margin-top:38pt;width:115.85pt;height:17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" filled="f" stroked="f">
                <v:textbox>
                  <w:txbxContent>
                    <w:p w14:paraId="58BA7341" w14:textId="258F933B" w:rsidR="006C381C" w:rsidRPr="0077714A" w:rsidRDefault="006C381C" w:rsidP="0077714A">
                      <w:pPr>
                        <w:pStyle w:val="ListParagraph"/>
                        <w:numPr>
                          <w:ilvl w:val="0"/>
                          <w:numId w:val="12"/>
                        </w:numPr>
                        <w:rPr>
                          <w:sz w:val="24"/>
                          <w:szCs w:val="24"/>
                        </w:rPr>
                      </w:pPr>
                      <w:r w:rsidRPr="0077714A">
                        <w:rPr>
                          <w:sz w:val="24"/>
                          <w:szCs w:val="24"/>
                        </w:rPr>
                        <w:t>Affordability</w:t>
                      </w:r>
                    </w:p>
                    <w:p w14:paraId="03E46054" w14:textId="7A04CF3F" w:rsidR="006C381C" w:rsidRPr="0077714A" w:rsidRDefault="006C381C" w:rsidP="0077714A">
                      <w:pPr>
                        <w:pStyle w:val="ListParagraph"/>
                        <w:numPr>
                          <w:ilvl w:val="0"/>
                          <w:numId w:val="12"/>
                        </w:numPr>
                        <w:rPr>
                          <w:sz w:val="24"/>
                          <w:szCs w:val="24"/>
                        </w:rPr>
                      </w:pPr>
                      <w:r w:rsidRPr="0077714A">
                        <w:rPr>
                          <w:sz w:val="24"/>
                          <w:szCs w:val="24"/>
                        </w:rPr>
                        <w:t>Quality of Food</w:t>
                      </w:r>
                    </w:p>
                    <w:p w14:paraId="6B503694" w14:textId="548B5481" w:rsidR="006C381C" w:rsidRPr="0077714A" w:rsidRDefault="0077714A" w:rsidP="0077714A">
                      <w:pPr>
                        <w:pStyle w:val="ListParagraph"/>
                        <w:numPr>
                          <w:ilvl w:val="0"/>
                          <w:numId w:val="12"/>
                        </w:numPr>
                        <w:rPr>
                          <w:sz w:val="24"/>
                          <w:szCs w:val="24"/>
                        </w:rPr>
                      </w:pPr>
                      <w:r w:rsidRPr="0077714A">
                        <w:rPr>
                          <w:sz w:val="24"/>
                          <w:szCs w:val="24"/>
                        </w:rPr>
                        <w:t>Varieties</w:t>
                      </w:r>
                      <w:r w:rsidR="002F59CE">
                        <w:rPr>
                          <w:sz w:val="24"/>
                          <w:szCs w:val="24"/>
                        </w:rPr>
                        <w:t xml:space="preserve"> of food</w:t>
                      </w:r>
                    </w:p>
                    <w:p w14:paraId="7F4AB137" w14:textId="77777777" w:rsidR="006C381C" w:rsidRPr="003D4379" w:rsidRDefault="006C381C" w:rsidP="00163A5A">
                      <w:pPr>
                        <w:rPr>
                          <w:sz w:val="32"/>
                          <w:szCs w:val="32"/>
                        </w:rPr>
                      </w:pPr>
                    </w:p>
                    <w:p w14:paraId="6F7D8915" w14:textId="77777777" w:rsidR="006C381C" w:rsidRDefault="006C381C" w:rsidP="00163A5A"/>
                  </w:txbxContent>
                </v:textbox>
              </v:shape>
            </w:pict>
          </mc:Fallback>
        </mc:AlternateContent>
      </w:r>
    </w:p>
    <w:p w14:paraId="4F3C3A0C" w14:textId="354A79BF" w:rsidR="00291F23" w:rsidRDefault="007360FA" w:rsidP="00291F23">
      <w:pPr>
        <w:spacing w:line="480" w:lineRule="auto"/>
        <w:jc w:val="both"/>
        <w:rPr>
          <w:rFonts w:ascii="Times New Roman" w:hAnsi="Times New Roman" w:cs="Times New Roman"/>
          <w:color w:val="050505"/>
          <w:sz w:val="23"/>
          <w:szCs w:val="23"/>
          <w:shd w:val="clear" w:color="auto" w:fill="E4E6EB"/>
        </w:rPr>
      </w:pPr>
      <w:r>
        <w:rPr>
          <w:rFonts w:ascii="Times New Roman" w:hAnsi="Times New Roman" w:cs="Times New Roman"/>
          <w:b/>
          <w:noProof/>
          <w:sz w:val="24"/>
          <w:szCs w:val="24"/>
          <w:lang w:val="en-US"/>
        </w:rPr>
        <mc:AlternateContent>
          <mc:Choice Requires="wps">
            <w:drawing>
              <wp:anchor distT="0" distB="0" distL="114300" distR="114300" simplePos="0" relativeHeight="251664384" behindDoc="0" locked="0" layoutInCell="1" allowOverlap="1" wp14:anchorId="68B652E6" wp14:editId="375861DE">
                <wp:simplePos x="0" y="0"/>
                <wp:positionH relativeFrom="column">
                  <wp:posOffset>1622910</wp:posOffset>
                </wp:positionH>
                <wp:positionV relativeFrom="paragraph">
                  <wp:posOffset>168168</wp:posOffset>
                </wp:positionV>
                <wp:extent cx="1399212" cy="0"/>
                <wp:effectExtent l="38100" t="76200" r="29845" b="9525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9212"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F3618FF" id="_x0000_t32" coordsize="21600,21600" o:spt="32" o:oned="t" path="m,l21600,21600e" filled="f">
                <v:path arrowok="t" fillok="f" o:connecttype="none"/>
                <o:lock v:ext="edit" shapetype="t"/>
              </v:shapetype>
              <v:shape id="Straight Arrow Connector 10" o:spid="_x0000_s1026" type="#_x0000_t32" style="position:absolute;margin-left:127.8pt;margin-top:13.25pt;width:110.1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">
                <v:stroke startarrow="block" endarrow="block"/>
              </v:shape>
            </w:pict>
          </mc:Fallback>
        </mc:AlternateContent>
      </w:r>
    </w:p>
    <w:p w14:paraId="548BB460" w14:textId="2F2D3ACB" w:rsidR="00744D3E" w:rsidRPr="00744D3E" w:rsidRDefault="00744D3E" w:rsidP="00744D3E">
      <w:pPr>
        <w:spacing w:line="480" w:lineRule="auto"/>
        <w:jc w:val="both"/>
        <w:rPr>
          <w:rFonts w:ascii="Times New Roman" w:hAnsi="Times New Roman" w:cs="Times New Roman"/>
          <w:color w:val="050505"/>
          <w:sz w:val="23"/>
          <w:szCs w:val="23"/>
          <w:shd w:val="clear" w:color="auto" w:fill="E4E6EB"/>
        </w:rPr>
      </w:pPr>
    </w:p>
    <w:p w14:paraId="0E93B4CC" w14:textId="370CE930" w:rsidR="00744D3E" w:rsidRDefault="00744D3E" w:rsidP="00821F73">
      <w:pPr>
        <w:spacing w:line="480" w:lineRule="auto"/>
        <w:jc w:val="both"/>
        <w:rPr>
          <w:rFonts w:ascii="Times New Roman" w:hAnsi="Times New Roman" w:cs="Times New Roman"/>
          <w:color w:val="050505"/>
          <w:sz w:val="23"/>
          <w:szCs w:val="23"/>
          <w:shd w:val="clear" w:color="auto" w:fill="E4E6EB"/>
        </w:rPr>
      </w:pPr>
    </w:p>
    <w:p w14:paraId="538BBB7E" w14:textId="67406319" w:rsidR="00744D3E" w:rsidRPr="00821F73" w:rsidRDefault="00744D3E" w:rsidP="00821F73">
      <w:pPr>
        <w:spacing w:line="480" w:lineRule="auto"/>
        <w:jc w:val="both"/>
        <w:rPr>
          <w:rFonts w:ascii="Times New Roman" w:hAnsi="Times New Roman" w:cs="Times New Roman"/>
          <w:color w:val="050505"/>
          <w:sz w:val="23"/>
          <w:szCs w:val="23"/>
          <w:shd w:val="clear" w:color="auto" w:fill="E4E6EB"/>
        </w:rPr>
      </w:pPr>
    </w:p>
    <w:p w14:paraId="32A4B242" w14:textId="0671284B" w:rsidR="00821F73" w:rsidRPr="00821F73" w:rsidRDefault="00821F73" w:rsidP="00821F73">
      <w:pPr>
        <w:spacing w:line="480" w:lineRule="auto"/>
        <w:jc w:val="both"/>
        <w:rPr>
          <w:rFonts w:ascii="Times New Roman" w:hAnsi="Times New Roman" w:cs="Times New Roman"/>
          <w:color w:val="050505"/>
          <w:sz w:val="23"/>
          <w:szCs w:val="23"/>
          <w:shd w:val="clear" w:color="auto" w:fill="E4E6EB"/>
        </w:rPr>
      </w:pPr>
    </w:p>
    <w:p w14:paraId="73574D83" w14:textId="52B28DB4" w:rsidR="00821F73" w:rsidRPr="00821F73" w:rsidRDefault="007360FA" w:rsidP="00821F73">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6432" behindDoc="0" locked="0" layoutInCell="1" allowOverlap="1" wp14:anchorId="029AF101" wp14:editId="35DEEF2D">
                <wp:simplePos x="0" y="0"/>
                <wp:positionH relativeFrom="column">
                  <wp:posOffset>1369695</wp:posOffset>
                </wp:positionH>
                <wp:positionV relativeFrom="paragraph">
                  <wp:posOffset>4863465</wp:posOffset>
                </wp:positionV>
                <wp:extent cx="1471295" cy="2232025"/>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1295" cy="2232025"/>
                        </a:xfrm>
                        <a:prstGeom prst="rect">
                          <a:avLst/>
                        </a:prstGeom>
                        <a:noFill/>
                        <a:ln w="9525">
                          <a:noFill/>
                          <a:miter lim="800000"/>
                          <a:headEnd/>
                          <a:tailEnd/>
                        </a:ln>
                      </wps:spPr>
                      <wps:txbx>
                        <w:txbxContent>
                          <w:p w14:paraId="4288D2C9" w14:textId="77777777" w:rsidR="006C381C" w:rsidRPr="00C9701B" w:rsidRDefault="006C381C" w:rsidP="00163A5A">
                            <w:pPr>
                              <w:rPr>
                                <w:sz w:val="24"/>
                                <w:szCs w:val="24"/>
                              </w:rPr>
                            </w:pPr>
                            <w:r w:rsidRPr="00C9701B">
                              <w:rPr>
                                <w:sz w:val="24"/>
                                <w:szCs w:val="24"/>
                              </w:rPr>
                              <w:t>-Affordability</w:t>
                            </w:r>
                          </w:p>
                          <w:p w14:paraId="160B2F9B" w14:textId="77777777" w:rsidR="006C381C" w:rsidRPr="00C9701B" w:rsidRDefault="006C381C" w:rsidP="00163A5A">
                            <w:pPr>
                              <w:rPr>
                                <w:sz w:val="24"/>
                                <w:szCs w:val="24"/>
                              </w:rPr>
                            </w:pPr>
                            <w:r w:rsidRPr="00C9701B">
                              <w:rPr>
                                <w:sz w:val="24"/>
                                <w:szCs w:val="24"/>
                              </w:rPr>
                              <w:t>-Profitability</w:t>
                            </w:r>
                          </w:p>
                          <w:p w14:paraId="462E04D5" w14:textId="77777777" w:rsidR="006C381C" w:rsidRPr="00C9701B" w:rsidRDefault="006C381C" w:rsidP="00163A5A">
                            <w:pPr>
                              <w:rPr>
                                <w:sz w:val="24"/>
                                <w:szCs w:val="24"/>
                              </w:rPr>
                            </w:pPr>
                            <w:r w:rsidRPr="00C9701B">
                              <w:rPr>
                                <w:sz w:val="24"/>
                                <w:szCs w:val="24"/>
                              </w:rPr>
                              <w:t>-Quality of Food</w:t>
                            </w:r>
                          </w:p>
                          <w:p w14:paraId="6E7C29B5" w14:textId="77777777" w:rsidR="006C381C" w:rsidRPr="00C9701B" w:rsidRDefault="006C381C" w:rsidP="00163A5A">
                            <w:pPr>
                              <w:rPr>
                                <w:sz w:val="24"/>
                                <w:szCs w:val="24"/>
                              </w:rPr>
                            </w:pPr>
                            <w:r w:rsidRPr="00C9701B">
                              <w:rPr>
                                <w:sz w:val="24"/>
                                <w:szCs w:val="24"/>
                              </w:rPr>
                              <w:t xml:space="preserve">- Personal choice </w:t>
                            </w:r>
                          </w:p>
                          <w:p w14:paraId="2C58E5CA" w14:textId="77777777" w:rsidR="006C381C" w:rsidRPr="003D4379" w:rsidRDefault="006C381C" w:rsidP="00163A5A">
                            <w:pPr>
                              <w:rPr>
                                <w:sz w:val="32"/>
                                <w:szCs w:val="32"/>
                              </w:rPr>
                            </w:pPr>
                          </w:p>
                          <w:p w14:paraId="6974328C" w14:textId="77777777" w:rsidR="006C381C" w:rsidRDefault="006C381C" w:rsidP="00163A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AF101" id="Text Box 13" o:spid="_x0000_s1052" type="#_x0000_t202" style="position:absolute;left:0;text-align:left;margin-left:107.85pt;margin-top:382.95pt;width:115.85pt;height:175.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" filled="f" stroked="f">
                <v:textbox>
                  <w:txbxContent>
                    <w:p w14:paraId="4288D2C9" w14:textId="77777777" w:rsidR="006C381C" w:rsidRPr="00C9701B" w:rsidRDefault="006C381C" w:rsidP="00163A5A">
                      <w:pPr>
                        <w:rPr>
                          <w:sz w:val="24"/>
                          <w:szCs w:val="24"/>
                        </w:rPr>
                      </w:pPr>
                      <w:r w:rsidRPr="00C9701B">
                        <w:rPr>
                          <w:sz w:val="24"/>
                          <w:szCs w:val="24"/>
                        </w:rPr>
                        <w:t>-Affordability</w:t>
                      </w:r>
                    </w:p>
                    <w:p w14:paraId="160B2F9B" w14:textId="77777777" w:rsidR="006C381C" w:rsidRPr="00C9701B" w:rsidRDefault="006C381C" w:rsidP="00163A5A">
                      <w:pPr>
                        <w:rPr>
                          <w:sz w:val="24"/>
                          <w:szCs w:val="24"/>
                        </w:rPr>
                      </w:pPr>
                      <w:r w:rsidRPr="00C9701B">
                        <w:rPr>
                          <w:sz w:val="24"/>
                          <w:szCs w:val="24"/>
                        </w:rPr>
                        <w:t>-Profitability</w:t>
                      </w:r>
                    </w:p>
                    <w:p w14:paraId="462E04D5" w14:textId="77777777" w:rsidR="006C381C" w:rsidRPr="00C9701B" w:rsidRDefault="006C381C" w:rsidP="00163A5A">
                      <w:pPr>
                        <w:rPr>
                          <w:sz w:val="24"/>
                          <w:szCs w:val="24"/>
                        </w:rPr>
                      </w:pPr>
                      <w:r w:rsidRPr="00C9701B">
                        <w:rPr>
                          <w:sz w:val="24"/>
                          <w:szCs w:val="24"/>
                        </w:rPr>
                        <w:t>-Quality of Food</w:t>
                      </w:r>
                    </w:p>
                    <w:p w14:paraId="6E7C29B5" w14:textId="77777777" w:rsidR="006C381C" w:rsidRPr="00C9701B" w:rsidRDefault="006C381C" w:rsidP="00163A5A">
                      <w:pPr>
                        <w:rPr>
                          <w:sz w:val="24"/>
                          <w:szCs w:val="24"/>
                        </w:rPr>
                      </w:pPr>
                      <w:r w:rsidRPr="00C9701B">
                        <w:rPr>
                          <w:sz w:val="24"/>
                          <w:szCs w:val="24"/>
                        </w:rPr>
                        <w:t xml:space="preserve">- Personal choice </w:t>
                      </w:r>
                    </w:p>
                    <w:p w14:paraId="2C58E5CA" w14:textId="77777777" w:rsidR="006C381C" w:rsidRPr="003D4379" w:rsidRDefault="006C381C" w:rsidP="00163A5A">
                      <w:pPr>
                        <w:rPr>
                          <w:sz w:val="32"/>
                          <w:szCs w:val="32"/>
                        </w:rPr>
                      </w:pPr>
                    </w:p>
                    <w:p w14:paraId="6974328C" w14:textId="77777777" w:rsidR="006C381C" w:rsidRDefault="006C381C" w:rsidP="00163A5A"/>
                  </w:txbxContent>
                </v:textbox>
              </v:shape>
            </w:pict>
          </mc:Fallback>
        </mc:AlternateContent>
      </w:r>
    </w:p>
    <w:p w14:paraId="77459BFD" w14:textId="395CB112" w:rsidR="007360FA" w:rsidRDefault="007360FA" w:rsidP="007360FA">
      <w:pPr>
        <w:spacing w:before="240" w:after="240" w:line="480" w:lineRule="auto"/>
        <w:ind w:left="-426" w:right="-597"/>
        <w:jc w:val="center"/>
        <w:rPr>
          <w:rFonts w:ascii="Times New Roman" w:hAnsi="Times New Roman" w:cs="Times New Roman"/>
          <w:b/>
          <w:i/>
          <w:sz w:val="24"/>
          <w:szCs w:val="24"/>
        </w:rPr>
      </w:pPr>
      <w:r>
        <w:rPr>
          <w:rFonts w:ascii="Times New Roman" w:hAnsi="Times New Roman" w:cs="Times New Roman"/>
          <w:bCs/>
          <w:i/>
          <w:sz w:val="24"/>
          <w:szCs w:val="24"/>
        </w:rPr>
        <w:t>Figure 1. Research Paradigm</w:t>
      </w:r>
    </w:p>
    <w:p w14:paraId="42F0681E" w14:textId="2A1BA142" w:rsidR="00D571DE" w:rsidRDefault="00EC1568" w:rsidP="0077714A">
      <w:pPr>
        <w:spacing w:line="480" w:lineRule="auto"/>
        <w:ind w:left="-432" w:right="-576"/>
        <w:jc w:val="both"/>
        <w:rPr>
          <w:rFonts w:ascii="Times New Roman" w:hAnsi="Times New Roman" w:cs="Times New Roman"/>
          <w:b/>
          <w:sz w:val="24"/>
          <w:szCs w:val="24"/>
        </w:rPr>
      </w:pPr>
      <w:r>
        <w:rPr>
          <w:rFonts w:ascii="Times New Roman" w:hAnsi="Times New Roman" w:cs="Times New Roman"/>
          <w:sz w:val="24"/>
          <w:szCs w:val="24"/>
        </w:rPr>
        <w:t xml:space="preserve">    </w:t>
      </w:r>
      <w:r w:rsidR="007360FA" w:rsidRPr="007360FA">
        <w:rPr>
          <w:rFonts w:ascii="Times New Roman" w:hAnsi="Times New Roman" w:cs="Times New Roman"/>
          <w:sz w:val="24"/>
          <w:szCs w:val="24"/>
        </w:rPr>
        <w:t xml:space="preserve">The research paradigm illustrates the conceptual framework of the study that shows the relationship of dependent and independent variable of the topic. In the part of independent variable shows the </w:t>
      </w:r>
      <w:r w:rsidR="0077714A">
        <w:rPr>
          <w:rFonts w:ascii="Times New Roman" w:hAnsi="Times New Roman" w:cs="Times New Roman"/>
          <w:sz w:val="24"/>
          <w:szCs w:val="24"/>
        </w:rPr>
        <w:t xml:space="preserve">School Canteen Food Menu </w:t>
      </w:r>
      <w:r w:rsidR="007360FA" w:rsidRPr="007360FA">
        <w:rPr>
          <w:rFonts w:ascii="Times New Roman" w:hAnsi="Times New Roman" w:cs="Times New Roman"/>
          <w:sz w:val="24"/>
          <w:szCs w:val="24"/>
        </w:rPr>
        <w:t>that consisting o</w:t>
      </w:r>
      <w:r>
        <w:rPr>
          <w:rFonts w:ascii="Times New Roman" w:hAnsi="Times New Roman" w:cs="Times New Roman"/>
          <w:sz w:val="24"/>
          <w:szCs w:val="24"/>
        </w:rPr>
        <w:t>f the following: Affordability,</w:t>
      </w:r>
      <w:r w:rsidRPr="007360FA">
        <w:rPr>
          <w:rFonts w:ascii="Times New Roman" w:hAnsi="Times New Roman" w:cs="Times New Roman"/>
          <w:sz w:val="24"/>
          <w:szCs w:val="24"/>
        </w:rPr>
        <w:t xml:space="preserve"> Quality</w:t>
      </w:r>
      <w:r w:rsidR="007360FA" w:rsidRPr="007360FA">
        <w:rPr>
          <w:rFonts w:ascii="Times New Roman" w:hAnsi="Times New Roman" w:cs="Times New Roman"/>
          <w:sz w:val="24"/>
          <w:szCs w:val="24"/>
        </w:rPr>
        <w:t xml:space="preserve"> of Food and </w:t>
      </w:r>
      <w:r w:rsidR="0077714A">
        <w:rPr>
          <w:rFonts w:ascii="Times New Roman" w:hAnsi="Times New Roman" w:cs="Times New Roman"/>
          <w:sz w:val="24"/>
          <w:szCs w:val="24"/>
        </w:rPr>
        <w:t>Varieties</w:t>
      </w:r>
      <w:r w:rsidR="007360FA" w:rsidRPr="007360FA">
        <w:rPr>
          <w:rFonts w:ascii="Times New Roman" w:hAnsi="Times New Roman" w:cs="Times New Roman"/>
          <w:sz w:val="24"/>
          <w:szCs w:val="24"/>
        </w:rPr>
        <w:t>. On the other side, the dependent variable its sho</w:t>
      </w:r>
      <w:r w:rsidR="0077714A">
        <w:rPr>
          <w:rFonts w:ascii="Times New Roman" w:hAnsi="Times New Roman" w:cs="Times New Roman"/>
          <w:sz w:val="24"/>
          <w:szCs w:val="24"/>
        </w:rPr>
        <w:t>w the ranges of daily allowance of students</w:t>
      </w:r>
    </w:p>
    <w:p w14:paraId="047EA345" w14:textId="113C823D" w:rsidR="00C42321" w:rsidRDefault="00C42321" w:rsidP="00821F73">
      <w:pPr>
        <w:spacing w:after="0" w:line="480" w:lineRule="auto"/>
        <w:jc w:val="both"/>
        <w:rPr>
          <w:rFonts w:ascii="Times New Roman" w:hAnsi="Times New Roman" w:cs="Times New Roman"/>
          <w:b/>
          <w:sz w:val="24"/>
          <w:szCs w:val="24"/>
        </w:rPr>
      </w:pPr>
    </w:p>
    <w:p w14:paraId="031CE803" w14:textId="09432F0E" w:rsidR="00C42321" w:rsidRDefault="00C42321" w:rsidP="00821F73">
      <w:pPr>
        <w:spacing w:after="0" w:line="480" w:lineRule="auto"/>
        <w:jc w:val="both"/>
        <w:rPr>
          <w:rFonts w:ascii="Times New Roman" w:hAnsi="Times New Roman" w:cs="Times New Roman"/>
          <w:b/>
          <w:sz w:val="24"/>
          <w:szCs w:val="24"/>
        </w:rPr>
      </w:pPr>
    </w:p>
    <w:p w14:paraId="20293170" w14:textId="6ABE85B0" w:rsidR="00A91502" w:rsidRDefault="00C0179E" w:rsidP="00821F73">
      <w:pPr>
        <w:spacing w:after="0" w:line="480" w:lineRule="auto"/>
        <w:jc w:val="both"/>
        <w:rPr>
          <w:rFonts w:ascii="Times New Roman" w:hAnsi="Times New Roman" w:cs="Times New Roman"/>
          <w:b/>
          <w:sz w:val="24"/>
          <w:szCs w:val="24"/>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776000" behindDoc="0" locked="0" layoutInCell="1" allowOverlap="1" wp14:anchorId="3B1B37E8" wp14:editId="62E68551">
                <wp:simplePos x="0" y="0"/>
                <wp:positionH relativeFrom="column">
                  <wp:posOffset>5100320</wp:posOffset>
                </wp:positionH>
                <wp:positionV relativeFrom="paragraph">
                  <wp:posOffset>-675005</wp:posOffset>
                </wp:positionV>
                <wp:extent cx="1003300" cy="521970"/>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1003300" cy="521970"/>
                        </a:xfrm>
                        <a:prstGeom prst="rect">
                          <a:avLst/>
                        </a:prstGeom>
                        <a:noFill/>
                        <a:ln w="6350">
                          <a:noFill/>
                        </a:ln>
                      </wps:spPr>
                      <wps:txbx>
                        <w:txbxContent>
                          <w:p w14:paraId="20F68F3E" w14:textId="64FC5301" w:rsidR="00C0179E" w:rsidRPr="002F7294" w:rsidRDefault="00C0179E" w:rsidP="00C0179E">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B37E8" id="Text Box 273" o:spid="_x0000_s1053" type="#_x0000_t202" style="position:absolute;left:0;text-align:left;margin-left:401.6pt;margin-top:-53.15pt;width:79pt;height:41.1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" filled="f" stroked="f" strokeweight=".5pt">
                <v:textbox>
                  <w:txbxContent>
                    <w:p w14:paraId="20F68F3E" w14:textId="64FC5301" w:rsidR="00C0179E" w:rsidRPr="002F7294" w:rsidRDefault="00C0179E" w:rsidP="00C0179E">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14</w:t>
                      </w:r>
                    </w:p>
                  </w:txbxContent>
                </v:textbox>
              </v:shape>
            </w:pict>
          </mc:Fallback>
        </mc:AlternateContent>
      </w:r>
    </w:p>
    <w:p w14:paraId="47D72692" w14:textId="63D43A6F" w:rsidR="00ED4413" w:rsidRDefault="00EC1568" w:rsidP="00821F73">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Definition of Terms</w:t>
      </w:r>
    </w:p>
    <w:p w14:paraId="11087BA7" w14:textId="44164929" w:rsidR="00A91502" w:rsidRDefault="00A91502" w:rsidP="00821F73">
      <w:pPr>
        <w:spacing w:after="0" w:line="480" w:lineRule="auto"/>
        <w:jc w:val="both"/>
        <w:rPr>
          <w:rFonts w:ascii="Times New Roman" w:hAnsi="Times New Roman" w:cs="Times New Roman"/>
          <w:b/>
          <w:sz w:val="24"/>
          <w:szCs w:val="24"/>
        </w:rPr>
      </w:pPr>
    </w:p>
    <w:p w14:paraId="3B0C7E57" w14:textId="7036FA51" w:rsidR="00A91502" w:rsidRDefault="00A91502" w:rsidP="00A91502">
      <w:pPr>
        <w:spacing w:after="0" w:line="480" w:lineRule="auto"/>
        <w:ind w:left="-432" w:right="-576"/>
        <w:jc w:val="both"/>
        <w:rPr>
          <w:rFonts w:ascii="Times New Roman" w:hAnsi="Times New Roman" w:cs="Times New Roman"/>
          <w:sz w:val="24"/>
          <w:szCs w:val="24"/>
        </w:rPr>
      </w:pPr>
      <w:r w:rsidRPr="00A91502">
        <w:rPr>
          <w:rFonts w:ascii="Times New Roman" w:hAnsi="Times New Roman" w:cs="Times New Roman"/>
          <w:sz w:val="24"/>
          <w:szCs w:val="24"/>
        </w:rPr>
        <w:t>School canteen - wherein the students purchased a healthy and nutritious food.</w:t>
      </w:r>
    </w:p>
    <w:p w14:paraId="3C237C71" w14:textId="4C57DDEB" w:rsidR="00A91502" w:rsidRPr="00A91502" w:rsidRDefault="00A91502" w:rsidP="00A91502">
      <w:pPr>
        <w:spacing w:after="0" w:line="480" w:lineRule="auto"/>
        <w:ind w:left="-432" w:right="-576"/>
        <w:jc w:val="both"/>
        <w:rPr>
          <w:rFonts w:ascii="Times New Roman" w:hAnsi="Times New Roman" w:cs="Times New Roman"/>
          <w:sz w:val="24"/>
          <w:szCs w:val="24"/>
        </w:rPr>
      </w:pPr>
    </w:p>
    <w:p w14:paraId="0F8728FD" w14:textId="4711436A" w:rsidR="00A91502" w:rsidRDefault="00A91502" w:rsidP="00A91502">
      <w:pPr>
        <w:spacing w:after="0" w:line="480" w:lineRule="auto"/>
        <w:ind w:left="-432" w:right="-576"/>
        <w:jc w:val="both"/>
        <w:rPr>
          <w:rFonts w:ascii="Times New Roman" w:hAnsi="Times New Roman" w:cs="Times New Roman"/>
          <w:sz w:val="24"/>
          <w:szCs w:val="24"/>
        </w:rPr>
      </w:pPr>
      <w:r w:rsidRPr="00A91502">
        <w:rPr>
          <w:rFonts w:ascii="Times New Roman" w:hAnsi="Times New Roman" w:cs="Times New Roman"/>
          <w:sz w:val="24"/>
          <w:szCs w:val="24"/>
        </w:rPr>
        <w:t>Food menu -  in which the students preferred cheap food at a price that they could be afford.</w:t>
      </w:r>
    </w:p>
    <w:p w14:paraId="4FD6B7F7" w14:textId="488DECD7" w:rsidR="00A91502" w:rsidRPr="00A91502" w:rsidRDefault="00A91502" w:rsidP="00A91502">
      <w:pPr>
        <w:spacing w:after="0" w:line="480" w:lineRule="auto"/>
        <w:ind w:left="-432" w:right="-576"/>
        <w:jc w:val="both"/>
        <w:rPr>
          <w:rFonts w:ascii="Times New Roman" w:hAnsi="Times New Roman" w:cs="Times New Roman"/>
          <w:sz w:val="24"/>
          <w:szCs w:val="24"/>
        </w:rPr>
      </w:pPr>
    </w:p>
    <w:p w14:paraId="7A6056E3" w14:textId="597C921C" w:rsidR="005C282A" w:rsidRDefault="00A91502" w:rsidP="00A91502">
      <w:pPr>
        <w:spacing w:after="0" w:line="480" w:lineRule="auto"/>
        <w:ind w:left="-432" w:right="-576"/>
        <w:jc w:val="both"/>
        <w:rPr>
          <w:rFonts w:ascii="Times New Roman" w:hAnsi="Times New Roman" w:cs="Times New Roman"/>
          <w:sz w:val="24"/>
          <w:szCs w:val="24"/>
        </w:rPr>
      </w:pPr>
      <w:r w:rsidRPr="00A91502">
        <w:rPr>
          <w:rFonts w:ascii="Times New Roman" w:hAnsi="Times New Roman" w:cs="Times New Roman"/>
          <w:sz w:val="24"/>
          <w:szCs w:val="24"/>
        </w:rPr>
        <w:t>Daily Allowance(s) - it is the amount of money that  students were entitled and how they handled it on a day-to-day basis.</w:t>
      </w:r>
    </w:p>
    <w:p w14:paraId="5225CC33" w14:textId="0DEAC83E" w:rsidR="00ED4413" w:rsidRPr="00ED4413" w:rsidRDefault="00ED4413" w:rsidP="00821F73">
      <w:pPr>
        <w:spacing w:after="0" w:line="480" w:lineRule="auto"/>
        <w:jc w:val="both"/>
        <w:rPr>
          <w:rFonts w:ascii="Times New Roman" w:hAnsi="Times New Roman" w:cs="Times New Roman"/>
          <w:b/>
          <w:sz w:val="24"/>
          <w:szCs w:val="24"/>
        </w:rPr>
      </w:pPr>
    </w:p>
    <w:p w14:paraId="0F179B58" w14:textId="35195D61" w:rsidR="001676FE" w:rsidRDefault="001676FE" w:rsidP="00821F73">
      <w:pPr>
        <w:spacing w:after="0" w:line="480" w:lineRule="auto"/>
        <w:jc w:val="center"/>
        <w:rPr>
          <w:b/>
          <w:sz w:val="24"/>
          <w:szCs w:val="24"/>
        </w:rPr>
      </w:pPr>
    </w:p>
    <w:p w14:paraId="17AF3824" w14:textId="4D7B74F7" w:rsidR="00AC3C8B" w:rsidRPr="001676FE" w:rsidRDefault="00AC3C8B" w:rsidP="00821F73">
      <w:pPr>
        <w:spacing w:after="0" w:line="480" w:lineRule="auto"/>
        <w:rPr>
          <w:b/>
          <w:sz w:val="24"/>
          <w:szCs w:val="24"/>
        </w:rPr>
      </w:pPr>
      <w:r w:rsidRPr="001676FE">
        <w:rPr>
          <w:b/>
          <w:sz w:val="24"/>
          <w:szCs w:val="24"/>
        </w:rPr>
        <w:br w:type="page"/>
      </w:r>
    </w:p>
    <w:p w14:paraId="38098742" w14:textId="1712E529" w:rsidR="00974D2F" w:rsidRDefault="004625AA" w:rsidP="00CB0B56">
      <w:pPr>
        <w:spacing w:after="0" w:line="240" w:lineRule="auto"/>
        <w:jc w:val="center"/>
        <w:rPr>
          <w:rFonts w:ascii="Times New Roman" w:hAnsi="Times New Roman" w:cs="Times New Roman"/>
          <w:b/>
          <w:color w:val="000000"/>
          <w:sz w:val="24"/>
          <w:szCs w:val="24"/>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778048" behindDoc="0" locked="0" layoutInCell="1" allowOverlap="1" wp14:anchorId="3F6D6440" wp14:editId="116395B6">
                <wp:simplePos x="0" y="0"/>
                <wp:positionH relativeFrom="column">
                  <wp:posOffset>5168900</wp:posOffset>
                </wp:positionH>
                <wp:positionV relativeFrom="paragraph">
                  <wp:posOffset>-682625</wp:posOffset>
                </wp:positionV>
                <wp:extent cx="1003300" cy="52200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1003300" cy="522000"/>
                        </a:xfrm>
                        <a:prstGeom prst="rect">
                          <a:avLst/>
                        </a:prstGeom>
                        <a:noFill/>
                        <a:ln w="6350">
                          <a:noFill/>
                        </a:ln>
                      </wps:spPr>
                      <wps:txbx>
                        <w:txbxContent>
                          <w:p w14:paraId="0E86BF23" w14:textId="2EBAE1A2" w:rsidR="004625AA" w:rsidRPr="002F7294" w:rsidRDefault="004625AA" w:rsidP="004625AA">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D6440" id="Text Box 274" o:spid="_x0000_s1054" type="#_x0000_t202" style="position:absolute;left:0;text-align:left;margin-left:407pt;margin-top:-53.75pt;width:79pt;height:41.1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" filled="f" stroked="f" strokeweight=".5pt">
                <v:textbox>
                  <w:txbxContent>
                    <w:p w14:paraId="0E86BF23" w14:textId="2EBAE1A2" w:rsidR="004625AA" w:rsidRPr="002F7294" w:rsidRDefault="004625AA" w:rsidP="004625AA">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15</w:t>
                      </w:r>
                    </w:p>
                  </w:txbxContent>
                </v:textbox>
              </v:shape>
            </w:pict>
          </mc:Fallback>
        </mc:AlternateContent>
      </w:r>
      <w:r w:rsidR="00974D2F">
        <w:rPr>
          <w:rFonts w:ascii="Times New Roman" w:hAnsi="Times New Roman" w:cs="Times New Roman"/>
          <w:b/>
          <w:color w:val="000000"/>
          <w:sz w:val="24"/>
          <w:szCs w:val="24"/>
        </w:rPr>
        <w:t>RESEARCH CHAPTER -3</w:t>
      </w:r>
    </w:p>
    <w:p w14:paraId="6096C212" w14:textId="105C17DD" w:rsidR="00974D2F" w:rsidRDefault="00974D2F" w:rsidP="00CB0B56">
      <w:pPr>
        <w:spacing w:after="0" w:line="240" w:lineRule="auto"/>
        <w:jc w:val="center"/>
        <w:rPr>
          <w:rFonts w:ascii="Times New Roman" w:hAnsi="Times New Roman" w:cs="Times New Roman"/>
          <w:color w:val="000000"/>
          <w:sz w:val="24"/>
          <w:szCs w:val="24"/>
        </w:rPr>
      </w:pPr>
    </w:p>
    <w:p w14:paraId="12A0173D" w14:textId="77777777" w:rsidR="00974D2F" w:rsidRDefault="00974D2F" w:rsidP="00CB0B56">
      <w:pPr>
        <w:spacing w:after="0" w:line="240" w:lineRule="auto"/>
        <w:jc w:val="center"/>
        <w:rPr>
          <w:rFonts w:ascii="Times New Roman" w:hAnsi="Times New Roman" w:cs="Times New Roman"/>
          <w:b/>
          <w:color w:val="000000"/>
          <w:sz w:val="24"/>
          <w:szCs w:val="24"/>
        </w:rPr>
      </w:pPr>
    </w:p>
    <w:p w14:paraId="22A84BD0" w14:textId="09D9E538" w:rsidR="00974D2F" w:rsidRDefault="00974D2F" w:rsidP="00CB0B56">
      <w:pPr>
        <w:spacing w:after="0" w:line="480" w:lineRule="auto"/>
        <w:jc w:val="center"/>
        <w:rPr>
          <w:rFonts w:ascii="Times New Roman" w:hAnsi="Times New Roman" w:cs="Times New Roman"/>
          <w:b/>
          <w:sz w:val="24"/>
          <w:szCs w:val="24"/>
        </w:rPr>
      </w:pPr>
      <w:r>
        <w:rPr>
          <w:rFonts w:ascii="Times New Roman" w:hAnsi="Times New Roman" w:cs="Times New Roman"/>
          <w:b/>
          <w:color w:val="000000"/>
          <w:sz w:val="24"/>
          <w:szCs w:val="24"/>
        </w:rPr>
        <w:t>Research Design and Methodology</w:t>
      </w:r>
    </w:p>
    <w:p w14:paraId="2D713D6F" w14:textId="15B9AD8A" w:rsidR="00974D2F" w:rsidRDefault="00974D2F" w:rsidP="00CC2E52">
      <w:pPr>
        <w:spacing w:after="0" w:line="480" w:lineRule="auto"/>
        <w:ind w:left="-432" w:right="-576"/>
        <w:jc w:val="both"/>
        <w:rPr>
          <w:rFonts w:ascii="Times New Roman" w:hAnsi="Times New Roman" w:cs="Times New Roman"/>
          <w:sz w:val="24"/>
          <w:szCs w:val="24"/>
        </w:rPr>
      </w:pPr>
      <w:r>
        <w:rPr>
          <w:rFonts w:ascii="Times New Roman" w:hAnsi="Times New Roman" w:cs="Times New Roman"/>
          <w:sz w:val="24"/>
          <w:szCs w:val="24"/>
        </w:rPr>
        <w:t xml:space="preserve">     This chapter presents the research design, respondents of the study, Research instruments, Data Gathering Procedure, and Statistical Analysis tools that will used in identifying </w:t>
      </w:r>
      <w:r w:rsidR="004B58C3">
        <w:rPr>
          <w:rFonts w:ascii="Times New Roman" w:hAnsi="Times New Roman" w:cs="Times New Roman"/>
          <w:sz w:val="24"/>
          <w:szCs w:val="24"/>
        </w:rPr>
        <w:t xml:space="preserve">The </w:t>
      </w:r>
      <w:r w:rsidR="004B58C3" w:rsidRPr="004B58C3">
        <w:rPr>
          <w:rFonts w:ascii="Times New Roman" w:hAnsi="Times New Roman" w:cs="Times New Roman"/>
          <w:sz w:val="24"/>
          <w:szCs w:val="24"/>
        </w:rPr>
        <w:t xml:space="preserve">Relationship </w:t>
      </w:r>
      <w:r w:rsidR="004B58C3">
        <w:rPr>
          <w:rFonts w:ascii="Times New Roman" w:hAnsi="Times New Roman" w:cs="Times New Roman"/>
          <w:sz w:val="24"/>
          <w:szCs w:val="24"/>
        </w:rPr>
        <w:t xml:space="preserve">between the school canteen food menu and </w:t>
      </w:r>
      <w:r w:rsidR="004B58C3" w:rsidRPr="004B58C3">
        <w:rPr>
          <w:rFonts w:ascii="Times New Roman" w:hAnsi="Times New Roman" w:cs="Times New Roman"/>
          <w:sz w:val="24"/>
          <w:szCs w:val="24"/>
        </w:rPr>
        <w:t>to Student’s Daily Allowance</w:t>
      </w:r>
    </w:p>
    <w:p w14:paraId="6C4EA11D" w14:textId="0BE53A40" w:rsidR="00974D2F" w:rsidRDefault="00974D2F" w:rsidP="00974D2F">
      <w:pPr>
        <w:spacing w:after="0" w:line="480" w:lineRule="auto"/>
        <w:jc w:val="both"/>
        <w:rPr>
          <w:rFonts w:ascii="Times New Roman" w:hAnsi="Times New Roman" w:cs="Times New Roman"/>
          <w:sz w:val="24"/>
          <w:szCs w:val="24"/>
        </w:rPr>
      </w:pPr>
    </w:p>
    <w:p w14:paraId="1F87D4EA" w14:textId="5582C051" w:rsidR="00CC2E52" w:rsidRDefault="00974D2F" w:rsidP="00974D2F">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Research Design</w:t>
      </w:r>
    </w:p>
    <w:p w14:paraId="38FFE6C1" w14:textId="0D384006" w:rsidR="00974D2F" w:rsidRPr="00696B52" w:rsidRDefault="00974D2F" w:rsidP="00696B52">
      <w:pPr>
        <w:spacing w:line="480" w:lineRule="auto"/>
        <w:ind w:left="-397" w:right="-576"/>
        <w:jc w:val="both"/>
        <w:rPr>
          <w:rFonts w:ascii="Times New Roman" w:hAnsi="Times New Roman" w:cs="Times New Roman"/>
          <w:sz w:val="24"/>
          <w:szCs w:val="24"/>
        </w:rPr>
      </w:pPr>
      <w:r w:rsidRPr="00696B52">
        <w:rPr>
          <w:rFonts w:ascii="Times New Roman" w:hAnsi="Times New Roman" w:cs="Times New Roman"/>
          <w:sz w:val="24"/>
          <w:szCs w:val="24"/>
        </w:rPr>
        <w:t xml:space="preserve">   Descriptive research is designated as a research method that will delineate the characteristics of the population or the phenomenon of an study, and to tackled of the educational settings to do they described, to compare, contrast, classified, and to </w:t>
      </w:r>
      <w:proofErr w:type="spellStart"/>
      <w:r w:rsidRPr="00696B52">
        <w:rPr>
          <w:rFonts w:ascii="Times New Roman" w:hAnsi="Times New Roman" w:cs="Times New Roman"/>
          <w:sz w:val="24"/>
          <w:szCs w:val="24"/>
        </w:rPr>
        <w:t>analyse</w:t>
      </w:r>
      <w:proofErr w:type="spellEnd"/>
      <w:r w:rsidRPr="00696B52">
        <w:rPr>
          <w:rFonts w:ascii="Times New Roman" w:hAnsi="Times New Roman" w:cs="Times New Roman"/>
          <w:sz w:val="24"/>
          <w:szCs w:val="24"/>
        </w:rPr>
        <w:t xml:space="preserve"> how will they interpret the institution and circumstances, This methodology distinct more on the “what” of the research and also the “why” of the research subject (</w:t>
      </w:r>
      <w:proofErr w:type="spellStart"/>
      <w:r w:rsidRPr="00696B52">
        <w:rPr>
          <w:rFonts w:ascii="Times New Roman" w:hAnsi="Times New Roman" w:cs="Times New Roman"/>
          <w:sz w:val="24"/>
          <w:szCs w:val="24"/>
        </w:rPr>
        <w:t>Siedlecki</w:t>
      </w:r>
      <w:proofErr w:type="spellEnd"/>
      <w:r w:rsidRPr="00696B52">
        <w:rPr>
          <w:rFonts w:ascii="Times New Roman" w:hAnsi="Times New Roman" w:cs="Times New Roman"/>
          <w:sz w:val="24"/>
          <w:szCs w:val="24"/>
        </w:rPr>
        <w:t xml:space="preserve">, 2020). According to Creswell (2003), portrays methodology as a consistent group of methods that systematize one another and that have the proficiency to fit to deliver data and findings that will indicate the research of a question and to suits the researcher’s purpose In this methodology, it is says a group which is to have an systematize, and also it may include that having an proficiency to fit on how you will deliver the data and what is the method on how you will find on it. A study of a methodology, it must be known, how indicated of a research questions to will it be suits of the researcher's purpose The researcher must use a descriptive research design and to think of it, how will describe </w:t>
      </w:r>
      <w:r w:rsidR="00DA1733" w:rsidRPr="00696B52">
        <w:rPr>
          <w:rFonts w:ascii="Times New Roman" w:hAnsi="Times New Roman" w:cs="Times New Roman"/>
          <w:sz w:val="24"/>
          <w:szCs w:val="24"/>
        </w:rPr>
        <w:t>may the food in the School Canteen be described in terms of: Variety of food, Quality of food and Affordability</w:t>
      </w:r>
    </w:p>
    <w:p w14:paraId="4C445A78" w14:textId="66F05439" w:rsidR="00974D2F" w:rsidRPr="00CB0B56" w:rsidRDefault="004625AA" w:rsidP="00CC2E52">
      <w:pPr>
        <w:tabs>
          <w:tab w:val="left" w:pos="5871"/>
        </w:tabs>
        <w:spacing w:line="480" w:lineRule="auto"/>
        <w:jc w:val="both"/>
        <w:rPr>
          <w:rFonts w:ascii="Times New Roman" w:hAnsi="Times New Roman" w:cs="Times New Roman"/>
          <w:b/>
          <w:sz w:val="24"/>
          <w:szCs w:val="24"/>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780096" behindDoc="0" locked="0" layoutInCell="1" allowOverlap="1" wp14:anchorId="1B4031DA" wp14:editId="19A7F10A">
                <wp:simplePos x="0" y="0"/>
                <wp:positionH relativeFrom="column">
                  <wp:posOffset>5105400</wp:posOffset>
                </wp:positionH>
                <wp:positionV relativeFrom="paragraph">
                  <wp:posOffset>-683895</wp:posOffset>
                </wp:positionV>
                <wp:extent cx="1003300" cy="522000"/>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1003300" cy="522000"/>
                        </a:xfrm>
                        <a:prstGeom prst="rect">
                          <a:avLst/>
                        </a:prstGeom>
                        <a:noFill/>
                        <a:ln w="6350">
                          <a:noFill/>
                        </a:ln>
                      </wps:spPr>
                      <wps:txbx>
                        <w:txbxContent>
                          <w:p w14:paraId="3ECA2561" w14:textId="4EAE296E" w:rsidR="004625AA" w:rsidRPr="002F7294" w:rsidRDefault="004625AA" w:rsidP="004625AA">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031DA" id="Text Box 275" o:spid="_x0000_s1055" type="#_x0000_t202" style="position:absolute;left:0;text-align:left;margin-left:402pt;margin-top:-53.85pt;width:79pt;height:41.1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" filled="f" stroked="f" strokeweight=".5pt">
                <v:textbox>
                  <w:txbxContent>
                    <w:p w14:paraId="3ECA2561" w14:textId="4EAE296E" w:rsidR="004625AA" w:rsidRPr="002F7294" w:rsidRDefault="004625AA" w:rsidP="004625AA">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16</w:t>
                      </w:r>
                    </w:p>
                  </w:txbxContent>
                </v:textbox>
              </v:shape>
            </w:pict>
          </mc:Fallback>
        </mc:AlternateContent>
      </w:r>
      <w:r w:rsidR="006C471F" w:rsidRPr="00CB0B56">
        <w:rPr>
          <w:rFonts w:ascii="Times New Roman" w:hAnsi="Times New Roman" w:cs="Times New Roman"/>
          <w:b/>
          <w:sz w:val="24"/>
          <w:szCs w:val="24"/>
        </w:rPr>
        <w:t>Respondents</w:t>
      </w:r>
      <w:r w:rsidR="00974D2F" w:rsidRPr="00CB0B56">
        <w:rPr>
          <w:rFonts w:ascii="Times New Roman" w:hAnsi="Times New Roman" w:cs="Times New Roman"/>
          <w:b/>
          <w:sz w:val="24"/>
          <w:szCs w:val="24"/>
        </w:rPr>
        <w:t xml:space="preserve"> of the study</w:t>
      </w:r>
      <w:r w:rsidR="00CC2E52">
        <w:rPr>
          <w:rFonts w:ascii="Times New Roman" w:hAnsi="Times New Roman" w:cs="Times New Roman"/>
          <w:b/>
          <w:sz w:val="24"/>
          <w:szCs w:val="24"/>
        </w:rPr>
        <w:tab/>
      </w:r>
    </w:p>
    <w:p w14:paraId="754F9E0F" w14:textId="148789B8" w:rsidR="00974D2F" w:rsidRDefault="00CB0B56" w:rsidP="00CC2E52">
      <w:pPr>
        <w:spacing w:line="480" w:lineRule="auto"/>
        <w:ind w:left="-432" w:right="-576"/>
        <w:jc w:val="both"/>
        <w:rPr>
          <w:rFonts w:ascii="Times New Roman" w:hAnsi="Times New Roman" w:cs="Times New Roman"/>
          <w:sz w:val="24"/>
          <w:szCs w:val="24"/>
        </w:rPr>
      </w:pPr>
      <w:r>
        <w:rPr>
          <w:rFonts w:ascii="Times New Roman" w:hAnsi="Times New Roman" w:cs="Times New Roman"/>
          <w:sz w:val="24"/>
          <w:szCs w:val="24"/>
        </w:rPr>
        <w:t xml:space="preserve">    </w:t>
      </w:r>
      <w:r w:rsidR="00974D2F">
        <w:rPr>
          <w:rFonts w:ascii="Times New Roman" w:hAnsi="Times New Roman" w:cs="Times New Roman"/>
          <w:sz w:val="24"/>
          <w:szCs w:val="24"/>
        </w:rPr>
        <w:t xml:space="preserve">General </w:t>
      </w:r>
      <w:proofErr w:type="spellStart"/>
      <w:r w:rsidR="00974D2F">
        <w:rPr>
          <w:rFonts w:ascii="Times New Roman" w:hAnsi="Times New Roman" w:cs="Times New Roman"/>
          <w:sz w:val="24"/>
          <w:szCs w:val="24"/>
        </w:rPr>
        <w:t>Tiburcio</w:t>
      </w:r>
      <w:proofErr w:type="spellEnd"/>
      <w:r w:rsidR="00974D2F">
        <w:rPr>
          <w:rFonts w:ascii="Times New Roman" w:hAnsi="Times New Roman" w:cs="Times New Roman"/>
          <w:sz w:val="24"/>
          <w:szCs w:val="24"/>
        </w:rPr>
        <w:t xml:space="preserve"> de Leon national high school is the public school founded in 1969. It’s located at corner Mercado Street along gen t Deleon road Valenzuela. Its location has been moved several times from </w:t>
      </w:r>
      <w:proofErr w:type="spellStart"/>
      <w:r w:rsidR="00974D2F">
        <w:rPr>
          <w:rFonts w:ascii="Times New Roman" w:hAnsi="Times New Roman" w:cs="Times New Roman"/>
          <w:sz w:val="24"/>
          <w:szCs w:val="24"/>
        </w:rPr>
        <w:t>Ta</w:t>
      </w:r>
      <w:r w:rsidR="00974D2F">
        <w:rPr>
          <w:rFonts w:ascii="Times New Roman" w:hAnsi="Times New Roman" w:cs="Times New Roman"/>
          <w:color w:val="4D5156"/>
          <w:shd w:val="clear" w:color="auto" w:fill="FFFFFF"/>
        </w:rPr>
        <w:t>ñ</w:t>
      </w:r>
      <w:r w:rsidR="00974D2F">
        <w:rPr>
          <w:rFonts w:ascii="Times New Roman" w:hAnsi="Times New Roman" w:cs="Times New Roman"/>
          <w:sz w:val="24"/>
          <w:szCs w:val="24"/>
        </w:rPr>
        <w:t>ada</w:t>
      </w:r>
      <w:proofErr w:type="spellEnd"/>
      <w:r w:rsidR="00974D2F">
        <w:rPr>
          <w:rFonts w:ascii="Times New Roman" w:hAnsi="Times New Roman" w:cs="Times New Roman"/>
          <w:sz w:val="24"/>
          <w:szCs w:val="24"/>
        </w:rPr>
        <w:t xml:space="preserve"> subdivision to its current location in Mercado Street near t </w:t>
      </w:r>
      <w:proofErr w:type="spellStart"/>
      <w:r w:rsidR="00974D2F">
        <w:rPr>
          <w:rFonts w:ascii="Times New Roman" w:hAnsi="Times New Roman" w:cs="Times New Roman"/>
          <w:sz w:val="24"/>
          <w:szCs w:val="24"/>
        </w:rPr>
        <w:t>Bugallion</w:t>
      </w:r>
      <w:proofErr w:type="spellEnd"/>
      <w:r w:rsidR="00974D2F">
        <w:rPr>
          <w:rFonts w:ascii="Times New Roman" w:hAnsi="Times New Roman" w:cs="Times New Roman"/>
          <w:sz w:val="24"/>
          <w:szCs w:val="24"/>
        </w:rPr>
        <w:t xml:space="preserve"> Bridge</w:t>
      </w:r>
    </w:p>
    <w:p w14:paraId="0A6F97F1" w14:textId="4C153AD9" w:rsidR="006C471F" w:rsidRDefault="00CB0B56" w:rsidP="00CC2E52">
      <w:pPr>
        <w:spacing w:line="480" w:lineRule="auto"/>
        <w:ind w:left="-432" w:right="-576"/>
        <w:jc w:val="both"/>
        <w:rPr>
          <w:rFonts w:ascii="Times New Roman" w:hAnsi="Times New Roman" w:cs="Times New Roman"/>
          <w:sz w:val="24"/>
          <w:szCs w:val="24"/>
        </w:rPr>
      </w:pPr>
      <w:r>
        <w:rPr>
          <w:rFonts w:ascii="Times New Roman" w:hAnsi="Times New Roman" w:cs="Times New Roman"/>
          <w:sz w:val="24"/>
          <w:szCs w:val="24"/>
        </w:rPr>
        <w:t xml:space="preserve">    </w:t>
      </w:r>
      <w:r w:rsidR="00974D2F">
        <w:rPr>
          <w:rFonts w:ascii="Times New Roman" w:hAnsi="Times New Roman" w:cs="Times New Roman"/>
          <w:sz w:val="24"/>
          <w:szCs w:val="24"/>
        </w:rPr>
        <w:t xml:space="preserve">The researcher uses the Junior high school in Gent De Leon National High School to be the respondents of our study. Because, the researcher needs to know the </w:t>
      </w:r>
      <w:r w:rsidR="00C42321">
        <w:rPr>
          <w:rFonts w:ascii="Times New Roman" w:hAnsi="Times New Roman" w:cs="Times New Roman"/>
          <w:sz w:val="24"/>
          <w:szCs w:val="24"/>
        </w:rPr>
        <w:t>relationship between school canteen food menu and students daily allowance</w:t>
      </w:r>
      <w:r w:rsidR="00974D2F">
        <w:rPr>
          <w:rFonts w:ascii="Times New Roman" w:hAnsi="Times New Roman" w:cs="Times New Roman"/>
          <w:sz w:val="24"/>
          <w:szCs w:val="24"/>
        </w:rPr>
        <w:t>. And it has a total of 75 junior high school students. The researchers use the random sampling method. And, researcher may provide the questionnaire to conduct it in every Grade 8 and Grade 9 students.</w:t>
      </w:r>
    </w:p>
    <w:tbl>
      <w:tblPr>
        <w:tblStyle w:val="TableGrid"/>
        <w:tblW w:w="7592" w:type="dxa"/>
        <w:tblLook w:val="04A0" w:firstRow="1" w:lastRow="0" w:firstColumn="1" w:lastColumn="0" w:noHBand="0" w:noVBand="1"/>
      </w:tblPr>
      <w:tblGrid>
        <w:gridCol w:w="3048"/>
        <w:gridCol w:w="2272"/>
        <w:gridCol w:w="2272"/>
      </w:tblGrid>
      <w:tr w:rsidR="006C471F" w14:paraId="048C8855" w14:textId="77777777" w:rsidTr="00CC2E52">
        <w:trPr>
          <w:trHeight w:val="470"/>
        </w:trPr>
        <w:tc>
          <w:tcPr>
            <w:tcW w:w="3048" w:type="dxa"/>
            <w:tcBorders>
              <w:top w:val="single" w:sz="4" w:space="0" w:color="auto"/>
              <w:left w:val="single" w:sz="4" w:space="0" w:color="auto"/>
              <w:bottom w:val="single" w:sz="4" w:space="0" w:color="auto"/>
              <w:right w:val="single" w:sz="4" w:space="0" w:color="auto"/>
            </w:tcBorders>
            <w:hideMark/>
          </w:tcPr>
          <w:p w14:paraId="7624C101" w14:textId="77777777" w:rsidR="006C471F" w:rsidRPr="006C471F" w:rsidRDefault="006C471F" w:rsidP="006C471F">
            <w:pPr>
              <w:spacing w:line="240" w:lineRule="auto"/>
              <w:jc w:val="center"/>
              <w:rPr>
                <w:rFonts w:ascii="inherit" w:hAnsi="inherit"/>
                <w:b/>
                <w:sz w:val="24"/>
                <w:szCs w:val="24"/>
              </w:rPr>
            </w:pPr>
            <w:r>
              <w:rPr>
                <w:rFonts w:ascii="inherit" w:hAnsi="inherit"/>
                <w:b/>
                <w:sz w:val="24"/>
                <w:szCs w:val="24"/>
              </w:rPr>
              <w:t>Respondents</w:t>
            </w:r>
          </w:p>
        </w:tc>
        <w:tc>
          <w:tcPr>
            <w:tcW w:w="2272" w:type="dxa"/>
            <w:tcBorders>
              <w:top w:val="single" w:sz="4" w:space="0" w:color="auto"/>
              <w:left w:val="single" w:sz="4" w:space="0" w:color="auto"/>
              <w:bottom w:val="single" w:sz="4" w:space="0" w:color="auto"/>
              <w:right w:val="single" w:sz="4" w:space="0" w:color="auto"/>
            </w:tcBorders>
            <w:hideMark/>
          </w:tcPr>
          <w:p w14:paraId="7B0D3600" w14:textId="77777777" w:rsidR="006C471F" w:rsidRPr="006C471F" w:rsidRDefault="006C471F" w:rsidP="006C471F">
            <w:pPr>
              <w:spacing w:line="240" w:lineRule="auto"/>
              <w:jc w:val="center"/>
              <w:rPr>
                <w:rFonts w:ascii="inherit" w:hAnsi="inherit"/>
                <w:b/>
                <w:sz w:val="24"/>
                <w:szCs w:val="24"/>
              </w:rPr>
            </w:pPr>
            <w:r w:rsidRPr="006C471F">
              <w:rPr>
                <w:rFonts w:ascii="inherit" w:hAnsi="inherit"/>
                <w:b/>
                <w:sz w:val="24"/>
                <w:szCs w:val="24"/>
              </w:rPr>
              <w:t>No. of responded</w:t>
            </w:r>
          </w:p>
        </w:tc>
        <w:tc>
          <w:tcPr>
            <w:tcW w:w="2272" w:type="dxa"/>
            <w:tcBorders>
              <w:top w:val="single" w:sz="4" w:space="0" w:color="auto"/>
              <w:left w:val="single" w:sz="4" w:space="0" w:color="auto"/>
              <w:bottom w:val="single" w:sz="4" w:space="0" w:color="auto"/>
              <w:right w:val="single" w:sz="4" w:space="0" w:color="auto"/>
            </w:tcBorders>
          </w:tcPr>
          <w:p w14:paraId="44DD9AE8" w14:textId="77777777" w:rsidR="006C471F" w:rsidRPr="006C471F" w:rsidRDefault="006C471F" w:rsidP="006C471F">
            <w:pPr>
              <w:spacing w:line="240" w:lineRule="auto"/>
              <w:jc w:val="center"/>
              <w:rPr>
                <w:rFonts w:ascii="inherit" w:hAnsi="inherit"/>
                <w:b/>
                <w:sz w:val="24"/>
                <w:szCs w:val="24"/>
              </w:rPr>
            </w:pPr>
            <w:r w:rsidRPr="006C471F">
              <w:rPr>
                <w:rFonts w:ascii="inherit" w:hAnsi="inherit"/>
                <w:b/>
                <w:sz w:val="24"/>
                <w:szCs w:val="24"/>
              </w:rPr>
              <w:t>Percentage</w:t>
            </w:r>
          </w:p>
        </w:tc>
      </w:tr>
      <w:tr w:rsidR="006C471F" w14:paraId="2F1AF2A2" w14:textId="77777777" w:rsidTr="00CC2E52">
        <w:trPr>
          <w:trHeight w:val="530"/>
        </w:trPr>
        <w:tc>
          <w:tcPr>
            <w:tcW w:w="3048" w:type="dxa"/>
            <w:tcBorders>
              <w:top w:val="single" w:sz="4" w:space="0" w:color="auto"/>
              <w:left w:val="single" w:sz="4" w:space="0" w:color="auto"/>
              <w:bottom w:val="single" w:sz="4" w:space="0" w:color="auto"/>
              <w:right w:val="single" w:sz="4" w:space="0" w:color="auto"/>
            </w:tcBorders>
            <w:hideMark/>
          </w:tcPr>
          <w:p w14:paraId="1E56D463" w14:textId="77777777" w:rsidR="006C471F" w:rsidRDefault="006C471F" w:rsidP="006C471F">
            <w:pPr>
              <w:spacing w:line="240" w:lineRule="auto"/>
              <w:jc w:val="center"/>
              <w:rPr>
                <w:rFonts w:ascii="inherit" w:hAnsi="inherit"/>
                <w:sz w:val="24"/>
                <w:szCs w:val="24"/>
              </w:rPr>
            </w:pPr>
            <w:r>
              <w:rPr>
                <w:rFonts w:ascii="inherit" w:hAnsi="inherit"/>
                <w:sz w:val="24"/>
                <w:szCs w:val="24"/>
              </w:rPr>
              <w:t>Grade-8</w:t>
            </w:r>
          </w:p>
        </w:tc>
        <w:tc>
          <w:tcPr>
            <w:tcW w:w="2272" w:type="dxa"/>
            <w:tcBorders>
              <w:top w:val="single" w:sz="4" w:space="0" w:color="auto"/>
              <w:left w:val="single" w:sz="4" w:space="0" w:color="auto"/>
              <w:bottom w:val="single" w:sz="4" w:space="0" w:color="auto"/>
              <w:right w:val="single" w:sz="4" w:space="0" w:color="auto"/>
            </w:tcBorders>
            <w:hideMark/>
          </w:tcPr>
          <w:p w14:paraId="041E9397" w14:textId="77777777" w:rsidR="006C471F" w:rsidRDefault="00375095" w:rsidP="006C471F">
            <w:pPr>
              <w:spacing w:line="240" w:lineRule="auto"/>
              <w:jc w:val="center"/>
              <w:rPr>
                <w:rFonts w:ascii="inherit" w:hAnsi="inherit"/>
                <w:sz w:val="24"/>
                <w:szCs w:val="24"/>
              </w:rPr>
            </w:pPr>
            <w:r>
              <w:rPr>
                <w:rFonts w:ascii="inherit" w:hAnsi="inherit"/>
                <w:sz w:val="24"/>
                <w:szCs w:val="24"/>
              </w:rPr>
              <w:t>53</w:t>
            </w:r>
          </w:p>
        </w:tc>
        <w:tc>
          <w:tcPr>
            <w:tcW w:w="2272" w:type="dxa"/>
            <w:tcBorders>
              <w:top w:val="single" w:sz="4" w:space="0" w:color="auto"/>
              <w:left w:val="single" w:sz="4" w:space="0" w:color="auto"/>
              <w:bottom w:val="single" w:sz="4" w:space="0" w:color="auto"/>
              <w:right w:val="single" w:sz="4" w:space="0" w:color="auto"/>
            </w:tcBorders>
          </w:tcPr>
          <w:p w14:paraId="2410AF1F" w14:textId="77777777" w:rsidR="006C471F" w:rsidRDefault="00375095" w:rsidP="007D064A">
            <w:pPr>
              <w:spacing w:line="240" w:lineRule="auto"/>
              <w:jc w:val="center"/>
              <w:rPr>
                <w:rFonts w:ascii="inherit" w:hAnsi="inherit"/>
                <w:sz w:val="24"/>
                <w:szCs w:val="24"/>
              </w:rPr>
            </w:pPr>
            <w:r>
              <w:rPr>
                <w:rFonts w:ascii="inherit" w:hAnsi="inherit"/>
                <w:sz w:val="24"/>
                <w:szCs w:val="24"/>
              </w:rPr>
              <w:t>71</w:t>
            </w:r>
            <w:r w:rsidR="007D064A">
              <w:rPr>
                <w:rFonts w:ascii="inherit" w:hAnsi="inherit"/>
                <w:sz w:val="24"/>
                <w:szCs w:val="24"/>
              </w:rPr>
              <w:t>%</w:t>
            </w:r>
          </w:p>
        </w:tc>
      </w:tr>
      <w:tr w:rsidR="006C471F" w14:paraId="5A1534F2" w14:textId="77777777" w:rsidTr="00CC2E52">
        <w:trPr>
          <w:trHeight w:val="482"/>
        </w:trPr>
        <w:tc>
          <w:tcPr>
            <w:tcW w:w="3048" w:type="dxa"/>
            <w:tcBorders>
              <w:top w:val="single" w:sz="4" w:space="0" w:color="auto"/>
              <w:left w:val="single" w:sz="4" w:space="0" w:color="auto"/>
              <w:bottom w:val="single" w:sz="4" w:space="0" w:color="auto"/>
              <w:right w:val="single" w:sz="4" w:space="0" w:color="auto"/>
            </w:tcBorders>
            <w:hideMark/>
          </w:tcPr>
          <w:p w14:paraId="37DAF76F" w14:textId="77777777" w:rsidR="006C471F" w:rsidRDefault="006C471F" w:rsidP="006C471F">
            <w:pPr>
              <w:spacing w:line="240" w:lineRule="auto"/>
              <w:jc w:val="center"/>
              <w:rPr>
                <w:rFonts w:ascii="inherit" w:hAnsi="inherit"/>
                <w:sz w:val="24"/>
                <w:szCs w:val="24"/>
              </w:rPr>
            </w:pPr>
            <w:r>
              <w:rPr>
                <w:rFonts w:ascii="inherit" w:hAnsi="inherit"/>
                <w:sz w:val="24"/>
                <w:szCs w:val="24"/>
              </w:rPr>
              <w:t>Grade-9</w:t>
            </w:r>
          </w:p>
        </w:tc>
        <w:tc>
          <w:tcPr>
            <w:tcW w:w="2272" w:type="dxa"/>
            <w:tcBorders>
              <w:top w:val="single" w:sz="4" w:space="0" w:color="auto"/>
              <w:left w:val="single" w:sz="4" w:space="0" w:color="auto"/>
              <w:bottom w:val="single" w:sz="4" w:space="0" w:color="auto"/>
              <w:right w:val="single" w:sz="4" w:space="0" w:color="auto"/>
            </w:tcBorders>
            <w:hideMark/>
          </w:tcPr>
          <w:p w14:paraId="66533B35" w14:textId="77777777" w:rsidR="006C471F" w:rsidRDefault="00375095" w:rsidP="006C471F">
            <w:pPr>
              <w:spacing w:line="240" w:lineRule="auto"/>
              <w:jc w:val="center"/>
              <w:rPr>
                <w:rFonts w:ascii="inherit" w:hAnsi="inherit"/>
                <w:sz w:val="24"/>
                <w:szCs w:val="24"/>
              </w:rPr>
            </w:pPr>
            <w:r>
              <w:rPr>
                <w:rFonts w:ascii="inherit" w:hAnsi="inherit"/>
                <w:sz w:val="24"/>
                <w:szCs w:val="24"/>
              </w:rPr>
              <w:t>22</w:t>
            </w:r>
          </w:p>
        </w:tc>
        <w:tc>
          <w:tcPr>
            <w:tcW w:w="2272" w:type="dxa"/>
            <w:tcBorders>
              <w:top w:val="single" w:sz="4" w:space="0" w:color="auto"/>
              <w:left w:val="single" w:sz="4" w:space="0" w:color="auto"/>
              <w:bottom w:val="single" w:sz="4" w:space="0" w:color="auto"/>
              <w:right w:val="single" w:sz="4" w:space="0" w:color="auto"/>
            </w:tcBorders>
          </w:tcPr>
          <w:p w14:paraId="221350F3" w14:textId="77777777" w:rsidR="006C471F" w:rsidRDefault="00375095" w:rsidP="007D064A">
            <w:pPr>
              <w:spacing w:line="240" w:lineRule="auto"/>
              <w:jc w:val="center"/>
              <w:rPr>
                <w:rFonts w:ascii="inherit" w:hAnsi="inherit"/>
                <w:sz w:val="24"/>
                <w:szCs w:val="24"/>
              </w:rPr>
            </w:pPr>
            <w:r>
              <w:rPr>
                <w:rFonts w:ascii="inherit" w:hAnsi="inherit"/>
                <w:sz w:val="24"/>
                <w:szCs w:val="24"/>
              </w:rPr>
              <w:t>29</w:t>
            </w:r>
            <w:r w:rsidR="007D064A">
              <w:rPr>
                <w:rFonts w:ascii="inherit" w:hAnsi="inherit"/>
                <w:sz w:val="24"/>
                <w:szCs w:val="24"/>
              </w:rPr>
              <w:t>%</w:t>
            </w:r>
          </w:p>
        </w:tc>
      </w:tr>
      <w:tr w:rsidR="006C471F" w14:paraId="5DFAF3A2" w14:textId="77777777" w:rsidTr="00CC2E52">
        <w:trPr>
          <w:trHeight w:val="434"/>
        </w:trPr>
        <w:tc>
          <w:tcPr>
            <w:tcW w:w="3048" w:type="dxa"/>
            <w:tcBorders>
              <w:top w:val="single" w:sz="4" w:space="0" w:color="auto"/>
              <w:left w:val="single" w:sz="4" w:space="0" w:color="auto"/>
              <w:bottom w:val="single" w:sz="4" w:space="0" w:color="auto"/>
              <w:right w:val="single" w:sz="4" w:space="0" w:color="auto"/>
            </w:tcBorders>
            <w:hideMark/>
          </w:tcPr>
          <w:p w14:paraId="7A9D0A5E" w14:textId="77777777" w:rsidR="006C471F" w:rsidRDefault="006C471F" w:rsidP="006C471F">
            <w:pPr>
              <w:spacing w:line="240" w:lineRule="auto"/>
              <w:jc w:val="center"/>
              <w:rPr>
                <w:rFonts w:ascii="inherit" w:hAnsi="inherit"/>
                <w:sz w:val="24"/>
                <w:szCs w:val="24"/>
              </w:rPr>
            </w:pPr>
            <w:r>
              <w:rPr>
                <w:rFonts w:ascii="inherit" w:hAnsi="inherit"/>
                <w:sz w:val="24"/>
                <w:szCs w:val="24"/>
              </w:rPr>
              <w:t>Total</w:t>
            </w:r>
          </w:p>
        </w:tc>
        <w:tc>
          <w:tcPr>
            <w:tcW w:w="2272" w:type="dxa"/>
            <w:tcBorders>
              <w:top w:val="single" w:sz="4" w:space="0" w:color="auto"/>
              <w:left w:val="single" w:sz="4" w:space="0" w:color="auto"/>
              <w:bottom w:val="single" w:sz="4" w:space="0" w:color="auto"/>
              <w:right w:val="single" w:sz="4" w:space="0" w:color="auto"/>
            </w:tcBorders>
            <w:hideMark/>
          </w:tcPr>
          <w:p w14:paraId="75A3ABE9" w14:textId="77777777" w:rsidR="006C471F" w:rsidRDefault="006C471F" w:rsidP="006C471F">
            <w:pPr>
              <w:spacing w:line="240" w:lineRule="auto"/>
              <w:jc w:val="center"/>
              <w:rPr>
                <w:rFonts w:ascii="inherit" w:hAnsi="inherit"/>
                <w:sz w:val="24"/>
                <w:szCs w:val="24"/>
              </w:rPr>
            </w:pPr>
            <w:r>
              <w:rPr>
                <w:rFonts w:ascii="inherit" w:hAnsi="inherit"/>
                <w:sz w:val="24"/>
                <w:szCs w:val="24"/>
              </w:rPr>
              <w:t>75</w:t>
            </w:r>
          </w:p>
        </w:tc>
        <w:tc>
          <w:tcPr>
            <w:tcW w:w="2272" w:type="dxa"/>
            <w:tcBorders>
              <w:top w:val="single" w:sz="4" w:space="0" w:color="auto"/>
              <w:left w:val="single" w:sz="4" w:space="0" w:color="auto"/>
              <w:bottom w:val="single" w:sz="4" w:space="0" w:color="auto"/>
              <w:right w:val="single" w:sz="4" w:space="0" w:color="auto"/>
            </w:tcBorders>
          </w:tcPr>
          <w:p w14:paraId="2306FBEA" w14:textId="77777777" w:rsidR="006C471F" w:rsidRDefault="007D064A" w:rsidP="007D064A">
            <w:pPr>
              <w:spacing w:line="240" w:lineRule="auto"/>
              <w:jc w:val="center"/>
              <w:rPr>
                <w:rFonts w:ascii="inherit" w:hAnsi="inherit"/>
                <w:sz w:val="24"/>
                <w:szCs w:val="24"/>
              </w:rPr>
            </w:pPr>
            <w:r>
              <w:rPr>
                <w:rFonts w:ascii="inherit" w:hAnsi="inherit"/>
                <w:sz w:val="24"/>
                <w:szCs w:val="24"/>
              </w:rPr>
              <w:t>100%</w:t>
            </w:r>
          </w:p>
        </w:tc>
      </w:tr>
    </w:tbl>
    <w:p w14:paraId="52721C88" w14:textId="5CC9C130" w:rsidR="00C42321" w:rsidRDefault="00C42321" w:rsidP="006C471F">
      <w:pPr>
        <w:spacing w:line="480" w:lineRule="auto"/>
        <w:jc w:val="both"/>
        <w:rPr>
          <w:rFonts w:ascii="Times New Roman" w:hAnsi="Times New Roman" w:cs="Times New Roman"/>
          <w:b/>
          <w:sz w:val="24"/>
          <w:szCs w:val="24"/>
        </w:rPr>
      </w:pPr>
    </w:p>
    <w:p w14:paraId="2CF0898B" w14:textId="6C8596DD" w:rsidR="004326F2" w:rsidRPr="00CB0B56" w:rsidRDefault="00974D2F" w:rsidP="006C471F">
      <w:pPr>
        <w:spacing w:line="480" w:lineRule="auto"/>
        <w:jc w:val="both"/>
        <w:rPr>
          <w:rFonts w:ascii="Times New Roman" w:hAnsi="Times New Roman" w:cs="Times New Roman"/>
          <w:b/>
          <w:sz w:val="24"/>
          <w:szCs w:val="24"/>
        </w:rPr>
      </w:pPr>
      <w:r w:rsidRPr="00CB0B56">
        <w:rPr>
          <w:rFonts w:ascii="Times New Roman" w:hAnsi="Times New Roman" w:cs="Times New Roman"/>
          <w:b/>
          <w:sz w:val="24"/>
          <w:szCs w:val="24"/>
        </w:rPr>
        <w:t>Research Instruments</w:t>
      </w:r>
    </w:p>
    <w:p w14:paraId="22D95E82" w14:textId="2FEEBEC9" w:rsidR="00974D2F" w:rsidRPr="004326F2" w:rsidRDefault="00CB0B56" w:rsidP="00CC2E52">
      <w:pPr>
        <w:spacing w:line="480" w:lineRule="auto"/>
        <w:ind w:left="-432" w:right="-576"/>
        <w:jc w:val="both"/>
        <w:rPr>
          <w:rFonts w:ascii="inherit" w:hAnsi="inherit"/>
          <w:b/>
          <w:sz w:val="24"/>
          <w:szCs w:val="24"/>
        </w:rPr>
      </w:pPr>
      <w:r>
        <w:rPr>
          <w:rFonts w:ascii="Times New Roman" w:hAnsi="Times New Roman" w:cs="Times New Roman"/>
          <w:sz w:val="24"/>
          <w:szCs w:val="24"/>
        </w:rPr>
        <w:t xml:space="preserve">    </w:t>
      </w:r>
      <w:r w:rsidR="00974D2F">
        <w:rPr>
          <w:rFonts w:ascii="Times New Roman" w:hAnsi="Times New Roman" w:cs="Times New Roman"/>
          <w:sz w:val="24"/>
          <w:szCs w:val="24"/>
        </w:rPr>
        <w:t>The research instruments or tools used in this study are a survey questionnaire. A questionnaire is a list of questions or items used to find out what people think, feel, or think about certain things. Polls can be utilized to gather quantitative or potentially subjective data. When using a questionnaire for survey sampling, it's critical to make sure it's made to get the most precise responses from respondents.</w:t>
      </w:r>
    </w:p>
    <w:p w14:paraId="080B5FDF" w14:textId="511C86AE" w:rsidR="002B0E5F" w:rsidRDefault="004625AA" w:rsidP="00CC2E52">
      <w:pPr>
        <w:tabs>
          <w:tab w:val="center" w:pos="4320"/>
        </w:tabs>
        <w:spacing w:line="480" w:lineRule="auto"/>
        <w:ind w:left="-432" w:right="-576"/>
        <w:jc w:val="both"/>
        <w:rPr>
          <w:rFonts w:ascii="Times New Roman" w:hAnsi="Times New Roman" w:cs="Times New Roman"/>
          <w:sz w:val="24"/>
          <w:szCs w:val="24"/>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782144" behindDoc="0" locked="0" layoutInCell="1" allowOverlap="1" wp14:anchorId="2F46A926" wp14:editId="2FB7D752">
                <wp:simplePos x="0" y="0"/>
                <wp:positionH relativeFrom="column">
                  <wp:posOffset>5168900</wp:posOffset>
                </wp:positionH>
                <wp:positionV relativeFrom="paragraph">
                  <wp:posOffset>-682625</wp:posOffset>
                </wp:positionV>
                <wp:extent cx="1003300" cy="522000"/>
                <wp:effectExtent l="0" t="0" r="0" b="0"/>
                <wp:wrapNone/>
                <wp:docPr id="276" name="Text Box 276"/>
                <wp:cNvGraphicFramePr/>
                <a:graphic xmlns:a="http://schemas.openxmlformats.org/drawingml/2006/main">
                  <a:graphicData uri="http://schemas.microsoft.com/office/word/2010/wordprocessingShape">
                    <wps:wsp>
                      <wps:cNvSpPr txBox="1"/>
                      <wps:spPr>
                        <a:xfrm>
                          <a:off x="0" y="0"/>
                          <a:ext cx="1003300" cy="522000"/>
                        </a:xfrm>
                        <a:prstGeom prst="rect">
                          <a:avLst/>
                        </a:prstGeom>
                        <a:noFill/>
                        <a:ln w="6350">
                          <a:noFill/>
                        </a:ln>
                      </wps:spPr>
                      <wps:txbx>
                        <w:txbxContent>
                          <w:p w14:paraId="08387637" w14:textId="6A8B20E7" w:rsidR="004625AA" w:rsidRPr="002F7294" w:rsidRDefault="004625AA" w:rsidP="004625AA">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6A926" id="Text Box 276" o:spid="_x0000_s1056" type="#_x0000_t202" style="position:absolute;left:0;text-align:left;margin-left:407pt;margin-top:-53.75pt;width:79pt;height:41.1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" filled="f" stroked="f" strokeweight=".5pt">
                <v:textbox>
                  <w:txbxContent>
                    <w:p w14:paraId="08387637" w14:textId="6A8B20E7" w:rsidR="004625AA" w:rsidRPr="002F7294" w:rsidRDefault="004625AA" w:rsidP="004625AA">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17</w:t>
                      </w:r>
                    </w:p>
                  </w:txbxContent>
                </v:textbox>
              </v:shape>
            </w:pict>
          </mc:Fallback>
        </mc:AlternateContent>
      </w:r>
      <w:r w:rsidR="002B0E5F">
        <w:rPr>
          <w:rFonts w:ascii="Times New Roman" w:hAnsi="Times New Roman" w:cs="Times New Roman"/>
          <w:sz w:val="24"/>
          <w:szCs w:val="24"/>
        </w:rPr>
        <w:t xml:space="preserve">    </w:t>
      </w:r>
      <w:r w:rsidR="00974D2F">
        <w:rPr>
          <w:rFonts w:ascii="Times New Roman" w:hAnsi="Times New Roman" w:cs="Times New Roman"/>
          <w:sz w:val="24"/>
          <w:szCs w:val="24"/>
        </w:rPr>
        <w:t xml:space="preserve">The first part of the questionnaire includes the </w:t>
      </w:r>
      <w:r w:rsidR="00C42321">
        <w:rPr>
          <w:rFonts w:ascii="Times New Roman" w:hAnsi="Times New Roman" w:cs="Times New Roman"/>
          <w:sz w:val="24"/>
          <w:szCs w:val="24"/>
        </w:rPr>
        <w:t>school canteen food menu</w:t>
      </w:r>
      <w:r w:rsidR="00974D2F">
        <w:rPr>
          <w:rFonts w:ascii="Times New Roman" w:hAnsi="Times New Roman" w:cs="Times New Roman"/>
          <w:sz w:val="24"/>
          <w:szCs w:val="24"/>
        </w:rPr>
        <w:t xml:space="preserve"> and the second part includes </w:t>
      </w:r>
      <w:r w:rsidR="0073162C">
        <w:rPr>
          <w:rFonts w:ascii="Times New Roman" w:hAnsi="Times New Roman" w:cs="Times New Roman"/>
          <w:sz w:val="24"/>
          <w:szCs w:val="24"/>
        </w:rPr>
        <w:t>ranges of their daily allowance</w:t>
      </w:r>
      <w:r w:rsidR="00974D2F">
        <w:rPr>
          <w:rFonts w:ascii="Times New Roman" w:hAnsi="Times New Roman" w:cs="Times New Roman"/>
          <w:sz w:val="24"/>
          <w:szCs w:val="24"/>
        </w:rPr>
        <w:t xml:space="preserve"> as </w:t>
      </w:r>
      <w:r w:rsidR="0073162C">
        <w:rPr>
          <w:rFonts w:ascii="Times New Roman" w:hAnsi="Times New Roman" w:cs="Times New Roman"/>
          <w:sz w:val="24"/>
          <w:szCs w:val="24"/>
        </w:rPr>
        <w:t>a students</w:t>
      </w:r>
      <w:r w:rsidR="00974D2F">
        <w:rPr>
          <w:rFonts w:ascii="Times New Roman" w:hAnsi="Times New Roman" w:cs="Times New Roman"/>
          <w:sz w:val="24"/>
          <w:szCs w:val="24"/>
        </w:rPr>
        <w:t>. The Likers scale was used to identify the</w:t>
      </w:r>
      <w:r w:rsidR="0073162C">
        <w:rPr>
          <w:rFonts w:ascii="Times New Roman" w:hAnsi="Times New Roman" w:cs="Times New Roman"/>
          <w:sz w:val="24"/>
          <w:szCs w:val="24"/>
        </w:rPr>
        <w:t xml:space="preserve"> School canteen food menu</w:t>
      </w:r>
      <w:r w:rsidR="00600ECE">
        <w:rPr>
          <w:rFonts w:ascii="Times New Roman" w:hAnsi="Times New Roman" w:cs="Times New Roman"/>
          <w:sz w:val="24"/>
          <w:szCs w:val="24"/>
        </w:rPr>
        <w:t>, where 0.01 - 1.00</w:t>
      </w:r>
      <w:r w:rsidR="002B0E5F">
        <w:rPr>
          <w:rFonts w:ascii="Times New Roman" w:hAnsi="Times New Roman" w:cs="Times New Roman"/>
          <w:sz w:val="24"/>
          <w:szCs w:val="24"/>
        </w:rPr>
        <w:t xml:space="preserve"> </w:t>
      </w:r>
      <w:r w:rsidR="00974D2F">
        <w:rPr>
          <w:rFonts w:ascii="Times New Roman" w:hAnsi="Times New Roman" w:cs="Times New Roman"/>
          <w:sz w:val="24"/>
          <w:szCs w:val="24"/>
        </w:rPr>
        <w:t>= strongly</w:t>
      </w:r>
      <w:r w:rsidR="00B22784">
        <w:rPr>
          <w:rFonts w:ascii="Times New Roman" w:hAnsi="Times New Roman" w:cs="Times New Roman"/>
          <w:sz w:val="24"/>
          <w:szCs w:val="24"/>
        </w:rPr>
        <w:t xml:space="preserve"> Disa</w:t>
      </w:r>
      <w:r w:rsidR="002B0E5F">
        <w:rPr>
          <w:rFonts w:ascii="Times New Roman" w:hAnsi="Times New Roman" w:cs="Times New Roman"/>
          <w:sz w:val="24"/>
          <w:szCs w:val="24"/>
        </w:rPr>
        <w:t>gree</w:t>
      </w:r>
      <w:r w:rsidR="00600ECE">
        <w:rPr>
          <w:rFonts w:ascii="Times New Roman" w:hAnsi="Times New Roman" w:cs="Times New Roman"/>
          <w:sz w:val="24"/>
          <w:szCs w:val="24"/>
        </w:rPr>
        <w:t>, 1.01 - 2.00</w:t>
      </w:r>
      <w:r w:rsidR="002B0E5F">
        <w:rPr>
          <w:rFonts w:ascii="Times New Roman" w:hAnsi="Times New Roman" w:cs="Times New Roman"/>
          <w:sz w:val="24"/>
          <w:szCs w:val="24"/>
        </w:rPr>
        <w:t xml:space="preserve"> </w:t>
      </w:r>
      <w:r w:rsidR="00974D2F">
        <w:rPr>
          <w:rFonts w:ascii="Times New Roman" w:hAnsi="Times New Roman" w:cs="Times New Roman"/>
          <w:sz w:val="24"/>
          <w:szCs w:val="24"/>
        </w:rPr>
        <w:t>=</w:t>
      </w:r>
      <w:r w:rsidR="00B22784">
        <w:rPr>
          <w:rFonts w:ascii="Times New Roman" w:hAnsi="Times New Roman" w:cs="Times New Roman"/>
          <w:sz w:val="24"/>
          <w:szCs w:val="24"/>
        </w:rPr>
        <w:t xml:space="preserve"> Disa</w:t>
      </w:r>
      <w:r w:rsidR="00414D5A">
        <w:rPr>
          <w:rFonts w:ascii="Times New Roman" w:hAnsi="Times New Roman" w:cs="Times New Roman"/>
          <w:sz w:val="24"/>
          <w:szCs w:val="24"/>
        </w:rPr>
        <w:t>gree</w:t>
      </w:r>
      <w:r w:rsidR="00600ECE">
        <w:rPr>
          <w:rFonts w:ascii="Times New Roman" w:hAnsi="Times New Roman" w:cs="Times New Roman"/>
          <w:sz w:val="24"/>
          <w:szCs w:val="24"/>
        </w:rPr>
        <w:t>, 2.01 - 3.00</w:t>
      </w:r>
      <w:r w:rsidR="00414D5A">
        <w:rPr>
          <w:rFonts w:ascii="Times New Roman" w:hAnsi="Times New Roman" w:cs="Times New Roman"/>
          <w:sz w:val="24"/>
          <w:szCs w:val="24"/>
        </w:rPr>
        <w:t xml:space="preserve"> </w:t>
      </w:r>
      <w:r w:rsidR="00974D2F">
        <w:rPr>
          <w:rFonts w:ascii="Times New Roman" w:hAnsi="Times New Roman" w:cs="Times New Roman"/>
          <w:sz w:val="24"/>
          <w:szCs w:val="24"/>
        </w:rPr>
        <w:t xml:space="preserve">= </w:t>
      </w:r>
      <w:r w:rsidR="00414D5A">
        <w:rPr>
          <w:rFonts w:ascii="Times New Roman" w:hAnsi="Times New Roman" w:cs="Times New Roman"/>
          <w:sz w:val="24"/>
          <w:szCs w:val="24"/>
        </w:rPr>
        <w:t xml:space="preserve">agree </w:t>
      </w:r>
      <w:r w:rsidR="00600ECE">
        <w:rPr>
          <w:rFonts w:ascii="Times New Roman" w:hAnsi="Times New Roman" w:cs="Times New Roman"/>
          <w:sz w:val="24"/>
          <w:szCs w:val="24"/>
        </w:rPr>
        <w:t>3.01 - 4.00</w:t>
      </w:r>
      <w:r w:rsidR="00414D5A">
        <w:rPr>
          <w:rFonts w:ascii="Times New Roman" w:hAnsi="Times New Roman" w:cs="Times New Roman"/>
          <w:sz w:val="24"/>
          <w:szCs w:val="24"/>
        </w:rPr>
        <w:t xml:space="preserve"> </w:t>
      </w:r>
      <w:r w:rsidR="00974D2F">
        <w:rPr>
          <w:rFonts w:ascii="Times New Roman" w:hAnsi="Times New Roman" w:cs="Times New Roman"/>
          <w:sz w:val="24"/>
          <w:szCs w:val="24"/>
        </w:rPr>
        <w:t xml:space="preserve">= </w:t>
      </w:r>
      <w:r w:rsidR="00B22784">
        <w:rPr>
          <w:rFonts w:ascii="Times New Roman" w:hAnsi="Times New Roman" w:cs="Times New Roman"/>
          <w:sz w:val="24"/>
          <w:szCs w:val="24"/>
        </w:rPr>
        <w:t xml:space="preserve">strongly </w:t>
      </w:r>
      <w:r w:rsidR="00414D5A">
        <w:rPr>
          <w:rFonts w:ascii="Times New Roman" w:hAnsi="Times New Roman" w:cs="Times New Roman"/>
          <w:sz w:val="24"/>
          <w:szCs w:val="24"/>
        </w:rPr>
        <w:t>agree</w:t>
      </w:r>
      <w:r w:rsidR="00974D2F">
        <w:rPr>
          <w:rFonts w:ascii="Times New Roman" w:hAnsi="Times New Roman" w:cs="Times New Roman"/>
          <w:sz w:val="24"/>
          <w:szCs w:val="24"/>
        </w:rPr>
        <w:t xml:space="preserve">. In the questionnaire, it must be have the responses of </w:t>
      </w:r>
      <w:r w:rsidR="00414D5A">
        <w:rPr>
          <w:rFonts w:ascii="Times New Roman" w:hAnsi="Times New Roman" w:cs="Times New Roman"/>
          <w:sz w:val="24"/>
          <w:szCs w:val="24"/>
        </w:rPr>
        <w:t xml:space="preserve">strongly agree </w:t>
      </w:r>
      <w:r w:rsidR="00974D2F">
        <w:rPr>
          <w:rFonts w:ascii="Times New Roman" w:hAnsi="Times New Roman" w:cs="Times New Roman"/>
          <w:sz w:val="24"/>
          <w:szCs w:val="24"/>
        </w:rPr>
        <w:t>(</w:t>
      </w:r>
      <w:r w:rsidR="00414D5A">
        <w:rPr>
          <w:rFonts w:ascii="Times New Roman" w:hAnsi="Times New Roman" w:cs="Times New Roman"/>
          <w:sz w:val="24"/>
          <w:szCs w:val="24"/>
        </w:rPr>
        <w:t>SA</w:t>
      </w:r>
      <w:r w:rsidR="00974D2F">
        <w:rPr>
          <w:rFonts w:ascii="Times New Roman" w:hAnsi="Times New Roman" w:cs="Times New Roman"/>
          <w:sz w:val="24"/>
          <w:szCs w:val="24"/>
        </w:rPr>
        <w:t xml:space="preserve">), </w:t>
      </w:r>
      <w:r w:rsidR="00414D5A">
        <w:rPr>
          <w:rFonts w:ascii="Times New Roman" w:hAnsi="Times New Roman" w:cs="Times New Roman"/>
          <w:sz w:val="24"/>
          <w:szCs w:val="24"/>
        </w:rPr>
        <w:t>agree (A</w:t>
      </w:r>
      <w:r w:rsidR="00974D2F">
        <w:rPr>
          <w:rFonts w:ascii="Times New Roman" w:hAnsi="Times New Roman" w:cs="Times New Roman"/>
          <w:sz w:val="24"/>
          <w:szCs w:val="24"/>
        </w:rPr>
        <w:t xml:space="preserve">), </w:t>
      </w:r>
      <w:r w:rsidR="00414D5A">
        <w:rPr>
          <w:rFonts w:ascii="Times New Roman" w:hAnsi="Times New Roman" w:cs="Times New Roman"/>
          <w:sz w:val="24"/>
          <w:szCs w:val="24"/>
        </w:rPr>
        <w:t>Disagree (D</w:t>
      </w:r>
      <w:r w:rsidR="00974D2F">
        <w:rPr>
          <w:rFonts w:ascii="Times New Roman" w:hAnsi="Times New Roman" w:cs="Times New Roman"/>
          <w:sz w:val="24"/>
          <w:szCs w:val="24"/>
        </w:rPr>
        <w:t xml:space="preserve">), </w:t>
      </w:r>
      <w:r w:rsidR="00414D5A">
        <w:rPr>
          <w:rFonts w:ascii="Times New Roman" w:hAnsi="Times New Roman" w:cs="Times New Roman"/>
          <w:sz w:val="24"/>
          <w:szCs w:val="24"/>
        </w:rPr>
        <w:t>strongly</w:t>
      </w:r>
      <w:r w:rsidR="00CB0B56">
        <w:rPr>
          <w:rFonts w:ascii="Times New Roman" w:hAnsi="Times New Roman" w:cs="Times New Roman"/>
          <w:sz w:val="24"/>
          <w:szCs w:val="24"/>
        </w:rPr>
        <w:t xml:space="preserve"> </w:t>
      </w:r>
      <w:r w:rsidR="00414D5A">
        <w:rPr>
          <w:rFonts w:ascii="Times New Roman" w:hAnsi="Times New Roman" w:cs="Times New Roman"/>
          <w:sz w:val="24"/>
          <w:szCs w:val="24"/>
        </w:rPr>
        <w:t>disagree (SD</w:t>
      </w:r>
      <w:r w:rsidR="00CB0B56">
        <w:rPr>
          <w:rFonts w:ascii="Times New Roman" w:hAnsi="Times New Roman" w:cs="Times New Roman"/>
          <w:sz w:val="24"/>
          <w:szCs w:val="24"/>
        </w:rPr>
        <w:t xml:space="preserve">) with the </w:t>
      </w:r>
      <w:r w:rsidR="00974D2F">
        <w:rPr>
          <w:rFonts w:ascii="Times New Roman" w:hAnsi="Times New Roman" w:cs="Times New Roman"/>
          <w:sz w:val="24"/>
          <w:szCs w:val="24"/>
        </w:rPr>
        <w:t>equivalent verbal interpretation.</w:t>
      </w:r>
    </w:p>
    <w:p w14:paraId="3BB92186" w14:textId="38468EE6" w:rsidR="00CC2E52" w:rsidRDefault="00CC2E52" w:rsidP="006C471F">
      <w:pPr>
        <w:tabs>
          <w:tab w:val="center" w:pos="4320"/>
        </w:tabs>
        <w:spacing w:line="480" w:lineRule="auto"/>
        <w:jc w:val="both"/>
        <w:rPr>
          <w:rFonts w:ascii="Times New Roman" w:hAnsi="Times New Roman" w:cs="Times New Roman"/>
          <w:b/>
          <w:sz w:val="24"/>
          <w:szCs w:val="24"/>
        </w:rPr>
      </w:pPr>
    </w:p>
    <w:p w14:paraId="4847F2F0" w14:textId="7EAD68A3" w:rsidR="00974D2F" w:rsidRPr="006C471F" w:rsidRDefault="00974D2F" w:rsidP="006C471F">
      <w:pPr>
        <w:tabs>
          <w:tab w:val="center" w:pos="4320"/>
        </w:tabs>
        <w:spacing w:line="480" w:lineRule="auto"/>
        <w:jc w:val="both"/>
        <w:rPr>
          <w:rFonts w:ascii="Times New Roman" w:hAnsi="Times New Roman" w:cs="Times New Roman"/>
          <w:sz w:val="24"/>
          <w:szCs w:val="24"/>
        </w:rPr>
      </w:pPr>
      <w:r>
        <w:rPr>
          <w:rFonts w:ascii="Times New Roman" w:hAnsi="Times New Roman" w:cs="Times New Roman"/>
          <w:b/>
          <w:sz w:val="24"/>
          <w:szCs w:val="24"/>
        </w:rPr>
        <w:t>Data Gathering Procedure</w:t>
      </w:r>
    </w:p>
    <w:p w14:paraId="0B3FB230" w14:textId="1CADEFAA" w:rsidR="00974D2F" w:rsidRDefault="006C471F" w:rsidP="00CC2E52">
      <w:pPr>
        <w:spacing w:after="0" w:line="480" w:lineRule="auto"/>
        <w:ind w:left="-432" w:right="-576"/>
        <w:jc w:val="both"/>
        <w:rPr>
          <w:rFonts w:ascii="Times New Roman" w:hAnsi="Times New Roman" w:cs="Times New Roman"/>
          <w:sz w:val="24"/>
          <w:szCs w:val="24"/>
        </w:rPr>
      </w:pPr>
      <w:r>
        <w:rPr>
          <w:rFonts w:ascii="Times New Roman" w:hAnsi="Times New Roman" w:cs="Times New Roman"/>
          <w:sz w:val="24"/>
          <w:szCs w:val="24"/>
        </w:rPr>
        <w:t xml:space="preserve">    </w:t>
      </w:r>
      <w:r w:rsidR="00974D2F">
        <w:rPr>
          <w:rFonts w:ascii="Times New Roman" w:hAnsi="Times New Roman" w:cs="Times New Roman"/>
          <w:sz w:val="24"/>
          <w:szCs w:val="24"/>
        </w:rPr>
        <w:t xml:space="preserve">The researchers went to the building A in Gent De Leon National High School to ask the every head teachers to find out the number of students of grade 8. But, When the Researcher came. The head teachers are not there. So, researcher decided to go in Building B to find other Head teachers. Then, The Head teachers told the Researcher to go in the </w:t>
      </w:r>
      <w:r w:rsidR="0073162C">
        <w:rPr>
          <w:rFonts w:ascii="Times New Roman" w:hAnsi="Times New Roman" w:cs="Times New Roman"/>
          <w:sz w:val="24"/>
          <w:szCs w:val="24"/>
        </w:rPr>
        <w:t>SBM</w:t>
      </w:r>
      <w:r w:rsidR="00974D2F">
        <w:rPr>
          <w:rFonts w:ascii="Times New Roman" w:hAnsi="Times New Roman" w:cs="Times New Roman"/>
          <w:sz w:val="24"/>
          <w:szCs w:val="24"/>
        </w:rPr>
        <w:t xml:space="preserve"> office. So, it could be more quickly to find out the number of the students. Then, the coordinator gave the number of list of grade 8 and 9.  Researcher decided that the survey questionnaire will be distributed by 2 sections in Grade 8 and 9.</w:t>
      </w:r>
    </w:p>
    <w:tbl>
      <w:tblPr>
        <w:tblStyle w:val="TableGrid"/>
        <w:tblpPr w:leftFromText="180" w:rightFromText="180" w:vertAnchor="page" w:horzAnchor="margin" w:tblpXSpec="center" w:tblpY="11626"/>
        <w:tblW w:w="6903" w:type="dxa"/>
        <w:tblLook w:val="04A0" w:firstRow="1" w:lastRow="0" w:firstColumn="1" w:lastColumn="0" w:noHBand="0" w:noVBand="1"/>
      </w:tblPr>
      <w:tblGrid>
        <w:gridCol w:w="1620"/>
        <w:gridCol w:w="3420"/>
        <w:gridCol w:w="1863"/>
      </w:tblGrid>
      <w:tr w:rsidR="0073162C" w14:paraId="3E5E69DA" w14:textId="77777777" w:rsidTr="0073162C">
        <w:trPr>
          <w:trHeight w:val="361"/>
        </w:trPr>
        <w:tc>
          <w:tcPr>
            <w:tcW w:w="1620" w:type="dxa"/>
            <w:tcBorders>
              <w:top w:val="single" w:sz="4" w:space="0" w:color="auto"/>
              <w:left w:val="single" w:sz="4" w:space="0" w:color="auto"/>
              <w:bottom w:val="single" w:sz="4" w:space="0" w:color="auto"/>
              <w:right w:val="single" w:sz="4" w:space="0" w:color="auto"/>
            </w:tcBorders>
            <w:hideMark/>
          </w:tcPr>
          <w:p w14:paraId="1B16A204" w14:textId="77777777" w:rsidR="0073162C" w:rsidRPr="006C471F" w:rsidRDefault="0073162C" w:rsidP="0073162C">
            <w:pPr>
              <w:spacing w:after="0" w:line="360" w:lineRule="auto"/>
              <w:ind w:left="-432" w:right="-576"/>
              <w:jc w:val="center"/>
              <w:rPr>
                <w:b/>
                <w:sz w:val="24"/>
                <w:szCs w:val="24"/>
              </w:rPr>
            </w:pPr>
            <w:r w:rsidRPr="006C471F">
              <w:rPr>
                <w:b/>
                <w:sz w:val="24"/>
                <w:szCs w:val="24"/>
              </w:rPr>
              <w:t>Responses</w:t>
            </w:r>
          </w:p>
        </w:tc>
        <w:tc>
          <w:tcPr>
            <w:tcW w:w="3420" w:type="dxa"/>
            <w:tcBorders>
              <w:top w:val="single" w:sz="4" w:space="0" w:color="auto"/>
              <w:left w:val="single" w:sz="4" w:space="0" w:color="auto"/>
              <w:bottom w:val="single" w:sz="4" w:space="0" w:color="auto"/>
              <w:right w:val="single" w:sz="4" w:space="0" w:color="auto"/>
            </w:tcBorders>
            <w:hideMark/>
          </w:tcPr>
          <w:p w14:paraId="4E5226DA" w14:textId="77777777" w:rsidR="0073162C" w:rsidRPr="006C471F" w:rsidRDefault="0073162C" w:rsidP="0073162C">
            <w:pPr>
              <w:spacing w:after="0" w:line="360" w:lineRule="auto"/>
              <w:ind w:left="-432" w:right="-576"/>
              <w:jc w:val="center"/>
              <w:rPr>
                <w:b/>
                <w:sz w:val="24"/>
                <w:szCs w:val="24"/>
              </w:rPr>
            </w:pPr>
            <w:r w:rsidRPr="006C471F">
              <w:rPr>
                <w:b/>
                <w:sz w:val="24"/>
                <w:szCs w:val="24"/>
              </w:rPr>
              <w:t>Verbal Interpretation</w:t>
            </w:r>
          </w:p>
        </w:tc>
        <w:tc>
          <w:tcPr>
            <w:tcW w:w="1863" w:type="dxa"/>
            <w:tcBorders>
              <w:top w:val="single" w:sz="4" w:space="0" w:color="auto"/>
              <w:left w:val="single" w:sz="4" w:space="0" w:color="auto"/>
              <w:bottom w:val="single" w:sz="4" w:space="0" w:color="auto"/>
              <w:right w:val="single" w:sz="4" w:space="0" w:color="auto"/>
            </w:tcBorders>
            <w:hideMark/>
          </w:tcPr>
          <w:p w14:paraId="40A96A43" w14:textId="77777777" w:rsidR="0073162C" w:rsidRPr="006C471F" w:rsidRDefault="0073162C" w:rsidP="0073162C">
            <w:pPr>
              <w:tabs>
                <w:tab w:val="right" w:pos="2091"/>
              </w:tabs>
              <w:spacing w:after="0" w:line="360" w:lineRule="auto"/>
              <w:ind w:left="-432" w:right="-576"/>
              <w:jc w:val="center"/>
              <w:rPr>
                <w:b/>
                <w:sz w:val="24"/>
                <w:szCs w:val="24"/>
              </w:rPr>
            </w:pPr>
            <w:r w:rsidRPr="006C471F">
              <w:rPr>
                <w:b/>
                <w:sz w:val="24"/>
                <w:szCs w:val="24"/>
              </w:rPr>
              <w:t>Likers Scale</w:t>
            </w:r>
          </w:p>
        </w:tc>
      </w:tr>
      <w:tr w:rsidR="0073162C" w14:paraId="780B7555" w14:textId="77777777" w:rsidTr="0073162C">
        <w:trPr>
          <w:trHeight w:val="426"/>
        </w:trPr>
        <w:tc>
          <w:tcPr>
            <w:tcW w:w="1620" w:type="dxa"/>
            <w:tcBorders>
              <w:top w:val="single" w:sz="4" w:space="0" w:color="auto"/>
              <w:left w:val="single" w:sz="4" w:space="0" w:color="auto"/>
              <w:bottom w:val="single" w:sz="4" w:space="0" w:color="auto"/>
              <w:right w:val="single" w:sz="4" w:space="0" w:color="auto"/>
            </w:tcBorders>
            <w:hideMark/>
          </w:tcPr>
          <w:p w14:paraId="470F9E0C" w14:textId="77777777" w:rsidR="0073162C" w:rsidRDefault="0073162C" w:rsidP="0073162C">
            <w:pPr>
              <w:spacing w:after="0" w:line="360" w:lineRule="auto"/>
              <w:ind w:left="-432" w:right="-576"/>
              <w:jc w:val="center"/>
              <w:rPr>
                <w:sz w:val="24"/>
                <w:szCs w:val="24"/>
              </w:rPr>
            </w:pPr>
            <w:r>
              <w:rPr>
                <w:sz w:val="24"/>
                <w:szCs w:val="24"/>
              </w:rPr>
              <w:t>SA</w:t>
            </w:r>
          </w:p>
        </w:tc>
        <w:tc>
          <w:tcPr>
            <w:tcW w:w="3420" w:type="dxa"/>
            <w:tcBorders>
              <w:top w:val="single" w:sz="4" w:space="0" w:color="auto"/>
              <w:left w:val="single" w:sz="4" w:space="0" w:color="auto"/>
              <w:bottom w:val="single" w:sz="4" w:space="0" w:color="auto"/>
              <w:right w:val="single" w:sz="4" w:space="0" w:color="auto"/>
            </w:tcBorders>
            <w:hideMark/>
          </w:tcPr>
          <w:p w14:paraId="3D2F01A2" w14:textId="77777777" w:rsidR="0073162C" w:rsidRDefault="0073162C" w:rsidP="0073162C">
            <w:pPr>
              <w:spacing w:after="0" w:line="360" w:lineRule="auto"/>
              <w:ind w:left="-432" w:right="-576"/>
              <w:jc w:val="center"/>
              <w:rPr>
                <w:sz w:val="24"/>
                <w:szCs w:val="24"/>
              </w:rPr>
            </w:pPr>
            <w:r>
              <w:rPr>
                <w:sz w:val="24"/>
                <w:szCs w:val="24"/>
              </w:rPr>
              <w:t>Strongly Agree</w:t>
            </w:r>
          </w:p>
        </w:tc>
        <w:tc>
          <w:tcPr>
            <w:tcW w:w="1863" w:type="dxa"/>
            <w:tcBorders>
              <w:top w:val="single" w:sz="4" w:space="0" w:color="auto"/>
              <w:left w:val="single" w:sz="4" w:space="0" w:color="auto"/>
              <w:bottom w:val="single" w:sz="4" w:space="0" w:color="auto"/>
              <w:right w:val="single" w:sz="4" w:space="0" w:color="auto"/>
            </w:tcBorders>
            <w:hideMark/>
          </w:tcPr>
          <w:p w14:paraId="4F5E846F" w14:textId="77777777" w:rsidR="0073162C" w:rsidRDefault="0073162C" w:rsidP="0073162C">
            <w:pPr>
              <w:spacing w:after="0" w:line="360" w:lineRule="auto"/>
              <w:ind w:left="-432" w:right="-576"/>
              <w:jc w:val="center"/>
              <w:rPr>
                <w:sz w:val="24"/>
                <w:szCs w:val="24"/>
              </w:rPr>
            </w:pPr>
            <w:r>
              <w:rPr>
                <w:sz w:val="24"/>
                <w:szCs w:val="24"/>
              </w:rPr>
              <w:t>3.01 - 4.00</w:t>
            </w:r>
          </w:p>
        </w:tc>
      </w:tr>
      <w:tr w:rsidR="0073162C" w14:paraId="7DAC3D56" w14:textId="77777777" w:rsidTr="0073162C">
        <w:trPr>
          <w:trHeight w:val="500"/>
        </w:trPr>
        <w:tc>
          <w:tcPr>
            <w:tcW w:w="1620" w:type="dxa"/>
            <w:tcBorders>
              <w:top w:val="single" w:sz="4" w:space="0" w:color="auto"/>
              <w:left w:val="single" w:sz="4" w:space="0" w:color="auto"/>
              <w:bottom w:val="single" w:sz="4" w:space="0" w:color="auto"/>
              <w:right w:val="single" w:sz="4" w:space="0" w:color="auto"/>
            </w:tcBorders>
            <w:hideMark/>
          </w:tcPr>
          <w:p w14:paraId="6AA12401" w14:textId="77777777" w:rsidR="0073162C" w:rsidRDefault="0073162C" w:rsidP="0073162C">
            <w:pPr>
              <w:spacing w:after="0" w:line="360" w:lineRule="auto"/>
              <w:ind w:left="-432" w:right="-576"/>
              <w:jc w:val="center"/>
              <w:rPr>
                <w:sz w:val="24"/>
                <w:szCs w:val="24"/>
              </w:rPr>
            </w:pPr>
            <w:r>
              <w:rPr>
                <w:sz w:val="24"/>
                <w:szCs w:val="24"/>
              </w:rPr>
              <w:t>A</w:t>
            </w:r>
          </w:p>
        </w:tc>
        <w:tc>
          <w:tcPr>
            <w:tcW w:w="3420" w:type="dxa"/>
            <w:tcBorders>
              <w:top w:val="single" w:sz="4" w:space="0" w:color="auto"/>
              <w:left w:val="single" w:sz="4" w:space="0" w:color="auto"/>
              <w:bottom w:val="single" w:sz="4" w:space="0" w:color="auto"/>
              <w:right w:val="single" w:sz="4" w:space="0" w:color="auto"/>
            </w:tcBorders>
            <w:hideMark/>
          </w:tcPr>
          <w:p w14:paraId="42EF2A62" w14:textId="77777777" w:rsidR="0073162C" w:rsidRDefault="0073162C" w:rsidP="0073162C">
            <w:pPr>
              <w:spacing w:after="0" w:line="360" w:lineRule="auto"/>
              <w:ind w:left="-432" w:right="-576"/>
              <w:jc w:val="center"/>
              <w:rPr>
                <w:sz w:val="24"/>
                <w:szCs w:val="24"/>
              </w:rPr>
            </w:pPr>
            <w:r>
              <w:rPr>
                <w:sz w:val="24"/>
                <w:szCs w:val="24"/>
              </w:rPr>
              <w:t xml:space="preserve">Agree </w:t>
            </w:r>
          </w:p>
        </w:tc>
        <w:tc>
          <w:tcPr>
            <w:tcW w:w="1863" w:type="dxa"/>
            <w:tcBorders>
              <w:top w:val="single" w:sz="4" w:space="0" w:color="auto"/>
              <w:left w:val="single" w:sz="4" w:space="0" w:color="auto"/>
              <w:bottom w:val="single" w:sz="4" w:space="0" w:color="auto"/>
              <w:right w:val="single" w:sz="4" w:space="0" w:color="auto"/>
            </w:tcBorders>
            <w:vAlign w:val="center"/>
            <w:hideMark/>
          </w:tcPr>
          <w:p w14:paraId="6C39BA48" w14:textId="77777777" w:rsidR="0073162C" w:rsidRDefault="0073162C" w:rsidP="0073162C">
            <w:pPr>
              <w:spacing w:after="0" w:line="360" w:lineRule="auto"/>
              <w:ind w:left="-432" w:right="-576"/>
              <w:jc w:val="center"/>
              <w:rPr>
                <w:sz w:val="24"/>
                <w:szCs w:val="24"/>
              </w:rPr>
            </w:pPr>
            <w:r w:rsidRPr="00D80FC8">
              <w:rPr>
                <w:sz w:val="24"/>
                <w:szCs w:val="24"/>
              </w:rPr>
              <w:t>2.01 - 3.00</w:t>
            </w:r>
          </w:p>
        </w:tc>
      </w:tr>
      <w:tr w:rsidR="0073162C" w14:paraId="262B2923" w14:textId="77777777" w:rsidTr="0073162C">
        <w:trPr>
          <w:trHeight w:val="472"/>
        </w:trPr>
        <w:tc>
          <w:tcPr>
            <w:tcW w:w="1620" w:type="dxa"/>
            <w:tcBorders>
              <w:top w:val="single" w:sz="4" w:space="0" w:color="auto"/>
              <w:left w:val="single" w:sz="4" w:space="0" w:color="auto"/>
              <w:bottom w:val="single" w:sz="4" w:space="0" w:color="auto"/>
              <w:right w:val="single" w:sz="4" w:space="0" w:color="auto"/>
            </w:tcBorders>
            <w:hideMark/>
          </w:tcPr>
          <w:p w14:paraId="53B9FCB5" w14:textId="77777777" w:rsidR="0073162C" w:rsidRDefault="0073162C" w:rsidP="0073162C">
            <w:pPr>
              <w:spacing w:after="0" w:line="360" w:lineRule="auto"/>
              <w:ind w:left="-432" w:right="-576"/>
              <w:jc w:val="center"/>
              <w:rPr>
                <w:sz w:val="24"/>
                <w:szCs w:val="24"/>
              </w:rPr>
            </w:pPr>
            <w:r>
              <w:rPr>
                <w:sz w:val="24"/>
                <w:szCs w:val="24"/>
              </w:rPr>
              <w:t>D</w:t>
            </w:r>
          </w:p>
        </w:tc>
        <w:tc>
          <w:tcPr>
            <w:tcW w:w="3420" w:type="dxa"/>
            <w:tcBorders>
              <w:top w:val="single" w:sz="4" w:space="0" w:color="auto"/>
              <w:left w:val="single" w:sz="4" w:space="0" w:color="auto"/>
              <w:bottom w:val="single" w:sz="4" w:space="0" w:color="auto"/>
              <w:right w:val="single" w:sz="4" w:space="0" w:color="auto"/>
            </w:tcBorders>
            <w:hideMark/>
          </w:tcPr>
          <w:p w14:paraId="21209E52" w14:textId="77777777" w:rsidR="0073162C" w:rsidRDefault="0073162C" w:rsidP="0073162C">
            <w:pPr>
              <w:spacing w:after="0" w:line="360" w:lineRule="auto"/>
              <w:ind w:left="-432" w:right="-576"/>
              <w:jc w:val="center"/>
              <w:rPr>
                <w:sz w:val="24"/>
                <w:szCs w:val="24"/>
              </w:rPr>
            </w:pPr>
            <w:r>
              <w:rPr>
                <w:sz w:val="24"/>
                <w:szCs w:val="24"/>
              </w:rPr>
              <w:t>Disagree</w:t>
            </w:r>
          </w:p>
        </w:tc>
        <w:tc>
          <w:tcPr>
            <w:tcW w:w="1863" w:type="dxa"/>
            <w:tcBorders>
              <w:top w:val="single" w:sz="4" w:space="0" w:color="auto"/>
              <w:left w:val="single" w:sz="4" w:space="0" w:color="auto"/>
              <w:bottom w:val="single" w:sz="4" w:space="0" w:color="auto"/>
              <w:right w:val="single" w:sz="4" w:space="0" w:color="auto"/>
            </w:tcBorders>
            <w:vAlign w:val="center"/>
            <w:hideMark/>
          </w:tcPr>
          <w:p w14:paraId="7B667F36" w14:textId="77777777" w:rsidR="0073162C" w:rsidRDefault="0073162C" w:rsidP="0073162C">
            <w:pPr>
              <w:spacing w:after="0" w:line="360" w:lineRule="auto"/>
              <w:ind w:left="-432" w:right="-576"/>
              <w:jc w:val="center"/>
              <w:rPr>
                <w:sz w:val="24"/>
                <w:szCs w:val="24"/>
              </w:rPr>
            </w:pPr>
            <w:r>
              <w:rPr>
                <w:sz w:val="24"/>
                <w:szCs w:val="24"/>
              </w:rPr>
              <w:t>1.01 - 2.00</w:t>
            </w:r>
          </w:p>
        </w:tc>
      </w:tr>
      <w:tr w:rsidR="0073162C" w14:paraId="088F9744" w14:textId="77777777" w:rsidTr="0073162C">
        <w:trPr>
          <w:trHeight w:val="357"/>
        </w:trPr>
        <w:tc>
          <w:tcPr>
            <w:tcW w:w="1620" w:type="dxa"/>
            <w:tcBorders>
              <w:top w:val="single" w:sz="4" w:space="0" w:color="auto"/>
              <w:left w:val="single" w:sz="4" w:space="0" w:color="auto"/>
              <w:bottom w:val="single" w:sz="4" w:space="0" w:color="auto"/>
              <w:right w:val="single" w:sz="4" w:space="0" w:color="auto"/>
            </w:tcBorders>
            <w:hideMark/>
          </w:tcPr>
          <w:p w14:paraId="60D5FA8E" w14:textId="77777777" w:rsidR="0073162C" w:rsidRDefault="0073162C" w:rsidP="0073162C">
            <w:pPr>
              <w:spacing w:after="0" w:line="360" w:lineRule="auto"/>
              <w:ind w:left="-432" w:right="-576"/>
              <w:jc w:val="center"/>
              <w:rPr>
                <w:sz w:val="24"/>
                <w:szCs w:val="24"/>
              </w:rPr>
            </w:pPr>
            <w:r>
              <w:rPr>
                <w:sz w:val="24"/>
                <w:szCs w:val="24"/>
              </w:rPr>
              <w:t>SD</w:t>
            </w:r>
          </w:p>
        </w:tc>
        <w:tc>
          <w:tcPr>
            <w:tcW w:w="3420" w:type="dxa"/>
            <w:tcBorders>
              <w:top w:val="single" w:sz="4" w:space="0" w:color="auto"/>
              <w:left w:val="single" w:sz="4" w:space="0" w:color="auto"/>
              <w:bottom w:val="single" w:sz="4" w:space="0" w:color="auto"/>
              <w:right w:val="single" w:sz="4" w:space="0" w:color="auto"/>
            </w:tcBorders>
            <w:hideMark/>
          </w:tcPr>
          <w:p w14:paraId="0BFA076F" w14:textId="77777777" w:rsidR="0073162C" w:rsidRDefault="0073162C" w:rsidP="0073162C">
            <w:pPr>
              <w:spacing w:after="0" w:line="360" w:lineRule="auto"/>
              <w:ind w:left="-432" w:right="-576"/>
              <w:jc w:val="center"/>
              <w:rPr>
                <w:sz w:val="24"/>
                <w:szCs w:val="24"/>
              </w:rPr>
            </w:pPr>
            <w:r>
              <w:rPr>
                <w:sz w:val="24"/>
                <w:szCs w:val="24"/>
              </w:rPr>
              <w:t>Strongly Disagree</w:t>
            </w:r>
          </w:p>
        </w:tc>
        <w:tc>
          <w:tcPr>
            <w:tcW w:w="1863" w:type="dxa"/>
            <w:tcBorders>
              <w:top w:val="single" w:sz="4" w:space="0" w:color="auto"/>
              <w:left w:val="single" w:sz="4" w:space="0" w:color="auto"/>
              <w:bottom w:val="single" w:sz="4" w:space="0" w:color="auto"/>
              <w:right w:val="single" w:sz="4" w:space="0" w:color="auto"/>
            </w:tcBorders>
            <w:vAlign w:val="center"/>
            <w:hideMark/>
          </w:tcPr>
          <w:p w14:paraId="11FBEBBE" w14:textId="77777777" w:rsidR="0073162C" w:rsidRDefault="0073162C" w:rsidP="0073162C">
            <w:pPr>
              <w:spacing w:after="0" w:line="360" w:lineRule="auto"/>
              <w:ind w:left="-432" w:right="-576"/>
              <w:jc w:val="center"/>
              <w:rPr>
                <w:sz w:val="24"/>
                <w:szCs w:val="24"/>
              </w:rPr>
            </w:pPr>
            <w:r w:rsidRPr="00D80FC8">
              <w:rPr>
                <w:sz w:val="24"/>
                <w:szCs w:val="24"/>
              </w:rPr>
              <w:t>0.01 - 1.00</w:t>
            </w:r>
          </w:p>
        </w:tc>
      </w:tr>
    </w:tbl>
    <w:p w14:paraId="3E358535" w14:textId="1BC3E0D3" w:rsidR="0073162C" w:rsidRDefault="0073162C" w:rsidP="00DA1733">
      <w:pPr>
        <w:spacing w:after="0" w:line="480" w:lineRule="auto"/>
        <w:ind w:right="-576"/>
        <w:jc w:val="both"/>
        <w:rPr>
          <w:rFonts w:ascii="Times New Roman" w:hAnsi="Times New Roman" w:cs="Times New Roman"/>
          <w:sz w:val="24"/>
          <w:szCs w:val="24"/>
        </w:rPr>
      </w:pPr>
    </w:p>
    <w:p w14:paraId="0F2B04A0" w14:textId="569BE96F" w:rsidR="00696B52" w:rsidRDefault="00696B52" w:rsidP="00974D2F">
      <w:pPr>
        <w:spacing w:after="0" w:line="480" w:lineRule="auto"/>
        <w:jc w:val="both"/>
        <w:rPr>
          <w:rFonts w:ascii="Times New Roman" w:hAnsi="Times New Roman" w:cs="Times New Roman"/>
          <w:b/>
          <w:sz w:val="24"/>
          <w:szCs w:val="24"/>
        </w:rPr>
      </w:pPr>
    </w:p>
    <w:p w14:paraId="112C539E" w14:textId="0CE2B876" w:rsidR="00696B52" w:rsidRDefault="00696B52" w:rsidP="00974D2F">
      <w:pPr>
        <w:spacing w:after="0" w:line="480" w:lineRule="auto"/>
        <w:jc w:val="both"/>
        <w:rPr>
          <w:rFonts w:ascii="Times New Roman" w:hAnsi="Times New Roman" w:cs="Times New Roman"/>
          <w:b/>
          <w:sz w:val="24"/>
          <w:szCs w:val="24"/>
        </w:rPr>
      </w:pPr>
    </w:p>
    <w:p w14:paraId="10B6C146" w14:textId="411A3CD1" w:rsidR="00CC2E52" w:rsidRDefault="004625AA" w:rsidP="00974D2F">
      <w:pPr>
        <w:spacing w:after="0" w:line="480" w:lineRule="auto"/>
        <w:jc w:val="both"/>
        <w:rPr>
          <w:rFonts w:ascii="Times New Roman" w:hAnsi="Times New Roman" w:cs="Times New Roman"/>
          <w:b/>
          <w:sz w:val="24"/>
          <w:szCs w:val="24"/>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784192" behindDoc="0" locked="0" layoutInCell="1" allowOverlap="1" wp14:anchorId="5C91D759" wp14:editId="7CC00D17">
                <wp:simplePos x="0" y="0"/>
                <wp:positionH relativeFrom="column">
                  <wp:posOffset>5105400</wp:posOffset>
                </wp:positionH>
                <wp:positionV relativeFrom="paragraph">
                  <wp:posOffset>-677545</wp:posOffset>
                </wp:positionV>
                <wp:extent cx="1003300" cy="522000"/>
                <wp:effectExtent l="0" t="0" r="0" b="0"/>
                <wp:wrapNone/>
                <wp:docPr id="277" name="Text Box 277"/>
                <wp:cNvGraphicFramePr/>
                <a:graphic xmlns:a="http://schemas.openxmlformats.org/drawingml/2006/main">
                  <a:graphicData uri="http://schemas.microsoft.com/office/word/2010/wordprocessingShape">
                    <wps:wsp>
                      <wps:cNvSpPr txBox="1"/>
                      <wps:spPr>
                        <a:xfrm>
                          <a:off x="0" y="0"/>
                          <a:ext cx="1003300" cy="522000"/>
                        </a:xfrm>
                        <a:prstGeom prst="rect">
                          <a:avLst/>
                        </a:prstGeom>
                        <a:noFill/>
                        <a:ln w="6350">
                          <a:noFill/>
                        </a:ln>
                      </wps:spPr>
                      <wps:txbx>
                        <w:txbxContent>
                          <w:p w14:paraId="2250E480" w14:textId="2C7F7E08" w:rsidR="004625AA" w:rsidRPr="002F7294" w:rsidRDefault="004625AA" w:rsidP="004625AA">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1D759" id="Text Box 277" o:spid="_x0000_s1057" type="#_x0000_t202" style="position:absolute;left:0;text-align:left;margin-left:402pt;margin-top:-53.35pt;width:79pt;height:41.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" filled="f" stroked="f" strokeweight=".5pt">
                <v:textbox>
                  <w:txbxContent>
                    <w:p w14:paraId="2250E480" w14:textId="2C7F7E08" w:rsidR="004625AA" w:rsidRPr="002F7294" w:rsidRDefault="004625AA" w:rsidP="004625AA">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18</w:t>
                      </w:r>
                    </w:p>
                  </w:txbxContent>
                </v:textbox>
              </v:shape>
            </w:pict>
          </mc:Fallback>
        </mc:AlternateContent>
      </w:r>
      <w:r w:rsidR="00974D2F">
        <w:rPr>
          <w:rFonts w:ascii="Times New Roman" w:hAnsi="Times New Roman" w:cs="Times New Roman"/>
          <w:b/>
          <w:sz w:val="24"/>
          <w:szCs w:val="24"/>
        </w:rPr>
        <w:t xml:space="preserve">Statistical Analysis </w:t>
      </w:r>
    </w:p>
    <w:p w14:paraId="4E2162CF" w14:textId="5C2ADC7D" w:rsidR="00974D2F" w:rsidRDefault="00974D2F" w:rsidP="00CC2E52">
      <w:pPr>
        <w:spacing w:after="0" w:line="480" w:lineRule="auto"/>
        <w:ind w:left="-432" w:right="-576"/>
        <w:jc w:val="both"/>
        <w:rPr>
          <w:rFonts w:ascii="Times New Roman" w:hAnsi="Times New Roman" w:cs="Times New Roman"/>
          <w:sz w:val="24"/>
          <w:szCs w:val="24"/>
        </w:rPr>
      </w:pPr>
      <w:r>
        <w:rPr>
          <w:rFonts w:ascii="Times New Roman" w:hAnsi="Times New Roman" w:cs="Times New Roman"/>
          <w:sz w:val="24"/>
          <w:szCs w:val="24"/>
        </w:rPr>
        <w:t>The following statistical tools were utilized towards systematic presentation of the findings of the study.</w:t>
      </w:r>
    </w:p>
    <w:p w14:paraId="71D88ADE" w14:textId="3AC9B376" w:rsidR="00974D2F" w:rsidRDefault="00974D2F" w:rsidP="00CC2E52">
      <w:pPr>
        <w:spacing w:after="0" w:line="480" w:lineRule="auto"/>
        <w:ind w:left="-432" w:right="-576"/>
        <w:jc w:val="both"/>
        <w:rPr>
          <w:rFonts w:ascii="Times New Roman" w:hAnsi="Times New Roman" w:cs="Times New Roman"/>
          <w:sz w:val="24"/>
          <w:szCs w:val="24"/>
        </w:rPr>
      </w:pPr>
    </w:p>
    <w:p w14:paraId="1B546787" w14:textId="1744453B" w:rsidR="00974D2F" w:rsidRDefault="006C471F" w:rsidP="00CC2E52">
      <w:pPr>
        <w:spacing w:after="0" w:line="480" w:lineRule="auto"/>
        <w:ind w:left="-432" w:right="-576"/>
        <w:jc w:val="both"/>
        <w:rPr>
          <w:rFonts w:ascii="Times New Roman" w:hAnsi="Times New Roman" w:cs="Times New Roman"/>
          <w:sz w:val="24"/>
          <w:szCs w:val="24"/>
        </w:rPr>
      </w:pPr>
      <w:r>
        <w:rPr>
          <w:rFonts w:ascii="Times New Roman" w:hAnsi="Times New Roman" w:cs="Times New Roman"/>
          <w:b/>
          <w:sz w:val="24"/>
          <w:szCs w:val="24"/>
        </w:rPr>
        <w:t xml:space="preserve">Weighted Mean - </w:t>
      </w:r>
      <w:r w:rsidR="00974D2F">
        <w:rPr>
          <w:rFonts w:ascii="Times New Roman" w:hAnsi="Times New Roman" w:cs="Times New Roman"/>
          <w:sz w:val="24"/>
          <w:szCs w:val="24"/>
        </w:rPr>
        <w:t>This was used in problem n</w:t>
      </w:r>
      <w:r w:rsidR="006C381C">
        <w:rPr>
          <w:rFonts w:ascii="Times New Roman" w:hAnsi="Times New Roman" w:cs="Times New Roman"/>
          <w:sz w:val="24"/>
          <w:szCs w:val="24"/>
        </w:rPr>
        <w:t xml:space="preserve">umber </w:t>
      </w:r>
      <w:r w:rsidR="00A91502">
        <w:rPr>
          <w:rFonts w:ascii="Times New Roman" w:hAnsi="Times New Roman" w:cs="Times New Roman"/>
          <w:sz w:val="24"/>
          <w:szCs w:val="24"/>
        </w:rPr>
        <w:t>1</w:t>
      </w:r>
      <w:r w:rsidR="00974D2F">
        <w:rPr>
          <w:rFonts w:ascii="Times New Roman" w:hAnsi="Times New Roman" w:cs="Times New Roman"/>
          <w:sz w:val="24"/>
          <w:szCs w:val="24"/>
        </w:rPr>
        <w:t xml:space="preserve"> in order to get the average value of the answers that the researcher collected from junior high school students f</w:t>
      </w:r>
      <w:r w:rsidR="005E6249">
        <w:rPr>
          <w:rFonts w:ascii="Times New Roman" w:hAnsi="Times New Roman" w:cs="Times New Roman"/>
          <w:sz w:val="24"/>
          <w:szCs w:val="24"/>
        </w:rPr>
        <w:t>rom describing a school canteen food menu.</w:t>
      </w:r>
    </w:p>
    <w:p w14:paraId="101469B5" w14:textId="7547DF74" w:rsidR="00974D2F" w:rsidRDefault="00974D2F" w:rsidP="00CC2E52">
      <w:pPr>
        <w:spacing w:after="0" w:line="480" w:lineRule="auto"/>
        <w:ind w:left="-432" w:right="-576"/>
        <w:jc w:val="both"/>
        <w:rPr>
          <w:rFonts w:ascii="Times New Roman" w:hAnsi="Times New Roman" w:cs="Times New Roman"/>
          <w:sz w:val="24"/>
          <w:szCs w:val="24"/>
        </w:rPr>
      </w:pPr>
    </w:p>
    <w:p w14:paraId="7A27F90D" w14:textId="3276BF5F" w:rsidR="00974D2F" w:rsidRDefault="00974D2F" w:rsidP="00CC2E52">
      <w:pPr>
        <w:spacing w:after="0" w:line="480" w:lineRule="auto"/>
        <w:ind w:left="-432" w:right="-576"/>
        <w:jc w:val="both"/>
        <w:rPr>
          <w:rFonts w:ascii="Times New Roman" w:hAnsi="Times New Roman" w:cs="Times New Roman"/>
          <w:sz w:val="24"/>
          <w:szCs w:val="24"/>
        </w:rPr>
      </w:pPr>
      <w:r>
        <w:rPr>
          <w:rFonts w:ascii="Times New Roman" w:hAnsi="Times New Roman" w:cs="Times New Roman"/>
          <w:sz w:val="24"/>
          <w:szCs w:val="24"/>
        </w:rPr>
        <w:t xml:space="preserve">Formula: WM =  </w:t>
      </w:r>
      <m:oMath>
        <m:f>
          <m:fPr>
            <m:ctrlPr>
              <w:rPr>
                <w:rFonts w:ascii="Cambria Math" w:hAnsi="Cambria Math"/>
                <w:i/>
              </w:rPr>
            </m:ctrlPr>
          </m:fPr>
          <m:num>
            <m:r>
              <w:rPr>
                <w:rFonts w:ascii="Cambria Math" w:hAnsi="Cambria Math" w:cs="Times New Roman"/>
                <w:sz w:val="24"/>
                <w:szCs w:val="24"/>
              </w:rPr>
              <m:t xml:space="preserve">   </m:t>
            </m:r>
            <m:nary>
              <m:naryPr>
                <m:chr m:val="∑"/>
                <m:subHide m:val="1"/>
                <m:supHide m:val="1"/>
                <m:ctrlPr>
                  <w:rPr>
                    <w:rFonts w:ascii="Cambria Math" w:hAnsi="Cambria Math"/>
                    <w:i/>
                  </w:rPr>
                </m:ctrlPr>
              </m:naryPr>
              <m:sub/>
              <m:sup/>
              <m:e>
                <m:r>
                  <w:rPr>
                    <w:rFonts w:ascii="Cambria Math" w:hAnsi="Cambria Math" w:cs="Times New Roman"/>
                    <w:sz w:val="24"/>
                    <w:szCs w:val="24"/>
                  </w:rPr>
                  <m:t>fix</m:t>
                </m:r>
              </m:e>
            </m:nary>
          </m:num>
          <m:den>
            <m:r>
              <w:rPr>
                <w:rFonts w:ascii="Cambria Math" w:hAnsi="Cambria Math" w:cs="Times New Roman"/>
                <w:sz w:val="24"/>
                <w:szCs w:val="24"/>
              </w:rPr>
              <m:t>n</m:t>
            </m:r>
          </m:den>
        </m:f>
      </m:oMath>
    </w:p>
    <w:p w14:paraId="6A8A5FAE" w14:textId="77777777" w:rsidR="00974D2F" w:rsidRDefault="00974D2F" w:rsidP="00CC2E52">
      <w:pPr>
        <w:spacing w:after="0" w:line="480" w:lineRule="auto"/>
        <w:ind w:left="-432" w:right="-576"/>
        <w:jc w:val="both"/>
        <w:rPr>
          <w:rFonts w:ascii="Times New Roman" w:hAnsi="Times New Roman" w:cs="Times New Roman"/>
          <w:sz w:val="24"/>
          <w:szCs w:val="24"/>
        </w:rPr>
      </w:pPr>
      <w:r>
        <w:rPr>
          <w:rFonts w:ascii="Times New Roman" w:hAnsi="Times New Roman" w:cs="Times New Roman"/>
          <w:sz w:val="24"/>
          <w:szCs w:val="24"/>
        </w:rPr>
        <w:t xml:space="preserve">Where in: WM = Weighted Mean </w:t>
      </w:r>
    </w:p>
    <w:p w14:paraId="59858F12" w14:textId="77777777" w:rsidR="00974D2F" w:rsidRDefault="00974D2F" w:rsidP="00CC2E52">
      <w:pPr>
        <w:spacing w:after="0" w:line="480" w:lineRule="auto"/>
        <w:ind w:left="-432" w:right="-576"/>
        <w:jc w:val="both"/>
        <w:rPr>
          <w:rFonts w:ascii="Times New Roman" w:hAnsi="Times New Roman" w:cs="Times New Roman"/>
          <w:sz w:val="24"/>
          <w:szCs w:val="24"/>
        </w:rPr>
      </w:pPr>
      <w:r>
        <w:rPr>
          <w:rFonts w:ascii="Times New Roman" w:hAnsi="Times New Roman" w:cs="Times New Roman"/>
          <w:sz w:val="24"/>
          <w:szCs w:val="24"/>
        </w:rPr>
        <w:t xml:space="preserve">                 </w:t>
      </w:r>
    </w:p>
    <w:p w14:paraId="73CE7EDA" w14:textId="77777777" w:rsidR="00974D2F" w:rsidRDefault="00974D2F" w:rsidP="00CC2E52">
      <w:pPr>
        <w:spacing w:after="0" w:line="480" w:lineRule="auto"/>
        <w:ind w:left="-432" w:right="-576"/>
        <w:jc w:val="both"/>
        <w:rPr>
          <w:rFonts w:ascii="Times New Roman" w:hAnsi="Times New Roman" w:cs="Times New Roman"/>
          <w:sz w:val="24"/>
          <w:szCs w:val="24"/>
        </w:rPr>
      </w:pPr>
      <w:r>
        <w:rPr>
          <w:rFonts w:ascii="Times New Roman" w:hAnsi="Times New Roman" w:cs="Times New Roman"/>
          <w:sz w:val="24"/>
          <w:szCs w:val="24"/>
        </w:rPr>
        <w:t xml:space="preserve">                   fi = Frequency</w:t>
      </w:r>
    </w:p>
    <w:p w14:paraId="53E55ED1" w14:textId="77777777" w:rsidR="00974D2F" w:rsidRDefault="00974D2F" w:rsidP="00CC2E52">
      <w:pPr>
        <w:spacing w:after="0" w:line="480" w:lineRule="auto"/>
        <w:ind w:left="-432" w:right="-576"/>
        <w:jc w:val="both"/>
        <w:rPr>
          <w:rFonts w:ascii="Times New Roman" w:hAnsi="Times New Roman" w:cs="Times New Roman"/>
          <w:sz w:val="24"/>
          <w:szCs w:val="24"/>
        </w:rPr>
      </w:pPr>
      <w:r>
        <w:rPr>
          <w:rFonts w:ascii="Times New Roman" w:hAnsi="Times New Roman" w:cs="Times New Roman"/>
          <w:sz w:val="24"/>
          <w:szCs w:val="24"/>
        </w:rPr>
        <w:t xml:space="preserve">                   x = weighted assigned</w:t>
      </w:r>
    </w:p>
    <w:p w14:paraId="217347E0" w14:textId="11985945" w:rsidR="00974D2F" w:rsidRDefault="00974D2F" w:rsidP="00CC2E52">
      <w:pPr>
        <w:spacing w:after="0" w:line="480" w:lineRule="auto"/>
        <w:ind w:left="-432" w:right="-576"/>
        <w:jc w:val="both"/>
        <w:rPr>
          <w:rFonts w:ascii="Times New Roman" w:hAnsi="Times New Roman" w:cs="Times New Roman"/>
          <w:sz w:val="24"/>
          <w:szCs w:val="24"/>
        </w:rPr>
      </w:pPr>
      <w:r>
        <w:rPr>
          <w:rFonts w:ascii="Times New Roman" w:hAnsi="Times New Roman" w:cs="Times New Roman"/>
          <w:sz w:val="24"/>
          <w:szCs w:val="24"/>
        </w:rPr>
        <w:t xml:space="preserve">                   n = sample size </w:t>
      </w:r>
    </w:p>
    <w:p w14:paraId="5E992EF2" w14:textId="77777777" w:rsidR="00974D2F" w:rsidRDefault="00974D2F" w:rsidP="00CC2E52">
      <w:pPr>
        <w:spacing w:after="0" w:line="480" w:lineRule="auto"/>
        <w:ind w:left="-432" w:right="-576"/>
        <w:jc w:val="both"/>
        <w:rPr>
          <w:rFonts w:ascii="Times New Roman" w:hAnsi="Times New Roman" w:cs="Times New Roman"/>
          <w:sz w:val="24"/>
          <w:szCs w:val="24"/>
        </w:rPr>
      </w:pPr>
      <w:r>
        <w:rPr>
          <w:rFonts w:ascii="Times New Roman" w:hAnsi="Times New Roman" w:cs="Times New Roman"/>
          <w:sz w:val="24"/>
          <w:szCs w:val="24"/>
        </w:rPr>
        <w:t xml:space="preserve">                   ∑ = summation </w:t>
      </w:r>
    </w:p>
    <w:p w14:paraId="35AADA33" w14:textId="77777777" w:rsidR="00974D2F" w:rsidRDefault="00974D2F" w:rsidP="00CC2E52">
      <w:pPr>
        <w:spacing w:after="0" w:line="480" w:lineRule="auto"/>
        <w:ind w:left="-432" w:right="-576"/>
        <w:jc w:val="both"/>
        <w:rPr>
          <w:rFonts w:ascii="Times New Roman" w:hAnsi="Times New Roman" w:cs="Times New Roman"/>
          <w:sz w:val="24"/>
          <w:szCs w:val="24"/>
        </w:rPr>
      </w:pPr>
    </w:p>
    <w:p w14:paraId="768199A9" w14:textId="7F4CF6DF" w:rsidR="00974D2F" w:rsidRDefault="00974D2F" w:rsidP="00CC2E52">
      <w:pPr>
        <w:spacing w:after="0" w:line="480" w:lineRule="auto"/>
        <w:ind w:left="-432" w:right="-576"/>
        <w:jc w:val="both"/>
        <w:rPr>
          <w:rFonts w:ascii="Times New Roman" w:hAnsi="Times New Roman" w:cs="Times New Roman"/>
          <w:sz w:val="24"/>
          <w:szCs w:val="24"/>
        </w:rPr>
      </w:pPr>
    </w:p>
    <w:p w14:paraId="64F0DF01" w14:textId="6A9720C6" w:rsidR="00974D2F" w:rsidRDefault="006C471F" w:rsidP="00CC2E52">
      <w:pPr>
        <w:spacing w:after="0" w:line="480" w:lineRule="auto"/>
        <w:ind w:left="-432" w:right="-576"/>
        <w:jc w:val="both"/>
        <w:rPr>
          <w:rFonts w:ascii="Times New Roman" w:hAnsi="Times New Roman" w:cs="Times New Roman"/>
          <w:sz w:val="24"/>
          <w:szCs w:val="24"/>
        </w:rPr>
      </w:pPr>
      <w:r>
        <w:rPr>
          <w:rFonts w:ascii="Times New Roman" w:hAnsi="Times New Roman" w:cs="Times New Roman"/>
          <w:b/>
          <w:sz w:val="24"/>
          <w:szCs w:val="24"/>
        </w:rPr>
        <w:t>Percentage Frequency Distribution</w:t>
      </w:r>
      <w:r>
        <w:rPr>
          <w:rFonts w:ascii="Times New Roman" w:hAnsi="Times New Roman" w:cs="Times New Roman"/>
          <w:sz w:val="24"/>
          <w:szCs w:val="24"/>
        </w:rPr>
        <w:t xml:space="preserve"> - </w:t>
      </w:r>
      <w:r w:rsidR="006C381C">
        <w:rPr>
          <w:rFonts w:ascii="Times New Roman" w:hAnsi="Times New Roman" w:cs="Times New Roman"/>
          <w:sz w:val="24"/>
          <w:szCs w:val="24"/>
        </w:rPr>
        <w:t xml:space="preserve">It is used in problem number </w:t>
      </w:r>
      <w:r w:rsidR="00D80FC8">
        <w:rPr>
          <w:rFonts w:ascii="Times New Roman" w:hAnsi="Times New Roman" w:cs="Times New Roman"/>
          <w:sz w:val="24"/>
          <w:szCs w:val="24"/>
        </w:rPr>
        <w:t>2 to</w:t>
      </w:r>
      <w:r w:rsidR="00974D2F">
        <w:rPr>
          <w:rFonts w:ascii="Times New Roman" w:hAnsi="Times New Roman" w:cs="Times New Roman"/>
          <w:sz w:val="24"/>
          <w:szCs w:val="24"/>
        </w:rPr>
        <w:t xml:space="preserve"> present of a data that make it prescribe the percentage of observation for they subsist a group of a data point. Researcher makes an observation to know the range of the respondents. And, it can be used to obtain the percentage of frequency distribution of </w:t>
      </w:r>
      <w:r w:rsidR="005E6249">
        <w:rPr>
          <w:rFonts w:ascii="Times New Roman" w:hAnsi="Times New Roman" w:cs="Times New Roman"/>
          <w:sz w:val="24"/>
          <w:szCs w:val="24"/>
        </w:rPr>
        <w:t>how much is their daily allowance</w:t>
      </w:r>
    </w:p>
    <w:p w14:paraId="07A817E3" w14:textId="4A843BE4" w:rsidR="00974D2F" w:rsidRDefault="00974D2F" w:rsidP="00CC2E52">
      <w:pPr>
        <w:spacing w:after="0" w:line="480" w:lineRule="auto"/>
        <w:ind w:left="-432" w:right="-576"/>
        <w:jc w:val="both"/>
        <w:rPr>
          <w:rFonts w:ascii="Times New Roman" w:hAnsi="Times New Roman" w:cs="Times New Roman"/>
          <w:sz w:val="24"/>
          <w:szCs w:val="24"/>
        </w:rPr>
      </w:pPr>
    </w:p>
    <w:p w14:paraId="56A90FDE" w14:textId="640A8768" w:rsidR="00974D2F" w:rsidRDefault="004625AA" w:rsidP="00CC2E52">
      <w:pPr>
        <w:spacing w:after="0" w:line="480" w:lineRule="auto"/>
        <w:ind w:left="-432" w:right="-576"/>
        <w:jc w:val="both"/>
        <w:rPr>
          <w:rFonts w:ascii="Times New Roman" w:hAnsi="Times New Roman" w:cs="Times New Roman"/>
          <w:sz w:val="24"/>
          <w:szCs w:val="24"/>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786240" behindDoc="0" locked="0" layoutInCell="1" allowOverlap="1" wp14:anchorId="15C48D23" wp14:editId="02F99BD1">
                <wp:simplePos x="0" y="0"/>
                <wp:positionH relativeFrom="column">
                  <wp:posOffset>5105400</wp:posOffset>
                </wp:positionH>
                <wp:positionV relativeFrom="paragraph">
                  <wp:posOffset>-675005</wp:posOffset>
                </wp:positionV>
                <wp:extent cx="1003300" cy="522000"/>
                <wp:effectExtent l="0" t="0" r="0" b="0"/>
                <wp:wrapNone/>
                <wp:docPr id="278" name="Text Box 278"/>
                <wp:cNvGraphicFramePr/>
                <a:graphic xmlns:a="http://schemas.openxmlformats.org/drawingml/2006/main">
                  <a:graphicData uri="http://schemas.microsoft.com/office/word/2010/wordprocessingShape">
                    <wps:wsp>
                      <wps:cNvSpPr txBox="1"/>
                      <wps:spPr>
                        <a:xfrm>
                          <a:off x="0" y="0"/>
                          <a:ext cx="1003300" cy="522000"/>
                        </a:xfrm>
                        <a:prstGeom prst="rect">
                          <a:avLst/>
                        </a:prstGeom>
                        <a:noFill/>
                        <a:ln w="6350">
                          <a:noFill/>
                        </a:ln>
                      </wps:spPr>
                      <wps:txbx>
                        <w:txbxContent>
                          <w:p w14:paraId="2099B3F1" w14:textId="60B28F2A" w:rsidR="004625AA" w:rsidRPr="002F7294" w:rsidRDefault="004625AA" w:rsidP="004625AA">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48D23" id="Text Box 278" o:spid="_x0000_s1058" type="#_x0000_t202" style="position:absolute;left:0;text-align:left;margin-left:402pt;margin-top:-53.15pt;width:79pt;height:41.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" filled="f" stroked="f" strokeweight=".5pt">
                <v:textbox>
                  <w:txbxContent>
                    <w:p w14:paraId="2099B3F1" w14:textId="60B28F2A" w:rsidR="004625AA" w:rsidRPr="002F7294" w:rsidRDefault="004625AA" w:rsidP="004625AA">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19</w:t>
                      </w:r>
                    </w:p>
                  </w:txbxContent>
                </v:textbox>
              </v:shape>
            </w:pict>
          </mc:Fallback>
        </mc:AlternateContent>
      </w:r>
      <w:r w:rsidR="00974D2F">
        <w:rPr>
          <w:rFonts w:ascii="Times New Roman" w:hAnsi="Times New Roman" w:cs="Times New Roman"/>
          <w:sz w:val="24"/>
          <w:szCs w:val="24"/>
        </w:rPr>
        <w:t xml:space="preserve">Formula: %   </w:t>
      </w:r>
      <m:oMath>
        <m:f>
          <m:fPr>
            <m:ctrlPr>
              <w:rPr>
                <w:rFonts w:ascii="Cambria Math" w:hAnsi="Cambria Math"/>
                <w:i/>
              </w:rPr>
            </m:ctrlPr>
          </m:fPr>
          <m:num>
            <m:r>
              <w:rPr>
                <w:rFonts w:ascii="Cambria Math" w:hAnsi="Cambria Math" w:cs="Times New Roman"/>
                <w:sz w:val="24"/>
                <w:szCs w:val="24"/>
              </w:rPr>
              <m:t>f</m:t>
            </m:r>
          </m:num>
          <m:den>
            <m:r>
              <w:rPr>
                <w:rFonts w:ascii="Cambria Math" w:hAnsi="Cambria Math" w:cs="Times New Roman"/>
                <w:sz w:val="24"/>
                <w:szCs w:val="24"/>
              </w:rPr>
              <m:t>N</m:t>
            </m:r>
          </m:den>
        </m:f>
      </m:oMath>
      <w:r w:rsidR="00974D2F">
        <w:rPr>
          <w:rFonts w:ascii="Times New Roman" w:hAnsi="Times New Roman" w:cs="Times New Roman"/>
          <w:sz w:val="24"/>
          <w:szCs w:val="24"/>
        </w:rPr>
        <w:t xml:space="preserve">  x 100</w:t>
      </w:r>
    </w:p>
    <w:p w14:paraId="2ED29E87" w14:textId="77777777" w:rsidR="00974D2F" w:rsidRDefault="00974D2F" w:rsidP="00CC2E52">
      <w:pPr>
        <w:spacing w:after="0" w:line="480" w:lineRule="auto"/>
        <w:ind w:left="-432" w:right="-576"/>
        <w:jc w:val="both"/>
        <w:rPr>
          <w:rFonts w:ascii="Times New Roman" w:hAnsi="Times New Roman" w:cs="Times New Roman"/>
          <w:sz w:val="24"/>
          <w:szCs w:val="24"/>
        </w:rPr>
      </w:pPr>
      <w:r>
        <w:rPr>
          <w:rFonts w:ascii="Times New Roman" w:hAnsi="Times New Roman" w:cs="Times New Roman"/>
          <w:sz w:val="24"/>
          <w:szCs w:val="24"/>
        </w:rPr>
        <w:t xml:space="preserve">Where:  % = Percentage </w:t>
      </w:r>
    </w:p>
    <w:p w14:paraId="61186394" w14:textId="77777777" w:rsidR="00974D2F" w:rsidRDefault="00974D2F" w:rsidP="00CC2E52">
      <w:pPr>
        <w:spacing w:after="0" w:line="480" w:lineRule="auto"/>
        <w:ind w:left="-432" w:right="-576"/>
        <w:jc w:val="both"/>
        <w:rPr>
          <w:rFonts w:ascii="Times New Roman" w:hAnsi="Times New Roman" w:cs="Times New Roman"/>
          <w:sz w:val="24"/>
          <w:szCs w:val="24"/>
        </w:rPr>
      </w:pPr>
      <w:r>
        <w:rPr>
          <w:rFonts w:ascii="Times New Roman" w:hAnsi="Times New Roman" w:cs="Times New Roman"/>
          <w:sz w:val="24"/>
          <w:szCs w:val="24"/>
        </w:rPr>
        <w:t xml:space="preserve">              F = Frequency </w:t>
      </w:r>
    </w:p>
    <w:p w14:paraId="7FB109FD" w14:textId="77777777" w:rsidR="00974D2F" w:rsidRDefault="00974D2F" w:rsidP="00CC2E52">
      <w:pPr>
        <w:spacing w:after="0" w:line="480" w:lineRule="auto"/>
        <w:ind w:left="-432" w:right="-576"/>
        <w:jc w:val="both"/>
        <w:rPr>
          <w:rFonts w:ascii="Times New Roman" w:hAnsi="Times New Roman" w:cs="Times New Roman"/>
          <w:sz w:val="24"/>
          <w:szCs w:val="24"/>
        </w:rPr>
      </w:pPr>
      <w:r>
        <w:rPr>
          <w:rFonts w:ascii="Times New Roman" w:hAnsi="Times New Roman" w:cs="Times New Roman"/>
          <w:sz w:val="24"/>
          <w:szCs w:val="24"/>
        </w:rPr>
        <w:t xml:space="preserve">              N = Number of Cases</w:t>
      </w:r>
    </w:p>
    <w:p w14:paraId="45D93E53" w14:textId="77777777" w:rsidR="00974D2F" w:rsidRDefault="00974D2F" w:rsidP="00CC2E52">
      <w:pPr>
        <w:spacing w:after="0" w:line="480" w:lineRule="auto"/>
        <w:ind w:left="-432" w:right="-576"/>
        <w:jc w:val="both"/>
        <w:rPr>
          <w:rFonts w:ascii="Times New Roman" w:hAnsi="Times New Roman" w:cs="Times New Roman"/>
          <w:sz w:val="24"/>
          <w:szCs w:val="24"/>
        </w:rPr>
      </w:pPr>
    </w:p>
    <w:p w14:paraId="3A38C31B" w14:textId="77777777" w:rsidR="00974D2F" w:rsidRDefault="00974D2F" w:rsidP="00CC2E52">
      <w:pPr>
        <w:spacing w:after="0" w:line="480" w:lineRule="auto"/>
        <w:ind w:left="-432" w:right="-576"/>
        <w:jc w:val="both"/>
        <w:rPr>
          <w:rFonts w:ascii="Times New Roman" w:hAnsi="Times New Roman" w:cs="Times New Roman"/>
          <w:sz w:val="24"/>
          <w:szCs w:val="24"/>
        </w:rPr>
      </w:pPr>
    </w:p>
    <w:p w14:paraId="2EA1AB31" w14:textId="252637D5" w:rsidR="00D32CBE" w:rsidRDefault="00D32CBE" w:rsidP="00CC2E52">
      <w:pPr>
        <w:spacing w:line="480" w:lineRule="auto"/>
        <w:ind w:left="-432" w:right="-576"/>
        <w:rPr>
          <w:rFonts w:ascii="Times New Roman" w:hAnsi="Times New Roman" w:cs="Times New Roman"/>
          <w:sz w:val="24"/>
          <w:szCs w:val="24"/>
        </w:rPr>
      </w:pPr>
      <w:r>
        <w:rPr>
          <w:rFonts w:ascii="Times New Roman" w:hAnsi="Times New Roman" w:cs="Times New Roman"/>
          <w:b/>
          <w:sz w:val="24"/>
          <w:szCs w:val="24"/>
        </w:rPr>
        <w:t>Pearson’s r</w:t>
      </w:r>
      <w:r>
        <w:rPr>
          <w:rFonts w:ascii="Times New Roman" w:hAnsi="Times New Roman" w:cs="Times New Roman"/>
          <w:b/>
          <w:sz w:val="24"/>
          <w:szCs w:val="24"/>
        </w:rPr>
        <w:tab/>
      </w:r>
      <w:r>
        <w:rPr>
          <w:rFonts w:ascii="Times New Roman" w:hAnsi="Times New Roman" w:cs="Times New Roman"/>
          <w:b/>
          <w:sz w:val="24"/>
          <w:szCs w:val="24"/>
        </w:rPr>
        <w:br/>
      </w:r>
      <w:r>
        <w:rPr>
          <w:rFonts w:ascii="Times New Roman" w:hAnsi="Times New Roman" w:cs="Times New Roman"/>
          <w:b/>
          <w:sz w:val="24"/>
          <w:szCs w:val="24"/>
        </w:rPr>
        <w:tab/>
      </w:r>
      <w:r w:rsidR="008218E8">
        <w:rPr>
          <w:rFonts w:ascii="Times New Roman" w:hAnsi="Times New Roman" w:cs="Times New Roman"/>
          <w:sz w:val="24"/>
          <w:szCs w:val="24"/>
        </w:rPr>
        <w:t>this</w:t>
      </w:r>
      <w:r>
        <w:rPr>
          <w:rFonts w:ascii="Times New Roman" w:hAnsi="Times New Roman" w:cs="Times New Roman"/>
          <w:sz w:val="24"/>
          <w:szCs w:val="24"/>
        </w:rPr>
        <w:t xml:space="preserve"> statistical tool measures the strength and the direction of the linear relationship of the two variables and of the association between interval and ordinal variables.</w:t>
      </w:r>
      <w:r>
        <w:rPr>
          <w:rFonts w:ascii="Times New Roman" w:hAnsi="Times New Roman" w:cs="Times New Roman"/>
          <w:sz w:val="24"/>
          <w:szCs w:val="24"/>
        </w:rPr>
        <w:tab/>
      </w:r>
      <w:r>
        <w:rPr>
          <w:rFonts w:ascii="Times New Roman" w:hAnsi="Times New Roman" w:cs="Times New Roman"/>
          <w:sz w:val="24"/>
          <w:szCs w:val="24"/>
        </w:rPr>
        <w:br/>
      </w:r>
      <w:r>
        <w:rPr>
          <w:rFonts w:ascii="Times New Roman" w:hAnsi="Times New Roman" w:cs="Times New Roman"/>
          <w:sz w:val="24"/>
          <w:szCs w:val="24"/>
        </w:rPr>
        <w:tab/>
      </w:r>
      <w:r>
        <w:rPr>
          <w:rFonts w:ascii="Times New Roman" w:hAnsi="Times New Roman" w:cs="Times New Roman"/>
          <w:sz w:val="24"/>
          <w:szCs w:val="24"/>
        </w:rPr>
        <w:br/>
        <w:t>Formula:</w:t>
      </w:r>
      <w:r>
        <w:rPr>
          <w:rFonts w:ascii="Times New Roman" w:hAnsi="Times New Roman" w:cs="Times New Roman"/>
          <w:sz w:val="28"/>
          <w:szCs w:val="28"/>
        </w:rPr>
        <w:tab/>
      </w:r>
      <w:r>
        <w:rPr>
          <w:rFonts w:ascii="Times New Roman" w:hAnsi="Times New Roman" w:cs="Times New Roman"/>
          <w:i/>
          <w:iCs/>
          <w:sz w:val="28"/>
          <w:szCs w:val="28"/>
        </w:rPr>
        <w:t xml:space="preserve"> </w:t>
      </w:r>
      <w:r>
        <w:rPr>
          <w:noProof/>
          <w:lang w:val="en-US"/>
        </w:rPr>
        <w:drawing>
          <wp:inline distT="0" distB="0" distL="0" distR="0" wp14:anchorId="622FB68B" wp14:editId="5B7AE642">
            <wp:extent cx="1527175" cy="502285"/>
            <wp:effectExtent l="0" t="0" r="0" b="0"/>
            <wp:docPr id="19" name="Picture 19" descr="Description: C:\Users\marlo\AppData\Local\Temp\ksohtml12852\wps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escription: C:\Users\marlo\AppData\Local\Temp\ksohtml12852\wps2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7175" cy="502285"/>
                    </a:xfrm>
                    <a:prstGeom prst="rect">
                      <a:avLst/>
                    </a:prstGeom>
                    <a:noFill/>
                    <a:ln>
                      <a:noFill/>
                    </a:ln>
                  </pic:spPr>
                </pic:pic>
              </a:graphicData>
            </a:graphic>
          </wp:inline>
        </w:drawing>
      </w:r>
      <w:r>
        <w:rPr>
          <w:rFonts w:ascii="Times New Roman" w:hAnsi="Times New Roman" w:cs="Times New Roman"/>
          <w:i/>
          <w:sz w:val="28"/>
          <w:szCs w:val="28"/>
        </w:rPr>
        <w:t xml:space="preserve"> </w:t>
      </w:r>
      <w:r>
        <w:rPr>
          <w:rFonts w:ascii="Times New Roman" w:hAnsi="Times New Roman" w:cs="Times New Roman"/>
          <w:i/>
          <w:sz w:val="28"/>
          <w:szCs w:val="28"/>
        </w:rPr>
        <w:tab/>
      </w:r>
      <w:r>
        <w:rPr>
          <w:rFonts w:ascii="Times New Roman" w:hAnsi="Times New Roman" w:cs="Times New Roman"/>
          <w:sz w:val="24"/>
          <w:szCs w:val="24"/>
        </w:rPr>
        <w:br/>
      </w:r>
    </w:p>
    <w:p w14:paraId="0B313C1D" w14:textId="3DBCED3B" w:rsidR="00D32CBE" w:rsidRDefault="00D32CBE" w:rsidP="00CC2E52">
      <w:pPr>
        <w:spacing w:line="480" w:lineRule="auto"/>
        <w:ind w:left="-432" w:right="-576"/>
        <w:rPr>
          <w:rFonts w:ascii="Times New Roman" w:hAnsi="Times New Roman" w:cs="Times New Roman"/>
          <w:b/>
          <w:sz w:val="24"/>
          <w:szCs w:val="24"/>
        </w:rPr>
      </w:pPr>
      <w:r>
        <w:rPr>
          <w:rFonts w:ascii="Times New Roman" w:hAnsi="Times New Roman" w:cs="Times New Roman"/>
          <w:b/>
          <w:sz w:val="24"/>
          <w:szCs w:val="24"/>
        </w:rPr>
        <w:br/>
      </w:r>
      <w:r>
        <w:rPr>
          <w:rFonts w:ascii="Times New Roman" w:hAnsi="Times New Roman" w:cs="Times New Roman"/>
          <w:sz w:val="24"/>
          <w:szCs w:val="24"/>
        </w:rPr>
        <w:t>Where in:</w:t>
      </w:r>
      <w:r>
        <w:rPr>
          <w:rFonts w:ascii="Times New Roman" w:hAnsi="Times New Roman" w:cs="Times New Roman"/>
          <w:sz w:val="24"/>
          <w:szCs w:val="24"/>
        </w:rPr>
        <w:tab/>
      </w:r>
      <w:r>
        <w:rPr>
          <w:rFonts w:ascii="Times New Roman" w:hAnsi="Times New Roman" w:cs="Times New Roman"/>
          <w:sz w:val="24"/>
          <w:szCs w:val="24"/>
        </w:rPr>
        <w:br/>
      </w:r>
      <w:r>
        <w:rPr>
          <w:rFonts w:ascii="Times New Roman" w:hAnsi="Times New Roman" w:cs="Times New Roman"/>
          <w:sz w:val="24"/>
          <w:szCs w:val="24"/>
        </w:rPr>
        <w:tab/>
        <w:t>r = correlation</w:t>
      </w:r>
      <w:r>
        <w:rPr>
          <w:rFonts w:ascii="Times New Roman" w:hAnsi="Times New Roman" w:cs="Times New Roman"/>
          <w:sz w:val="24"/>
          <w:szCs w:val="24"/>
        </w:rPr>
        <w:tab/>
        <w:t>coefficient</w:t>
      </w:r>
      <w:r>
        <w:rPr>
          <w:rFonts w:ascii="Times New Roman" w:hAnsi="Times New Roman" w:cs="Times New Roman"/>
          <w:sz w:val="24"/>
          <w:szCs w:val="24"/>
        </w:rPr>
        <w:tab/>
        <w:t xml:space="preserve">           </w:t>
      </w:r>
      <w:r>
        <w:rPr>
          <w:rFonts w:ascii="Times New Roman" w:hAnsi="Times New Roman" w:cs="Times New Roman"/>
          <w:sz w:val="24"/>
          <w:szCs w:val="24"/>
        </w:rPr>
        <w:br/>
        <w:t xml:space="preserve">     </w:t>
      </w:r>
      <w:r>
        <w:rPr>
          <w:noProof/>
          <w:lang w:val="en-US"/>
        </w:rPr>
        <w:drawing>
          <wp:inline distT="0" distB="0" distL="0" distR="0" wp14:anchorId="14E0642C" wp14:editId="7F6F9890">
            <wp:extent cx="120650" cy="321310"/>
            <wp:effectExtent l="0" t="0" r="0" b="2540"/>
            <wp:docPr id="18" name="Picture 18" descr="Description: C:\Users\marlo\AppData\Local\Temp\ksohtml12852\wps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scription: C:\Users\marlo\AppData\Local\Temp\ksohtml12852\wps2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0650" cy="321310"/>
                    </a:xfrm>
                    <a:prstGeom prst="rect">
                      <a:avLst/>
                    </a:prstGeom>
                    <a:noFill/>
                    <a:ln>
                      <a:noFill/>
                    </a:ln>
                  </pic:spPr>
                </pic:pic>
              </a:graphicData>
            </a:graphic>
          </wp:inline>
        </w:drawing>
      </w:r>
      <w:r>
        <w:rPr>
          <w:rFonts w:ascii="Times New Roman" w:hAnsi="Times New Roman" w:cs="Times New Roman"/>
          <w:sz w:val="24"/>
          <w:szCs w:val="24"/>
        </w:rPr>
        <w:t xml:space="preserve"> = values of the y-variable in a sample</w:t>
      </w:r>
      <w:r>
        <w:rPr>
          <w:rFonts w:ascii="Times New Roman" w:hAnsi="Times New Roman" w:cs="Times New Roman"/>
          <w:sz w:val="24"/>
          <w:szCs w:val="24"/>
        </w:rPr>
        <w:br/>
        <w:t xml:space="preserve">     </w:t>
      </w:r>
      <w:r>
        <w:rPr>
          <w:noProof/>
          <w:lang w:val="en-US"/>
        </w:rPr>
        <w:drawing>
          <wp:inline distT="0" distB="0" distL="0" distR="0" wp14:anchorId="773CCF6F" wp14:editId="72EED0BA">
            <wp:extent cx="120650" cy="321310"/>
            <wp:effectExtent l="0" t="0" r="0" b="2540"/>
            <wp:docPr id="16" name="Picture 16" descr="Description: C:\Users\marlo\AppData\Local\Temp\ksohtml12852\wps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scription: C:\Users\marlo\AppData\Local\Temp\ksohtml12852\wps2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0650" cy="321310"/>
                    </a:xfrm>
                    <a:prstGeom prst="rect">
                      <a:avLst/>
                    </a:prstGeom>
                    <a:noFill/>
                    <a:ln>
                      <a:noFill/>
                    </a:ln>
                  </pic:spPr>
                </pic:pic>
              </a:graphicData>
            </a:graphic>
          </wp:inline>
        </w:drawing>
      </w:r>
      <w:r>
        <w:rPr>
          <w:rFonts w:ascii="Times New Roman" w:hAnsi="Times New Roman" w:cs="Times New Roman"/>
          <w:sz w:val="24"/>
          <w:szCs w:val="24"/>
        </w:rPr>
        <w:t xml:space="preserve"> = values of the x-variable in a sample.   </w:t>
      </w:r>
      <w:r>
        <w:rPr>
          <w:rFonts w:ascii="Times New Roman" w:hAnsi="Times New Roman" w:cs="Times New Roman"/>
          <w:sz w:val="24"/>
          <w:szCs w:val="24"/>
        </w:rPr>
        <w:br/>
        <w:t xml:space="preserve">      </w:t>
      </w:r>
      <w:r>
        <w:rPr>
          <w:noProof/>
          <w:lang w:val="en-US"/>
        </w:rPr>
        <w:drawing>
          <wp:inline distT="0" distB="0" distL="0" distR="0" wp14:anchorId="4ECA7611" wp14:editId="482045D0">
            <wp:extent cx="80645" cy="321310"/>
            <wp:effectExtent l="0" t="0" r="0" b="2540"/>
            <wp:docPr id="12" name="Picture 12" descr="Description: C:\Users\marlo\AppData\Local\Temp\ksohtml12852\wps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scription: C:\Users\marlo\AppData\Local\Temp\ksohtml12852\wps2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645" cy="321310"/>
                    </a:xfrm>
                    <a:prstGeom prst="rect">
                      <a:avLst/>
                    </a:prstGeom>
                    <a:noFill/>
                    <a:ln>
                      <a:noFill/>
                    </a:ln>
                  </pic:spPr>
                </pic:pic>
              </a:graphicData>
            </a:graphic>
          </wp:inline>
        </w:drawing>
      </w:r>
      <w:r>
        <w:rPr>
          <w:rFonts w:hAnsi="Cambria Math" w:cs="Times New Roman"/>
          <w:sz w:val="24"/>
          <w:szCs w:val="24"/>
        </w:rPr>
        <w:t xml:space="preserve">  </w:t>
      </w:r>
      <w:r>
        <w:rPr>
          <w:rFonts w:ascii="Times New Roman" w:hAnsi="Times New Roman" w:cs="Times New Roman"/>
          <w:sz w:val="24"/>
          <w:szCs w:val="24"/>
        </w:rPr>
        <w:t>= mean of the values of the y-variable.</w:t>
      </w:r>
      <w:r>
        <w:rPr>
          <w:rFonts w:ascii="Times New Roman" w:hAnsi="Times New Roman" w:cs="Times New Roman"/>
          <w:sz w:val="24"/>
          <w:szCs w:val="24"/>
        </w:rPr>
        <w:tab/>
      </w:r>
      <w:r>
        <w:rPr>
          <w:rFonts w:ascii="Times New Roman" w:hAnsi="Times New Roman" w:cs="Times New Roman"/>
          <w:sz w:val="24"/>
          <w:szCs w:val="24"/>
        </w:rPr>
        <w:br/>
        <w:t xml:space="preserve">      </w:t>
      </w:r>
      <w:r>
        <w:rPr>
          <w:noProof/>
          <w:lang w:val="en-US"/>
        </w:rPr>
        <w:drawing>
          <wp:inline distT="0" distB="0" distL="0" distR="0" wp14:anchorId="19231C06" wp14:editId="72F6D563">
            <wp:extent cx="80645" cy="321310"/>
            <wp:effectExtent l="0" t="0" r="0" b="2540"/>
            <wp:docPr id="8" name="Picture 8" descr="Description: C:\Users\marlo\AppData\Local\Temp\ksohtml12852\wps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scription: C:\Users\marlo\AppData\Local\Temp\ksohtml12852\wps2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0645" cy="321310"/>
                    </a:xfrm>
                    <a:prstGeom prst="rect">
                      <a:avLst/>
                    </a:prstGeom>
                    <a:noFill/>
                    <a:ln>
                      <a:noFill/>
                    </a:ln>
                  </pic:spPr>
                </pic:pic>
              </a:graphicData>
            </a:graphic>
          </wp:inline>
        </w:drawing>
      </w:r>
      <w:r>
        <w:rPr>
          <w:rFonts w:ascii="Times New Roman" w:hAnsi="Times New Roman" w:cs="Times New Roman"/>
          <w:sz w:val="24"/>
          <w:szCs w:val="24"/>
        </w:rPr>
        <w:t xml:space="preserve"> = mean of the values of the x-variable</w:t>
      </w:r>
    </w:p>
    <w:p w14:paraId="7ADBD8AF" w14:textId="7B75E348" w:rsidR="00974D2F" w:rsidRDefault="004625AA" w:rsidP="00CC2E52">
      <w:pPr>
        <w:spacing w:after="0" w:line="480" w:lineRule="auto"/>
        <w:ind w:left="-432" w:right="-576"/>
        <w:jc w:val="both"/>
        <w:rPr>
          <w:rFonts w:ascii="Times New Roman" w:hAnsi="Times New Roman" w:cs="Times New Roman"/>
          <w:sz w:val="24"/>
          <w:szCs w:val="24"/>
          <w:vertAlign w:val="subscript"/>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790336" behindDoc="0" locked="0" layoutInCell="1" allowOverlap="1" wp14:anchorId="7E4CE717" wp14:editId="270CB000">
                <wp:simplePos x="0" y="0"/>
                <wp:positionH relativeFrom="column">
                  <wp:posOffset>5105400</wp:posOffset>
                </wp:positionH>
                <wp:positionV relativeFrom="paragraph">
                  <wp:posOffset>-659765</wp:posOffset>
                </wp:positionV>
                <wp:extent cx="1003300" cy="522000"/>
                <wp:effectExtent l="0" t="0" r="0" b="0"/>
                <wp:wrapNone/>
                <wp:docPr id="280" name="Text Box 280"/>
                <wp:cNvGraphicFramePr/>
                <a:graphic xmlns:a="http://schemas.openxmlformats.org/drawingml/2006/main">
                  <a:graphicData uri="http://schemas.microsoft.com/office/word/2010/wordprocessingShape">
                    <wps:wsp>
                      <wps:cNvSpPr txBox="1"/>
                      <wps:spPr>
                        <a:xfrm>
                          <a:off x="0" y="0"/>
                          <a:ext cx="1003300" cy="522000"/>
                        </a:xfrm>
                        <a:prstGeom prst="rect">
                          <a:avLst/>
                        </a:prstGeom>
                        <a:noFill/>
                        <a:ln w="6350">
                          <a:noFill/>
                        </a:ln>
                      </wps:spPr>
                      <wps:txbx>
                        <w:txbxContent>
                          <w:p w14:paraId="1EF414BE" w14:textId="3B7DCC11" w:rsidR="004625AA" w:rsidRPr="002F7294" w:rsidRDefault="004625AA" w:rsidP="004625AA">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E717" id="Text Box 280" o:spid="_x0000_s1059" type="#_x0000_t202" style="position:absolute;left:0;text-align:left;margin-left:402pt;margin-top:-51.95pt;width:79pt;height:41.1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" filled="f" stroked="f" strokeweight=".5pt">
                <v:textbox>
                  <w:txbxContent>
                    <w:p w14:paraId="1EF414BE" w14:textId="3B7DCC11" w:rsidR="004625AA" w:rsidRPr="002F7294" w:rsidRDefault="004625AA" w:rsidP="004625AA">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20</w:t>
                      </w:r>
                    </w:p>
                  </w:txbxContent>
                </v:textbox>
              </v:shape>
            </w:pict>
          </mc:Fallback>
        </mc:AlternateContent>
      </w:r>
    </w:p>
    <w:p w14:paraId="5F149B99" w14:textId="77777777" w:rsidR="00974D2F" w:rsidRDefault="00974D2F" w:rsidP="00CC2E52">
      <w:pPr>
        <w:spacing w:after="0" w:line="480" w:lineRule="auto"/>
        <w:ind w:left="-432" w:right="-576"/>
        <w:jc w:val="both"/>
        <w:rPr>
          <w:rFonts w:ascii="Times New Roman" w:hAnsi="Times New Roman" w:cs="Times New Roman"/>
          <w:sz w:val="24"/>
          <w:szCs w:val="24"/>
          <w:vertAlign w:val="subscript"/>
        </w:rPr>
      </w:pPr>
    </w:p>
    <w:p w14:paraId="34A21752" w14:textId="0B9A457C" w:rsidR="00974D2F" w:rsidRDefault="00CC2E52" w:rsidP="00CC2E52">
      <w:pPr>
        <w:spacing w:after="0" w:line="480" w:lineRule="auto"/>
        <w:ind w:left="-432" w:right="-576"/>
        <w:jc w:val="both"/>
        <w:rPr>
          <w:rFonts w:ascii="Times New Roman" w:hAnsi="Times New Roman" w:cs="Times New Roman"/>
          <w:sz w:val="24"/>
          <w:szCs w:val="24"/>
        </w:rPr>
      </w:pPr>
      <w:r>
        <w:rPr>
          <w:rFonts w:ascii="Times New Roman" w:hAnsi="Times New Roman" w:cs="Times New Roman"/>
          <w:sz w:val="24"/>
          <w:szCs w:val="24"/>
        </w:rPr>
        <w:t xml:space="preserve">    </w:t>
      </w:r>
      <w:r w:rsidR="00974D2F">
        <w:rPr>
          <w:rFonts w:ascii="Times New Roman" w:hAnsi="Times New Roman" w:cs="Times New Roman"/>
          <w:sz w:val="24"/>
          <w:szCs w:val="24"/>
        </w:rPr>
        <w:t>This study use the Microsoft word to perform the formulas given from percentage frequency distr</w:t>
      </w:r>
      <w:r w:rsidR="00B22784">
        <w:rPr>
          <w:rFonts w:ascii="Times New Roman" w:hAnsi="Times New Roman" w:cs="Times New Roman"/>
          <w:sz w:val="24"/>
          <w:szCs w:val="24"/>
        </w:rPr>
        <w:t xml:space="preserve">ibution, weighted mean and </w:t>
      </w:r>
      <w:r w:rsidR="00B22784" w:rsidRPr="00B22784">
        <w:rPr>
          <w:rFonts w:ascii="Times New Roman" w:hAnsi="Times New Roman" w:cs="Times New Roman"/>
          <w:sz w:val="24"/>
          <w:szCs w:val="24"/>
        </w:rPr>
        <w:t>Pearson’s r</w:t>
      </w:r>
    </w:p>
    <w:p w14:paraId="49657D5B" w14:textId="1B95150A" w:rsidR="00974D2F" w:rsidRDefault="00974D2F" w:rsidP="00CC2E52">
      <w:pPr>
        <w:spacing w:after="0" w:line="480" w:lineRule="auto"/>
        <w:ind w:left="-432" w:right="-576"/>
        <w:jc w:val="both"/>
        <w:rPr>
          <w:rFonts w:ascii="Times New Roman" w:hAnsi="Times New Roman" w:cs="Times New Roman"/>
          <w:sz w:val="24"/>
          <w:szCs w:val="24"/>
          <w:vertAlign w:val="subscript"/>
        </w:rPr>
      </w:pPr>
    </w:p>
    <w:p w14:paraId="5586DA5C" w14:textId="7418B343" w:rsidR="00974D2F" w:rsidRDefault="00974D2F" w:rsidP="00CC2E52">
      <w:pPr>
        <w:spacing w:after="0" w:line="480" w:lineRule="auto"/>
        <w:ind w:left="-432" w:right="-576"/>
        <w:jc w:val="center"/>
        <w:rPr>
          <w:rFonts w:ascii="Times New Roman" w:hAnsi="Times New Roman" w:cs="Times New Roman"/>
          <w:b/>
          <w:sz w:val="24"/>
          <w:szCs w:val="24"/>
        </w:rPr>
      </w:pPr>
    </w:p>
    <w:p w14:paraId="3173CE25" w14:textId="73E15803" w:rsidR="00974D2F" w:rsidRDefault="00974D2F" w:rsidP="00442CDA">
      <w:pPr>
        <w:spacing w:after="0" w:line="480" w:lineRule="auto"/>
        <w:jc w:val="center"/>
        <w:rPr>
          <w:rFonts w:ascii="Times New Roman" w:hAnsi="Times New Roman" w:cs="Times New Roman"/>
          <w:b/>
          <w:sz w:val="24"/>
          <w:szCs w:val="24"/>
        </w:rPr>
      </w:pPr>
    </w:p>
    <w:p w14:paraId="42B8294C" w14:textId="16DE5CA5" w:rsidR="00974D2F" w:rsidRDefault="00974D2F" w:rsidP="00442CDA">
      <w:pPr>
        <w:spacing w:after="0" w:line="480" w:lineRule="auto"/>
        <w:jc w:val="center"/>
        <w:rPr>
          <w:rFonts w:ascii="Times New Roman" w:hAnsi="Times New Roman" w:cs="Times New Roman"/>
          <w:b/>
          <w:sz w:val="24"/>
          <w:szCs w:val="24"/>
        </w:rPr>
      </w:pPr>
    </w:p>
    <w:p w14:paraId="2E1529DE" w14:textId="23354CC4" w:rsidR="00D32CBE" w:rsidRDefault="00D32CBE" w:rsidP="00442CDA">
      <w:pPr>
        <w:spacing w:after="0" w:line="480" w:lineRule="auto"/>
        <w:jc w:val="center"/>
        <w:rPr>
          <w:rFonts w:ascii="Times New Roman" w:hAnsi="Times New Roman" w:cs="Times New Roman"/>
          <w:b/>
          <w:sz w:val="24"/>
          <w:szCs w:val="24"/>
        </w:rPr>
      </w:pPr>
    </w:p>
    <w:p w14:paraId="7CF3FAA4" w14:textId="4CB2E142" w:rsidR="00CC2E52" w:rsidRDefault="00CC2E52" w:rsidP="00CC2E52">
      <w:pPr>
        <w:spacing w:after="0" w:line="480" w:lineRule="auto"/>
        <w:rPr>
          <w:rFonts w:ascii="Times New Roman" w:hAnsi="Times New Roman" w:cs="Times New Roman"/>
          <w:b/>
          <w:sz w:val="24"/>
          <w:szCs w:val="24"/>
        </w:rPr>
      </w:pPr>
    </w:p>
    <w:p w14:paraId="604ED48F" w14:textId="2B6CF89B" w:rsidR="00E22D89" w:rsidRDefault="00E22D89" w:rsidP="00CC2E52">
      <w:pPr>
        <w:spacing w:after="0" w:line="480" w:lineRule="auto"/>
        <w:rPr>
          <w:rFonts w:ascii="Times New Roman" w:hAnsi="Times New Roman" w:cs="Times New Roman"/>
          <w:b/>
          <w:sz w:val="24"/>
          <w:szCs w:val="24"/>
        </w:rPr>
      </w:pPr>
    </w:p>
    <w:p w14:paraId="0E8A1526" w14:textId="625A072E" w:rsidR="00E22D89" w:rsidRDefault="00E22D89" w:rsidP="00CC2E52">
      <w:pPr>
        <w:spacing w:after="0" w:line="480" w:lineRule="auto"/>
        <w:rPr>
          <w:rFonts w:ascii="Times New Roman" w:hAnsi="Times New Roman" w:cs="Times New Roman"/>
          <w:b/>
          <w:sz w:val="24"/>
          <w:szCs w:val="24"/>
        </w:rPr>
      </w:pPr>
    </w:p>
    <w:p w14:paraId="32D24847" w14:textId="030E007B" w:rsidR="00E22D89" w:rsidRDefault="00E22D89" w:rsidP="00CC2E52">
      <w:pPr>
        <w:spacing w:after="0" w:line="480" w:lineRule="auto"/>
        <w:rPr>
          <w:rFonts w:ascii="Times New Roman" w:hAnsi="Times New Roman" w:cs="Times New Roman"/>
          <w:b/>
          <w:sz w:val="24"/>
          <w:szCs w:val="24"/>
        </w:rPr>
      </w:pPr>
    </w:p>
    <w:p w14:paraId="4BC35D70" w14:textId="20E47FE9" w:rsidR="00E22D89" w:rsidRDefault="00E22D89" w:rsidP="00CC2E52">
      <w:pPr>
        <w:spacing w:after="0" w:line="480" w:lineRule="auto"/>
        <w:rPr>
          <w:rFonts w:ascii="Times New Roman" w:hAnsi="Times New Roman" w:cs="Times New Roman"/>
          <w:b/>
          <w:sz w:val="24"/>
          <w:szCs w:val="24"/>
        </w:rPr>
      </w:pPr>
    </w:p>
    <w:p w14:paraId="790BC889" w14:textId="3F4916A0" w:rsidR="00E22D89" w:rsidRDefault="00E22D89" w:rsidP="00CC2E52">
      <w:pPr>
        <w:spacing w:after="0" w:line="480" w:lineRule="auto"/>
        <w:rPr>
          <w:rFonts w:ascii="Times New Roman" w:hAnsi="Times New Roman" w:cs="Times New Roman"/>
          <w:b/>
          <w:sz w:val="24"/>
          <w:szCs w:val="24"/>
        </w:rPr>
      </w:pPr>
    </w:p>
    <w:p w14:paraId="060438B6" w14:textId="6B004A66" w:rsidR="0073162C" w:rsidRDefault="0073162C" w:rsidP="00CC2E52">
      <w:pPr>
        <w:spacing w:after="0" w:line="480" w:lineRule="auto"/>
        <w:rPr>
          <w:rFonts w:ascii="Times New Roman" w:hAnsi="Times New Roman" w:cs="Times New Roman"/>
          <w:b/>
          <w:sz w:val="24"/>
          <w:szCs w:val="24"/>
        </w:rPr>
      </w:pPr>
    </w:p>
    <w:p w14:paraId="0533124F" w14:textId="544E4516" w:rsidR="0073162C" w:rsidRDefault="0073162C" w:rsidP="00CC2E52">
      <w:pPr>
        <w:spacing w:after="0" w:line="480" w:lineRule="auto"/>
        <w:rPr>
          <w:rFonts w:ascii="Times New Roman" w:hAnsi="Times New Roman" w:cs="Times New Roman"/>
          <w:b/>
          <w:sz w:val="24"/>
          <w:szCs w:val="24"/>
        </w:rPr>
      </w:pPr>
    </w:p>
    <w:p w14:paraId="509D3FD8" w14:textId="2B3875B6" w:rsidR="0073162C" w:rsidRDefault="0073162C" w:rsidP="00CC2E52">
      <w:pPr>
        <w:spacing w:after="0" w:line="480" w:lineRule="auto"/>
        <w:rPr>
          <w:rFonts w:ascii="Times New Roman" w:hAnsi="Times New Roman" w:cs="Times New Roman"/>
          <w:b/>
          <w:sz w:val="24"/>
          <w:szCs w:val="24"/>
        </w:rPr>
      </w:pPr>
    </w:p>
    <w:p w14:paraId="36E37358" w14:textId="2F2F53BA" w:rsidR="00D32CBE" w:rsidRDefault="00D32CBE" w:rsidP="00DA1733">
      <w:pPr>
        <w:spacing w:after="0" w:line="480" w:lineRule="auto"/>
        <w:rPr>
          <w:rFonts w:ascii="Times New Roman" w:hAnsi="Times New Roman" w:cs="Times New Roman"/>
          <w:b/>
          <w:sz w:val="24"/>
          <w:szCs w:val="24"/>
        </w:rPr>
      </w:pPr>
    </w:p>
    <w:p w14:paraId="02C19980" w14:textId="78F06FBE" w:rsidR="00696B52" w:rsidRDefault="00696B52" w:rsidP="00DA1733">
      <w:pPr>
        <w:spacing w:after="0" w:line="480" w:lineRule="auto"/>
        <w:rPr>
          <w:rFonts w:ascii="Times New Roman" w:hAnsi="Times New Roman" w:cs="Times New Roman"/>
          <w:b/>
          <w:sz w:val="24"/>
          <w:szCs w:val="24"/>
        </w:rPr>
      </w:pPr>
    </w:p>
    <w:p w14:paraId="7084E218" w14:textId="23F794BC" w:rsidR="00696B52" w:rsidRDefault="00696B52" w:rsidP="00DA1733">
      <w:pPr>
        <w:spacing w:after="0" w:line="480" w:lineRule="auto"/>
        <w:rPr>
          <w:rFonts w:ascii="Times New Roman" w:hAnsi="Times New Roman" w:cs="Times New Roman"/>
          <w:b/>
          <w:sz w:val="24"/>
          <w:szCs w:val="24"/>
        </w:rPr>
      </w:pPr>
    </w:p>
    <w:p w14:paraId="7797FDD2" w14:textId="480DC8F0" w:rsidR="00696B52" w:rsidRDefault="00696B52" w:rsidP="00DA1733">
      <w:pPr>
        <w:spacing w:after="0" w:line="480" w:lineRule="auto"/>
        <w:rPr>
          <w:rFonts w:ascii="Times New Roman" w:hAnsi="Times New Roman" w:cs="Times New Roman"/>
          <w:b/>
          <w:sz w:val="24"/>
          <w:szCs w:val="24"/>
        </w:rPr>
      </w:pPr>
    </w:p>
    <w:p w14:paraId="729D9772" w14:textId="25C7212C" w:rsidR="00696B52" w:rsidRDefault="00696B52" w:rsidP="00DA1733">
      <w:pPr>
        <w:spacing w:after="0" w:line="480" w:lineRule="auto"/>
        <w:rPr>
          <w:rFonts w:ascii="Times New Roman" w:hAnsi="Times New Roman" w:cs="Times New Roman"/>
          <w:b/>
          <w:sz w:val="24"/>
          <w:szCs w:val="24"/>
        </w:rPr>
      </w:pPr>
    </w:p>
    <w:p w14:paraId="6BA8CC3E" w14:textId="005182D1" w:rsidR="00696B52" w:rsidRDefault="00696B52" w:rsidP="00DA1733">
      <w:pPr>
        <w:spacing w:after="0" w:line="480" w:lineRule="auto"/>
        <w:rPr>
          <w:rFonts w:ascii="Times New Roman" w:hAnsi="Times New Roman" w:cs="Times New Roman"/>
          <w:b/>
          <w:sz w:val="24"/>
          <w:szCs w:val="24"/>
        </w:rPr>
      </w:pPr>
    </w:p>
    <w:p w14:paraId="4ECCC3EB" w14:textId="1A0293B8" w:rsidR="00442CDA" w:rsidRDefault="00582600" w:rsidP="00442CDA">
      <w:pPr>
        <w:spacing w:after="0" w:line="480" w:lineRule="auto"/>
        <w:jc w:val="center"/>
        <w:rPr>
          <w:rFonts w:ascii="Times New Roman" w:hAnsi="Times New Roman" w:cs="Times New Roman"/>
          <w:b/>
          <w:sz w:val="24"/>
          <w:szCs w:val="24"/>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792384" behindDoc="0" locked="0" layoutInCell="1" allowOverlap="1" wp14:anchorId="5A24A97B" wp14:editId="391861BB">
                <wp:simplePos x="0" y="0"/>
                <wp:positionH relativeFrom="column">
                  <wp:posOffset>5100320</wp:posOffset>
                </wp:positionH>
                <wp:positionV relativeFrom="paragraph">
                  <wp:posOffset>-671195</wp:posOffset>
                </wp:positionV>
                <wp:extent cx="1003300" cy="5220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003300" cy="522000"/>
                        </a:xfrm>
                        <a:prstGeom prst="rect">
                          <a:avLst/>
                        </a:prstGeom>
                        <a:noFill/>
                        <a:ln w="6350">
                          <a:noFill/>
                        </a:ln>
                      </wps:spPr>
                      <wps:txbx>
                        <w:txbxContent>
                          <w:p w14:paraId="2AFD64F3" w14:textId="070C8A67" w:rsidR="00582600" w:rsidRPr="002F7294" w:rsidRDefault="00582600" w:rsidP="00582600">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4A97B" id="Text Box 31" o:spid="_x0000_s1060" type="#_x0000_t202" style="position:absolute;left:0;text-align:left;margin-left:401.6pt;margin-top:-52.85pt;width:79pt;height:41.1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" filled="f" stroked="f" strokeweight=".5pt">
                <v:textbox>
                  <w:txbxContent>
                    <w:p w14:paraId="2AFD64F3" w14:textId="070C8A67" w:rsidR="00582600" w:rsidRPr="002F7294" w:rsidRDefault="00582600" w:rsidP="00582600">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21</w:t>
                      </w:r>
                    </w:p>
                  </w:txbxContent>
                </v:textbox>
              </v:shape>
            </w:pict>
          </mc:Fallback>
        </mc:AlternateContent>
      </w:r>
      <w:r w:rsidR="00442CDA">
        <w:rPr>
          <w:rFonts w:ascii="Times New Roman" w:hAnsi="Times New Roman" w:cs="Times New Roman"/>
          <w:b/>
          <w:sz w:val="24"/>
          <w:szCs w:val="24"/>
        </w:rPr>
        <w:t>CHAPTER-4</w:t>
      </w:r>
    </w:p>
    <w:p w14:paraId="2084FD1E" w14:textId="77777777" w:rsidR="00AC3C8B" w:rsidRDefault="0095555B" w:rsidP="0095555B">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Presentation, Analysis and Interpretation of Data</w:t>
      </w:r>
    </w:p>
    <w:p w14:paraId="28EF2D35" w14:textId="77777777" w:rsidR="0095555B" w:rsidRDefault="0095555B" w:rsidP="0095555B">
      <w:pPr>
        <w:spacing w:after="0" w:line="240" w:lineRule="auto"/>
        <w:jc w:val="center"/>
        <w:rPr>
          <w:rFonts w:ascii="Times New Roman" w:hAnsi="Times New Roman" w:cs="Times New Roman"/>
          <w:b/>
          <w:sz w:val="24"/>
          <w:szCs w:val="24"/>
        </w:rPr>
      </w:pPr>
    </w:p>
    <w:p w14:paraId="7AA624C4" w14:textId="77777777" w:rsidR="0095555B" w:rsidRPr="0095555B" w:rsidRDefault="0095555B" w:rsidP="0095555B">
      <w:pPr>
        <w:spacing w:after="0" w:line="240" w:lineRule="auto"/>
        <w:jc w:val="center"/>
        <w:rPr>
          <w:rFonts w:ascii="Times New Roman" w:hAnsi="Times New Roman" w:cs="Times New Roman"/>
        </w:rPr>
      </w:pPr>
    </w:p>
    <w:p w14:paraId="52DD5D3A" w14:textId="755C086B" w:rsidR="00F42839" w:rsidRPr="00575854" w:rsidRDefault="0095555B" w:rsidP="000D428B">
      <w:pPr>
        <w:spacing w:line="480" w:lineRule="auto"/>
        <w:jc w:val="both"/>
        <w:rPr>
          <w:rFonts w:ascii="Times New Roman" w:hAnsi="Times New Roman" w:cs="Times New Roman"/>
          <w:sz w:val="24"/>
          <w:szCs w:val="24"/>
        </w:rPr>
      </w:pPr>
      <w:r w:rsidRPr="0095555B">
        <w:rPr>
          <w:rFonts w:ascii="Times New Roman" w:hAnsi="Times New Roman" w:cs="Times New Roman"/>
        </w:rPr>
        <w:t xml:space="preserve">    </w:t>
      </w:r>
    </w:p>
    <w:p w14:paraId="114E54D0" w14:textId="04270994" w:rsidR="0095555B" w:rsidRPr="00575854" w:rsidRDefault="0095555B" w:rsidP="00A13D23">
      <w:pPr>
        <w:spacing w:line="480" w:lineRule="auto"/>
        <w:ind w:left="-432" w:right="-576"/>
        <w:jc w:val="both"/>
        <w:rPr>
          <w:rFonts w:ascii="Times New Roman" w:hAnsi="Times New Roman" w:cs="Times New Roman"/>
          <w:sz w:val="24"/>
          <w:szCs w:val="24"/>
        </w:rPr>
      </w:pPr>
      <w:r w:rsidRPr="00575854">
        <w:rPr>
          <w:rFonts w:ascii="Times New Roman" w:hAnsi="Times New Roman" w:cs="Times New Roman"/>
          <w:sz w:val="24"/>
          <w:szCs w:val="24"/>
        </w:rPr>
        <w:t xml:space="preserve"> </w:t>
      </w:r>
      <w:r w:rsidR="009B0D59" w:rsidRPr="00575854">
        <w:rPr>
          <w:rFonts w:ascii="Times New Roman" w:hAnsi="Times New Roman" w:cs="Times New Roman"/>
          <w:sz w:val="24"/>
          <w:szCs w:val="24"/>
        </w:rPr>
        <w:t xml:space="preserve">   </w:t>
      </w:r>
      <w:r w:rsidRPr="00575854">
        <w:rPr>
          <w:rFonts w:ascii="Times New Roman" w:hAnsi="Times New Roman" w:cs="Times New Roman"/>
          <w:sz w:val="24"/>
          <w:szCs w:val="24"/>
        </w:rPr>
        <w:t>This chapter presents, analysis the findings of the study together with the interpretation of the data for the purpose of answering the specific questions posted in the statement of the problem about.</w:t>
      </w:r>
      <w:r w:rsidR="00DA1733">
        <w:rPr>
          <w:rFonts w:ascii="Times New Roman" w:hAnsi="Times New Roman" w:cs="Times New Roman"/>
          <w:sz w:val="24"/>
          <w:szCs w:val="24"/>
        </w:rPr>
        <w:t xml:space="preserve"> The </w:t>
      </w:r>
      <w:r w:rsidR="00DA1733" w:rsidRPr="00DA1733">
        <w:rPr>
          <w:rFonts w:ascii="Times New Roman" w:hAnsi="Times New Roman" w:cs="Times New Roman"/>
          <w:sz w:val="24"/>
          <w:szCs w:val="24"/>
        </w:rPr>
        <w:t>School Canteen’s Food Menu and It’s Relationship to Student’s Daily Allowance</w:t>
      </w:r>
    </w:p>
    <w:p w14:paraId="051861C5" w14:textId="6E27F75A" w:rsidR="000D428B" w:rsidRPr="00575854" w:rsidRDefault="000D428B" w:rsidP="00A13D23">
      <w:pPr>
        <w:spacing w:line="480" w:lineRule="auto"/>
        <w:ind w:left="-432" w:right="-576"/>
        <w:jc w:val="both"/>
        <w:rPr>
          <w:rFonts w:ascii="Times New Roman" w:hAnsi="Times New Roman" w:cs="Times New Roman"/>
          <w:sz w:val="24"/>
          <w:szCs w:val="24"/>
        </w:rPr>
      </w:pPr>
    </w:p>
    <w:p w14:paraId="136B6A82" w14:textId="5C8E4518" w:rsidR="00F42839" w:rsidRPr="00A13D23" w:rsidRDefault="000D428B" w:rsidP="00A13D23">
      <w:pPr>
        <w:spacing w:line="480" w:lineRule="auto"/>
        <w:ind w:left="-432" w:right="-576"/>
        <w:jc w:val="both"/>
        <w:rPr>
          <w:rFonts w:ascii="Times New Roman" w:hAnsi="Times New Roman" w:cs="Times New Roman"/>
          <w:sz w:val="24"/>
          <w:szCs w:val="24"/>
        </w:rPr>
      </w:pPr>
      <w:r w:rsidRPr="00575854">
        <w:rPr>
          <w:rFonts w:ascii="Times New Roman" w:hAnsi="Times New Roman" w:cs="Times New Roman"/>
          <w:sz w:val="24"/>
          <w:szCs w:val="24"/>
        </w:rPr>
        <w:t xml:space="preserve">    </w:t>
      </w:r>
      <w:r w:rsidR="00F42839" w:rsidRPr="00575854">
        <w:rPr>
          <w:rFonts w:ascii="Times New Roman" w:hAnsi="Times New Roman" w:cs="Times New Roman"/>
          <w:sz w:val="24"/>
          <w:szCs w:val="24"/>
        </w:rPr>
        <w:t xml:space="preserve"> The data obtained from the questionnaire included the </w:t>
      </w:r>
      <w:r w:rsidR="00DA1733" w:rsidRPr="00DA1733">
        <w:rPr>
          <w:rFonts w:ascii="Times New Roman" w:hAnsi="Times New Roman" w:cs="Times New Roman"/>
          <w:sz w:val="24"/>
          <w:szCs w:val="24"/>
        </w:rPr>
        <w:t>School Canteen’s Food Menu and It’s Relationship to Student’s Daily Allowance</w:t>
      </w:r>
      <w:r w:rsidR="00DA1733">
        <w:rPr>
          <w:rFonts w:ascii="Times New Roman" w:hAnsi="Times New Roman" w:cs="Times New Roman"/>
          <w:sz w:val="24"/>
          <w:szCs w:val="24"/>
        </w:rPr>
        <w:t xml:space="preserve"> </w:t>
      </w:r>
      <w:r w:rsidR="00F42839" w:rsidRPr="00575854">
        <w:rPr>
          <w:rFonts w:ascii="Times New Roman" w:hAnsi="Times New Roman" w:cs="Times New Roman"/>
          <w:sz w:val="24"/>
          <w:szCs w:val="24"/>
        </w:rPr>
        <w:t>for affordability, food quality, and personal choice. </w:t>
      </w:r>
      <w:r w:rsidR="00A13D23">
        <w:rPr>
          <w:rFonts w:ascii="Times New Roman" w:hAnsi="Times New Roman" w:cs="Times New Roman"/>
          <w:sz w:val="24"/>
          <w:szCs w:val="24"/>
        </w:rPr>
        <w:t xml:space="preserve"> </w:t>
      </w:r>
      <w:r w:rsidR="00F42839" w:rsidRPr="00575854">
        <w:rPr>
          <w:rFonts w:ascii="Times New Roman" w:hAnsi="Times New Roman" w:cs="Times New Roman"/>
          <w:sz w:val="24"/>
          <w:szCs w:val="24"/>
        </w:rPr>
        <w:t>The data are organized in tabular form and the problem were treated and discussed in the manner that they were presented in the statement of the problem for the direct reference, appropriate analysis and interpretation</w:t>
      </w:r>
      <w:r w:rsidR="00F42839">
        <w:rPr>
          <w:rFonts w:ascii="Times New Roman" w:hAnsi="Times New Roman" w:cs="Times New Roman"/>
        </w:rPr>
        <w:t>.</w:t>
      </w:r>
    </w:p>
    <w:p w14:paraId="1AE1A996" w14:textId="70AF04DF" w:rsidR="00A52157" w:rsidRDefault="00A52157" w:rsidP="0095555B">
      <w:pPr>
        <w:jc w:val="both"/>
        <w:rPr>
          <w:rFonts w:ascii="Times New Roman" w:hAnsi="Times New Roman" w:cs="Times New Roman"/>
        </w:rPr>
      </w:pPr>
    </w:p>
    <w:p w14:paraId="5E33A759" w14:textId="5ECD115A" w:rsidR="009D4B27" w:rsidRDefault="009D4B27" w:rsidP="0095555B">
      <w:pPr>
        <w:jc w:val="both"/>
        <w:rPr>
          <w:rFonts w:ascii="Times New Roman" w:hAnsi="Times New Roman" w:cs="Times New Roman"/>
        </w:rPr>
      </w:pPr>
    </w:p>
    <w:p w14:paraId="7EA7E296" w14:textId="1A7A02A8" w:rsidR="009D4B27" w:rsidRDefault="009D4B27" w:rsidP="0095555B">
      <w:pPr>
        <w:jc w:val="both"/>
        <w:rPr>
          <w:rFonts w:ascii="Times New Roman" w:hAnsi="Times New Roman" w:cs="Times New Roman"/>
        </w:rPr>
      </w:pPr>
    </w:p>
    <w:p w14:paraId="09AC8BDB" w14:textId="7ED4B3A2" w:rsidR="00A13D23" w:rsidRDefault="00A13D23" w:rsidP="0095555B">
      <w:pPr>
        <w:jc w:val="both"/>
        <w:rPr>
          <w:rFonts w:ascii="Times New Roman" w:hAnsi="Times New Roman" w:cs="Times New Roman"/>
        </w:rPr>
      </w:pPr>
    </w:p>
    <w:p w14:paraId="3B7E11AC" w14:textId="6530482E" w:rsidR="00A13D23" w:rsidRDefault="00A13D23" w:rsidP="0095555B">
      <w:pPr>
        <w:jc w:val="both"/>
        <w:rPr>
          <w:rFonts w:ascii="Times New Roman" w:hAnsi="Times New Roman" w:cs="Times New Roman"/>
        </w:rPr>
      </w:pPr>
    </w:p>
    <w:p w14:paraId="6E78C767" w14:textId="0602C520" w:rsidR="00A13D23" w:rsidRDefault="00A13D23" w:rsidP="0095555B">
      <w:pPr>
        <w:jc w:val="both"/>
        <w:rPr>
          <w:rFonts w:ascii="Times New Roman" w:hAnsi="Times New Roman" w:cs="Times New Roman"/>
        </w:rPr>
      </w:pPr>
    </w:p>
    <w:p w14:paraId="2A86A50B" w14:textId="7A2B3F96" w:rsidR="00A13D23" w:rsidRDefault="00A13D23" w:rsidP="0095555B">
      <w:pPr>
        <w:jc w:val="both"/>
        <w:rPr>
          <w:rFonts w:ascii="Times New Roman" w:hAnsi="Times New Roman" w:cs="Times New Roman"/>
        </w:rPr>
      </w:pPr>
    </w:p>
    <w:p w14:paraId="0A765CC2" w14:textId="77777777" w:rsidR="00A13D23" w:rsidRDefault="00A13D23" w:rsidP="0095555B">
      <w:pPr>
        <w:jc w:val="both"/>
        <w:rPr>
          <w:rFonts w:ascii="Times New Roman" w:hAnsi="Times New Roman" w:cs="Times New Roman"/>
        </w:rPr>
      </w:pPr>
    </w:p>
    <w:p w14:paraId="79D13612" w14:textId="3AC937B5" w:rsidR="00A13D23" w:rsidRDefault="00575854" w:rsidP="00575854">
      <w:pPr>
        <w:jc w:val="both"/>
        <w:rPr>
          <w:rFonts w:ascii="Times New Roman" w:hAnsi="Times New Roman" w:cs="Times New Roman"/>
        </w:rPr>
      </w:pPr>
      <w:r>
        <w:rPr>
          <w:rFonts w:ascii="Times New Roman" w:hAnsi="Times New Roman" w:cs="Times New Roman"/>
        </w:rPr>
        <w:t xml:space="preserve">  </w:t>
      </w:r>
    </w:p>
    <w:p w14:paraId="3671C619" w14:textId="77777777" w:rsidR="004C138C" w:rsidRDefault="004C138C" w:rsidP="004C138C">
      <w:pPr>
        <w:spacing w:after="0" w:line="480" w:lineRule="auto"/>
        <w:ind w:left="-432" w:right="-576"/>
        <w:rPr>
          <w:rFonts w:ascii="Times New Roman" w:hAnsi="Times New Roman" w:cs="Times New Roman"/>
          <w:sz w:val="24"/>
          <w:szCs w:val="24"/>
        </w:rPr>
      </w:pPr>
    </w:p>
    <w:p w14:paraId="2722A984" w14:textId="16CF43B4" w:rsidR="00A13D23" w:rsidRPr="00274F03" w:rsidRDefault="0007178F" w:rsidP="004C138C">
      <w:pPr>
        <w:spacing w:after="0" w:line="480" w:lineRule="auto"/>
        <w:ind w:left="-432" w:right="-576"/>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916288" behindDoc="0" locked="0" layoutInCell="1" allowOverlap="1" wp14:anchorId="47F65067" wp14:editId="42F3DC14">
                <wp:simplePos x="0" y="0"/>
                <wp:positionH relativeFrom="column">
                  <wp:posOffset>5029200</wp:posOffset>
                </wp:positionH>
                <wp:positionV relativeFrom="paragraph">
                  <wp:posOffset>-690245</wp:posOffset>
                </wp:positionV>
                <wp:extent cx="1003300" cy="708660"/>
                <wp:effectExtent l="0" t="0" r="0" b="0"/>
                <wp:wrapNone/>
                <wp:docPr id="310" name="Text Box 310"/>
                <wp:cNvGraphicFramePr/>
                <a:graphic xmlns:a="http://schemas.openxmlformats.org/drawingml/2006/main">
                  <a:graphicData uri="http://schemas.microsoft.com/office/word/2010/wordprocessingShape">
                    <wps:wsp>
                      <wps:cNvSpPr txBox="1"/>
                      <wps:spPr>
                        <a:xfrm>
                          <a:off x="0" y="0"/>
                          <a:ext cx="1003300" cy="708660"/>
                        </a:xfrm>
                        <a:prstGeom prst="rect">
                          <a:avLst/>
                        </a:prstGeom>
                        <a:noFill/>
                        <a:ln w="6350">
                          <a:noFill/>
                        </a:ln>
                      </wps:spPr>
                      <wps:txbx>
                        <w:txbxContent>
                          <w:p w14:paraId="235D2019" w14:textId="4560B82F" w:rsidR="0007178F" w:rsidRPr="002F7294" w:rsidRDefault="0007178F" w:rsidP="0007178F">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65067" id="Text Box 310" o:spid="_x0000_s1061" type="#_x0000_t202" style="position:absolute;left:0;text-align:left;margin-left:396pt;margin-top:-54.35pt;width:79pt;height:55.8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" filled="f" stroked="f" strokeweight=".5pt">
                <v:textbox>
                  <w:txbxContent>
                    <w:p w14:paraId="235D2019" w14:textId="4560B82F" w:rsidR="0007178F" w:rsidRPr="002F7294" w:rsidRDefault="0007178F" w:rsidP="0007178F">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2</w:t>
                      </w:r>
                      <w:r>
                        <w:rPr>
                          <w:rFonts w:ascii="Times" w:hAnsi="Times"/>
                          <w:sz w:val="32"/>
                          <w:szCs w:val="32"/>
                          <w:lang w:val="en-US"/>
                          <w14:textOutline w14:w="9525" w14:cap="rnd" w14:cmpd="sng" w14:algn="ctr">
                            <w14:noFill/>
                            <w14:prstDash w14:val="solid"/>
                            <w14:bevel/>
                          </w14:textOutline>
                        </w:rPr>
                        <w:t>2</w:t>
                      </w:r>
                    </w:p>
                  </w:txbxContent>
                </v:textbox>
              </v:shape>
            </w:pict>
          </mc:Fallback>
        </mc:AlternateContent>
      </w:r>
      <w:r w:rsidR="004C138C">
        <w:rPr>
          <w:rFonts w:ascii="Times New Roman" w:hAnsi="Times New Roman" w:cs="Times New Roman"/>
          <w:b/>
          <w:sz w:val="24"/>
          <w:szCs w:val="24"/>
        </w:rPr>
        <w:t xml:space="preserve">  </w:t>
      </w:r>
      <w:r w:rsidR="00A13D23">
        <w:rPr>
          <w:rFonts w:ascii="Times New Roman" w:hAnsi="Times New Roman" w:cs="Times New Roman"/>
          <w:b/>
          <w:sz w:val="24"/>
          <w:szCs w:val="24"/>
        </w:rPr>
        <w:t>Table 1</w:t>
      </w:r>
    </w:p>
    <w:p w14:paraId="77CDF063" w14:textId="39E20ED7" w:rsidR="00B268E7" w:rsidRPr="004C138C" w:rsidRDefault="003E6C1A" w:rsidP="004C138C">
      <w:pPr>
        <w:spacing w:line="360" w:lineRule="auto"/>
        <w:ind w:left="-432" w:right="-576"/>
        <w:jc w:val="both"/>
        <w:rPr>
          <w:rFonts w:ascii="Times" w:hAnsi="Times" w:cs="Times New Roman"/>
          <w:i/>
          <w:iCs/>
          <w:sz w:val="24"/>
          <w:szCs w:val="24"/>
        </w:rPr>
      </w:pPr>
      <w:r>
        <w:rPr>
          <w:rFonts w:ascii="Times New Roman" w:hAnsi="Times New Roman" w:cs="Times New Roman"/>
          <w:sz w:val="24"/>
          <w:szCs w:val="24"/>
        </w:rPr>
        <w:t xml:space="preserve">  </w:t>
      </w:r>
      <w:r w:rsidR="00A13D23">
        <w:rPr>
          <w:rFonts w:ascii="Times New Roman" w:hAnsi="Times New Roman" w:cs="Times New Roman"/>
          <w:sz w:val="24"/>
          <w:szCs w:val="24"/>
        </w:rPr>
        <w:t xml:space="preserve"> </w:t>
      </w:r>
      <w:r w:rsidR="00A13D23" w:rsidRPr="004C138C">
        <w:rPr>
          <w:rFonts w:ascii="Times" w:hAnsi="Times" w:cs="Times New Roman"/>
          <w:i/>
          <w:iCs/>
          <w:sz w:val="24"/>
          <w:szCs w:val="24"/>
        </w:rPr>
        <w:t xml:space="preserve">The amount of student’s daily allowance in school canteen of </w:t>
      </w:r>
      <w:r w:rsidR="00AC1CA9" w:rsidRPr="004C138C">
        <w:rPr>
          <w:rFonts w:ascii="Times" w:hAnsi="Times" w:cs="Times New Roman"/>
          <w:i/>
          <w:iCs/>
          <w:sz w:val="24"/>
          <w:szCs w:val="24"/>
        </w:rPr>
        <w:t>G</w:t>
      </w:r>
      <w:r w:rsidR="00A13D23" w:rsidRPr="004C138C">
        <w:rPr>
          <w:rFonts w:ascii="Times" w:hAnsi="Times" w:cs="Times New Roman"/>
          <w:i/>
          <w:iCs/>
          <w:sz w:val="24"/>
          <w:szCs w:val="24"/>
        </w:rPr>
        <w:t>en</w:t>
      </w:r>
      <w:r w:rsidR="00AC1CA9" w:rsidRPr="004C138C">
        <w:rPr>
          <w:rFonts w:ascii="Times" w:hAnsi="Times" w:cs="Times New Roman"/>
          <w:i/>
          <w:iCs/>
          <w:sz w:val="24"/>
          <w:szCs w:val="24"/>
        </w:rPr>
        <w:t>.</w:t>
      </w:r>
      <w:r w:rsidR="00A13D23" w:rsidRPr="004C138C">
        <w:rPr>
          <w:rFonts w:ascii="Times" w:hAnsi="Times" w:cs="Times New Roman"/>
          <w:i/>
          <w:iCs/>
          <w:sz w:val="24"/>
          <w:szCs w:val="24"/>
        </w:rPr>
        <w:t xml:space="preserve"> </w:t>
      </w:r>
      <w:r w:rsidR="00AC1CA9" w:rsidRPr="004C138C">
        <w:rPr>
          <w:rFonts w:ascii="Times" w:hAnsi="Times" w:cs="Times New Roman"/>
          <w:i/>
          <w:iCs/>
          <w:sz w:val="24"/>
          <w:szCs w:val="24"/>
        </w:rPr>
        <w:t>Ti</w:t>
      </w:r>
      <w:r w:rsidR="00B268E7" w:rsidRPr="004C138C">
        <w:rPr>
          <w:rFonts w:ascii="Times" w:hAnsi="Times" w:cs="Times New Roman"/>
          <w:i/>
          <w:iCs/>
          <w:sz w:val="24"/>
          <w:szCs w:val="24"/>
        </w:rPr>
        <w:t>burcio</w:t>
      </w:r>
      <w:r w:rsidR="00A13D23" w:rsidRPr="004C138C">
        <w:rPr>
          <w:rFonts w:ascii="Times" w:hAnsi="Times" w:cs="Times New Roman"/>
          <w:i/>
          <w:iCs/>
          <w:sz w:val="24"/>
          <w:szCs w:val="24"/>
        </w:rPr>
        <w:t xml:space="preserve"> Deleon </w:t>
      </w:r>
      <w:r w:rsidR="00AC1CA9" w:rsidRPr="004C138C">
        <w:rPr>
          <w:rFonts w:ascii="Times" w:hAnsi="Times" w:cs="Times New Roman"/>
          <w:i/>
          <w:iCs/>
          <w:sz w:val="24"/>
          <w:szCs w:val="24"/>
        </w:rPr>
        <w:t>Na</w:t>
      </w:r>
      <w:r w:rsidR="00A13D23" w:rsidRPr="004C138C">
        <w:rPr>
          <w:rFonts w:ascii="Times" w:hAnsi="Times" w:cs="Times New Roman"/>
          <w:i/>
          <w:iCs/>
          <w:sz w:val="24"/>
          <w:szCs w:val="24"/>
        </w:rPr>
        <w:t xml:space="preserve">tional </w:t>
      </w:r>
      <w:r w:rsidR="00AC1CA9" w:rsidRPr="004C138C">
        <w:rPr>
          <w:rFonts w:ascii="Times" w:hAnsi="Times" w:cs="Times New Roman"/>
          <w:i/>
          <w:iCs/>
          <w:sz w:val="24"/>
          <w:szCs w:val="24"/>
        </w:rPr>
        <w:t>H</w:t>
      </w:r>
      <w:r w:rsidR="00A13D23" w:rsidRPr="004C138C">
        <w:rPr>
          <w:rFonts w:ascii="Times" w:hAnsi="Times" w:cs="Times New Roman"/>
          <w:i/>
          <w:iCs/>
          <w:sz w:val="24"/>
          <w:szCs w:val="24"/>
        </w:rPr>
        <w:t xml:space="preserve">igh </w:t>
      </w:r>
      <w:r w:rsidR="00AC1CA9" w:rsidRPr="004C138C">
        <w:rPr>
          <w:rFonts w:ascii="Times" w:hAnsi="Times" w:cs="Times New Roman"/>
          <w:i/>
          <w:iCs/>
          <w:sz w:val="24"/>
          <w:szCs w:val="24"/>
        </w:rPr>
        <w:t>S</w:t>
      </w:r>
      <w:r w:rsidR="00A13D23" w:rsidRPr="004C138C">
        <w:rPr>
          <w:rFonts w:ascii="Times" w:hAnsi="Times" w:cs="Times New Roman"/>
          <w:i/>
          <w:iCs/>
          <w:sz w:val="24"/>
          <w:szCs w:val="24"/>
        </w:rPr>
        <w:t>chool</w:t>
      </w:r>
    </w:p>
    <w:tbl>
      <w:tblPr>
        <w:tblStyle w:val="TableGrid"/>
        <w:tblpPr w:leftFromText="180" w:rightFromText="180" w:vertAnchor="text" w:horzAnchor="margin" w:tblpXSpec="center" w:tblpY="151"/>
        <w:tblW w:w="7380" w:type="dxa"/>
        <w:tblLook w:val="04A0" w:firstRow="1" w:lastRow="0" w:firstColumn="1" w:lastColumn="0" w:noHBand="0" w:noVBand="1"/>
      </w:tblPr>
      <w:tblGrid>
        <w:gridCol w:w="2340"/>
        <w:gridCol w:w="2025"/>
        <w:gridCol w:w="3015"/>
      </w:tblGrid>
      <w:tr w:rsidR="004C138C" w:rsidRPr="003D2252" w14:paraId="4B8E65FD" w14:textId="77777777" w:rsidTr="000119BF">
        <w:trPr>
          <w:trHeight w:val="841"/>
        </w:trPr>
        <w:tc>
          <w:tcPr>
            <w:tcW w:w="7380" w:type="dxa"/>
            <w:gridSpan w:val="3"/>
            <w:tcBorders>
              <w:bottom w:val="single" w:sz="4" w:space="0" w:color="auto"/>
            </w:tcBorders>
            <w:noWrap/>
            <w:hideMark/>
          </w:tcPr>
          <w:p w14:paraId="65B428CE" w14:textId="05184092" w:rsidR="004C138C" w:rsidRPr="004C138C" w:rsidRDefault="000119BF" w:rsidP="004C138C">
            <w:pPr>
              <w:spacing w:after="0" w:line="240" w:lineRule="auto"/>
              <w:jc w:val="center"/>
              <w:rPr>
                <w:b/>
                <w:bCs/>
                <w:color w:val="000000"/>
                <w:sz w:val="24"/>
                <w:szCs w:val="24"/>
                <w:lang w:val="en-US"/>
              </w:rPr>
            </w:pPr>
            <w:r>
              <w:rPr>
                <w:b/>
                <w:bCs/>
                <w:noProof/>
                <w:color w:val="000000"/>
                <w:sz w:val="24"/>
                <w:szCs w:val="24"/>
                <w:lang w:val="en-US"/>
              </w:rPr>
              <mc:AlternateContent>
                <mc:Choice Requires="wps">
                  <w:drawing>
                    <wp:anchor distT="0" distB="0" distL="114300" distR="114300" simplePos="0" relativeHeight="251906048" behindDoc="0" locked="0" layoutInCell="1" allowOverlap="1" wp14:anchorId="23746509" wp14:editId="3D7D8E39">
                      <wp:simplePos x="0" y="0"/>
                      <wp:positionH relativeFrom="column">
                        <wp:posOffset>3226748</wp:posOffset>
                      </wp:positionH>
                      <wp:positionV relativeFrom="paragraph">
                        <wp:posOffset>68580</wp:posOffset>
                      </wp:positionV>
                      <wp:extent cx="1469985" cy="728916"/>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469985" cy="728916"/>
                              </a:xfrm>
                              <a:prstGeom prst="rect">
                                <a:avLst/>
                              </a:prstGeom>
                              <a:noFill/>
                              <a:ln w="6350">
                                <a:noFill/>
                              </a:ln>
                            </wps:spPr>
                            <wps:txbx>
                              <w:txbxContent>
                                <w:p w14:paraId="3952B5A4" w14:textId="3A12EFFC" w:rsidR="004C138C" w:rsidRPr="000119BF" w:rsidRDefault="004C138C" w:rsidP="004C138C">
                                  <w:pPr>
                                    <w:rPr>
                                      <w:rFonts w:ascii="Times" w:hAnsi="Times"/>
                                    </w:rPr>
                                  </w:pPr>
                                  <w:r w:rsidRPr="000119BF">
                                    <w:rPr>
                                      <w:rFonts w:ascii="Times" w:hAnsi="Times"/>
                                      <w:color w:val="000000"/>
                                      <w:sz w:val="24"/>
                                      <w:szCs w:val="24"/>
                                      <w:lang w:val="en-US"/>
                                    </w:rPr>
                                    <w:t>Percentage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46509" id="Text Box 40" o:spid="_x0000_s1062" type="#_x0000_t202" style="position:absolute;left:0;text-align:left;margin-left:254.05pt;margin-top:5.4pt;width:115.75pt;height:57.4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" filled="f" stroked="f" strokeweight=".5pt">
                      <v:textbox>
                        <w:txbxContent>
                          <w:p w14:paraId="3952B5A4" w14:textId="3A12EFFC" w:rsidR="004C138C" w:rsidRPr="000119BF" w:rsidRDefault="004C138C" w:rsidP="004C138C">
                            <w:pPr>
                              <w:rPr>
                                <w:rFonts w:ascii="Times" w:hAnsi="Times"/>
                              </w:rPr>
                            </w:pPr>
                            <w:r w:rsidRPr="000119BF">
                              <w:rPr>
                                <w:rFonts w:ascii="Times" w:hAnsi="Times"/>
                                <w:color w:val="000000"/>
                                <w:sz w:val="24"/>
                                <w:szCs w:val="24"/>
                                <w:lang w:val="en-US"/>
                              </w:rPr>
                              <w:t>Percentage</w:t>
                            </w:r>
                          </w:p>
                        </w:txbxContent>
                      </v:textbox>
                    </v:shape>
                  </w:pict>
                </mc:Fallback>
              </mc:AlternateContent>
            </w:r>
            <w:r w:rsidR="004C138C">
              <w:rPr>
                <w:b/>
                <w:bCs/>
                <w:noProof/>
                <w:color w:val="000000"/>
                <w:sz w:val="24"/>
                <w:szCs w:val="24"/>
                <w:lang w:val="en-US"/>
              </w:rPr>
              <mc:AlternateContent>
                <mc:Choice Requires="wps">
                  <w:drawing>
                    <wp:anchor distT="0" distB="0" distL="114300" distR="114300" simplePos="0" relativeHeight="251897856" behindDoc="0" locked="0" layoutInCell="1" allowOverlap="1" wp14:anchorId="3111C03F" wp14:editId="78FD0663">
                      <wp:simplePos x="0" y="0"/>
                      <wp:positionH relativeFrom="column">
                        <wp:posOffset>-94792</wp:posOffset>
                      </wp:positionH>
                      <wp:positionV relativeFrom="paragraph">
                        <wp:posOffset>10795</wp:posOffset>
                      </wp:positionV>
                      <wp:extent cx="1469985" cy="728916"/>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469985" cy="728916"/>
                              </a:xfrm>
                              <a:prstGeom prst="rect">
                                <a:avLst/>
                              </a:prstGeom>
                              <a:noFill/>
                              <a:ln w="6350">
                                <a:noFill/>
                              </a:ln>
                            </wps:spPr>
                            <wps:txbx>
                              <w:txbxContent>
                                <w:p w14:paraId="5C1AEFFF" w14:textId="77777777" w:rsidR="004C138C" w:rsidRPr="000119BF" w:rsidRDefault="004C138C" w:rsidP="004C138C">
                                  <w:pPr>
                                    <w:spacing w:after="0" w:line="240" w:lineRule="auto"/>
                                    <w:jc w:val="center"/>
                                    <w:rPr>
                                      <w:rFonts w:ascii="Times" w:hAnsi="Times"/>
                                      <w:i/>
                                      <w:iCs/>
                                      <w:color w:val="000000"/>
                                      <w:sz w:val="24"/>
                                      <w:szCs w:val="24"/>
                                      <w:lang w:val="en-US"/>
                                    </w:rPr>
                                  </w:pPr>
                                  <w:r w:rsidRPr="000119BF">
                                    <w:rPr>
                                      <w:rFonts w:ascii="Times" w:hAnsi="Times"/>
                                      <w:i/>
                                      <w:iCs/>
                                      <w:color w:val="000000"/>
                                      <w:sz w:val="24"/>
                                      <w:szCs w:val="24"/>
                                      <w:lang w:val="en-US"/>
                                    </w:rPr>
                                    <w:t xml:space="preserve">Range of </w:t>
                                  </w:r>
                                  <w:r w:rsidRPr="000119BF">
                                    <w:rPr>
                                      <w:rFonts w:ascii="Times" w:hAnsi="Times"/>
                                      <w:color w:val="000000"/>
                                      <w:sz w:val="24"/>
                                      <w:szCs w:val="24"/>
                                      <w:lang w:val="en-US"/>
                                    </w:rPr>
                                    <w:t>their</w:t>
                                  </w:r>
                                  <w:r w:rsidRPr="000119BF">
                                    <w:rPr>
                                      <w:rFonts w:ascii="Times" w:hAnsi="Times"/>
                                      <w:i/>
                                      <w:iCs/>
                                      <w:color w:val="000000"/>
                                      <w:sz w:val="24"/>
                                      <w:szCs w:val="24"/>
                                      <w:lang w:val="en-US"/>
                                    </w:rPr>
                                    <w:t xml:space="preserve"> daily</w:t>
                                  </w:r>
                                </w:p>
                                <w:p w14:paraId="1075EA99" w14:textId="77777777" w:rsidR="004C138C" w:rsidRPr="000119BF" w:rsidRDefault="004C138C" w:rsidP="004C138C">
                                  <w:pPr>
                                    <w:spacing w:after="0" w:line="240" w:lineRule="auto"/>
                                    <w:rPr>
                                      <w:rFonts w:ascii="Times" w:hAnsi="Times"/>
                                      <w:i/>
                                      <w:iCs/>
                                      <w:color w:val="000000"/>
                                      <w:sz w:val="24"/>
                                      <w:szCs w:val="24"/>
                                      <w:lang w:val="en-US"/>
                                    </w:rPr>
                                  </w:pPr>
                                  <w:r w:rsidRPr="000119BF">
                                    <w:rPr>
                                      <w:rFonts w:ascii="Times" w:hAnsi="Times"/>
                                      <w:i/>
                                      <w:iCs/>
                                      <w:color w:val="000000"/>
                                      <w:sz w:val="24"/>
                                      <w:szCs w:val="24"/>
                                      <w:lang w:val="en-US"/>
                                    </w:rPr>
                                    <w:t xml:space="preserve">        allowance</w:t>
                                  </w:r>
                                </w:p>
                                <w:p w14:paraId="16B5A4B6" w14:textId="77777777" w:rsidR="004C138C" w:rsidRPr="000119BF" w:rsidRDefault="004C138C" w:rsidP="004C138C">
                                  <w:pPr>
                                    <w:rPr>
                                      <w:rFonts w:ascii="Times" w:hAnsi="Times"/>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1C03F" id="Text Box 25" o:spid="_x0000_s1063" type="#_x0000_t202" style="position:absolute;left:0;text-align:left;margin-left:-7.45pt;margin-top:.85pt;width:115.75pt;height:57.4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" filled="f" stroked="f" strokeweight=".5pt">
                      <v:textbox>
                        <w:txbxContent>
                          <w:p w14:paraId="5C1AEFFF" w14:textId="77777777" w:rsidR="004C138C" w:rsidRPr="000119BF" w:rsidRDefault="004C138C" w:rsidP="004C138C">
                            <w:pPr>
                              <w:spacing w:after="0" w:line="240" w:lineRule="auto"/>
                              <w:jc w:val="center"/>
                              <w:rPr>
                                <w:rFonts w:ascii="Times" w:hAnsi="Times"/>
                                <w:i/>
                                <w:iCs/>
                                <w:color w:val="000000"/>
                                <w:sz w:val="24"/>
                                <w:szCs w:val="24"/>
                                <w:lang w:val="en-US"/>
                              </w:rPr>
                            </w:pPr>
                            <w:r w:rsidRPr="000119BF">
                              <w:rPr>
                                <w:rFonts w:ascii="Times" w:hAnsi="Times"/>
                                <w:i/>
                                <w:iCs/>
                                <w:color w:val="000000"/>
                                <w:sz w:val="24"/>
                                <w:szCs w:val="24"/>
                                <w:lang w:val="en-US"/>
                              </w:rPr>
                              <w:t xml:space="preserve">Range of </w:t>
                            </w:r>
                            <w:r w:rsidRPr="000119BF">
                              <w:rPr>
                                <w:rFonts w:ascii="Times" w:hAnsi="Times"/>
                                <w:color w:val="000000"/>
                                <w:sz w:val="24"/>
                                <w:szCs w:val="24"/>
                                <w:lang w:val="en-US"/>
                              </w:rPr>
                              <w:t>their</w:t>
                            </w:r>
                            <w:r w:rsidRPr="000119BF">
                              <w:rPr>
                                <w:rFonts w:ascii="Times" w:hAnsi="Times"/>
                                <w:i/>
                                <w:iCs/>
                                <w:color w:val="000000"/>
                                <w:sz w:val="24"/>
                                <w:szCs w:val="24"/>
                                <w:lang w:val="en-US"/>
                              </w:rPr>
                              <w:t xml:space="preserve"> daily</w:t>
                            </w:r>
                          </w:p>
                          <w:p w14:paraId="1075EA99" w14:textId="77777777" w:rsidR="004C138C" w:rsidRPr="000119BF" w:rsidRDefault="004C138C" w:rsidP="004C138C">
                            <w:pPr>
                              <w:spacing w:after="0" w:line="240" w:lineRule="auto"/>
                              <w:rPr>
                                <w:rFonts w:ascii="Times" w:hAnsi="Times"/>
                                <w:i/>
                                <w:iCs/>
                                <w:color w:val="000000"/>
                                <w:sz w:val="24"/>
                                <w:szCs w:val="24"/>
                                <w:lang w:val="en-US"/>
                              </w:rPr>
                            </w:pPr>
                            <w:r w:rsidRPr="000119BF">
                              <w:rPr>
                                <w:rFonts w:ascii="Times" w:hAnsi="Times"/>
                                <w:i/>
                                <w:iCs/>
                                <w:color w:val="000000"/>
                                <w:sz w:val="24"/>
                                <w:szCs w:val="24"/>
                                <w:lang w:val="en-US"/>
                              </w:rPr>
                              <w:t xml:space="preserve">        allowance</w:t>
                            </w:r>
                          </w:p>
                          <w:p w14:paraId="16B5A4B6" w14:textId="77777777" w:rsidR="004C138C" w:rsidRPr="000119BF" w:rsidRDefault="004C138C" w:rsidP="004C138C">
                            <w:pPr>
                              <w:rPr>
                                <w:rFonts w:ascii="Times" w:hAnsi="Times"/>
                                <w:i/>
                                <w:iCs/>
                              </w:rPr>
                            </w:pPr>
                          </w:p>
                        </w:txbxContent>
                      </v:textbox>
                    </v:shape>
                  </w:pict>
                </mc:Fallback>
              </mc:AlternateContent>
            </w:r>
            <w:r w:rsidR="004C138C">
              <w:rPr>
                <w:b/>
                <w:bCs/>
                <w:noProof/>
                <w:color w:val="000000"/>
                <w:sz w:val="24"/>
                <w:szCs w:val="24"/>
                <w:lang w:val="en-US"/>
              </w:rPr>
              <mc:AlternateContent>
                <mc:Choice Requires="wps">
                  <w:drawing>
                    <wp:anchor distT="0" distB="0" distL="114300" distR="114300" simplePos="0" relativeHeight="251904000" behindDoc="0" locked="0" layoutInCell="1" allowOverlap="1" wp14:anchorId="248312CD" wp14:editId="24F2E22B">
                      <wp:simplePos x="0" y="0"/>
                      <wp:positionH relativeFrom="column">
                        <wp:posOffset>1688465</wp:posOffset>
                      </wp:positionH>
                      <wp:positionV relativeFrom="paragraph">
                        <wp:posOffset>68580</wp:posOffset>
                      </wp:positionV>
                      <wp:extent cx="1469985" cy="728916"/>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469985" cy="728916"/>
                              </a:xfrm>
                              <a:prstGeom prst="rect">
                                <a:avLst/>
                              </a:prstGeom>
                              <a:noFill/>
                              <a:ln w="6350">
                                <a:noFill/>
                              </a:ln>
                            </wps:spPr>
                            <wps:txbx>
                              <w:txbxContent>
                                <w:p w14:paraId="2BF79A04" w14:textId="77777777" w:rsidR="004C138C" w:rsidRPr="000119BF" w:rsidRDefault="004C138C" w:rsidP="004C138C">
                                  <w:pPr>
                                    <w:rPr>
                                      <w:rFonts w:ascii="Times" w:hAnsi="Times"/>
                                    </w:rPr>
                                  </w:pPr>
                                  <w:r w:rsidRPr="000119BF">
                                    <w:rPr>
                                      <w:rFonts w:ascii="Times" w:hAnsi="Times"/>
                                      <w:color w:val="000000"/>
                                      <w:sz w:val="24"/>
                                      <w:szCs w:val="24"/>
                                      <w:lang w:val="en-US"/>
                                    </w:rPr>
                                    <w:t>Frequency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312CD" id="Text Box 39" o:spid="_x0000_s1064" type="#_x0000_t202" style="position:absolute;left:0;text-align:left;margin-left:132.95pt;margin-top:5.4pt;width:115.75pt;height:57.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" filled="f" stroked="f" strokeweight=".5pt">
                      <v:textbox>
                        <w:txbxContent>
                          <w:p w14:paraId="2BF79A04" w14:textId="77777777" w:rsidR="004C138C" w:rsidRPr="000119BF" w:rsidRDefault="004C138C" w:rsidP="004C138C">
                            <w:pPr>
                              <w:rPr>
                                <w:rFonts w:ascii="Times" w:hAnsi="Times"/>
                              </w:rPr>
                            </w:pPr>
                            <w:r w:rsidRPr="000119BF">
                              <w:rPr>
                                <w:rFonts w:ascii="Times" w:hAnsi="Times"/>
                                <w:color w:val="000000"/>
                                <w:sz w:val="24"/>
                                <w:szCs w:val="24"/>
                                <w:lang w:val="en-US"/>
                              </w:rPr>
                              <w:t>Frequency</w:t>
                            </w:r>
                          </w:p>
                        </w:txbxContent>
                      </v:textbox>
                    </v:shape>
                  </w:pict>
                </mc:Fallback>
              </mc:AlternateContent>
            </w:r>
          </w:p>
        </w:tc>
      </w:tr>
      <w:tr w:rsidR="00B268E7" w:rsidRPr="003D2252" w14:paraId="147FACB3" w14:textId="77777777" w:rsidTr="000119BF">
        <w:trPr>
          <w:trHeight w:val="638"/>
        </w:trPr>
        <w:tc>
          <w:tcPr>
            <w:tcW w:w="2340" w:type="dxa"/>
            <w:tcBorders>
              <w:bottom w:val="nil"/>
              <w:right w:val="nil"/>
            </w:tcBorders>
            <w:noWrap/>
            <w:vAlign w:val="center"/>
            <w:hideMark/>
          </w:tcPr>
          <w:p w14:paraId="30EB7E1E" w14:textId="5153530D" w:rsidR="00B268E7" w:rsidRPr="003D2252" w:rsidRDefault="00D82CCD" w:rsidP="00B268E7">
            <w:pPr>
              <w:spacing w:after="0" w:line="240" w:lineRule="auto"/>
              <w:jc w:val="center"/>
              <w:rPr>
                <w:color w:val="000000"/>
                <w:sz w:val="24"/>
                <w:szCs w:val="24"/>
                <w:lang w:val="en-US"/>
              </w:rPr>
            </w:pPr>
            <w:r w:rsidRPr="00D82CCD">
              <w:rPr>
                <w:color w:val="000000"/>
                <w:sz w:val="24"/>
                <w:szCs w:val="24"/>
                <w:lang w:val="en-US"/>
              </w:rPr>
              <w:t>₱</w:t>
            </w:r>
            <w:r w:rsidR="00543466">
              <w:rPr>
                <w:color w:val="000000"/>
                <w:sz w:val="24"/>
                <w:szCs w:val="24"/>
                <w:lang w:val="en-US"/>
              </w:rPr>
              <w:t>10</w:t>
            </w:r>
            <w:r>
              <w:rPr>
                <w:color w:val="000000"/>
                <w:sz w:val="24"/>
                <w:szCs w:val="24"/>
                <w:lang w:val="en-US"/>
              </w:rPr>
              <w:t xml:space="preserve"> </w:t>
            </w:r>
            <w:r w:rsidR="00543466">
              <w:rPr>
                <w:color w:val="000000"/>
                <w:sz w:val="24"/>
                <w:szCs w:val="24"/>
                <w:lang w:val="en-US"/>
              </w:rPr>
              <w:t>-</w:t>
            </w:r>
            <w:r>
              <w:rPr>
                <w:color w:val="000000"/>
                <w:sz w:val="24"/>
                <w:szCs w:val="24"/>
                <w:lang w:val="en-US"/>
              </w:rPr>
              <w:t xml:space="preserve"> </w:t>
            </w:r>
            <w:r w:rsidRPr="00D82CCD">
              <w:rPr>
                <w:color w:val="000000"/>
                <w:sz w:val="24"/>
                <w:szCs w:val="24"/>
                <w:lang w:val="en-US"/>
              </w:rPr>
              <w:t>₱</w:t>
            </w:r>
            <w:r w:rsidR="00543466">
              <w:rPr>
                <w:color w:val="000000"/>
                <w:sz w:val="24"/>
                <w:szCs w:val="24"/>
                <w:lang w:val="en-US"/>
              </w:rPr>
              <w:t>60</w:t>
            </w:r>
          </w:p>
        </w:tc>
        <w:tc>
          <w:tcPr>
            <w:tcW w:w="2025" w:type="dxa"/>
            <w:tcBorders>
              <w:left w:val="nil"/>
              <w:bottom w:val="nil"/>
              <w:right w:val="nil"/>
            </w:tcBorders>
            <w:noWrap/>
            <w:vAlign w:val="center"/>
            <w:hideMark/>
          </w:tcPr>
          <w:p w14:paraId="55520B41" w14:textId="161A2C0A" w:rsidR="00B268E7" w:rsidRPr="003D2252" w:rsidRDefault="00543466" w:rsidP="00B268E7">
            <w:pPr>
              <w:spacing w:after="0" w:line="240" w:lineRule="auto"/>
              <w:jc w:val="center"/>
              <w:rPr>
                <w:color w:val="000000"/>
                <w:sz w:val="24"/>
                <w:szCs w:val="24"/>
                <w:lang w:val="en-US"/>
              </w:rPr>
            </w:pPr>
            <w:r>
              <w:rPr>
                <w:color w:val="000000"/>
                <w:sz w:val="24"/>
                <w:szCs w:val="24"/>
                <w:lang w:val="en-US"/>
              </w:rPr>
              <w:t>41</w:t>
            </w:r>
          </w:p>
        </w:tc>
        <w:tc>
          <w:tcPr>
            <w:tcW w:w="3015" w:type="dxa"/>
            <w:tcBorders>
              <w:left w:val="nil"/>
              <w:bottom w:val="nil"/>
            </w:tcBorders>
            <w:noWrap/>
            <w:vAlign w:val="center"/>
            <w:hideMark/>
          </w:tcPr>
          <w:p w14:paraId="4786ABF5" w14:textId="77777777" w:rsidR="00B268E7" w:rsidRPr="003D2252" w:rsidRDefault="00543466" w:rsidP="00543466">
            <w:pPr>
              <w:spacing w:after="0" w:line="240" w:lineRule="auto"/>
              <w:jc w:val="center"/>
              <w:rPr>
                <w:sz w:val="24"/>
                <w:szCs w:val="24"/>
                <w:lang w:val="en-US"/>
              </w:rPr>
            </w:pPr>
            <w:r>
              <w:rPr>
                <w:sz w:val="24"/>
                <w:szCs w:val="24"/>
                <w:lang w:val="en-US"/>
              </w:rPr>
              <w:t>54%</w:t>
            </w:r>
          </w:p>
        </w:tc>
      </w:tr>
      <w:tr w:rsidR="00B268E7" w:rsidRPr="003D2252" w14:paraId="4CEF7C0A" w14:textId="77777777" w:rsidTr="000119BF">
        <w:trPr>
          <w:trHeight w:val="638"/>
        </w:trPr>
        <w:tc>
          <w:tcPr>
            <w:tcW w:w="2340" w:type="dxa"/>
            <w:tcBorders>
              <w:top w:val="nil"/>
              <w:bottom w:val="nil"/>
              <w:right w:val="nil"/>
            </w:tcBorders>
            <w:noWrap/>
            <w:vAlign w:val="center"/>
            <w:hideMark/>
          </w:tcPr>
          <w:p w14:paraId="01110894" w14:textId="38441CA0" w:rsidR="00B268E7" w:rsidRPr="003D2252" w:rsidRDefault="00D82CCD" w:rsidP="00B268E7">
            <w:pPr>
              <w:spacing w:after="0" w:line="240" w:lineRule="auto"/>
              <w:jc w:val="center"/>
              <w:rPr>
                <w:color w:val="000000"/>
                <w:sz w:val="24"/>
                <w:szCs w:val="24"/>
                <w:lang w:val="en-US"/>
              </w:rPr>
            </w:pPr>
            <w:r w:rsidRPr="00D82CCD">
              <w:rPr>
                <w:color w:val="000000"/>
                <w:sz w:val="24"/>
                <w:szCs w:val="24"/>
                <w:lang w:val="en-US"/>
              </w:rPr>
              <w:t>₱</w:t>
            </w:r>
            <w:r w:rsidR="00543466">
              <w:rPr>
                <w:color w:val="000000"/>
                <w:sz w:val="24"/>
                <w:szCs w:val="24"/>
                <w:lang w:val="en-US"/>
              </w:rPr>
              <w:t>61</w:t>
            </w:r>
            <w:r>
              <w:rPr>
                <w:color w:val="000000"/>
                <w:sz w:val="24"/>
                <w:szCs w:val="24"/>
                <w:lang w:val="en-US"/>
              </w:rPr>
              <w:t xml:space="preserve"> </w:t>
            </w:r>
            <w:r w:rsidR="00543466">
              <w:rPr>
                <w:color w:val="000000"/>
                <w:sz w:val="24"/>
                <w:szCs w:val="24"/>
                <w:lang w:val="en-US"/>
              </w:rPr>
              <w:t>-</w:t>
            </w:r>
            <w:r>
              <w:rPr>
                <w:color w:val="000000"/>
                <w:sz w:val="24"/>
                <w:szCs w:val="24"/>
                <w:lang w:val="en-US"/>
              </w:rPr>
              <w:t xml:space="preserve"> </w:t>
            </w:r>
            <w:r w:rsidRPr="00D82CCD">
              <w:rPr>
                <w:color w:val="000000"/>
                <w:sz w:val="24"/>
                <w:szCs w:val="24"/>
                <w:lang w:val="en-US"/>
              </w:rPr>
              <w:t>₱</w:t>
            </w:r>
            <w:r w:rsidR="00543466">
              <w:rPr>
                <w:color w:val="000000"/>
                <w:sz w:val="24"/>
                <w:szCs w:val="24"/>
                <w:lang w:val="en-US"/>
              </w:rPr>
              <w:t>110</w:t>
            </w:r>
          </w:p>
        </w:tc>
        <w:tc>
          <w:tcPr>
            <w:tcW w:w="2025" w:type="dxa"/>
            <w:tcBorders>
              <w:top w:val="nil"/>
              <w:left w:val="nil"/>
              <w:bottom w:val="nil"/>
              <w:right w:val="nil"/>
            </w:tcBorders>
            <w:noWrap/>
            <w:vAlign w:val="center"/>
            <w:hideMark/>
          </w:tcPr>
          <w:p w14:paraId="0582B610" w14:textId="033C9CCA" w:rsidR="00B268E7" w:rsidRPr="003D2252" w:rsidRDefault="00543466" w:rsidP="00B268E7">
            <w:pPr>
              <w:spacing w:after="0" w:line="240" w:lineRule="auto"/>
              <w:jc w:val="center"/>
              <w:rPr>
                <w:color w:val="000000"/>
                <w:sz w:val="24"/>
                <w:szCs w:val="24"/>
                <w:lang w:val="en-US"/>
              </w:rPr>
            </w:pPr>
            <w:r>
              <w:rPr>
                <w:color w:val="000000"/>
                <w:sz w:val="24"/>
                <w:szCs w:val="24"/>
                <w:lang w:val="en-US"/>
              </w:rPr>
              <w:t>30</w:t>
            </w:r>
          </w:p>
        </w:tc>
        <w:tc>
          <w:tcPr>
            <w:tcW w:w="3015" w:type="dxa"/>
            <w:tcBorders>
              <w:top w:val="nil"/>
              <w:left w:val="nil"/>
              <w:bottom w:val="nil"/>
            </w:tcBorders>
            <w:noWrap/>
            <w:vAlign w:val="center"/>
            <w:hideMark/>
          </w:tcPr>
          <w:p w14:paraId="028F424F" w14:textId="45C8D9A5" w:rsidR="00B268E7" w:rsidRPr="003D2252" w:rsidRDefault="00543466" w:rsidP="00543466">
            <w:pPr>
              <w:spacing w:after="0" w:line="240" w:lineRule="auto"/>
              <w:jc w:val="center"/>
              <w:rPr>
                <w:sz w:val="24"/>
                <w:szCs w:val="24"/>
                <w:lang w:val="en-US"/>
              </w:rPr>
            </w:pPr>
            <w:r>
              <w:rPr>
                <w:sz w:val="24"/>
                <w:szCs w:val="24"/>
                <w:lang w:val="en-US"/>
              </w:rPr>
              <w:t xml:space="preserve"> 40%</w:t>
            </w:r>
          </w:p>
        </w:tc>
      </w:tr>
      <w:tr w:rsidR="00B268E7" w:rsidRPr="003D2252" w14:paraId="67ED607D" w14:textId="77777777" w:rsidTr="000119BF">
        <w:trPr>
          <w:trHeight w:val="638"/>
        </w:trPr>
        <w:tc>
          <w:tcPr>
            <w:tcW w:w="2340" w:type="dxa"/>
            <w:tcBorders>
              <w:top w:val="nil"/>
              <w:bottom w:val="nil"/>
              <w:right w:val="nil"/>
            </w:tcBorders>
            <w:noWrap/>
            <w:vAlign w:val="center"/>
            <w:hideMark/>
          </w:tcPr>
          <w:p w14:paraId="1A767410" w14:textId="0CE016AE" w:rsidR="00B268E7" w:rsidRPr="003D2252" w:rsidRDefault="00D82CCD" w:rsidP="00B268E7">
            <w:pPr>
              <w:spacing w:after="0" w:line="240" w:lineRule="auto"/>
              <w:jc w:val="center"/>
              <w:rPr>
                <w:color w:val="000000"/>
                <w:sz w:val="24"/>
                <w:szCs w:val="24"/>
                <w:lang w:val="en-US"/>
              </w:rPr>
            </w:pPr>
            <w:r w:rsidRPr="00D82CCD">
              <w:rPr>
                <w:color w:val="000000"/>
                <w:sz w:val="24"/>
                <w:szCs w:val="24"/>
                <w:lang w:val="en-US"/>
              </w:rPr>
              <w:t>₱</w:t>
            </w:r>
            <w:r w:rsidR="00543466">
              <w:rPr>
                <w:color w:val="000000"/>
                <w:sz w:val="24"/>
                <w:szCs w:val="24"/>
                <w:lang w:val="en-US"/>
              </w:rPr>
              <w:t>111</w:t>
            </w:r>
            <w:r>
              <w:rPr>
                <w:color w:val="000000"/>
                <w:sz w:val="24"/>
                <w:szCs w:val="24"/>
                <w:lang w:val="en-US"/>
              </w:rPr>
              <w:t xml:space="preserve"> </w:t>
            </w:r>
            <w:r w:rsidR="00543466">
              <w:rPr>
                <w:color w:val="000000"/>
                <w:sz w:val="24"/>
                <w:szCs w:val="24"/>
                <w:lang w:val="en-US"/>
              </w:rPr>
              <w:t>-</w:t>
            </w:r>
            <w:r>
              <w:rPr>
                <w:color w:val="000000"/>
                <w:sz w:val="24"/>
                <w:szCs w:val="24"/>
                <w:lang w:val="en-US"/>
              </w:rPr>
              <w:t xml:space="preserve"> </w:t>
            </w:r>
            <w:r w:rsidRPr="00D82CCD">
              <w:rPr>
                <w:color w:val="000000"/>
                <w:sz w:val="24"/>
                <w:szCs w:val="24"/>
                <w:lang w:val="en-US"/>
              </w:rPr>
              <w:t>₱</w:t>
            </w:r>
            <w:r w:rsidR="00543466">
              <w:rPr>
                <w:color w:val="000000"/>
                <w:sz w:val="24"/>
                <w:szCs w:val="24"/>
                <w:lang w:val="en-US"/>
              </w:rPr>
              <w:t>160</w:t>
            </w:r>
          </w:p>
        </w:tc>
        <w:tc>
          <w:tcPr>
            <w:tcW w:w="2025" w:type="dxa"/>
            <w:tcBorders>
              <w:top w:val="nil"/>
              <w:left w:val="nil"/>
              <w:bottom w:val="nil"/>
              <w:right w:val="nil"/>
            </w:tcBorders>
            <w:noWrap/>
            <w:vAlign w:val="center"/>
            <w:hideMark/>
          </w:tcPr>
          <w:p w14:paraId="4D4F5C75" w14:textId="77777777" w:rsidR="00B268E7" w:rsidRPr="003D2252" w:rsidRDefault="00B268E7" w:rsidP="00B268E7">
            <w:pPr>
              <w:spacing w:after="0" w:line="240" w:lineRule="auto"/>
              <w:jc w:val="center"/>
              <w:rPr>
                <w:color w:val="000000"/>
                <w:sz w:val="24"/>
                <w:szCs w:val="24"/>
                <w:lang w:val="en-US"/>
              </w:rPr>
            </w:pPr>
            <w:r>
              <w:rPr>
                <w:color w:val="000000"/>
                <w:sz w:val="24"/>
                <w:szCs w:val="24"/>
                <w:lang w:val="en-US"/>
              </w:rPr>
              <w:t>2</w:t>
            </w:r>
          </w:p>
        </w:tc>
        <w:tc>
          <w:tcPr>
            <w:tcW w:w="3015" w:type="dxa"/>
            <w:tcBorders>
              <w:top w:val="nil"/>
              <w:left w:val="nil"/>
              <w:bottom w:val="nil"/>
            </w:tcBorders>
            <w:noWrap/>
            <w:vAlign w:val="center"/>
            <w:hideMark/>
          </w:tcPr>
          <w:p w14:paraId="789ADBC1" w14:textId="77777777" w:rsidR="00B268E7" w:rsidRPr="003D2252" w:rsidRDefault="00543466" w:rsidP="00543466">
            <w:pPr>
              <w:spacing w:after="0" w:line="240" w:lineRule="auto"/>
              <w:jc w:val="center"/>
              <w:rPr>
                <w:sz w:val="24"/>
                <w:szCs w:val="24"/>
                <w:lang w:val="en-US"/>
              </w:rPr>
            </w:pPr>
            <w:r>
              <w:rPr>
                <w:sz w:val="24"/>
                <w:szCs w:val="24"/>
                <w:lang w:val="en-US"/>
              </w:rPr>
              <w:t>3%</w:t>
            </w:r>
          </w:p>
        </w:tc>
      </w:tr>
      <w:tr w:rsidR="00B268E7" w:rsidRPr="003D2252" w14:paraId="6ED2B4ED" w14:textId="77777777" w:rsidTr="000119BF">
        <w:trPr>
          <w:trHeight w:val="520"/>
        </w:trPr>
        <w:tc>
          <w:tcPr>
            <w:tcW w:w="2340" w:type="dxa"/>
            <w:tcBorders>
              <w:top w:val="nil"/>
              <w:bottom w:val="single" w:sz="4" w:space="0" w:color="auto"/>
              <w:right w:val="nil"/>
            </w:tcBorders>
            <w:noWrap/>
            <w:vAlign w:val="center"/>
            <w:hideMark/>
          </w:tcPr>
          <w:p w14:paraId="189B9279" w14:textId="6DE0D737" w:rsidR="00B268E7" w:rsidRPr="003D2252" w:rsidRDefault="00D82CCD" w:rsidP="00B268E7">
            <w:pPr>
              <w:spacing w:after="0" w:line="240" w:lineRule="auto"/>
              <w:jc w:val="center"/>
              <w:rPr>
                <w:color w:val="000000"/>
                <w:sz w:val="24"/>
                <w:szCs w:val="24"/>
                <w:lang w:val="en-US"/>
              </w:rPr>
            </w:pPr>
            <w:r w:rsidRPr="00D82CCD">
              <w:rPr>
                <w:color w:val="000000"/>
                <w:sz w:val="24"/>
                <w:szCs w:val="24"/>
                <w:lang w:val="en-US"/>
              </w:rPr>
              <w:t>₱</w:t>
            </w:r>
            <w:r w:rsidR="00543466">
              <w:rPr>
                <w:color w:val="000000"/>
                <w:sz w:val="24"/>
                <w:szCs w:val="24"/>
                <w:lang w:val="en-US"/>
              </w:rPr>
              <w:t>161</w:t>
            </w:r>
            <w:r>
              <w:rPr>
                <w:color w:val="000000"/>
                <w:sz w:val="24"/>
                <w:szCs w:val="24"/>
                <w:lang w:val="en-US"/>
              </w:rPr>
              <w:t xml:space="preserve"> </w:t>
            </w:r>
            <w:r w:rsidR="00543466">
              <w:rPr>
                <w:color w:val="000000"/>
                <w:sz w:val="24"/>
                <w:szCs w:val="24"/>
                <w:lang w:val="en-US"/>
              </w:rPr>
              <w:t>-</w:t>
            </w:r>
            <w:r>
              <w:rPr>
                <w:color w:val="000000"/>
                <w:sz w:val="24"/>
                <w:szCs w:val="24"/>
                <w:lang w:val="en-US"/>
              </w:rPr>
              <w:t xml:space="preserve"> </w:t>
            </w:r>
            <w:r w:rsidRPr="00D82CCD">
              <w:rPr>
                <w:color w:val="000000"/>
                <w:sz w:val="24"/>
                <w:szCs w:val="24"/>
                <w:lang w:val="en-US"/>
              </w:rPr>
              <w:t>₱</w:t>
            </w:r>
            <w:r w:rsidR="00543466">
              <w:rPr>
                <w:color w:val="000000"/>
                <w:sz w:val="24"/>
                <w:szCs w:val="24"/>
                <w:lang w:val="en-US"/>
              </w:rPr>
              <w:t>210</w:t>
            </w:r>
          </w:p>
        </w:tc>
        <w:tc>
          <w:tcPr>
            <w:tcW w:w="2025" w:type="dxa"/>
            <w:tcBorders>
              <w:top w:val="nil"/>
              <w:left w:val="nil"/>
              <w:bottom w:val="single" w:sz="4" w:space="0" w:color="auto"/>
              <w:right w:val="nil"/>
            </w:tcBorders>
            <w:noWrap/>
            <w:vAlign w:val="center"/>
            <w:hideMark/>
          </w:tcPr>
          <w:p w14:paraId="234EF77D" w14:textId="77777777" w:rsidR="00B268E7" w:rsidRPr="003D2252" w:rsidRDefault="00B268E7" w:rsidP="00B268E7">
            <w:pPr>
              <w:spacing w:after="0" w:line="240" w:lineRule="auto"/>
              <w:jc w:val="center"/>
              <w:rPr>
                <w:color w:val="000000"/>
                <w:sz w:val="24"/>
                <w:szCs w:val="24"/>
                <w:lang w:val="en-US"/>
              </w:rPr>
            </w:pPr>
            <w:r>
              <w:rPr>
                <w:color w:val="000000"/>
                <w:sz w:val="24"/>
                <w:szCs w:val="24"/>
                <w:lang w:val="en-US"/>
              </w:rPr>
              <w:t>2</w:t>
            </w:r>
          </w:p>
        </w:tc>
        <w:tc>
          <w:tcPr>
            <w:tcW w:w="3015" w:type="dxa"/>
            <w:tcBorders>
              <w:top w:val="nil"/>
              <w:left w:val="nil"/>
              <w:bottom w:val="single" w:sz="4" w:space="0" w:color="auto"/>
            </w:tcBorders>
            <w:noWrap/>
            <w:vAlign w:val="center"/>
            <w:hideMark/>
          </w:tcPr>
          <w:p w14:paraId="27792D7C" w14:textId="77777777" w:rsidR="00B268E7" w:rsidRPr="003D2252" w:rsidRDefault="00543466" w:rsidP="00543466">
            <w:pPr>
              <w:spacing w:after="0" w:line="240" w:lineRule="auto"/>
              <w:jc w:val="center"/>
              <w:rPr>
                <w:sz w:val="24"/>
                <w:szCs w:val="24"/>
                <w:lang w:val="en-US"/>
              </w:rPr>
            </w:pPr>
            <w:r>
              <w:rPr>
                <w:sz w:val="24"/>
                <w:szCs w:val="24"/>
                <w:lang w:val="en-US"/>
              </w:rPr>
              <w:t>3%</w:t>
            </w:r>
          </w:p>
        </w:tc>
      </w:tr>
      <w:tr w:rsidR="00B268E7" w:rsidRPr="003D2252" w14:paraId="00076590" w14:textId="77777777" w:rsidTr="000119BF">
        <w:trPr>
          <w:trHeight w:val="638"/>
        </w:trPr>
        <w:tc>
          <w:tcPr>
            <w:tcW w:w="2340" w:type="dxa"/>
            <w:tcBorders>
              <w:right w:val="nil"/>
            </w:tcBorders>
            <w:noWrap/>
            <w:vAlign w:val="center"/>
          </w:tcPr>
          <w:p w14:paraId="2473E1DC" w14:textId="26D59DF6" w:rsidR="00B268E7" w:rsidRDefault="00B268E7" w:rsidP="00B268E7">
            <w:pPr>
              <w:spacing w:after="0" w:line="240" w:lineRule="auto"/>
              <w:jc w:val="center"/>
              <w:rPr>
                <w:color w:val="000000"/>
                <w:sz w:val="24"/>
                <w:szCs w:val="24"/>
                <w:lang w:val="en-US"/>
              </w:rPr>
            </w:pPr>
            <w:r>
              <w:rPr>
                <w:color w:val="000000"/>
                <w:sz w:val="24"/>
                <w:szCs w:val="24"/>
                <w:lang w:val="en-US"/>
              </w:rPr>
              <w:t xml:space="preserve">Total </w:t>
            </w:r>
          </w:p>
        </w:tc>
        <w:tc>
          <w:tcPr>
            <w:tcW w:w="2025" w:type="dxa"/>
            <w:tcBorders>
              <w:left w:val="nil"/>
              <w:right w:val="nil"/>
            </w:tcBorders>
            <w:noWrap/>
            <w:vAlign w:val="center"/>
          </w:tcPr>
          <w:p w14:paraId="0CAC6ED8" w14:textId="77777777" w:rsidR="00B268E7" w:rsidRPr="003D2252" w:rsidRDefault="00B268E7" w:rsidP="00B268E7">
            <w:pPr>
              <w:spacing w:after="0" w:line="240" w:lineRule="auto"/>
              <w:jc w:val="center"/>
              <w:rPr>
                <w:color w:val="000000"/>
                <w:sz w:val="24"/>
                <w:szCs w:val="24"/>
                <w:lang w:val="en-US"/>
              </w:rPr>
            </w:pPr>
            <w:r>
              <w:rPr>
                <w:color w:val="000000"/>
                <w:sz w:val="24"/>
                <w:szCs w:val="24"/>
                <w:lang w:val="en-US"/>
              </w:rPr>
              <w:t>75</w:t>
            </w:r>
          </w:p>
        </w:tc>
        <w:tc>
          <w:tcPr>
            <w:tcW w:w="3015" w:type="dxa"/>
            <w:tcBorders>
              <w:left w:val="nil"/>
            </w:tcBorders>
            <w:noWrap/>
            <w:vAlign w:val="center"/>
          </w:tcPr>
          <w:p w14:paraId="4E25179B" w14:textId="77777777" w:rsidR="00B268E7" w:rsidRPr="003D2252" w:rsidRDefault="00543466" w:rsidP="00543466">
            <w:pPr>
              <w:spacing w:after="0" w:line="240" w:lineRule="auto"/>
              <w:jc w:val="center"/>
              <w:rPr>
                <w:sz w:val="24"/>
                <w:szCs w:val="24"/>
                <w:lang w:val="en-US"/>
              </w:rPr>
            </w:pPr>
            <w:r>
              <w:rPr>
                <w:sz w:val="24"/>
                <w:szCs w:val="24"/>
                <w:lang w:val="en-US"/>
              </w:rPr>
              <w:t xml:space="preserve"> 100%</w:t>
            </w:r>
          </w:p>
        </w:tc>
      </w:tr>
    </w:tbl>
    <w:p w14:paraId="36CFE708" w14:textId="78B9A5F5" w:rsidR="00D94296" w:rsidRDefault="00D94296" w:rsidP="00D94296">
      <w:pPr>
        <w:spacing w:before="240" w:after="240" w:line="480" w:lineRule="auto"/>
        <w:ind w:left="-426" w:right="-597"/>
        <w:jc w:val="center"/>
        <w:rPr>
          <w:rFonts w:ascii="Times New Roman" w:hAnsi="Times New Roman" w:cs="Times New Roman"/>
          <w:b/>
          <w:i/>
          <w:sz w:val="24"/>
          <w:szCs w:val="24"/>
        </w:rPr>
      </w:pPr>
      <w:r>
        <w:rPr>
          <w:rFonts w:ascii="Times New Roman" w:hAnsi="Times New Roman" w:cs="Times New Roman"/>
          <w:bCs/>
          <w:i/>
          <w:sz w:val="24"/>
          <w:szCs w:val="24"/>
        </w:rPr>
        <w:t>Table 1. Percentage Distribution</w:t>
      </w:r>
    </w:p>
    <w:p w14:paraId="60DEEDB4" w14:textId="70BCD1F3" w:rsidR="00D94296" w:rsidRDefault="00D94296" w:rsidP="00D94296">
      <w:pPr>
        <w:spacing w:line="480" w:lineRule="auto"/>
        <w:ind w:left="-432" w:right="-576"/>
        <w:jc w:val="both"/>
        <w:rPr>
          <w:rFonts w:ascii="Times New Roman" w:hAnsi="Times New Roman" w:cs="Times New Roman"/>
          <w:sz w:val="24"/>
          <w:szCs w:val="24"/>
        </w:rPr>
      </w:pPr>
      <w:r w:rsidRPr="000119BF">
        <w:rPr>
          <w:rFonts w:ascii="Times" w:hAnsi="Times" w:cs="Times New Roman"/>
          <w:i/>
          <w:iCs/>
        </w:rPr>
        <w:t xml:space="preserve">   </w:t>
      </w:r>
      <w:r w:rsidR="004C138C" w:rsidRPr="000119BF">
        <w:rPr>
          <w:rFonts w:ascii="Times" w:hAnsi="Times" w:cs="Times New Roman"/>
          <w:i/>
          <w:iCs/>
        </w:rPr>
        <w:t>N</w:t>
      </w:r>
      <w:r w:rsidR="000119BF" w:rsidRPr="000119BF">
        <w:rPr>
          <w:rFonts w:ascii="Times" w:hAnsi="Times" w:cs="Times New Roman"/>
          <w:i/>
          <w:iCs/>
        </w:rPr>
        <w:t>ote</w:t>
      </w:r>
      <w:r w:rsidR="004C138C" w:rsidRPr="000119BF">
        <w:rPr>
          <w:rFonts w:ascii="Times" w:hAnsi="Times" w:cs="Times New Roman"/>
          <w:i/>
          <w:iCs/>
        </w:rPr>
        <w:t>.</w:t>
      </w:r>
      <w:r w:rsidR="004C138C">
        <w:rPr>
          <w:rFonts w:ascii="Times New Roman" w:hAnsi="Times New Roman" w:cs="Times New Roman"/>
        </w:rPr>
        <w:t xml:space="preserve"> </w:t>
      </w:r>
      <w:r w:rsidR="000119BF">
        <w:rPr>
          <w:rFonts w:ascii="Times New Roman" w:hAnsi="Times New Roman" w:cs="Times New Roman"/>
          <w:sz w:val="24"/>
          <w:szCs w:val="24"/>
        </w:rPr>
        <w:t>t</w:t>
      </w:r>
      <w:r w:rsidR="00543466" w:rsidRPr="00580459">
        <w:rPr>
          <w:rFonts w:ascii="Times New Roman" w:hAnsi="Times New Roman" w:cs="Times New Roman"/>
          <w:sz w:val="24"/>
          <w:szCs w:val="24"/>
        </w:rPr>
        <w:t>able 1</w:t>
      </w:r>
      <w:r w:rsidR="00580459" w:rsidRPr="00580459">
        <w:rPr>
          <w:rFonts w:ascii="Times New Roman" w:hAnsi="Times New Roman" w:cs="Times New Roman"/>
          <w:sz w:val="24"/>
          <w:szCs w:val="24"/>
        </w:rPr>
        <w:t xml:space="preserve"> shows the amount of their daily allowance</w:t>
      </w:r>
      <w:r w:rsidR="00543466" w:rsidRPr="00580459">
        <w:rPr>
          <w:rFonts w:ascii="Times New Roman" w:hAnsi="Times New Roman" w:cs="Times New Roman"/>
          <w:sz w:val="24"/>
          <w:szCs w:val="24"/>
        </w:rPr>
        <w:t xml:space="preserve"> for </w:t>
      </w:r>
      <w:r w:rsidR="0073162C">
        <w:rPr>
          <w:rFonts w:ascii="Times New Roman" w:hAnsi="Times New Roman" w:cs="Times New Roman"/>
          <w:sz w:val="24"/>
          <w:szCs w:val="24"/>
        </w:rPr>
        <w:t xml:space="preserve">school </w:t>
      </w:r>
      <w:r w:rsidR="00543466" w:rsidRPr="00580459">
        <w:rPr>
          <w:rFonts w:ascii="Times New Roman" w:hAnsi="Times New Roman" w:cs="Times New Roman"/>
          <w:sz w:val="24"/>
          <w:szCs w:val="24"/>
        </w:rPr>
        <w:t>food menu based on</w:t>
      </w:r>
      <w:r w:rsidR="00580459" w:rsidRPr="00580459">
        <w:rPr>
          <w:rFonts w:ascii="Times New Roman" w:hAnsi="Times New Roman" w:cs="Times New Roman"/>
          <w:sz w:val="24"/>
          <w:szCs w:val="24"/>
        </w:rPr>
        <w:t xml:space="preserve"> the ranges of their allowance. 41 or 54</w:t>
      </w:r>
      <w:r w:rsidR="00543466" w:rsidRPr="00580459">
        <w:rPr>
          <w:rFonts w:ascii="Times New Roman" w:hAnsi="Times New Roman" w:cs="Times New Roman"/>
          <w:sz w:val="24"/>
          <w:szCs w:val="24"/>
        </w:rPr>
        <w:t>% of the respondents</w:t>
      </w:r>
      <w:r w:rsidR="00580459" w:rsidRPr="00580459">
        <w:rPr>
          <w:rFonts w:ascii="Times New Roman" w:hAnsi="Times New Roman" w:cs="Times New Roman"/>
          <w:sz w:val="24"/>
          <w:szCs w:val="24"/>
        </w:rPr>
        <w:t xml:space="preserve"> has ranges of 10-60 allowance, and 30 or 40% of the respondents have ranges of 61-110 </w:t>
      </w:r>
      <w:r w:rsidR="00543466" w:rsidRPr="00580459">
        <w:rPr>
          <w:rFonts w:ascii="Times New Roman" w:hAnsi="Times New Roman" w:cs="Times New Roman"/>
          <w:sz w:val="24"/>
          <w:szCs w:val="24"/>
        </w:rPr>
        <w:t>and</w:t>
      </w:r>
      <w:r w:rsidR="00580459" w:rsidRPr="00580459">
        <w:rPr>
          <w:rFonts w:ascii="Times New Roman" w:hAnsi="Times New Roman" w:cs="Times New Roman"/>
          <w:sz w:val="24"/>
          <w:szCs w:val="24"/>
        </w:rPr>
        <w:t xml:space="preserve"> in the ranges of 111-160 have an </w:t>
      </w:r>
      <w:r w:rsidR="00543466" w:rsidRPr="00580459">
        <w:rPr>
          <w:rFonts w:ascii="Times New Roman" w:hAnsi="Times New Roman" w:cs="Times New Roman"/>
          <w:sz w:val="24"/>
          <w:szCs w:val="24"/>
        </w:rPr>
        <w:t>11 or 15% of the respondents answer</w:t>
      </w:r>
      <w:r w:rsidR="00580459" w:rsidRPr="00580459">
        <w:rPr>
          <w:rFonts w:ascii="Times New Roman" w:hAnsi="Times New Roman" w:cs="Times New Roman"/>
          <w:sz w:val="24"/>
          <w:szCs w:val="24"/>
        </w:rPr>
        <w:t xml:space="preserve"> same with the ranges of 161-210 allowance</w:t>
      </w:r>
      <w:r w:rsidR="00543466" w:rsidRPr="00580459">
        <w:rPr>
          <w:rFonts w:ascii="Times New Roman" w:hAnsi="Times New Roman" w:cs="Times New Roman"/>
          <w:sz w:val="24"/>
          <w:szCs w:val="24"/>
        </w:rPr>
        <w:t xml:space="preserve">, for a total of 75 or 100% of respondents. This data shows that many of the students have different </w:t>
      </w:r>
      <w:r w:rsidR="00580459" w:rsidRPr="00580459">
        <w:rPr>
          <w:rFonts w:ascii="Times New Roman" w:hAnsi="Times New Roman" w:cs="Times New Roman"/>
          <w:sz w:val="24"/>
          <w:szCs w:val="24"/>
        </w:rPr>
        <w:t xml:space="preserve">daily allowance </w:t>
      </w:r>
      <w:r w:rsidR="00543466" w:rsidRPr="00580459">
        <w:rPr>
          <w:rFonts w:ascii="Times New Roman" w:hAnsi="Times New Roman" w:cs="Times New Roman"/>
          <w:sz w:val="24"/>
          <w:szCs w:val="24"/>
        </w:rPr>
        <w:t xml:space="preserve">when it comes to food cycled menus, but in this case, the </w:t>
      </w:r>
      <w:r w:rsidR="00580459" w:rsidRPr="00580459">
        <w:rPr>
          <w:rFonts w:ascii="Times New Roman" w:hAnsi="Times New Roman" w:cs="Times New Roman"/>
          <w:sz w:val="24"/>
          <w:szCs w:val="24"/>
        </w:rPr>
        <w:t xml:space="preserve">ranges of 10-60 </w:t>
      </w:r>
      <w:r w:rsidR="00543466" w:rsidRPr="00580459">
        <w:rPr>
          <w:rFonts w:ascii="Times New Roman" w:hAnsi="Times New Roman" w:cs="Times New Roman"/>
          <w:sz w:val="24"/>
          <w:szCs w:val="24"/>
        </w:rPr>
        <w:t>got a higher frequency or have a lot of students to choose from.</w:t>
      </w:r>
    </w:p>
    <w:p w14:paraId="63520B06" w14:textId="15C0604D" w:rsidR="00D94296" w:rsidRDefault="00D94296" w:rsidP="00D94296">
      <w:pPr>
        <w:spacing w:line="480" w:lineRule="auto"/>
        <w:ind w:left="-432" w:right="-576"/>
        <w:jc w:val="both"/>
        <w:rPr>
          <w:rFonts w:ascii="Times New Roman" w:hAnsi="Times New Roman" w:cs="Times New Roman"/>
          <w:sz w:val="24"/>
          <w:szCs w:val="24"/>
        </w:rPr>
      </w:pPr>
      <w:r>
        <w:rPr>
          <w:rFonts w:ascii="Times New Roman" w:hAnsi="Times New Roman" w:cs="Times New Roman"/>
          <w:sz w:val="24"/>
          <w:szCs w:val="24"/>
        </w:rPr>
        <w:t xml:space="preserve">     </w:t>
      </w:r>
    </w:p>
    <w:p w14:paraId="103B36B4" w14:textId="636D7D6D" w:rsidR="003E6C1A" w:rsidRDefault="003E6C1A" w:rsidP="00D94296">
      <w:pPr>
        <w:spacing w:line="480" w:lineRule="auto"/>
        <w:ind w:left="-432" w:right="-576"/>
        <w:jc w:val="both"/>
        <w:rPr>
          <w:rFonts w:ascii="Times New Roman" w:hAnsi="Times New Roman" w:cs="Times New Roman"/>
          <w:sz w:val="24"/>
          <w:szCs w:val="24"/>
        </w:rPr>
      </w:pPr>
    </w:p>
    <w:p w14:paraId="0DBDD44C" w14:textId="176C8F99" w:rsidR="00D94296" w:rsidRDefault="00D94296" w:rsidP="0073162C">
      <w:pPr>
        <w:spacing w:line="480" w:lineRule="auto"/>
        <w:ind w:left="-432" w:right="-576"/>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580459" w:rsidRPr="00D94296">
        <w:rPr>
          <w:rFonts w:ascii="Times New Roman" w:hAnsi="Times New Roman" w:cs="Times New Roman"/>
          <w:sz w:val="24"/>
          <w:szCs w:val="24"/>
        </w:rPr>
        <w:t xml:space="preserve">According </w:t>
      </w:r>
      <w:r w:rsidRPr="00D94296">
        <w:rPr>
          <w:rFonts w:ascii="Times New Roman" w:hAnsi="Times New Roman" w:cs="Times New Roman"/>
          <w:sz w:val="24"/>
          <w:szCs w:val="24"/>
        </w:rPr>
        <w:t xml:space="preserve">to </w:t>
      </w:r>
      <w:r w:rsidR="00580459" w:rsidRPr="00D94296">
        <w:rPr>
          <w:rFonts w:ascii="Times New Roman" w:hAnsi="Times New Roman" w:cs="Times New Roman"/>
          <w:sz w:val="24"/>
          <w:szCs w:val="24"/>
        </w:rPr>
        <w:t xml:space="preserve">the study of </w:t>
      </w:r>
      <w:r w:rsidRPr="00D94296">
        <w:rPr>
          <w:rFonts w:ascii="Times New Roman" w:hAnsi="Times New Roman" w:cs="Times New Roman"/>
          <w:sz w:val="24"/>
          <w:szCs w:val="24"/>
        </w:rPr>
        <w:t xml:space="preserve"> </w:t>
      </w:r>
      <w:proofErr w:type="spellStart"/>
      <w:r w:rsidRPr="00D94296">
        <w:rPr>
          <w:rFonts w:ascii="Times New Roman" w:hAnsi="Times New Roman" w:cs="Times New Roman"/>
          <w:sz w:val="24"/>
          <w:szCs w:val="24"/>
        </w:rPr>
        <w:t>Ferlyn</w:t>
      </w:r>
      <w:proofErr w:type="spellEnd"/>
      <w:r w:rsidRPr="00D94296">
        <w:rPr>
          <w:rFonts w:ascii="Times New Roman" w:hAnsi="Times New Roman" w:cs="Times New Roman"/>
          <w:sz w:val="24"/>
          <w:szCs w:val="24"/>
        </w:rPr>
        <w:t xml:space="preserve"> S </w:t>
      </w:r>
      <w:proofErr w:type="spellStart"/>
      <w:r w:rsidRPr="00D94296">
        <w:rPr>
          <w:rFonts w:ascii="Times New Roman" w:hAnsi="Times New Roman" w:cs="Times New Roman"/>
          <w:sz w:val="24"/>
          <w:szCs w:val="24"/>
        </w:rPr>
        <w:t>Paraunda</w:t>
      </w:r>
      <w:proofErr w:type="spellEnd"/>
      <w:r w:rsidRPr="00D94296">
        <w:rPr>
          <w:rFonts w:ascii="Times New Roman" w:hAnsi="Times New Roman" w:cs="Times New Roman"/>
          <w:sz w:val="24"/>
          <w:szCs w:val="24"/>
        </w:rPr>
        <w:t xml:space="preserve"> (2019) 1 or 0:85% of the respondents has the pocket money of P15.00, P35.00, P75.00, P90.00, P110.00, P150.00, P200.00, </w:t>
      </w:r>
      <w:r w:rsidR="003E6C1A">
        <w:rPr>
          <w:rFonts w:ascii="Times New Roman" w:hAnsi="Times New Roman" w:cs="Times New Roman"/>
          <w:b/>
          <w:bCs/>
          <w:noProof/>
          <w:sz w:val="24"/>
          <w:szCs w:val="24"/>
          <w:lang w:val="en-US"/>
        </w:rPr>
        <mc:AlternateContent>
          <mc:Choice Requires="wps">
            <w:drawing>
              <wp:anchor distT="0" distB="0" distL="114300" distR="114300" simplePos="0" relativeHeight="251796480" behindDoc="0" locked="0" layoutInCell="1" allowOverlap="1" wp14:anchorId="352AF1D7" wp14:editId="230809C2">
                <wp:simplePos x="0" y="0"/>
                <wp:positionH relativeFrom="column">
                  <wp:posOffset>5105312</wp:posOffset>
                </wp:positionH>
                <wp:positionV relativeFrom="paragraph">
                  <wp:posOffset>-648568</wp:posOffset>
                </wp:positionV>
                <wp:extent cx="1003300" cy="52197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003300" cy="521970"/>
                        </a:xfrm>
                        <a:prstGeom prst="rect">
                          <a:avLst/>
                        </a:prstGeom>
                        <a:noFill/>
                        <a:ln w="6350">
                          <a:noFill/>
                        </a:ln>
                      </wps:spPr>
                      <wps:txbx>
                        <w:txbxContent>
                          <w:p w14:paraId="3CCB1C6C" w14:textId="6C05C795" w:rsidR="00582600" w:rsidRPr="002F7294" w:rsidRDefault="00582600" w:rsidP="00582600">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AF1D7" id="Text Box 63" o:spid="_x0000_s1065" type="#_x0000_t202" style="position:absolute;left:0;text-align:left;margin-left:402pt;margin-top:-51.05pt;width:79pt;height:41.1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" filled="f" stroked="f" strokeweight=".5pt">
                <v:textbox>
                  <w:txbxContent>
                    <w:p w14:paraId="3CCB1C6C" w14:textId="6C05C795" w:rsidR="00582600" w:rsidRPr="002F7294" w:rsidRDefault="00582600" w:rsidP="00582600">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23</w:t>
                      </w:r>
                    </w:p>
                  </w:txbxContent>
                </v:textbox>
              </v:shape>
            </w:pict>
          </mc:Fallback>
        </mc:AlternateContent>
      </w:r>
      <w:r w:rsidRPr="00D94296">
        <w:rPr>
          <w:rFonts w:ascii="Times New Roman" w:hAnsi="Times New Roman" w:cs="Times New Roman"/>
          <w:sz w:val="24"/>
          <w:szCs w:val="24"/>
        </w:rPr>
        <w:t>P250, P500.00, 2 or 1 71% of the respondents has the pocket money of P2000, 4 or 3 42% of the respondents has the pocket money of P30 00, 8 or 6.84% of the respondents has the pocket money of P40.00, 48 or 41.03% of the respondents has the pocket money of P50 00, 7 or 5 98% of the respondents has the pocket money of P60.00, 12 or 10 26% of the respondents has the pocket money of P70.00, 6 or 5 13% of the respondents has the pocket money of P80.00, and 21 or 17 95% of the respondents has the pocket money of P100.00. These data shows that most of the students has the pocket money of P50.0</w:t>
      </w:r>
    </w:p>
    <w:p w14:paraId="01FFAE50" w14:textId="506EA3CC" w:rsidR="0073162C" w:rsidRDefault="0073162C" w:rsidP="0073162C">
      <w:pPr>
        <w:spacing w:line="480" w:lineRule="auto"/>
        <w:ind w:left="-432" w:right="-576"/>
        <w:jc w:val="both"/>
        <w:rPr>
          <w:rFonts w:ascii="Times New Roman" w:hAnsi="Times New Roman" w:cs="Times New Roman"/>
          <w:sz w:val="24"/>
          <w:szCs w:val="24"/>
        </w:rPr>
      </w:pPr>
    </w:p>
    <w:p w14:paraId="46211A47" w14:textId="1A7529D8" w:rsidR="0073162C" w:rsidRDefault="0073162C" w:rsidP="0073162C">
      <w:pPr>
        <w:spacing w:line="480" w:lineRule="auto"/>
        <w:ind w:left="-432" w:right="-576"/>
        <w:jc w:val="both"/>
        <w:rPr>
          <w:rFonts w:ascii="Times New Roman" w:hAnsi="Times New Roman" w:cs="Times New Roman"/>
          <w:sz w:val="24"/>
          <w:szCs w:val="24"/>
        </w:rPr>
      </w:pPr>
    </w:p>
    <w:p w14:paraId="57875336" w14:textId="7D9010A9" w:rsidR="0073162C" w:rsidRDefault="0073162C" w:rsidP="0073162C">
      <w:pPr>
        <w:spacing w:line="480" w:lineRule="auto"/>
        <w:ind w:left="-432" w:right="-576"/>
        <w:jc w:val="both"/>
        <w:rPr>
          <w:rFonts w:ascii="Times New Roman" w:hAnsi="Times New Roman" w:cs="Times New Roman"/>
          <w:sz w:val="24"/>
          <w:szCs w:val="24"/>
        </w:rPr>
      </w:pPr>
    </w:p>
    <w:p w14:paraId="1ADC1FA1" w14:textId="2B528A2C" w:rsidR="0073162C" w:rsidRDefault="0073162C" w:rsidP="0073162C">
      <w:pPr>
        <w:spacing w:line="480" w:lineRule="auto"/>
        <w:ind w:left="-432" w:right="-576"/>
        <w:jc w:val="both"/>
        <w:rPr>
          <w:rFonts w:ascii="Times New Roman" w:hAnsi="Times New Roman" w:cs="Times New Roman"/>
          <w:sz w:val="24"/>
          <w:szCs w:val="24"/>
        </w:rPr>
      </w:pPr>
    </w:p>
    <w:p w14:paraId="2A8D488A" w14:textId="0924AEA0" w:rsidR="0073162C" w:rsidRDefault="0073162C" w:rsidP="0073162C">
      <w:pPr>
        <w:spacing w:line="480" w:lineRule="auto"/>
        <w:ind w:left="-432" w:right="-576"/>
        <w:jc w:val="both"/>
        <w:rPr>
          <w:rFonts w:ascii="Times New Roman" w:hAnsi="Times New Roman" w:cs="Times New Roman"/>
          <w:sz w:val="24"/>
          <w:szCs w:val="24"/>
        </w:rPr>
      </w:pPr>
    </w:p>
    <w:p w14:paraId="5F4BF775" w14:textId="4233D152" w:rsidR="0073162C" w:rsidRDefault="0073162C" w:rsidP="0073162C">
      <w:pPr>
        <w:spacing w:line="480" w:lineRule="auto"/>
        <w:ind w:left="-432" w:right="-576"/>
        <w:jc w:val="both"/>
        <w:rPr>
          <w:rFonts w:ascii="Times New Roman" w:hAnsi="Times New Roman" w:cs="Times New Roman"/>
          <w:sz w:val="24"/>
          <w:szCs w:val="24"/>
        </w:rPr>
      </w:pPr>
    </w:p>
    <w:p w14:paraId="283C8FD1" w14:textId="1D4AC05D" w:rsidR="0073162C" w:rsidRDefault="0073162C" w:rsidP="0073162C">
      <w:pPr>
        <w:spacing w:line="480" w:lineRule="auto"/>
        <w:ind w:left="-432" w:right="-576"/>
        <w:jc w:val="both"/>
        <w:rPr>
          <w:rFonts w:ascii="Times New Roman" w:hAnsi="Times New Roman" w:cs="Times New Roman"/>
          <w:sz w:val="24"/>
          <w:szCs w:val="24"/>
        </w:rPr>
      </w:pPr>
    </w:p>
    <w:p w14:paraId="029B1499" w14:textId="10121FE4" w:rsidR="0073162C" w:rsidRDefault="0073162C" w:rsidP="0073162C">
      <w:pPr>
        <w:spacing w:line="480" w:lineRule="auto"/>
        <w:ind w:left="-432" w:right="-576"/>
        <w:jc w:val="both"/>
        <w:rPr>
          <w:rFonts w:ascii="Times New Roman" w:hAnsi="Times New Roman" w:cs="Times New Roman"/>
          <w:sz w:val="24"/>
          <w:szCs w:val="24"/>
        </w:rPr>
      </w:pPr>
    </w:p>
    <w:p w14:paraId="3775B63A" w14:textId="066B281A" w:rsidR="0073162C" w:rsidRDefault="0073162C" w:rsidP="0073162C">
      <w:pPr>
        <w:spacing w:line="480" w:lineRule="auto"/>
        <w:ind w:left="-432" w:right="-576"/>
        <w:jc w:val="both"/>
        <w:rPr>
          <w:rFonts w:ascii="Times New Roman" w:hAnsi="Times New Roman" w:cs="Times New Roman"/>
          <w:sz w:val="24"/>
          <w:szCs w:val="24"/>
        </w:rPr>
      </w:pPr>
    </w:p>
    <w:p w14:paraId="5F96B7D8" w14:textId="7E73F3DB" w:rsidR="0073162C" w:rsidRDefault="0073162C" w:rsidP="0073162C">
      <w:pPr>
        <w:spacing w:line="480" w:lineRule="auto"/>
        <w:ind w:left="-432" w:right="-576"/>
        <w:jc w:val="both"/>
        <w:rPr>
          <w:rFonts w:ascii="Times New Roman" w:hAnsi="Times New Roman" w:cs="Times New Roman"/>
          <w:sz w:val="24"/>
          <w:szCs w:val="24"/>
        </w:rPr>
      </w:pPr>
    </w:p>
    <w:p w14:paraId="6014717A" w14:textId="415F16AA" w:rsidR="003E6C1A" w:rsidRDefault="003E6C1A" w:rsidP="003E6C1A">
      <w:pPr>
        <w:spacing w:line="240" w:lineRule="auto"/>
        <w:ind w:left="-432" w:right="-576"/>
        <w:rPr>
          <w:rFonts w:ascii="Times New Roman" w:hAnsi="Times New Roman" w:cs="Times New Roman"/>
          <w:sz w:val="24"/>
          <w:szCs w:val="24"/>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800576" behindDoc="0" locked="0" layoutInCell="1" allowOverlap="1" wp14:anchorId="2B900744" wp14:editId="38933E69">
                <wp:simplePos x="0" y="0"/>
                <wp:positionH relativeFrom="column">
                  <wp:posOffset>5105400</wp:posOffset>
                </wp:positionH>
                <wp:positionV relativeFrom="paragraph">
                  <wp:posOffset>-654042</wp:posOffset>
                </wp:positionV>
                <wp:extent cx="1003300" cy="521970"/>
                <wp:effectExtent l="0" t="0" r="0" b="0"/>
                <wp:wrapNone/>
                <wp:docPr id="264" name="Text Box 264"/>
                <wp:cNvGraphicFramePr/>
                <a:graphic xmlns:a="http://schemas.openxmlformats.org/drawingml/2006/main">
                  <a:graphicData uri="http://schemas.microsoft.com/office/word/2010/wordprocessingShape">
                    <wps:wsp>
                      <wps:cNvSpPr txBox="1"/>
                      <wps:spPr>
                        <a:xfrm>
                          <a:off x="0" y="0"/>
                          <a:ext cx="1003300" cy="521970"/>
                        </a:xfrm>
                        <a:prstGeom prst="rect">
                          <a:avLst/>
                        </a:prstGeom>
                        <a:noFill/>
                        <a:ln w="6350">
                          <a:noFill/>
                        </a:ln>
                      </wps:spPr>
                      <wps:txbx>
                        <w:txbxContent>
                          <w:p w14:paraId="6F2F72C0" w14:textId="51A3242F" w:rsidR="00582600" w:rsidRPr="002F7294" w:rsidRDefault="00582600" w:rsidP="00582600">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00744" id="Text Box 264" o:spid="_x0000_s1066" type="#_x0000_t202" style="position:absolute;left:0;text-align:left;margin-left:402pt;margin-top:-51.5pt;width:79pt;height:41.1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" filled="f" stroked="f" strokeweight=".5pt">
                <v:textbox>
                  <w:txbxContent>
                    <w:p w14:paraId="6F2F72C0" w14:textId="51A3242F" w:rsidR="00582600" w:rsidRPr="002F7294" w:rsidRDefault="00582600" w:rsidP="00582600">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24</w:t>
                      </w:r>
                    </w:p>
                  </w:txbxContent>
                </v:textbox>
              </v:shape>
            </w:pict>
          </mc:Fallback>
        </mc:AlternateContent>
      </w:r>
      <w:r>
        <w:rPr>
          <w:rFonts w:ascii="Times New Roman" w:hAnsi="Times New Roman" w:cs="Times New Roman"/>
          <w:sz w:val="24"/>
          <w:szCs w:val="24"/>
        </w:rPr>
        <w:t xml:space="preserve">  </w:t>
      </w:r>
      <w:r w:rsidR="00E96B9C">
        <w:rPr>
          <w:rFonts w:ascii="Times New Roman" w:hAnsi="Times New Roman" w:cs="Times New Roman"/>
          <w:b/>
          <w:sz w:val="24"/>
          <w:szCs w:val="24"/>
        </w:rPr>
        <w:t xml:space="preserve">Table </w:t>
      </w:r>
      <w:r w:rsidR="0073162C">
        <w:rPr>
          <w:rFonts w:ascii="Times New Roman" w:hAnsi="Times New Roman" w:cs="Times New Roman"/>
          <w:b/>
          <w:sz w:val="24"/>
          <w:szCs w:val="24"/>
        </w:rPr>
        <w:t>2</w:t>
      </w:r>
    </w:p>
    <w:p w14:paraId="117D986F" w14:textId="47C96F51" w:rsidR="00AC3C79" w:rsidRPr="003E6C1A" w:rsidRDefault="003E6C1A" w:rsidP="003E6C1A">
      <w:pPr>
        <w:spacing w:line="240" w:lineRule="auto"/>
        <w:ind w:left="-432" w:right="-576"/>
        <w:rPr>
          <w:rFonts w:ascii="Times New Roman" w:hAnsi="Times New Roman" w:cs="Times New Roman"/>
          <w:sz w:val="24"/>
          <w:szCs w:val="24"/>
        </w:rPr>
      </w:pPr>
      <w:r>
        <w:rPr>
          <w:rFonts w:ascii="Times" w:hAnsi="Times" w:cs="Times New Roman"/>
          <w:i/>
          <w:iCs/>
          <w:sz w:val="24"/>
          <w:szCs w:val="24"/>
        </w:rPr>
        <w:t xml:space="preserve">       </w:t>
      </w:r>
      <w:r w:rsidR="00665399" w:rsidRPr="003E6C1A">
        <w:rPr>
          <w:rFonts w:ascii="Times" w:hAnsi="Times" w:cs="Times New Roman"/>
          <w:i/>
          <w:iCs/>
          <w:sz w:val="24"/>
          <w:szCs w:val="24"/>
        </w:rPr>
        <w:t>Describing the affordability in school canteen food menu</w:t>
      </w:r>
    </w:p>
    <w:tbl>
      <w:tblPr>
        <w:tblStyle w:val="TableGrid"/>
        <w:tblpPr w:leftFromText="180" w:rightFromText="180" w:vertAnchor="text" w:horzAnchor="margin" w:tblpXSpec="center" w:tblpY="472"/>
        <w:tblW w:w="5291" w:type="pct"/>
        <w:tblLook w:val="04A0" w:firstRow="1" w:lastRow="0" w:firstColumn="1" w:lastColumn="0" w:noHBand="0" w:noVBand="1"/>
      </w:tblPr>
      <w:tblGrid>
        <w:gridCol w:w="4255"/>
        <w:gridCol w:w="1203"/>
        <w:gridCol w:w="2161"/>
      </w:tblGrid>
      <w:tr w:rsidR="00AC3C79" w14:paraId="3D4D1C88" w14:textId="77777777" w:rsidTr="000119BF">
        <w:trPr>
          <w:trHeight w:val="631"/>
        </w:trPr>
        <w:tc>
          <w:tcPr>
            <w:tcW w:w="2793" w:type="pct"/>
            <w:tcBorders>
              <w:bottom w:val="single" w:sz="4" w:space="0" w:color="auto"/>
              <w:right w:val="nil"/>
            </w:tcBorders>
          </w:tcPr>
          <w:p w14:paraId="1A4DA6E7" w14:textId="3AC6160B" w:rsidR="000119BF" w:rsidRPr="00AC3C79" w:rsidRDefault="000119BF" w:rsidP="000119BF">
            <w:pPr>
              <w:spacing w:line="240" w:lineRule="auto"/>
              <w:jc w:val="center"/>
              <w:rPr>
                <w:b/>
                <w:sz w:val="24"/>
                <w:szCs w:val="24"/>
              </w:rPr>
            </w:pPr>
            <w:r w:rsidRPr="00AC3C79">
              <w:rPr>
                <w:b/>
                <w:sz w:val="24"/>
                <w:szCs w:val="24"/>
              </w:rPr>
              <w:t>Affordability</w:t>
            </w:r>
          </w:p>
        </w:tc>
        <w:tc>
          <w:tcPr>
            <w:tcW w:w="789" w:type="pct"/>
            <w:tcBorders>
              <w:left w:val="nil"/>
              <w:bottom w:val="single" w:sz="4" w:space="0" w:color="auto"/>
              <w:right w:val="nil"/>
            </w:tcBorders>
          </w:tcPr>
          <w:p w14:paraId="3008B7D2" w14:textId="77777777" w:rsidR="00AC3C79" w:rsidRPr="00AC3C79" w:rsidRDefault="00AC3C79" w:rsidP="00AC3C79">
            <w:pPr>
              <w:spacing w:line="240" w:lineRule="auto"/>
              <w:jc w:val="center"/>
              <w:rPr>
                <w:b/>
                <w:sz w:val="24"/>
                <w:szCs w:val="24"/>
              </w:rPr>
            </w:pPr>
            <w:r w:rsidRPr="00AC3C79">
              <w:rPr>
                <w:b/>
                <w:sz w:val="24"/>
                <w:szCs w:val="24"/>
              </w:rPr>
              <w:t>Weighted mean</w:t>
            </w:r>
          </w:p>
        </w:tc>
        <w:tc>
          <w:tcPr>
            <w:tcW w:w="1418" w:type="pct"/>
            <w:tcBorders>
              <w:left w:val="nil"/>
              <w:bottom w:val="single" w:sz="4" w:space="0" w:color="auto"/>
            </w:tcBorders>
          </w:tcPr>
          <w:p w14:paraId="5980CD34" w14:textId="77777777" w:rsidR="00AC3C79" w:rsidRPr="00AC3C79" w:rsidRDefault="00AC3C79" w:rsidP="00AC3C79">
            <w:pPr>
              <w:spacing w:line="240" w:lineRule="auto"/>
              <w:jc w:val="center"/>
              <w:rPr>
                <w:b/>
                <w:sz w:val="24"/>
                <w:szCs w:val="24"/>
              </w:rPr>
            </w:pPr>
            <w:r w:rsidRPr="00AC3C79">
              <w:rPr>
                <w:b/>
                <w:sz w:val="24"/>
                <w:szCs w:val="24"/>
              </w:rPr>
              <w:t>Verbal Interpretation</w:t>
            </w:r>
          </w:p>
        </w:tc>
      </w:tr>
      <w:tr w:rsidR="00AC3C79" w14:paraId="4CF583FA" w14:textId="77777777" w:rsidTr="000119BF">
        <w:trPr>
          <w:trHeight w:val="546"/>
        </w:trPr>
        <w:tc>
          <w:tcPr>
            <w:tcW w:w="2793" w:type="pct"/>
            <w:tcBorders>
              <w:bottom w:val="nil"/>
              <w:right w:val="nil"/>
            </w:tcBorders>
          </w:tcPr>
          <w:p w14:paraId="66125B76" w14:textId="77777777" w:rsidR="00AC3C79" w:rsidRPr="00AC3C79" w:rsidRDefault="00AC3C79" w:rsidP="00AC3C79">
            <w:pPr>
              <w:spacing w:line="240" w:lineRule="auto"/>
              <w:rPr>
                <w:b/>
                <w:sz w:val="24"/>
                <w:szCs w:val="24"/>
              </w:rPr>
            </w:pPr>
            <w:r w:rsidRPr="00AC3C79">
              <w:rPr>
                <w:sz w:val="24"/>
                <w:szCs w:val="24"/>
              </w:rPr>
              <w:t>1. I buy foods in the school canteen that is enough for my daily allowance.</w:t>
            </w:r>
          </w:p>
        </w:tc>
        <w:tc>
          <w:tcPr>
            <w:tcW w:w="789" w:type="pct"/>
            <w:tcBorders>
              <w:left w:val="nil"/>
              <w:bottom w:val="nil"/>
              <w:right w:val="nil"/>
            </w:tcBorders>
          </w:tcPr>
          <w:p w14:paraId="694BA09F" w14:textId="77777777" w:rsidR="00AC3C79" w:rsidRPr="00AC3C79" w:rsidRDefault="00AC3C79" w:rsidP="00AC3C79">
            <w:pPr>
              <w:spacing w:line="240" w:lineRule="auto"/>
              <w:jc w:val="center"/>
              <w:rPr>
                <w:b/>
                <w:sz w:val="24"/>
                <w:szCs w:val="24"/>
              </w:rPr>
            </w:pPr>
            <w:r w:rsidRPr="00AC3C79">
              <w:rPr>
                <w:b/>
                <w:sz w:val="24"/>
                <w:szCs w:val="24"/>
              </w:rPr>
              <w:t>3.25</w:t>
            </w:r>
          </w:p>
        </w:tc>
        <w:tc>
          <w:tcPr>
            <w:tcW w:w="1418" w:type="pct"/>
            <w:tcBorders>
              <w:left w:val="nil"/>
              <w:bottom w:val="nil"/>
            </w:tcBorders>
          </w:tcPr>
          <w:p w14:paraId="155DDD0A" w14:textId="77777777" w:rsidR="00AC3C79" w:rsidRPr="00AC3C79" w:rsidRDefault="00AC3C79" w:rsidP="00AC3C79">
            <w:pPr>
              <w:spacing w:line="240" w:lineRule="auto"/>
              <w:jc w:val="center"/>
              <w:rPr>
                <w:b/>
                <w:sz w:val="24"/>
                <w:szCs w:val="24"/>
              </w:rPr>
            </w:pPr>
            <w:r w:rsidRPr="00AC3C79">
              <w:rPr>
                <w:b/>
                <w:sz w:val="24"/>
                <w:szCs w:val="24"/>
              </w:rPr>
              <w:t>Strongly agree</w:t>
            </w:r>
          </w:p>
        </w:tc>
      </w:tr>
      <w:tr w:rsidR="00AC3C79" w14:paraId="2326524F" w14:textId="77777777" w:rsidTr="000119BF">
        <w:trPr>
          <w:trHeight w:val="672"/>
        </w:trPr>
        <w:tc>
          <w:tcPr>
            <w:tcW w:w="2793" w:type="pct"/>
            <w:tcBorders>
              <w:top w:val="nil"/>
              <w:bottom w:val="nil"/>
              <w:right w:val="nil"/>
            </w:tcBorders>
            <w:vAlign w:val="center"/>
          </w:tcPr>
          <w:p w14:paraId="01D4E245" w14:textId="77777777" w:rsidR="00AC3C79" w:rsidRPr="00AC3C79" w:rsidRDefault="00AC3C79" w:rsidP="00AC3C79">
            <w:pPr>
              <w:spacing w:line="240" w:lineRule="auto"/>
              <w:rPr>
                <w:sz w:val="24"/>
                <w:szCs w:val="24"/>
              </w:rPr>
            </w:pPr>
            <w:r>
              <w:rPr>
                <w:sz w:val="24"/>
                <w:szCs w:val="24"/>
              </w:rPr>
              <w:t>2. I can buy the food in cant</w:t>
            </w:r>
            <w:r w:rsidRPr="00AC3C79">
              <w:rPr>
                <w:sz w:val="24"/>
                <w:szCs w:val="24"/>
              </w:rPr>
              <w:t>een at the lowest possible price.</w:t>
            </w:r>
          </w:p>
        </w:tc>
        <w:tc>
          <w:tcPr>
            <w:tcW w:w="789" w:type="pct"/>
            <w:tcBorders>
              <w:top w:val="nil"/>
              <w:left w:val="nil"/>
              <w:bottom w:val="nil"/>
              <w:right w:val="nil"/>
            </w:tcBorders>
          </w:tcPr>
          <w:p w14:paraId="5EF91960" w14:textId="77777777" w:rsidR="00AC3C79" w:rsidRPr="00AC3C79" w:rsidRDefault="00AC3C79" w:rsidP="00AC3C79">
            <w:pPr>
              <w:spacing w:line="240" w:lineRule="auto"/>
              <w:jc w:val="center"/>
              <w:rPr>
                <w:b/>
                <w:sz w:val="24"/>
                <w:szCs w:val="24"/>
              </w:rPr>
            </w:pPr>
            <w:r w:rsidRPr="00AC3C79">
              <w:rPr>
                <w:b/>
                <w:sz w:val="24"/>
                <w:szCs w:val="24"/>
              </w:rPr>
              <w:t>3.18</w:t>
            </w:r>
          </w:p>
        </w:tc>
        <w:tc>
          <w:tcPr>
            <w:tcW w:w="1418" w:type="pct"/>
            <w:tcBorders>
              <w:top w:val="nil"/>
              <w:left w:val="nil"/>
              <w:bottom w:val="nil"/>
            </w:tcBorders>
          </w:tcPr>
          <w:p w14:paraId="154F6D71" w14:textId="77777777" w:rsidR="00AC3C79" w:rsidRPr="00AC3C79" w:rsidRDefault="00AC3C79" w:rsidP="00AC3C79">
            <w:pPr>
              <w:spacing w:line="240" w:lineRule="auto"/>
              <w:jc w:val="center"/>
              <w:rPr>
                <w:b/>
                <w:sz w:val="24"/>
                <w:szCs w:val="24"/>
              </w:rPr>
            </w:pPr>
            <w:r w:rsidRPr="00AC3C79">
              <w:rPr>
                <w:b/>
                <w:sz w:val="24"/>
                <w:szCs w:val="24"/>
              </w:rPr>
              <w:t>Strongly agree</w:t>
            </w:r>
          </w:p>
        </w:tc>
      </w:tr>
      <w:tr w:rsidR="00AC3C79" w14:paraId="6FDDF916" w14:textId="77777777" w:rsidTr="000119BF">
        <w:trPr>
          <w:trHeight w:val="906"/>
        </w:trPr>
        <w:tc>
          <w:tcPr>
            <w:tcW w:w="2793" w:type="pct"/>
            <w:tcBorders>
              <w:top w:val="nil"/>
              <w:bottom w:val="nil"/>
              <w:right w:val="nil"/>
            </w:tcBorders>
            <w:vAlign w:val="center"/>
          </w:tcPr>
          <w:p w14:paraId="10305467" w14:textId="77777777" w:rsidR="00AC3C79" w:rsidRPr="00AC3C79" w:rsidRDefault="00AC3C79" w:rsidP="00AC3C79">
            <w:pPr>
              <w:spacing w:line="240" w:lineRule="auto"/>
              <w:rPr>
                <w:sz w:val="24"/>
                <w:szCs w:val="24"/>
              </w:rPr>
            </w:pPr>
            <w:r w:rsidRPr="00AC3C79">
              <w:rPr>
                <w:sz w:val="24"/>
                <w:szCs w:val="24"/>
              </w:rPr>
              <w:t>3. I prefer food that has large quantity because it is convenient to my daily allowance.</w:t>
            </w:r>
          </w:p>
        </w:tc>
        <w:tc>
          <w:tcPr>
            <w:tcW w:w="789" w:type="pct"/>
            <w:tcBorders>
              <w:top w:val="nil"/>
              <w:left w:val="nil"/>
              <w:bottom w:val="nil"/>
              <w:right w:val="nil"/>
            </w:tcBorders>
          </w:tcPr>
          <w:p w14:paraId="2922B3A2" w14:textId="77777777" w:rsidR="00AC3C79" w:rsidRPr="00AC3C79" w:rsidRDefault="00AC3C79" w:rsidP="00AC3C79">
            <w:pPr>
              <w:spacing w:line="240" w:lineRule="auto"/>
              <w:jc w:val="center"/>
              <w:rPr>
                <w:b/>
                <w:sz w:val="24"/>
                <w:szCs w:val="24"/>
              </w:rPr>
            </w:pPr>
            <w:r w:rsidRPr="00AC3C79">
              <w:rPr>
                <w:b/>
                <w:sz w:val="24"/>
                <w:szCs w:val="24"/>
              </w:rPr>
              <w:t>2.88</w:t>
            </w:r>
          </w:p>
        </w:tc>
        <w:tc>
          <w:tcPr>
            <w:tcW w:w="1418" w:type="pct"/>
            <w:tcBorders>
              <w:top w:val="nil"/>
              <w:left w:val="nil"/>
              <w:bottom w:val="nil"/>
            </w:tcBorders>
          </w:tcPr>
          <w:p w14:paraId="33521AE1" w14:textId="77777777" w:rsidR="00AC3C79" w:rsidRPr="00AC3C79" w:rsidRDefault="00AC3C79" w:rsidP="00AC3C79">
            <w:pPr>
              <w:spacing w:line="240" w:lineRule="auto"/>
              <w:jc w:val="center"/>
              <w:rPr>
                <w:b/>
                <w:sz w:val="24"/>
                <w:szCs w:val="24"/>
              </w:rPr>
            </w:pPr>
            <w:r w:rsidRPr="00AC3C79">
              <w:rPr>
                <w:b/>
                <w:sz w:val="24"/>
                <w:szCs w:val="24"/>
              </w:rPr>
              <w:t xml:space="preserve">Agree </w:t>
            </w:r>
          </w:p>
        </w:tc>
      </w:tr>
      <w:tr w:rsidR="00AC3C79" w14:paraId="211CD2A6" w14:textId="77777777" w:rsidTr="000119BF">
        <w:trPr>
          <w:trHeight w:val="751"/>
        </w:trPr>
        <w:tc>
          <w:tcPr>
            <w:tcW w:w="2793" w:type="pct"/>
            <w:tcBorders>
              <w:top w:val="nil"/>
              <w:bottom w:val="nil"/>
              <w:right w:val="nil"/>
            </w:tcBorders>
            <w:vAlign w:val="center"/>
          </w:tcPr>
          <w:p w14:paraId="31A9A88B" w14:textId="24EEBB66" w:rsidR="00AC3C79" w:rsidRPr="00AC3C79" w:rsidRDefault="00AC3C79" w:rsidP="00AC3C79">
            <w:pPr>
              <w:spacing w:line="240" w:lineRule="auto"/>
              <w:rPr>
                <w:sz w:val="24"/>
                <w:szCs w:val="24"/>
              </w:rPr>
            </w:pPr>
            <w:r w:rsidRPr="00AC3C79">
              <w:rPr>
                <w:sz w:val="24"/>
                <w:szCs w:val="24"/>
              </w:rPr>
              <w:t>4. I buy the biscuits</w:t>
            </w:r>
            <w:r w:rsidR="00644D01">
              <w:rPr>
                <w:sz w:val="24"/>
                <w:szCs w:val="24"/>
              </w:rPr>
              <w:t xml:space="preserve"> </w:t>
            </w:r>
            <w:r w:rsidRPr="00AC3C79">
              <w:rPr>
                <w:sz w:val="24"/>
                <w:szCs w:val="24"/>
              </w:rPr>
              <w:t>and juices within the range of my daily allowance.</w:t>
            </w:r>
          </w:p>
        </w:tc>
        <w:tc>
          <w:tcPr>
            <w:tcW w:w="789" w:type="pct"/>
            <w:tcBorders>
              <w:top w:val="nil"/>
              <w:left w:val="nil"/>
              <w:bottom w:val="nil"/>
              <w:right w:val="nil"/>
            </w:tcBorders>
          </w:tcPr>
          <w:p w14:paraId="54B3B788" w14:textId="77777777" w:rsidR="00AC3C79" w:rsidRPr="00AC3C79" w:rsidRDefault="00AC3C79" w:rsidP="00AC3C79">
            <w:pPr>
              <w:spacing w:line="240" w:lineRule="auto"/>
              <w:jc w:val="center"/>
              <w:rPr>
                <w:b/>
                <w:sz w:val="24"/>
                <w:szCs w:val="24"/>
              </w:rPr>
            </w:pPr>
            <w:r w:rsidRPr="00AC3C79">
              <w:rPr>
                <w:b/>
                <w:sz w:val="24"/>
                <w:szCs w:val="24"/>
              </w:rPr>
              <w:t>2.85</w:t>
            </w:r>
          </w:p>
        </w:tc>
        <w:tc>
          <w:tcPr>
            <w:tcW w:w="1418" w:type="pct"/>
            <w:tcBorders>
              <w:top w:val="nil"/>
              <w:left w:val="nil"/>
              <w:bottom w:val="nil"/>
            </w:tcBorders>
          </w:tcPr>
          <w:p w14:paraId="0D94D0D9" w14:textId="77777777" w:rsidR="00AC3C79" w:rsidRPr="00AC3C79" w:rsidRDefault="00AC3C79" w:rsidP="00AC3C79">
            <w:pPr>
              <w:spacing w:line="240" w:lineRule="auto"/>
              <w:jc w:val="center"/>
              <w:rPr>
                <w:b/>
                <w:sz w:val="24"/>
                <w:szCs w:val="24"/>
              </w:rPr>
            </w:pPr>
            <w:r w:rsidRPr="00AC3C79">
              <w:rPr>
                <w:b/>
                <w:sz w:val="24"/>
                <w:szCs w:val="24"/>
              </w:rPr>
              <w:t>Agree</w:t>
            </w:r>
          </w:p>
        </w:tc>
      </w:tr>
      <w:tr w:rsidR="00AC3C79" w14:paraId="697FB91D" w14:textId="77777777" w:rsidTr="000119BF">
        <w:trPr>
          <w:trHeight w:val="816"/>
        </w:trPr>
        <w:tc>
          <w:tcPr>
            <w:tcW w:w="2793" w:type="pct"/>
            <w:tcBorders>
              <w:top w:val="nil"/>
              <w:right w:val="nil"/>
            </w:tcBorders>
            <w:vAlign w:val="center"/>
          </w:tcPr>
          <w:p w14:paraId="69C9FE86" w14:textId="191DDA86" w:rsidR="00AC3C79" w:rsidRPr="00AC3C79" w:rsidRDefault="00AC3C79" w:rsidP="00AC3C79">
            <w:pPr>
              <w:spacing w:line="240" w:lineRule="auto"/>
              <w:rPr>
                <w:sz w:val="24"/>
                <w:szCs w:val="24"/>
              </w:rPr>
            </w:pPr>
            <w:r w:rsidRPr="00AC3C79">
              <w:rPr>
                <w:sz w:val="24"/>
                <w:szCs w:val="24"/>
              </w:rPr>
              <w:t>5. I check the price first before buying foods</w:t>
            </w:r>
            <w:r w:rsidR="00644D01">
              <w:rPr>
                <w:sz w:val="24"/>
                <w:szCs w:val="24"/>
              </w:rPr>
              <w:t xml:space="preserve"> from the canteen.</w:t>
            </w:r>
          </w:p>
        </w:tc>
        <w:tc>
          <w:tcPr>
            <w:tcW w:w="789" w:type="pct"/>
            <w:tcBorders>
              <w:top w:val="nil"/>
              <w:left w:val="nil"/>
              <w:right w:val="nil"/>
            </w:tcBorders>
          </w:tcPr>
          <w:p w14:paraId="05363AD1" w14:textId="77777777" w:rsidR="00AC3C79" w:rsidRPr="00AC3C79" w:rsidRDefault="00AC3C79" w:rsidP="00AC3C79">
            <w:pPr>
              <w:spacing w:line="240" w:lineRule="auto"/>
              <w:jc w:val="center"/>
              <w:rPr>
                <w:b/>
                <w:sz w:val="24"/>
                <w:szCs w:val="24"/>
              </w:rPr>
            </w:pPr>
            <w:r w:rsidRPr="00AC3C79">
              <w:rPr>
                <w:b/>
                <w:sz w:val="24"/>
                <w:szCs w:val="24"/>
              </w:rPr>
              <w:t>3.64</w:t>
            </w:r>
          </w:p>
        </w:tc>
        <w:tc>
          <w:tcPr>
            <w:tcW w:w="1418" w:type="pct"/>
            <w:tcBorders>
              <w:top w:val="nil"/>
              <w:left w:val="nil"/>
            </w:tcBorders>
          </w:tcPr>
          <w:p w14:paraId="0C7B1921" w14:textId="77777777" w:rsidR="00AC3C79" w:rsidRPr="00AC3C79" w:rsidRDefault="00AC3C79" w:rsidP="00AC3C79">
            <w:pPr>
              <w:spacing w:line="240" w:lineRule="auto"/>
              <w:jc w:val="center"/>
              <w:rPr>
                <w:b/>
                <w:sz w:val="24"/>
                <w:szCs w:val="24"/>
              </w:rPr>
            </w:pPr>
            <w:r w:rsidRPr="00AC3C79">
              <w:rPr>
                <w:b/>
                <w:sz w:val="24"/>
                <w:szCs w:val="24"/>
              </w:rPr>
              <w:t>Strongly agree</w:t>
            </w:r>
          </w:p>
        </w:tc>
      </w:tr>
      <w:tr w:rsidR="00AC3C79" w14:paraId="60B24635" w14:textId="77777777" w:rsidTr="000119BF">
        <w:trPr>
          <w:trHeight w:val="586"/>
        </w:trPr>
        <w:tc>
          <w:tcPr>
            <w:tcW w:w="2793" w:type="pct"/>
            <w:tcBorders>
              <w:right w:val="nil"/>
            </w:tcBorders>
            <w:vAlign w:val="center"/>
          </w:tcPr>
          <w:p w14:paraId="63ED7B3A" w14:textId="77777777" w:rsidR="00AC3C79" w:rsidRPr="00AC3C79" w:rsidRDefault="00AC3C79" w:rsidP="005B6BBF">
            <w:pPr>
              <w:spacing w:line="240" w:lineRule="auto"/>
              <w:jc w:val="center"/>
              <w:rPr>
                <w:b/>
                <w:sz w:val="24"/>
                <w:szCs w:val="24"/>
              </w:rPr>
            </w:pPr>
            <w:r w:rsidRPr="00AC3C79">
              <w:rPr>
                <w:b/>
                <w:sz w:val="24"/>
                <w:szCs w:val="24"/>
              </w:rPr>
              <w:t>General Weighted Mean</w:t>
            </w:r>
          </w:p>
        </w:tc>
        <w:tc>
          <w:tcPr>
            <w:tcW w:w="789" w:type="pct"/>
            <w:tcBorders>
              <w:left w:val="nil"/>
              <w:right w:val="nil"/>
            </w:tcBorders>
          </w:tcPr>
          <w:p w14:paraId="289D5D47" w14:textId="77777777" w:rsidR="00AC3C79" w:rsidRPr="00AC3C79" w:rsidRDefault="00575854" w:rsidP="00AC3C79">
            <w:pPr>
              <w:spacing w:line="240" w:lineRule="auto"/>
              <w:jc w:val="center"/>
              <w:rPr>
                <w:b/>
                <w:sz w:val="24"/>
                <w:szCs w:val="24"/>
              </w:rPr>
            </w:pPr>
            <w:r>
              <w:rPr>
                <w:b/>
                <w:sz w:val="24"/>
                <w:szCs w:val="24"/>
              </w:rPr>
              <w:t>3.16</w:t>
            </w:r>
          </w:p>
        </w:tc>
        <w:tc>
          <w:tcPr>
            <w:tcW w:w="1418" w:type="pct"/>
            <w:tcBorders>
              <w:left w:val="nil"/>
            </w:tcBorders>
          </w:tcPr>
          <w:p w14:paraId="38103446" w14:textId="77777777" w:rsidR="00AC3C79" w:rsidRPr="00AC3C79" w:rsidRDefault="00575854" w:rsidP="00AC3C79">
            <w:pPr>
              <w:spacing w:line="240" w:lineRule="auto"/>
              <w:jc w:val="center"/>
              <w:rPr>
                <w:b/>
                <w:sz w:val="24"/>
                <w:szCs w:val="24"/>
              </w:rPr>
            </w:pPr>
            <w:r w:rsidRPr="00AC3C79">
              <w:rPr>
                <w:b/>
                <w:sz w:val="24"/>
                <w:szCs w:val="24"/>
              </w:rPr>
              <w:t>Strongly agree</w:t>
            </w:r>
          </w:p>
        </w:tc>
      </w:tr>
    </w:tbl>
    <w:p w14:paraId="25131D1E" w14:textId="2C40B010" w:rsidR="0073162C" w:rsidRPr="00665399" w:rsidRDefault="0073162C" w:rsidP="00133654">
      <w:pPr>
        <w:tabs>
          <w:tab w:val="left" w:pos="2040"/>
        </w:tabs>
        <w:spacing w:line="360" w:lineRule="auto"/>
        <w:ind w:right="-576"/>
        <w:rPr>
          <w:rFonts w:ascii="Times New Roman" w:hAnsi="Times New Roman" w:cs="Times New Roman"/>
          <w:sz w:val="20"/>
          <w:szCs w:val="20"/>
        </w:rPr>
      </w:pPr>
    </w:p>
    <w:p w14:paraId="323C44DC" w14:textId="17E19F37" w:rsidR="00E96B9C" w:rsidRPr="006C203B" w:rsidRDefault="006C203B" w:rsidP="006C203B">
      <w:pPr>
        <w:pStyle w:val="ListParagraph"/>
        <w:spacing w:line="360" w:lineRule="auto"/>
        <w:ind w:left="468" w:right="-576"/>
        <w:rPr>
          <w:rFonts w:ascii="Times New Roman" w:hAnsi="Times New Roman" w:cs="Times New Roman"/>
          <w:sz w:val="20"/>
          <w:szCs w:val="20"/>
        </w:rPr>
      </w:pPr>
      <w:r>
        <w:rPr>
          <w:rFonts w:ascii="Times New Roman" w:hAnsi="Times New Roman" w:cs="Times New Roman"/>
          <w:sz w:val="20"/>
          <w:szCs w:val="20"/>
        </w:rPr>
        <w:t xml:space="preserve">  0.01</w:t>
      </w:r>
      <w:r w:rsidR="00E96B9C" w:rsidRPr="006C203B">
        <w:rPr>
          <w:rFonts w:ascii="Times New Roman" w:hAnsi="Times New Roman" w:cs="Times New Roman"/>
          <w:sz w:val="20"/>
          <w:szCs w:val="20"/>
        </w:rPr>
        <w:t>- 1.00 = strongly Disagree                         , 1.01 - 2.00 = Disagree</w:t>
      </w:r>
    </w:p>
    <w:p w14:paraId="4D2A6B16" w14:textId="4457510E" w:rsidR="00E96B9C" w:rsidRPr="006C203B" w:rsidRDefault="006C203B" w:rsidP="006C203B">
      <w:pPr>
        <w:spacing w:line="360" w:lineRule="auto"/>
        <w:ind w:right="-576"/>
        <w:rPr>
          <w:rFonts w:ascii="Times New Roman" w:hAnsi="Times New Roman" w:cs="Times New Roman"/>
          <w:sz w:val="20"/>
          <w:szCs w:val="20"/>
        </w:rPr>
      </w:pPr>
      <w:r>
        <w:rPr>
          <w:rFonts w:ascii="Times New Roman" w:hAnsi="Times New Roman" w:cs="Times New Roman"/>
          <w:sz w:val="20"/>
          <w:szCs w:val="20"/>
        </w:rPr>
        <w:t xml:space="preserve">         </w:t>
      </w:r>
      <w:r w:rsidRPr="006C203B">
        <w:rPr>
          <w:rFonts w:ascii="Times New Roman" w:hAnsi="Times New Roman" w:cs="Times New Roman"/>
          <w:sz w:val="20"/>
          <w:szCs w:val="20"/>
        </w:rPr>
        <w:t>2.01 - 3.00 = agree                                            3.01 - 4.00 = strongly agree</w:t>
      </w:r>
    </w:p>
    <w:p w14:paraId="6F5B098D" w14:textId="2D0AC2EB" w:rsidR="0009345D" w:rsidRDefault="006E19D7" w:rsidP="006C203B">
      <w:pPr>
        <w:spacing w:line="480" w:lineRule="auto"/>
        <w:ind w:left="-432" w:right="-576"/>
        <w:jc w:val="both"/>
        <w:rPr>
          <w:rFonts w:ascii="Times New Roman" w:hAnsi="Times New Roman" w:cs="Times New Roman"/>
          <w:sz w:val="24"/>
          <w:szCs w:val="24"/>
        </w:rPr>
      </w:pPr>
      <w:r>
        <w:rPr>
          <w:rFonts w:ascii="Times New Roman" w:hAnsi="Times New Roman" w:cs="Times New Roman"/>
          <w:sz w:val="24"/>
          <w:szCs w:val="24"/>
        </w:rPr>
        <w:t xml:space="preserve"> </w:t>
      </w:r>
      <w:r w:rsidR="00CC2E52">
        <w:rPr>
          <w:rFonts w:ascii="Times New Roman" w:hAnsi="Times New Roman" w:cs="Times New Roman"/>
          <w:sz w:val="24"/>
          <w:szCs w:val="24"/>
        </w:rPr>
        <w:t xml:space="preserve">    </w:t>
      </w:r>
      <w:r w:rsidR="003E6C1A" w:rsidRPr="000119BF">
        <w:rPr>
          <w:rFonts w:ascii="Times" w:hAnsi="Times" w:cs="Times New Roman"/>
          <w:i/>
          <w:iCs/>
          <w:sz w:val="24"/>
          <w:szCs w:val="24"/>
        </w:rPr>
        <w:t>N</w:t>
      </w:r>
      <w:r w:rsidR="000119BF" w:rsidRPr="000119BF">
        <w:rPr>
          <w:rFonts w:ascii="Times" w:hAnsi="Times" w:cs="Times New Roman"/>
          <w:i/>
          <w:iCs/>
          <w:sz w:val="24"/>
          <w:szCs w:val="24"/>
        </w:rPr>
        <w:t>ote</w:t>
      </w:r>
      <w:r w:rsidR="003E6C1A" w:rsidRPr="000119BF">
        <w:rPr>
          <w:rFonts w:ascii="Times" w:hAnsi="Times" w:cs="Times New Roman"/>
          <w:i/>
          <w:iCs/>
          <w:sz w:val="24"/>
          <w:szCs w:val="24"/>
        </w:rPr>
        <w:t>.</w:t>
      </w:r>
      <w:r w:rsidR="003E6C1A">
        <w:rPr>
          <w:rFonts w:ascii="Times New Roman" w:hAnsi="Times New Roman" w:cs="Times New Roman"/>
          <w:sz w:val="24"/>
          <w:szCs w:val="24"/>
        </w:rPr>
        <w:t xml:space="preserve"> </w:t>
      </w:r>
      <w:r w:rsidR="0007178F">
        <w:rPr>
          <w:rFonts w:ascii="Times New Roman" w:hAnsi="Times New Roman" w:cs="Times New Roman"/>
          <w:sz w:val="24"/>
          <w:szCs w:val="24"/>
        </w:rPr>
        <w:t>t</w:t>
      </w:r>
      <w:r w:rsidR="00E6245C" w:rsidRPr="00E6245C">
        <w:rPr>
          <w:rFonts w:ascii="Times New Roman" w:hAnsi="Times New Roman" w:cs="Times New Roman"/>
          <w:sz w:val="24"/>
          <w:szCs w:val="24"/>
        </w:rPr>
        <w:t xml:space="preserve">he </w:t>
      </w:r>
      <w:r w:rsidR="00E6245C">
        <w:rPr>
          <w:rFonts w:ascii="Times New Roman" w:hAnsi="Times New Roman" w:cs="Times New Roman"/>
          <w:sz w:val="24"/>
          <w:szCs w:val="24"/>
        </w:rPr>
        <w:t xml:space="preserve">table </w:t>
      </w:r>
      <w:r w:rsidR="00AC3C79">
        <w:rPr>
          <w:rFonts w:ascii="Times New Roman" w:hAnsi="Times New Roman" w:cs="Times New Roman"/>
          <w:sz w:val="24"/>
          <w:szCs w:val="24"/>
        </w:rPr>
        <w:t xml:space="preserve">2 </w:t>
      </w:r>
      <w:r w:rsidR="00E6245C">
        <w:rPr>
          <w:rFonts w:ascii="Times New Roman" w:hAnsi="Times New Roman" w:cs="Times New Roman"/>
          <w:sz w:val="24"/>
          <w:szCs w:val="24"/>
        </w:rPr>
        <w:t xml:space="preserve">shows that for the questions </w:t>
      </w:r>
      <w:r w:rsidR="00E6245C" w:rsidRPr="00E6245C">
        <w:rPr>
          <w:rFonts w:ascii="Times New Roman" w:hAnsi="Times New Roman" w:cs="Times New Roman"/>
          <w:sz w:val="24"/>
          <w:szCs w:val="24"/>
        </w:rPr>
        <w:t>I buy foods in the school canteen that i</w:t>
      </w:r>
      <w:r w:rsidR="00E6245C">
        <w:rPr>
          <w:rFonts w:ascii="Times New Roman" w:hAnsi="Times New Roman" w:cs="Times New Roman"/>
          <w:sz w:val="24"/>
          <w:szCs w:val="24"/>
        </w:rPr>
        <w:t>s enough for my daily allowance and</w:t>
      </w:r>
      <w:r>
        <w:rPr>
          <w:rFonts w:ascii="Times New Roman" w:hAnsi="Times New Roman" w:cs="Times New Roman"/>
          <w:sz w:val="24"/>
          <w:szCs w:val="24"/>
        </w:rPr>
        <w:t xml:space="preserve"> </w:t>
      </w:r>
      <w:r w:rsidR="00D236EB" w:rsidRPr="00D236EB">
        <w:rPr>
          <w:rFonts w:ascii="Times New Roman" w:hAnsi="Times New Roman" w:cs="Times New Roman"/>
          <w:sz w:val="24"/>
          <w:szCs w:val="24"/>
        </w:rPr>
        <w:t>I can buy the food in cante</w:t>
      </w:r>
      <w:r w:rsidR="00D236EB">
        <w:rPr>
          <w:rFonts w:ascii="Times New Roman" w:hAnsi="Times New Roman" w:cs="Times New Roman"/>
          <w:sz w:val="24"/>
          <w:szCs w:val="24"/>
        </w:rPr>
        <w:t xml:space="preserve">en </w:t>
      </w:r>
      <w:r>
        <w:rPr>
          <w:rFonts w:ascii="Times New Roman" w:hAnsi="Times New Roman" w:cs="Times New Roman"/>
          <w:sz w:val="24"/>
          <w:szCs w:val="24"/>
        </w:rPr>
        <w:t>at the lowest possible price and</w:t>
      </w:r>
      <w:r w:rsidR="00D236EB">
        <w:rPr>
          <w:rFonts w:ascii="Times New Roman" w:hAnsi="Times New Roman" w:cs="Times New Roman"/>
          <w:sz w:val="24"/>
          <w:szCs w:val="24"/>
        </w:rPr>
        <w:t xml:space="preserve"> </w:t>
      </w:r>
      <w:r w:rsidRPr="006E19D7">
        <w:rPr>
          <w:rFonts w:ascii="Times New Roman" w:hAnsi="Times New Roman" w:cs="Times New Roman"/>
          <w:sz w:val="24"/>
          <w:szCs w:val="24"/>
        </w:rPr>
        <w:t xml:space="preserve">I check the price first before buying foods from the canteen to </w:t>
      </w:r>
      <w:r>
        <w:rPr>
          <w:rFonts w:ascii="Times New Roman" w:hAnsi="Times New Roman" w:cs="Times New Roman"/>
          <w:sz w:val="24"/>
          <w:szCs w:val="24"/>
        </w:rPr>
        <w:t xml:space="preserve">make sure that it is affordable had a weighted mean of </w:t>
      </w:r>
      <w:r w:rsidR="00BD696D">
        <w:rPr>
          <w:rFonts w:ascii="Times New Roman" w:hAnsi="Times New Roman" w:cs="Times New Roman"/>
          <w:sz w:val="24"/>
          <w:szCs w:val="24"/>
        </w:rPr>
        <w:t>3.25, 3.18 and 3.64 respectively with the verbal interpretation of strongly agree. The data shows that the respondents are strongly agree that before they buy in school canteen they will check the affordability of the food towards</w:t>
      </w:r>
      <w:r w:rsidR="00644D01">
        <w:rPr>
          <w:rFonts w:ascii="Times New Roman" w:hAnsi="Times New Roman" w:cs="Times New Roman"/>
          <w:sz w:val="24"/>
          <w:szCs w:val="24"/>
        </w:rPr>
        <w:t xml:space="preserve"> in the canteen </w:t>
      </w:r>
      <w:r w:rsidR="00BD696D">
        <w:rPr>
          <w:rFonts w:ascii="Times New Roman" w:hAnsi="Times New Roman" w:cs="Times New Roman"/>
          <w:sz w:val="24"/>
          <w:szCs w:val="24"/>
        </w:rPr>
        <w:t xml:space="preserve">menu because most of them answered strongly agree. And for the question of </w:t>
      </w:r>
      <w:r w:rsidR="00BD696D" w:rsidRPr="00BD696D">
        <w:rPr>
          <w:rFonts w:ascii="Times New Roman" w:hAnsi="Times New Roman" w:cs="Times New Roman"/>
          <w:sz w:val="24"/>
          <w:szCs w:val="24"/>
        </w:rPr>
        <w:t>I prefer food that has large quantity because it is convenient t</w:t>
      </w:r>
      <w:r w:rsidR="00BD696D">
        <w:rPr>
          <w:rFonts w:ascii="Times New Roman" w:hAnsi="Times New Roman" w:cs="Times New Roman"/>
          <w:sz w:val="24"/>
          <w:szCs w:val="24"/>
        </w:rPr>
        <w:t xml:space="preserve">o my daily allowance and </w:t>
      </w:r>
      <w:r w:rsidR="00BD696D" w:rsidRPr="00BD696D">
        <w:rPr>
          <w:rFonts w:ascii="Times New Roman" w:hAnsi="Times New Roman" w:cs="Times New Roman"/>
          <w:sz w:val="24"/>
          <w:szCs w:val="24"/>
        </w:rPr>
        <w:t xml:space="preserve">I buy the biscuits, junk foods, candies and juices </w:t>
      </w:r>
      <w:r w:rsidR="000119BF">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908096" behindDoc="0" locked="0" layoutInCell="1" allowOverlap="1" wp14:anchorId="044DCFFC" wp14:editId="171D970F">
                <wp:simplePos x="0" y="0"/>
                <wp:positionH relativeFrom="column">
                  <wp:posOffset>5162550</wp:posOffset>
                </wp:positionH>
                <wp:positionV relativeFrom="paragraph">
                  <wp:posOffset>-678815</wp:posOffset>
                </wp:positionV>
                <wp:extent cx="1003300" cy="521970"/>
                <wp:effectExtent l="0" t="0" r="0" b="0"/>
                <wp:wrapNone/>
                <wp:docPr id="287" name="Text Box 287"/>
                <wp:cNvGraphicFramePr/>
                <a:graphic xmlns:a="http://schemas.openxmlformats.org/drawingml/2006/main">
                  <a:graphicData uri="http://schemas.microsoft.com/office/word/2010/wordprocessingShape">
                    <wps:wsp>
                      <wps:cNvSpPr txBox="1"/>
                      <wps:spPr>
                        <a:xfrm>
                          <a:off x="0" y="0"/>
                          <a:ext cx="1003300" cy="521970"/>
                        </a:xfrm>
                        <a:prstGeom prst="rect">
                          <a:avLst/>
                        </a:prstGeom>
                        <a:noFill/>
                        <a:ln w="6350">
                          <a:noFill/>
                        </a:ln>
                      </wps:spPr>
                      <wps:txbx>
                        <w:txbxContent>
                          <w:p w14:paraId="1A5DAA59" w14:textId="77777777" w:rsidR="003E6C1A" w:rsidRPr="002F7294" w:rsidRDefault="003E6C1A" w:rsidP="00582600">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DCFFC" id="Text Box 287" o:spid="_x0000_s1067" type="#_x0000_t202" style="position:absolute;left:0;text-align:left;margin-left:406.5pt;margin-top:-53.45pt;width:79pt;height:41.1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" filled="f" stroked="f" strokeweight=".5pt">
                <v:textbox>
                  <w:txbxContent>
                    <w:p w14:paraId="1A5DAA59" w14:textId="77777777" w:rsidR="003E6C1A" w:rsidRPr="002F7294" w:rsidRDefault="003E6C1A" w:rsidP="00582600">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25</w:t>
                      </w:r>
                    </w:p>
                  </w:txbxContent>
                </v:textbox>
              </v:shape>
            </w:pict>
          </mc:Fallback>
        </mc:AlternateContent>
      </w:r>
      <w:r w:rsidR="00BD696D" w:rsidRPr="00BD696D">
        <w:rPr>
          <w:rFonts w:ascii="Times New Roman" w:hAnsi="Times New Roman" w:cs="Times New Roman"/>
          <w:sz w:val="24"/>
          <w:szCs w:val="24"/>
        </w:rPr>
        <w:t xml:space="preserve">within </w:t>
      </w:r>
      <w:r w:rsidR="00BD696D">
        <w:rPr>
          <w:rFonts w:ascii="Times New Roman" w:hAnsi="Times New Roman" w:cs="Times New Roman"/>
          <w:sz w:val="24"/>
          <w:szCs w:val="24"/>
        </w:rPr>
        <w:t xml:space="preserve">the range of my daily allowance had a weighted mean of 2.88 and 2.85 respectively with a verbal interpretation of agree. </w:t>
      </w:r>
      <w:r w:rsidR="00575854">
        <w:rPr>
          <w:rFonts w:ascii="Times New Roman" w:hAnsi="Times New Roman" w:cs="Times New Roman"/>
          <w:sz w:val="24"/>
          <w:szCs w:val="24"/>
        </w:rPr>
        <w:t>With a general weighted m</w:t>
      </w:r>
      <w:r w:rsidR="00575854" w:rsidRPr="00575854">
        <w:rPr>
          <w:rFonts w:ascii="Times New Roman" w:hAnsi="Times New Roman" w:cs="Times New Roman"/>
          <w:sz w:val="24"/>
          <w:szCs w:val="24"/>
        </w:rPr>
        <w:t>ean</w:t>
      </w:r>
      <w:r w:rsidR="00575854">
        <w:rPr>
          <w:rFonts w:ascii="Times New Roman" w:hAnsi="Times New Roman" w:cs="Times New Roman"/>
          <w:sz w:val="24"/>
          <w:szCs w:val="24"/>
        </w:rPr>
        <w:t xml:space="preserve"> of </w:t>
      </w:r>
      <w:r w:rsidR="00D30E0C">
        <w:rPr>
          <w:rFonts w:ascii="Times New Roman" w:hAnsi="Times New Roman" w:cs="Times New Roman"/>
          <w:sz w:val="24"/>
          <w:szCs w:val="24"/>
        </w:rPr>
        <w:t xml:space="preserve">3.16 respectively with a verbal interpretation strongly agree </w:t>
      </w:r>
    </w:p>
    <w:p w14:paraId="128A48E8" w14:textId="46225577" w:rsidR="00E96B9C" w:rsidRPr="00E6245C" w:rsidRDefault="00E96B9C" w:rsidP="00E96B9C">
      <w:pPr>
        <w:spacing w:line="480" w:lineRule="auto"/>
        <w:ind w:left="-432" w:right="-576"/>
        <w:jc w:val="both"/>
        <w:rPr>
          <w:rFonts w:ascii="Times New Roman" w:hAnsi="Times New Roman" w:cs="Times New Roman"/>
          <w:sz w:val="24"/>
          <w:szCs w:val="24"/>
        </w:rPr>
      </w:pPr>
    </w:p>
    <w:p w14:paraId="5E1BA84C" w14:textId="0D98F54B" w:rsidR="00E96B9C" w:rsidRDefault="00CC2E52" w:rsidP="00E96B9C">
      <w:pPr>
        <w:spacing w:line="480" w:lineRule="auto"/>
        <w:ind w:left="-432" w:right="-576"/>
        <w:jc w:val="both"/>
        <w:rPr>
          <w:rFonts w:ascii="Times New Roman" w:hAnsi="Times New Roman" w:cs="Times New Roman"/>
          <w:sz w:val="24"/>
          <w:szCs w:val="24"/>
        </w:rPr>
      </w:pPr>
      <w:r>
        <w:rPr>
          <w:rFonts w:ascii="Times New Roman" w:hAnsi="Times New Roman" w:cs="Times New Roman"/>
          <w:sz w:val="24"/>
          <w:szCs w:val="24"/>
        </w:rPr>
        <w:t xml:space="preserve">    </w:t>
      </w:r>
      <w:r w:rsidR="00E96B9C">
        <w:rPr>
          <w:rFonts w:ascii="Times New Roman" w:hAnsi="Times New Roman" w:cs="Times New Roman"/>
          <w:sz w:val="24"/>
          <w:szCs w:val="24"/>
        </w:rPr>
        <w:t>According to the study of research on the allowance and budgeting of grade-12 students in assist main campu</w:t>
      </w:r>
      <w:r w:rsidR="00E96B9C" w:rsidRPr="00056758">
        <w:rPr>
          <w:rFonts w:ascii="Times New Roman" w:hAnsi="Times New Roman" w:cs="Times New Roman"/>
          <w:sz w:val="24"/>
          <w:szCs w:val="24"/>
        </w:rPr>
        <w:t>s</w:t>
      </w:r>
      <w:r w:rsidR="00E96B9C">
        <w:rPr>
          <w:rFonts w:ascii="Times New Roman" w:hAnsi="Times New Roman" w:cs="Times New Roman"/>
          <w:sz w:val="24"/>
          <w:szCs w:val="24"/>
        </w:rPr>
        <w:t xml:space="preserve"> by </w:t>
      </w:r>
      <w:proofErr w:type="spellStart"/>
      <w:r w:rsidR="00E96B9C" w:rsidRPr="00056758">
        <w:rPr>
          <w:rFonts w:ascii="Times New Roman" w:hAnsi="Times New Roman" w:cs="Times New Roman"/>
          <w:sz w:val="24"/>
          <w:szCs w:val="24"/>
        </w:rPr>
        <w:t>Daodaoen</w:t>
      </w:r>
      <w:proofErr w:type="spellEnd"/>
      <w:r w:rsidR="00E96B9C">
        <w:rPr>
          <w:rFonts w:ascii="Times New Roman" w:hAnsi="Times New Roman" w:cs="Times New Roman"/>
          <w:sz w:val="24"/>
          <w:szCs w:val="24"/>
        </w:rPr>
        <w:t xml:space="preserve"> (2018) they </w:t>
      </w:r>
      <w:r w:rsidR="00E96B9C" w:rsidRPr="00B11D5D">
        <w:rPr>
          <w:rFonts w:ascii="Times New Roman" w:hAnsi="Times New Roman" w:cs="Times New Roman"/>
          <w:sz w:val="24"/>
          <w:szCs w:val="24"/>
        </w:rPr>
        <w:t>illustrates the overall mean of all the statements un</w:t>
      </w:r>
      <w:r w:rsidR="00E96B9C">
        <w:rPr>
          <w:rFonts w:ascii="Times New Roman" w:hAnsi="Times New Roman" w:cs="Times New Roman"/>
          <w:sz w:val="24"/>
          <w:szCs w:val="24"/>
        </w:rPr>
        <w:t xml:space="preserve">der "meal." It can be inferred. </w:t>
      </w:r>
      <w:r w:rsidR="00E96B9C" w:rsidRPr="00B11D5D">
        <w:rPr>
          <w:rFonts w:ascii="Times New Roman" w:hAnsi="Times New Roman" w:cs="Times New Roman"/>
          <w:sz w:val="24"/>
          <w:szCs w:val="24"/>
        </w:rPr>
        <w:t>that senior high school students frequently eat their breakfast</w:t>
      </w:r>
      <w:r w:rsidR="00E96B9C">
        <w:rPr>
          <w:rFonts w:ascii="Times New Roman" w:hAnsi="Times New Roman" w:cs="Times New Roman"/>
          <w:sz w:val="24"/>
          <w:szCs w:val="24"/>
        </w:rPr>
        <w:t xml:space="preserve"> at home before going to school </w:t>
      </w:r>
      <w:r w:rsidR="00E96B9C" w:rsidRPr="00B11D5D">
        <w:rPr>
          <w:rFonts w:ascii="Times New Roman" w:hAnsi="Times New Roman" w:cs="Times New Roman"/>
          <w:sz w:val="24"/>
          <w:szCs w:val="24"/>
        </w:rPr>
        <w:t>Expenses, with a mean as a whole of 2.92, and spending 40–50% of their allowance on food</w:t>
      </w:r>
      <w:r w:rsidR="00E96B9C">
        <w:rPr>
          <w:rFonts w:ascii="Times New Roman" w:hAnsi="Times New Roman" w:cs="Times New Roman"/>
          <w:sz w:val="24"/>
          <w:szCs w:val="24"/>
        </w:rPr>
        <w:t xml:space="preserve"> </w:t>
      </w:r>
      <w:r w:rsidR="00E96B9C" w:rsidRPr="00B11D5D">
        <w:rPr>
          <w:rFonts w:ascii="Times New Roman" w:hAnsi="Times New Roman" w:cs="Times New Roman"/>
          <w:sz w:val="24"/>
          <w:szCs w:val="24"/>
        </w:rPr>
        <w:t>The overall mean is 2.78, which is second to the most significant. It i</w:t>
      </w:r>
      <w:r w:rsidR="00E96B9C">
        <w:rPr>
          <w:rFonts w:ascii="Times New Roman" w:hAnsi="Times New Roman" w:cs="Times New Roman"/>
          <w:sz w:val="24"/>
          <w:szCs w:val="24"/>
        </w:rPr>
        <w:t xml:space="preserve">s also frequent for senior high </w:t>
      </w:r>
      <w:r w:rsidR="00E96B9C" w:rsidRPr="00B11D5D">
        <w:rPr>
          <w:rFonts w:ascii="Times New Roman" w:hAnsi="Times New Roman" w:cs="Times New Roman"/>
          <w:sz w:val="24"/>
          <w:szCs w:val="24"/>
        </w:rPr>
        <w:t>School students are encouraged to bring a packed lunch to save mo</w:t>
      </w:r>
      <w:r w:rsidR="00E96B9C">
        <w:rPr>
          <w:rFonts w:ascii="Times New Roman" w:hAnsi="Times New Roman" w:cs="Times New Roman"/>
          <w:sz w:val="24"/>
          <w:szCs w:val="24"/>
        </w:rPr>
        <w:t xml:space="preserve">ney, with a mean total of 2.75. </w:t>
      </w:r>
      <w:r w:rsidR="00E96B9C" w:rsidRPr="00B11D5D">
        <w:rPr>
          <w:rFonts w:ascii="Times New Roman" w:hAnsi="Times New Roman" w:cs="Times New Roman"/>
          <w:sz w:val="24"/>
          <w:szCs w:val="24"/>
        </w:rPr>
        <w:t>Senior high school students rarely eat outside the schoo</w:t>
      </w:r>
      <w:r w:rsidR="00E96B9C">
        <w:rPr>
          <w:rFonts w:ascii="Times New Roman" w:hAnsi="Times New Roman" w:cs="Times New Roman"/>
          <w:sz w:val="24"/>
          <w:szCs w:val="24"/>
        </w:rPr>
        <w:t xml:space="preserve">l, with a mean overall of 2.47. </w:t>
      </w:r>
      <w:r w:rsidR="00E96B9C" w:rsidRPr="00B11D5D">
        <w:rPr>
          <w:rFonts w:ascii="Times New Roman" w:hAnsi="Times New Roman" w:cs="Times New Roman"/>
          <w:sz w:val="24"/>
          <w:szCs w:val="24"/>
        </w:rPr>
        <w:t xml:space="preserve">Affordable food options and bringing a packed lunch or </w:t>
      </w:r>
      <w:r w:rsidR="00E96B9C">
        <w:rPr>
          <w:rFonts w:ascii="Times New Roman" w:hAnsi="Times New Roman" w:cs="Times New Roman"/>
          <w:sz w:val="24"/>
          <w:szCs w:val="24"/>
        </w:rPr>
        <w:t xml:space="preserve">food because it is not provided </w:t>
      </w:r>
      <w:r w:rsidR="00E96B9C" w:rsidRPr="00B11D5D">
        <w:rPr>
          <w:rFonts w:ascii="Times New Roman" w:hAnsi="Times New Roman" w:cs="Times New Roman"/>
          <w:sz w:val="24"/>
          <w:szCs w:val="24"/>
        </w:rPr>
        <w:t>allowance, with a mean total of 2.45. </w:t>
      </w:r>
    </w:p>
    <w:p w14:paraId="66145867" w14:textId="77D1F7A1" w:rsidR="00575854" w:rsidRDefault="00575854" w:rsidP="00067050">
      <w:pPr>
        <w:jc w:val="both"/>
        <w:rPr>
          <w:rFonts w:ascii="Times New Roman" w:hAnsi="Times New Roman" w:cs="Times New Roman"/>
          <w:sz w:val="24"/>
          <w:szCs w:val="24"/>
        </w:rPr>
      </w:pPr>
    </w:p>
    <w:p w14:paraId="35905DBB" w14:textId="420349C2" w:rsidR="00575854" w:rsidRDefault="00575854" w:rsidP="00067050">
      <w:pPr>
        <w:jc w:val="both"/>
        <w:rPr>
          <w:rFonts w:ascii="Times New Roman" w:hAnsi="Times New Roman" w:cs="Times New Roman"/>
          <w:sz w:val="24"/>
          <w:szCs w:val="24"/>
        </w:rPr>
      </w:pPr>
    </w:p>
    <w:p w14:paraId="7E68A180" w14:textId="25AE7785" w:rsidR="00575854" w:rsidRDefault="00575854" w:rsidP="00067050">
      <w:pPr>
        <w:jc w:val="both"/>
        <w:rPr>
          <w:rFonts w:ascii="Times New Roman" w:hAnsi="Times New Roman" w:cs="Times New Roman"/>
          <w:sz w:val="24"/>
          <w:szCs w:val="24"/>
        </w:rPr>
      </w:pPr>
    </w:p>
    <w:p w14:paraId="0F08B226" w14:textId="43968CA2" w:rsidR="00575854" w:rsidRDefault="00575854" w:rsidP="00067050">
      <w:pPr>
        <w:jc w:val="both"/>
        <w:rPr>
          <w:rFonts w:ascii="Times New Roman" w:hAnsi="Times New Roman" w:cs="Times New Roman"/>
          <w:sz w:val="24"/>
          <w:szCs w:val="24"/>
        </w:rPr>
      </w:pPr>
    </w:p>
    <w:p w14:paraId="019DFB32" w14:textId="24BA6690" w:rsidR="003E6C1A" w:rsidRDefault="003E6C1A" w:rsidP="00067050">
      <w:pPr>
        <w:jc w:val="both"/>
        <w:rPr>
          <w:rFonts w:ascii="Times New Roman" w:hAnsi="Times New Roman" w:cs="Times New Roman"/>
          <w:sz w:val="24"/>
          <w:szCs w:val="24"/>
        </w:rPr>
      </w:pPr>
    </w:p>
    <w:p w14:paraId="1DFD5B09" w14:textId="64C28465" w:rsidR="003E6C1A" w:rsidRDefault="003E6C1A" w:rsidP="00067050">
      <w:pPr>
        <w:jc w:val="both"/>
        <w:rPr>
          <w:rFonts w:ascii="Times New Roman" w:hAnsi="Times New Roman" w:cs="Times New Roman"/>
          <w:sz w:val="24"/>
          <w:szCs w:val="24"/>
        </w:rPr>
      </w:pPr>
    </w:p>
    <w:p w14:paraId="155DFD1F" w14:textId="77777777" w:rsidR="000119BF" w:rsidRDefault="000119BF" w:rsidP="00067050">
      <w:pPr>
        <w:jc w:val="both"/>
        <w:rPr>
          <w:rFonts w:ascii="Times New Roman" w:hAnsi="Times New Roman" w:cs="Times New Roman"/>
          <w:sz w:val="24"/>
          <w:szCs w:val="24"/>
        </w:rPr>
      </w:pPr>
    </w:p>
    <w:p w14:paraId="5BA71F04" w14:textId="3B4E135A" w:rsidR="00575854" w:rsidRDefault="00575854" w:rsidP="00067050">
      <w:pPr>
        <w:jc w:val="both"/>
        <w:rPr>
          <w:rFonts w:ascii="Times New Roman" w:hAnsi="Times New Roman" w:cs="Times New Roman"/>
          <w:sz w:val="24"/>
          <w:szCs w:val="24"/>
        </w:rPr>
      </w:pPr>
    </w:p>
    <w:p w14:paraId="52776A04" w14:textId="75F8720C" w:rsidR="00644D01" w:rsidRDefault="00644D01" w:rsidP="00067050">
      <w:pPr>
        <w:jc w:val="both"/>
        <w:rPr>
          <w:rFonts w:ascii="Times New Roman" w:hAnsi="Times New Roman" w:cs="Times New Roman"/>
          <w:sz w:val="24"/>
          <w:szCs w:val="24"/>
        </w:rPr>
      </w:pPr>
    </w:p>
    <w:p w14:paraId="0ABA24F6" w14:textId="28898BE8" w:rsidR="003E6C1A" w:rsidRDefault="003E6C1A" w:rsidP="003E6C1A">
      <w:pPr>
        <w:spacing w:line="360" w:lineRule="auto"/>
        <w:rPr>
          <w:rFonts w:ascii="Times New Roman" w:hAnsi="Times New Roman" w:cs="Times New Roman"/>
          <w:b/>
          <w:sz w:val="24"/>
          <w:szCs w:val="24"/>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810816" behindDoc="0" locked="0" layoutInCell="1" allowOverlap="1" wp14:anchorId="795C83B0" wp14:editId="53527ECE">
                <wp:simplePos x="0" y="0"/>
                <wp:positionH relativeFrom="column">
                  <wp:posOffset>5120640</wp:posOffset>
                </wp:positionH>
                <wp:positionV relativeFrom="paragraph">
                  <wp:posOffset>-669925</wp:posOffset>
                </wp:positionV>
                <wp:extent cx="1003300" cy="522000"/>
                <wp:effectExtent l="0" t="0" r="0" b="0"/>
                <wp:wrapNone/>
                <wp:docPr id="282" name="Text Box 282"/>
                <wp:cNvGraphicFramePr/>
                <a:graphic xmlns:a="http://schemas.openxmlformats.org/drawingml/2006/main">
                  <a:graphicData uri="http://schemas.microsoft.com/office/word/2010/wordprocessingShape">
                    <wps:wsp>
                      <wps:cNvSpPr txBox="1"/>
                      <wps:spPr>
                        <a:xfrm>
                          <a:off x="0" y="0"/>
                          <a:ext cx="1003300" cy="522000"/>
                        </a:xfrm>
                        <a:prstGeom prst="rect">
                          <a:avLst/>
                        </a:prstGeom>
                        <a:noFill/>
                        <a:ln w="6350">
                          <a:noFill/>
                        </a:ln>
                      </wps:spPr>
                      <wps:txbx>
                        <w:txbxContent>
                          <w:p w14:paraId="48CDB424" w14:textId="0B046D25" w:rsidR="00582600" w:rsidRPr="002F7294" w:rsidRDefault="00582600" w:rsidP="00582600">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sidR="0007178F">
                              <w:rPr>
                                <w:rFonts w:ascii="Times" w:hAnsi="Times"/>
                                <w:sz w:val="32"/>
                                <w:szCs w:val="32"/>
                                <w:lang w:val="en-US"/>
                                <w14:textOutline w14:w="9525" w14:cap="rnd" w14:cmpd="sng" w14:algn="ctr">
                                  <w14:noFill/>
                                  <w14:prstDash w14:val="solid"/>
                                  <w14:bevel/>
                                </w14:textOutline>
                              </w:rP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C83B0" id="Text Box 282" o:spid="_x0000_s1068" type="#_x0000_t202" style="position:absolute;margin-left:403.2pt;margin-top:-52.75pt;width:79pt;height:41.1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" filled="f" stroked="f" strokeweight=".5pt">
                <v:textbox>
                  <w:txbxContent>
                    <w:p w14:paraId="48CDB424" w14:textId="0B046D25" w:rsidR="00582600" w:rsidRPr="002F7294" w:rsidRDefault="00582600" w:rsidP="00582600">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sidR="0007178F">
                        <w:rPr>
                          <w:rFonts w:ascii="Times" w:hAnsi="Times"/>
                          <w:sz w:val="32"/>
                          <w:szCs w:val="32"/>
                          <w:lang w:val="en-US"/>
                          <w14:textOutline w14:w="9525" w14:cap="rnd" w14:cmpd="sng" w14:algn="ctr">
                            <w14:noFill/>
                            <w14:prstDash w14:val="solid"/>
                            <w14:bevel/>
                          </w14:textOutline>
                        </w:rPr>
                        <w:t>26</w:t>
                      </w:r>
                    </w:p>
                  </w:txbxContent>
                </v:textbox>
              </v:shape>
            </w:pict>
          </mc:Fallback>
        </mc:AlternateContent>
      </w:r>
      <w:r w:rsidR="00E96B9C">
        <w:rPr>
          <w:rFonts w:ascii="Times New Roman" w:hAnsi="Times New Roman" w:cs="Times New Roman"/>
          <w:b/>
          <w:sz w:val="24"/>
          <w:szCs w:val="24"/>
        </w:rPr>
        <w:t xml:space="preserve">Table </w:t>
      </w:r>
      <w:r w:rsidR="00644D01">
        <w:rPr>
          <w:rFonts w:ascii="Times New Roman" w:hAnsi="Times New Roman" w:cs="Times New Roman"/>
          <w:b/>
          <w:sz w:val="24"/>
          <w:szCs w:val="24"/>
        </w:rPr>
        <w:t>3</w:t>
      </w:r>
    </w:p>
    <w:p w14:paraId="0A98279C" w14:textId="2B56C7CD" w:rsidR="003E6C1A" w:rsidRPr="003E6C1A" w:rsidRDefault="00CE6024" w:rsidP="003E6C1A">
      <w:pPr>
        <w:spacing w:line="360" w:lineRule="auto"/>
        <w:rPr>
          <w:rFonts w:ascii="Times" w:hAnsi="Times" w:cs="Times New Roman"/>
          <w:i/>
          <w:iCs/>
          <w:sz w:val="24"/>
          <w:szCs w:val="24"/>
        </w:rPr>
      </w:pPr>
      <w:r>
        <w:rPr>
          <w:rFonts w:ascii="Times" w:hAnsi="Times" w:cs="Times New Roman"/>
          <w:i/>
          <w:iCs/>
          <w:sz w:val="24"/>
          <w:szCs w:val="24"/>
        </w:rPr>
        <w:t xml:space="preserve">  </w:t>
      </w:r>
      <w:r w:rsidR="00327332" w:rsidRPr="003E6C1A">
        <w:rPr>
          <w:rFonts w:ascii="Times" w:hAnsi="Times" w:cs="Times New Roman"/>
          <w:i/>
          <w:iCs/>
          <w:sz w:val="24"/>
          <w:szCs w:val="24"/>
        </w:rPr>
        <w:t>Describing the Quality of food in school canteen food menu</w:t>
      </w:r>
    </w:p>
    <w:tbl>
      <w:tblPr>
        <w:tblStyle w:val="TableGrid"/>
        <w:tblpPr w:leftFromText="180" w:rightFromText="180" w:vertAnchor="text" w:horzAnchor="margin" w:tblpY="21"/>
        <w:tblW w:w="5400" w:type="pct"/>
        <w:tblLook w:val="04A0" w:firstRow="1" w:lastRow="0" w:firstColumn="1" w:lastColumn="0" w:noHBand="0" w:noVBand="1"/>
      </w:tblPr>
      <w:tblGrid>
        <w:gridCol w:w="4483"/>
        <w:gridCol w:w="1204"/>
        <w:gridCol w:w="2089"/>
      </w:tblGrid>
      <w:tr w:rsidR="00327332" w:rsidRPr="005B7C09" w14:paraId="6EFBB22B" w14:textId="77777777" w:rsidTr="000119BF">
        <w:trPr>
          <w:trHeight w:val="528"/>
        </w:trPr>
        <w:tc>
          <w:tcPr>
            <w:tcW w:w="2883" w:type="pct"/>
            <w:tcBorders>
              <w:bottom w:val="single" w:sz="4" w:space="0" w:color="auto"/>
              <w:right w:val="nil"/>
            </w:tcBorders>
            <w:vAlign w:val="center"/>
          </w:tcPr>
          <w:p w14:paraId="63268CAC" w14:textId="77777777" w:rsidR="00327332" w:rsidRPr="00067050" w:rsidRDefault="00327332" w:rsidP="000119BF">
            <w:pPr>
              <w:tabs>
                <w:tab w:val="left" w:pos="2992"/>
              </w:tabs>
              <w:spacing w:line="240" w:lineRule="auto"/>
              <w:jc w:val="center"/>
              <w:rPr>
                <w:b/>
                <w:sz w:val="24"/>
                <w:szCs w:val="24"/>
              </w:rPr>
            </w:pPr>
            <w:r w:rsidRPr="00067050">
              <w:rPr>
                <w:b/>
                <w:sz w:val="24"/>
                <w:szCs w:val="24"/>
              </w:rPr>
              <w:t>Food quality</w:t>
            </w:r>
          </w:p>
        </w:tc>
        <w:tc>
          <w:tcPr>
            <w:tcW w:w="774" w:type="pct"/>
            <w:tcBorders>
              <w:left w:val="nil"/>
              <w:bottom w:val="single" w:sz="4" w:space="0" w:color="auto"/>
              <w:right w:val="nil"/>
            </w:tcBorders>
            <w:vAlign w:val="center"/>
          </w:tcPr>
          <w:p w14:paraId="58EF8683" w14:textId="77777777" w:rsidR="00327332" w:rsidRPr="00AC3C79" w:rsidRDefault="00327332" w:rsidP="000119BF">
            <w:pPr>
              <w:spacing w:line="240" w:lineRule="auto"/>
              <w:jc w:val="center"/>
              <w:rPr>
                <w:b/>
                <w:sz w:val="24"/>
                <w:szCs w:val="24"/>
              </w:rPr>
            </w:pPr>
            <w:r w:rsidRPr="00AC3C79">
              <w:rPr>
                <w:b/>
                <w:sz w:val="24"/>
                <w:szCs w:val="24"/>
              </w:rPr>
              <w:t>Weighted mean</w:t>
            </w:r>
          </w:p>
        </w:tc>
        <w:tc>
          <w:tcPr>
            <w:tcW w:w="1343" w:type="pct"/>
            <w:tcBorders>
              <w:left w:val="nil"/>
              <w:bottom w:val="single" w:sz="4" w:space="0" w:color="auto"/>
            </w:tcBorders>
            <w:vAlign w:val="center"/>
          </w:tcPr>
          <w:p w14:paraId="78083C3C" w14:textId="77777777" w:rsidR="00327332" w:rsidRPr="00AC3C79" w:rsidRDefault="00327332" w:rsidP="000119BF">
            <w:pPr>
              <w:spacing w:line="240" w:lineRule="auto"/>
              <w:jc w:val="center"/>
              <w:rPr>
                <w:b/>
                <w:sz w:val="24"/>
                <w:szCs w:val="24"/>
              </w:rPr>
            </w:pPr>
            <w:r w:rsidRPr="00AC3C79">
              <w:rPr>
                <w:b/>
                <w:sz w:val="24"/>
                <w:szCs w:val="24"/>
              </w:rPr>
              <w:t>Verbal Interpretation</w:t>
            </w:r>
          </w:p>
        </w:tc>
      </w:tr>
      <w:tr w:rsidR="00327332" w:rsidRPr="005B7C09" w14:paraId="7FF16B72" w14:textId="77777777" w:rsidTr="000119BF">
        <w:trPr>
          <w:trHeight w:val="582"/>
        </w:trPr>
        <w:tc>
          <w:tcPr>
            <w:tcW w:w="2883" w:type="pct"/>
            <w:tcBorders>
              <w:bottom w:val="nil"/>
              <w:right w:val="nil"/>
            </w:tcBorders>
            <w:vAlign w:val="center"/>
          </w:tcPr>
          <w:p w14:paraId="48EF1CDF" w14:textId="77777777" w:rsidR="00327332" w:rsidRPr="00067050" w:rsidRDefault="00327332" w:rsidP="000119BF">
            <w:pPr>
              <w:spacing w:line="240" w:lineRule="auto"/>
              <w:jc w:val="left"/>
              <w:rPr>
                <w:sz w:val="24"/>
                <w:szCs w:val="24"/>
              </w:rPr>
            </w:pPr>
            <w:r w:rsidRPr="00067050">
              <w:rPr>
                <w:sz w:val="24"/>
                <w:szCs w:val="24"/>
              </w:rPr>
              <w:t>6. I check how long the food will last take before I buy in the school canteen.</w:t>
            </w:r>
          </w:p>
        </w:tc>
        <w:tc>
          <w:tcPr>
            <w:tcW w:w="774" w:type="pct"/>
            <w:tcBorders>
              <w:left w:val="nil"/>
              <w:bottom w:val="nil"/>
              <w:right w:val="nil"/>
            </w:tcBorders>
            <w:vAlign w:val="center"/>
          </w:tcPr>
          <w:p w14:paraId="18337D97" w14:textId="77777777" w:rsidR="00327332" w:rsidRPr="00067050" w:rsidRDefault="00327332" w:rsidP="000119BF">
            <w:pPr>
              <w:spacing w:line="240" w:lineRule="auto"/>
              <w:jc w:val="center"/>
              <w:rPr>
                <w:b/>
                <w:sz w:val="24"/>
                <w:szCs w:val="24"/>
              </w:rPr>
            </w:pPr>
            <w:r w:rsidRPr="00067050">
              <w:rPr>
                <w:b/>
                <w:sz w:val="24"/>
                <w:szCs w:val="24"/>
              </w:rPr>
              <w:t>3.12</w:t>
            </w:r>
          </w:p>
        </w:tc>
        <w:tc>
          <w:tcPr>
            <w:tcW w:w="1343" w:type="pct"/>
            <w:tcBorders>
              <w:left w:val="nil"/>
              <w:bottom w:val="nil"/>
            </w:tcBorders>
            <w:vAlign w:val="center"/>
          </w:tcPr>
          <w:p w14:paraId="0A65D6E3" w14:textId="77777777" w:rsidR="00327332" w:rsidRPr="00067050" w:rsidRDefault="00327332" w:rsidP="000119BF">
            <w:pPr>
              <w:spacing w:line="240" w:lineRule="auto"/>
              <w:jc w:val="center"/>
              <w:rPr>
                <w:b/>
                <w:sz w:val="24"/>
                <w:szCs w:val="24"/>
              </w:rPr>
            </w:pPr>
            <w:r w:rsidRPr="00067050">
              <w:rPr>
                <w:b/>
                <w:sz w:val="24"/>
                <w:szCs w:val="24"/>
              </w:rPr>
              <w:t>Strongly agree</w:t>
            </w:r>
          </w:p>
        </w:tc>
      </w:tr>
      <w:tr w:rsidR="00327332" w:rsidRPr="005B7C09" w14:paraId="46237B85" w14:textId="77777777" w:rsidTr="000119BF">
        <w:trPr>
          <w:trHeight w:val="348"/>
        </w:trPr>
        <w:tc>
          <w:tcPr>
            <w:tcW w:w="2883" w:type="pct"/>
            <w:tcBorders>
              <w:top w:val="nil"/>
              <w:bottom w:val="nil"/>
              <w:right w:val="nil"/>
            </w:tcBorders>
            <w:vAlign w:val="center"/>
          </w:tcPr>
          <w:p w14:paraId="6BB40253" w14:textId="77777777" w:rsidR="00327332" w:rsidRPr="00067050" w:rsidRDefault="00327332" w:rsidP="000119BF">
            <w:pPr>
              <w:spacing w:line="240" w:lineRule="auto"/>
              <w:jc w:val="left"/>
              <w:rPr>
                <w:sz w:val="24"/>
                <w:szCs w:val="24"/>
              </w:rPr>
            </w:pPr>
            <w:r w:rsidRPr="00067050">
              <w:rPr>
                <w:sz w:val="24"/>
                <w:szCs w:val="24"/>
              </w:rPr>
              <w:t>7. I prefer the food that is clean.</w:t>
            </w:r>
          </w:p>
        </w:tc>
        <w:tc>
          <w:tcPr>
            <w:tcW w:w="774" w:type="pct"/>
            <w:tcBorders>
              <w:top w:val="nil"/>
              <w:left w:val="nil"/>
              <w:bottom w:val="nil"/>
              <w:right w:val="nil"/>
            </w:tcBorders>
            <w:vAlign w:val="center"/>
          </w:tcPr>
          <w:p w14:paraId="73CA2B8D" w14:textId="77777777" w:rsidR="00327332" w:rsidRPr="00067050" w:rsidRDefault="00327332" w:rsidP="000119BF">
            <w:pPr>
              <w:spacing w:line="240" w:lineRule="auto"/>
              <w:jc w:val="center"/>
              <w:rPr>
                <w:b/>
                <w:sz w:val="24"/>
                <w:szCs w:val="24"/>
              </w:rPr>
            </w:pPr>
            <w:r w:rsidRPr="00067050">
              <w:rPr>
                <w:b/>
                <w:sz w:val="24"/>
                <w:szCs w:val="24"/>
              </w:rPr>
              <w:t>3.76</w:t>
            </w:r>
          </w:p>
        </w:tc>
        <w:tc>
          <w:tcPr>
            <w:tcW w:w="1343" w:type="pct"/>
            <w:tcBorders>
              <w:top w:val="nil"/>
              <w:left w:val="nil"/>
              <w:bottom w:val="nil"/>
            </w:tcBorders>
            <w:vAlign w:val="center"/>
          </w:tcPr>
          <w:p w14:paraId="2DF5B4BD" w14:textId="77777777" w:rsidR="00327332" w:rsidRPr="00067050" w:rsidRDefault="00327332" w:rsidP="000119BF">
            <w:pPr>
              <w:spacing w:line="240" w:lineRule="auto"/>
              <w:jc w:val="center"/>
              <w:rPr>
                <w:b/>
                <w:sz w:val="24"/>
                <w:szCs w:val="24"/>
              </w:rPr>
            </w:pPr>
            <w:r w:rsidRPr="00067050">
              <w:rPr>
                <w:b/>
                <w:sz w:val="24"/>
                <w:szCs w:val="24"/>
              </w:rPr>
              <w:t>Strongly agree</w:t>
            </w:r>
          </w:p>
        </w:tc>
      </w:tr>
      <w:tr w:rsidR="00327332" w:rsidRPr="005B7C09" w14:paraId="429537E1" w14:textId="77777777" w:rsidTr="000119BF">
        <w:trPr>
          <w:trHeight w:val="834"/>
        </w:trPr>
        <w:tc>
          <w:tcPr>
            <w:tcW w:w="2883" w:type="pct"/>
            <w:tcBorders>
              <w:top w:val="nil"/>
              <w:bottom w:val="nil"/>
              <w:right w:val="nil"/>
            </w:tcBorders>
            <w:vAlign w:val="center"/>
          </w:tcPr>
          <w:p w14:paraId="5A467462" w14:textId="77777777" w:rsidR="00327332" w:rsidRPr="00067050" w:rsidRDefault="00327332" w:rsidP="000119BF">
            <w:pPr>
              <w:spacing w:line="240" w:lineRule="auto"/>
              <w:jc w:val="left"/>
              <w:rPr>
                <w:sz w:val="24"/>
                <w:szCs w:val="24"/>
              </w:rPr>
            </w:pPr>
            <w:r w:rsidRPr="00067050">
              <w:rPr>
                <w:sz w:val="24"/>
                <w:szCs w:val="24"/>
              </w:rPr>
              <w:t>8. I prefer food that looks tastier in school canteen but appropriate in my daily allowance.</w:t>
            </w:r>
          </w:p>
        </w:tc>
        <w:tc>
          <w:tcPr>
            <w:tcW w:w="774" w:type="pct"/>
            <w:tcBorders>
              <w:top w:val="nil"/>
              <w:left w:val="nil"/>
              <w:bottom w:val="nil"/>
              <w:right w:val="nil"/>
            </w:tcBorders>
            <w:vAlign w:val="center"/>
          </w:tcPr>
          <w:p w14:paraId="5BEBAFFD" w14:textId="77777777" w:rsidR="00327332" w:rsidRPr="00067050" w:rsidRDefault="00327332" w:rsidP="000119BF">
            <w:pPr>
              <w:spacing w:line="240" w:lineRule="auto"/>
              <w:jc w:val="center"/>
              <w:rPr>
                <w:b/>
                <w:sz w:val="24"/>
                <w:szCs w:val="24"/>
              </w:rPr>
            </w:pPr>
            <w:r w:rsidRPr="00067050">
              <w:rPr>
                <w:b/>
                <w:sz w:val="24"/>
                <w:szCs w:val="24"/>
              </w:rPr>
              <w:t>3.16</w:t>
            </w:r>
          </w:p>
        </w:tc>
        <w:tc>
          <w:tcPr>
            <w:tcW w:w="1343" w:type="pct"/>
            <w:tcBorders>
              <w:top w:val="nil"/>
              <w:left w:val="nil"/>
              <w:bottom w:val="nil"/>
            </w:tcBorders>
            <w:vAlign w:val="center"/>
          </w:tcPr>
          <w:p w14:paraId="7BCB5552" w14:textId="77777777" w:rsidR="00327332" w:rsidRPr="00067050" w:rsidRDefault="00327332" w:rsidP="000119BF">
            <w:pPr>
              <w:spacing w:line="240" w:lineRule="auto"/>
              <w:jc w:val="center"/>
              <w:rPr>
                <w:b/>
                <w:sz w:val="24"/>
                <w:szCs w:val="24"/>
              </w:rPr>
            </w:pPr>
            <w:r w:rsidRPr="00067050">
              <w:rPr>
                <w:b/>
                <w:sz w:val="24"/>
                <w:szCs w:val="24"/>
              </w:rPr>
              <w:t>Strongly agree</w:t>
            </w:r>
          </w:p>
        </w:tc>
      </w:tr>
      <w:tr w:rsidR="00327332" w:rsidRPr="005B7C09" w14:paraId="268B5D7A" w14:textId="77777777" w:rsidTr="000119BF">
        <w:trPr>
          <w:trHeight w:val="879"/>
        </w:trPr>
        <w:tc>
          <w:tcPr>
            <w:tcW w:w="2883" w:type="pct"/>
            <w:tcBorders>
              <w:top w:val="nil"/>
              <w:bottom w:val="nil"/>
              <w:right w:val="nil"/>
            </w:tcBorders>
            <w:vAlign w:val="center"/>
          </w:tcPr>
          <w:p w14:paraId="718D8DC6" w14:textId="77777777" w:rsidR="00327332" w:rsidRPr="00067050" w:rsidRDefault="00327332" w:rsidP="000119BF">
            <w:pPr>
              <w:spacing w:line="240" w:lineRule="auto"/>
              <w:jc w:val="left"/>
              <w:rPr>
                <w:sz w:val="24"/>
                <w:szCs w:val="24"/>
              </w:rPr>
            </w:pPr>
            <w:r w:rsidRPr="00067050">
              <w:rPr>
                <w:sz w:val="24"/>
                <w:szCs w:val="24"/>
              </w:rPr>
              <w:t>9. I prefer the food that is inside a good packaging and that is sufficient to my daily allowance.</w:t>
            </w:r>
          </w:p>
        </w:tc>
        <w:tc>
          <w:tcPr>
            <w:tcW w:w="774" w:type="pct"/>
            <w:tcBorders>
              <w:top w:val="nil"/>
              <w:left w:val="nil"/>
              <w:bottom w:val="nil"/>
              <w:right w:val="nil"/>
            </w:tcBorders>
            <w:vAlign w:val="center"/>
          </w:tcPr>
          <w:p w14:paraId="5E84D95E" w14:textId="77777777" w:rsidR="00327332" w:rsidRPr="00067050" w:rsidRDefault="00327332" w:rsidP="000119BF">
            <w:pPr>
              <w:spacing w:line="240" w:lineRule="auto"/>
              <w:jc w:val="center"/>
              <w:rPr>
                <w:b/>
                <w:sz w:val="24"/>
                <w:szCs w:val="24"/>
              </w:rPr>
            </w:pPr>
            <w:r w:rsidRPr="00067050">
              <w:rPr>
                <w:b/>
                <w:sz w:val="24"/>
                <w:szCs w:val="24"/>
              </w:rPr>
              <w:t>3.29</w:t>
            </w:r>
          </w:p>
        </w:tc>
        <w:tc>
          <w:tcPr>
            <w:tcW w:w="1343" w:type="pct"/>
            <w:tcBorders>
              <w:top w:val="nil"/>
              <w:left w:val="nil"/>
              <w:bottom w:val="nil"/>
            </w:tcBorders>
            <w:vAlign w:val="center"/>
          </w:tcPr>
          <w:p w14:paraId="2993CF7B" w14:textId="77777777" w:rsidR="00327332" w:rsidRPr="00067050" w:rsidRDefault="00327332" w:rsidP="000119BF">
            <w:pPr>
              <w:spacing w:line="240" w:lineRule="auto"/>
              <w:jc w:val="center"/>
              <w:rPr>
                <w:b/>
                <w:sz w:val="24"/>
                <w:szCs w:val="24"/>
              </w:rPr>
            </w:pPr>
            <w:r w:rsidRPr="00067050">
              <w:rPr>
                <w:b/>
                <w:sz w:val="24"/>
                <w:szCs w:val="24"/>
              </w:rPr>
              <w:t>Strongly agree</w:t>
            </w:r>
          </w:p>
        </w:tc>
      </w:tr>
      <w:tr w:rsidR="00327332" w:rsidRPr="005B7C09" w14:paraId="18B5B622" w14:textId="77777777" w:rsidTr="000119BF">
        <w:trPr>
          <w:trHeight w:val="422"/>
        </w:trPr>
        <w:tc>
          <w:tcPr>
            <w:tcW w:w="2883" w:type="pct"/>
            <w:tcBorders>
              <w:top w:val="nil"/>
              <w:right w:val="nil"/>
            </w:tcBorders>
            <w:vAlign w:val="center"/>
          </w:tcPr>
          <w:p w14:paraId="4B8DE936" w14:textId="77777777" w:rsidR="00327332" w:rsidRPr="00067050" w:rsidRDefault="00327332" w:rsidP="000119BF">
            <w:pPr>
              <w:spacing w:line="240" w:lineRule="auto"/>
              <w:jc w:val="left"/>
              <w:rPr>
                <w:sz w:val="24"/>
                <w:szCs w:val="24"/>
              </w:rPr>
            </w:pPr>
            <w:r w:rsidRPr="00067050">
              <w:rPr>
                <w:sz w:val="24"/>
                <w:szCs w:val="24"/>
              </w:rPr>
              <w:t>10. I prefer the product that is nutritious.</w:t>
            </w:r>
          </w:p>
        </w:tc>
        <w:tc>
          <w:tcPr>
            <w:tcW w:w="774" w:type="pct"/>
            <w:tcBorders>
              <w:top w:val="nil"/>
              <w:left w:val="nil"/>
              <w:right w:val="nil"/>
            </w:tcBorders>
            <w:vAlign w:val="center"/>
          </w:tcPr>
          <w:p w14:paraId="1E3898EE" w14:textId="77777777" w:rsidR="00327332" w:rsidRPr="00067050" w:rsidRDefault="00327332" w:rsidP="000119BF">
            <w:pPr>
              <w:spacing w:line="240" w:lineRule="auto"/>
              <w:jc w:val="center"/>
              <w:rPr>
                <w:b/>
                <w:sz w:val="24"/>
                <w:szCs w:val="24"/>
              </w:rPr>
            </w:pPr>
            <w:r w:rsidRPr="00067050">
              <w:rPr>
                <w:b/>
                <w:sz w:val="24"/>
                <w:szCs w:val="24"/>
              </w:rPr>
              <w:t>3.51</w:t>
            </w:r>
          </w:p>
        </w:tc>
        <w:tc>
          <w:tcPr>
            <w:tcW w:w="1343" w:type="pct"/>
            <w:tcBorders>
              <w:top w:val="nil"/>
              <w:left w:val="nil"/>
            </w:tcBorders>
            <w:vAlign w:val="center"/>
          </w:tcPr>
          <w:p w14:paraId="7C4FB3E8" w14:textId="77777777" w:rsidR="00327332" w:rsidRPr="00067050" w:rsidRDefault="00327332" w:rsidP="000119BF">
            <w:pPr>
              <w:spacing w:line="240" w:lineRule="auto"/>
              <w:jc w:val="center"/>
              <w:rPr>
                <w:b/>
                <w:sz w:val="24"/>
                <w:szCs w:val="24"/>
              </w:rPr>
            </w:pPr>
            <w:r w:rsidRPr="00067050">
              <w:rPr>
                <w:b/>
                <w:sz w:val="24"/>
                <w:szCs w:val="24"/>
              </w:rPr>
              <w:t>Strongly agree</w:t>
            </w:r>
          </w:p>
        </w:tc>
      </w:tr>
      <w:tr w:rsidR="00327332" w:rsidRPr="005B7C09" w14:paraId="64A72F3F" w14:textId="77777777" w:rsidTr="000119BF">
        <w:trPr>
          <w:trHeight w:val="794"/>
        </w:trPr>
        <w:tc>
          <w:tcPr>
            <w:tcW w:w="2883" w:type="pct"/>
            <w:tcBorders>
              <w:right w:val="nil"/>
            </w:tcBorders>
            <w:vAlign w:val="center"/>
          </w:tcPr>
          <w:p w14:paraId="0E18EABB" w14:textId="77777777" w:rsidR="00327332" w:rsidRPr="00067050" w:rsidRDefault="00327332" w:rsidP="005B6BBF">
            <w:pPr>
              <w:spacing w:line="240" w:lineRule="auto"/>
              <w:jc w:val="center"/>
              <w:rPr>
                <w:b/>
                <w:noProof/>
                <w:sz w:val="24"/>
                <w:szCs w:val="24"/>
              </w:rPr>
            </w:pPr>
            <w:r w:rsidRPr="00067050">
              <w:rPr>
                <w:b/>
                <w:noProof/>
                <w:sz w:val="24"/>
                <w:szCs w:val="24"/>
              </w:rPr>
              <w:t>General Weighted Mean</w:t>
            </w:r>
          </w:p>
        </w:tc>
        <w:tc>
          <w:tcPr>
            <w:tcW w:w="774" w:type="pct"/>
            <w:tcBorders>
              <w:left w:val="nil"/>
              <w:right w:val="nil"/>
            </w:tcBorders>
            <w:vAlign w:val="center"/>
          </w:tcPr>
          <w:p w14:paraId="6CF1BA22" w14:textId="77777777" w:rsidR="00327332" w:rsidRPr="00067050" w:rsidRDefault="00327332" w:rsidP="000119BF">
            <w:pPr>
              <w:spacing w:line="240" w:lineRule="auto"/>
              <w:jc w:val="center"/>
              <w:rPr>
                <w:b/>
                <w:sz w:val="24"/>
                <w:szCs w:val="24"/>
              </w:rPr>
            </w:pPr>
            <w:r>
              <w:rPr>
                <w:b/>
                <w:sz w:val="24"/>
                <w:szCs w:val="24"/>
              </w:rPr>
              <w:t>3.37</w:t>
            </w:r>
          </w:p>
        </w:tc>
        <w:tc>
          <w:tcPr>
            <w:tcW w:w="1343" w:type="pct"/>
            <w:tcBorders>
              <w:left w:val="nil"/>
            </w:tcBorders>
            <w:vAlign w:val="center"/>
          </w:tcPr>
          <w:p w14:paraId="107E9F05" w14:textId="77777777" w:rsidR="00327332" w:rsidRPr="00067050" w:rsidRDefault="00327332" w:rsidP="000119BF">
            <w:pPr>
              <w:spacing w:line="240" w:lineRule="auto"/>
              <w:jc w:val="center"/>
              <w:rPr>
                <w:b/>
                <w:sz w:val="24"/>
                <w:szCs w:val="24"/>
              </w:rPr>
            </w:pPr>
            <w:r w:rsidRPr="00067050">
              <w:rPr>
                <w:b/>
                <w:sz w:val="24"/>
                <w:szCs w:val="24"/>
              </w:rPr>
              <w:t>Strongly agree</w:t>
            </w:r>
          </w:p>
        </w:tc>
      </w:tr>
    </w:tbl>
    <w:p w14:paraId="4521B599" w14:textId="1B35F4AC" w:rsidR="00644D01" w:rsidRPr="00E96B9C" w:rsidRDefault="00644D01" w:rsidP="00327332">
      <w:pPr>
        <w:spacing w:line="480" w:lineRule="auto"/>
        <w:rPr>
          <w:rFonts w:ascii="Times New Roman" w:hAnsi="Times New Roman" w:cs="Times New Roman"/>
          <w:sz w:val="24"/>
          <w:szCs w:val="24"/>
        </w:rPr>
      </w:pPr>
    </w:p>
    <w:p w14:paraId="1B384437" w14:textId="0C8C5426" w:rsidR="006C203B" w:rsidRPr="006C203B" w:rsidRDefault="006C203B" w:rsidP="006C203B">
      <w:pPr>
        <w:pStyle w:val="ListParagraph"/>
        <w:spacing w:line="360" w:lineRule="auto"/>
        <w:ind w:left="468" w:right="-576"/>
        <w:rPr>
          <w:rFonts w:ascii="Times New Roman" w:hAnsi="Times New Roman" w:cs="Times New Roman"/>
          <w:sz w:val="20"/>
          <w:szCs w:val="20"/>
        </w:rPr>
      </w:pPr>
      <w:r>
        <w:rPr>
          <w:rFonts w:ascii="Times New Roman" w:hAnsi="Times New Roman" w:cs="Times New Roman"/>
          <w:sz w:val="20"/>
          <w:szCs w:val="20"/>
        </w:rPr>
        <w:t xml:space="preserve">   </w:t>
      </w:r>
      <w:r w:rsidR="00327332">
        <w:rPr>
          <w:rFonts w:ascii="Times New Roman" w:hAnsi="Times New Roman" w:cs="Times New Roman"/>
          <w:sz w:val="20"/>
          <w:szCs w:val="20"/>
        </w:rPr>
        <w:t xml:space="preserve">  </w:t>
      </w:r>
      <w:r>
        <w:rPr>
          <w:rFonts w:ascii="Times New Roman" w:hAnsi="Times New Roman" w:cs="Times New Roman"/>
          <w:sz w:val="20"/>
          <w:szCs w:val="20"/>
        </w:rPr>
        <w:t xml:space="preserve">  0.01</w:t>
      </w:r>
      <w:r w:rsidRPr="006C203B">
        <w:rPr>
          <w:rFonts w:ascii="Times New Roman" w:hAnsi="Times New Roman" w:cs="Times New Roman"/>
          <w:sz w:val="20"/>
          <w:szCs w:val="20"/>
        </w:rPr>
        <w:t>- 1.00 = strongly Disagree                         , 1.01 - 2.00 = Disagree</w:t>
      </w:r>
    </w:p>
    <w:p w14:paraId="589DBF28" w14:textId="77777777" w:rsidR="00E96B9C" w:rsidRPr="006C203B" w:rsidRDefault="006C203B" w:rsidP="006C203B">
      <w:pPr>
        <w:spacing w:line="360" w:lineRule="auto"/>
        <w:ind w:right="-576"/>
        <w:rPr>
          <w:rFonts w:ascii="Times New Roman" w:hAnsi="Times New Roman" w:cs="Times New Roman"/>
          <w:sz w:val="20"/>
          <w:szCs w:val="20"/>
        </w:rPr>
      </w:pPr>
      <w:r>
        <w:rPr>
          <w:rFonts w:ascii="Times New Roman" w:hAnsi="Times New Roman" w:cs="Times New Roman"/>
          <w:sz w:val="20"/>
          <w:szCs w:val="20"/>
        </w:rPr>
        <w:t xml:space="preserve">             </w:t>
      </w:r>
      <w:r w:rsidRPr="006C203B">
        <w:rPr>
          <w:rFonts w:ascii="Times New Roman" w:hAnsi="Times New Roman" w:cs="Times New Roman"/>
          <w:sz w:val="20"/>
          <w:szCs w:val="20"/>
        </w:rPr>
        <w:t>2.01 - 3.00 = agree                                            3.01 - 4.00 = strongly agree</w:t>
      </w:r>
    </w:p>
    <w:p w14:paraId="36BB3ED1" w14:textId="3B3BBDEB" w:rsidR="00D32CBE" w:rsidRDefault="006E19D7" w:rsidP="00E96B9C">
      <w:pPr>
        <w:tabs>
          <w:tab w:val="left" w:pos="1054"/>
        </w:tabs>
        <w:spacing w:line="480" w:lineRule="auto"/>
        <w:ind w:left="-432" w:right="-576"/>
        <w:jc w:val="both"/>
        <w:rPr>
          <w:rFonts w:ascii="Times New Roman" w:hAnsi="Times New Roman" w:cs="Times New Roman"/>
          <w:sz w:val="24"/>
          <w:szCs w:val="24"/>
        </w:rPr>
      </w:pPr>
      <w:r w:rsidRPr="006E19D7">
        <w:rPr>
          <w:rFonts w:ascii="Times New Roman" w:hAnsi="Times New Roman" w:cs="Times New Roman"/>
          <w:sz w:val="24"/>
          <w:szCs w:val="24"/>
        </w:rPr>
        <w:t xml:space="preserve"> </w:t>
      </w:r>
      <w:r w:rsidR="00575854">
        <w:rPr>
          <w:rFonts w:ascii="Times New Roman" w:hAnsi="Times New Roman" w:cs="Times New Roman"/>
          <w:sz w:val="24"/>
          <w:szCs w:val="24"/>
        </w:rPr>
        <w:t xml:space="preserve">    </w:t>
      </w:r>
      <w:r w:rsidR="008B650C" w:rsidRPr="000119BF">
        <w:rPr>
          <w:rFonts w:ascii="Times" w:hAnsi="Times" w:cs="Times New Roman"/>
          <w:i/>
          <w:iCs/>
          <w:sz w:val="24"/>
          <w:szCs w:val="24"/>
        </w:rPr>
        <w:t>N</w:t>
      </w:r>
      <w:r w:rsidR="000119BF" w:rsidRPr="000119BF">
        <w:rPr>
          <w:rFonts w:ascii="Times" w:hAnsi="Times" w:cs="Times New Roman"/>
          <w:i/>
          <w:iCs/>
          <w:sz w:val="24"/>
          <w:szCs w:val="24"/>
        </w:rPr>
        <w:t>ote</w:t>
      </w:r>
      <w:r w:rsidR="008B650C" w:rsidRPr="000119BF">
        <w:rPr>
          <w:rFonts w:ascii="Times" w:hAnsi="Times" w:cs="Times New Roman"/>
          <w:i/>
          <w:iCs/>
          <w:sz w:val="24"/>
          <w:szCs w:val="24"/>
        </w:rPr>
        <w:t>.</w:t>
      </w:r>
      <w:r w:rsidR="008B650C">
        <w:rPr>
          <w:rFonts w:ascii="Times New Roman" w:hAnsi="Times New Roman" w:cs="Times New Roman"/>
          <w:sz w:val="24"/>
          <w:szCs w:val="24"/>
        </w:rPr>
        <w:t xml:space="preserve"> </w:t>
      </w:r>
      <w:r w:rsidR="000119BF">
        <w:rPr>
          <w:rFonts w:ascii="Times New Roman" w:hAnsi="Times New Roman" w:cs="Times New Roman"/>
          <w:sz w:val="24"/>
          <w:szCs w:val="24"/>
        </w:rPr>
        <w:t>t</w:t>
      </w:r>
      <w:r w:rsidRPr="006E19D7">
        <w:rPr>
          <w:rFonts w:ascii="Times New Roman" w:hAnsi="Times New Roman" w:cs="Times New Roman"/>
          <w:sz w:val="24"/>
          <w:szCs w:val="24"/>
        </w:rPr>
        <w:t>he table shows that for the questions</w:t>
      </w:r>
      <w:r>
        <w:rPr>
          <w:rFonts w:ascii="Times New Roman" w:hAnsi="Times New Roman" w:cs="Times New Roman"/>
          <w:sz w:val="24"/>
          <w:szCs w:val="24"/>
        </w:rPr>
        <w:t xml:space="preserve"> </w:t>
      </w:r>
      <w:r w:rsidRPr="006E19D7">
        <w:rPr>
          <w:rFonts w:ascii="Times New Roman" w:hAnsi="Times New Roman" w:cs="Times New Roman"/>
          <w:sz w:val="24"/>
          <w:szCs w:val="24"/>
        </w:rPr>
        <w:t>I check how long the food will last take bef</w:t>
      </w:r>
      <w:r>
        <w:rPr>
          <w:rFonts w:ascii="Times New Roman" w:hAnsi="Times New Roman" w:cs="Times New Roman"/>
          <w:sz w:val="24"/>
          <w:szCs w:val="24"/>
        </w:rPr>
        <w:t xml:space="preserve">ore I buy in the school canteen, I prefer the food that is clean, </w:t>
      </w:r>
      <w:r w:rsidRPr="006E19D7">
        <w:rPr>
          <w:rFonts w:ascii="Times New Roman" w:hAnsi="Times New Roman" w:cs="Times New Roman"/>
          <w:sz w:val="24"/>
          <w:szCs w:val="24"/>
        </w:rPr>
        <w:t>I prefer food that looks tastier in school canteen but ap</w:t>
      </w:r>
      <w:r>
        <w:rPr>
          <w:rFonts w:ascii="Times New Roman" w:hAnsi="Times New Roman" w:cs="Times New Roman"/>
          <w:sz w:val="24"/>
          <w:szCs w:val="24"/>
        </w:rPr>
        <w:t xml:space="preserve">propriate in my daily allowance, </w:t>
      </w:r>
      <w:r w:rsidRPr="006E19D7">
        <w:rPr>
          <w:rFonts w:ascii="Times New Roman" w:hAnsi="Times New Roman" w:cs="Times New Roman"/>
          <w:sz w:val="24"/>
          <w:szCs w:val="24"/>
        </w:rPr>
        <w:t>. I prefer the food that is inside a good packaging and that is s</w:t>
      </w:r>
      <w:r>
        <w:rPr>
          <w:rFonts w:ascii="Times New Roman" w:hAnsi="Times New Roman" w:cs="Times New Roman"/>
          <w:sz w:val="24"/>
          <w:szCs w:val="24"/>
        </w:rPr>
        <w:t xml:space="preserve">ufficient to my daily allowance and </w:t>
      </w:r>
      <w:r w:rsidRPr="006E19D7">
        <w:rPr>
          <w:rFonts w:ascii="Times New Roman" w:hAnsi="Times New Roman" w:cs="Times New Roman"/>
          <w:sz w:val="24"/>
          <w:szCs w:val="24"/>
        </w:rPr>
        <w:t>I prefer</w:t>
      </w:r>
      <w:r>
        <w:rPr>
          <w:rFonts w:ascii="Times New Roman" w:hAnsi="Times New Roman" w:cs="Times New Roman"/>
          <w:sz w:val="24"/>
          <w:szCs w:val="24"/>
        </w:rPr>
        <w:t xml:space="preserve"> the product that is nutritious had a weighted mean of 3.12, 3.76, 3.16, 3.29 and 3.51 with a verbal interpretation of strongly agree</w:t>
      </w:r>
      <w:r w:rsidR="00BD696D">
        <w:rPr>
          <w:rFonts w:ascii="Times New Roman" w:hAnsi="Times New Roman" w:cs="Times New Roman"/>
          <w:sz w:val="24"/>
          <w:szCs w:val="24"/>
        </w:rPr>
        <w:t xml:space="preserve"> the data shows </w:t>
      </w:r>
      <w:r w:rsidR="00327332">
        <w:rPr>
          <w:rFonts w:ascii="Times New Roman" w:hAnsi="Times New Roman" w:cs="Times New Roman"/>
          <w:sz w:val="24"/>
          <w:szCs w:val="24"/>
        </w:rPr>
        <w:t>that</w:t>
      </w:r>
      <w:r w:rsidR="00BD696D">
        <w:rPr>
          <w:rFonts w:ascii="Times New Roman" w:hAnsi="Times New Roman" w:cs="Times New Roman"/>
          <w:sz w:val="24"/>
          <w:szCs w:val="24"/>
        </w:rPr>
        <w:t xml:space="preserve"> the students  when it comes to food</w:t>
      </w:r>
      <w:r w:rsidR="00C6006A">
        <w:rPr>
          <w:rFonts w:ascii="Times New Roman" w:hAnsi="Times New Roman" w:cs="Times New Roman"/>
          <w:sz w:val="24"/>
          <w:szCs w:val="24"/>
        </w:rPr>
        <w:t xml:space="preserve"> in the </w:t>
      </w:r>
      <w:r w:rsidR="00327332">
        <w:rPr>
          <w:rFonts w:ascii="Times New Roman" w:hAnsi="Times New Roman" w:cs="Times New Roman"/>
          <w:sz w:val="24"/>
          <w:szCs w:val="24"/>
        </w:rPr>
        <w:t>canteen</w:t>
      </w:r>
      <w:r w:rsidR="00C6006A">
        <w:rPr>
          <w:rFonts w:ascii="Times New Roman" w:hAnsi="Times New Roman" w:cs="Times New Roman"/>
          <w:sz w:val="24"/>
          <w:szCs w:val="24"/>
        </w:rPr>
        <w:t xml:space="preserve"> menu </w:t>
      </w:r>
      <w:r w:rsidR="00327332">
        <w:rPr>
          <w:rFonts w:ascii="Times New Roman" w:hAnsi="Times New Roman" w:cs="Times New Roman"/>
          <w:sz w:val="24"/>
          <w:szCs w:val="24"/>
        </w:rPr>
        <w:t>q</w:t>
      </w:r>
      <w:r w:rsidR="00BD696D">
        <w:rPr>
          <w:rFonts w:ascii="Times New Roman" w:hAnsi="Times New Roman" w:cs="Times New Roman"/>
          <w:sz w:val="24"/>
          <w:szCs w:val="24"/>
        </w:rPr>
        <w:t xml:space="preserve">uality of the food </w:t>
      </w:r>
      <w:r w:rsidR="00327332">
        <w:rPr>
          <w:rFonts w:ascii="Times New Roman" w:hAnsi="Times New Roman" w:cs="Times New Roman"/>
          <w:sz w:val="24"/>
          <w:szCs w:val="24"/>
        </w:rPr>
        <w:t xml:space="preserve">they consider when they </w:t>
      </w:r>
      <w:r w:rsidR="0007178F">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918336" behindDoc="0" locked="0" layoutInCell="1" allowOverlap="1" wp14:anchorId="240C1026" wp14:editId="365A1739">
                <wp:simplePos x="0" y="0"/>
                <wp:positionH relativeFrom="column">
                  <wp:posOffset>5120640</wp:posOffset>
                </wp:positionH>
                <wp:positionV relativeFrom="paragraph">
                  <wp:posOffset>-667385</wp:posOffset>
                </wp:positionV>
                <wp:extent cx="1003300" cy="480060"/>
                <wp:effectExtent l="0" t="0" r="0" b="0"/>
                <wp:wrapNone/>
                <wp:docPr id="311" name="Text Box 311"/>
                <wp:cNvGraphicFramePr/>
                <a:graphic xmlns:a="http://schemas.openxmlformats.org/drawingml/2006/main">
                  <a:graphicData uri="http://schemas.microsoft.com/office/word/2010/wordprocessingShape">
                    <wps:wsp>
                      <wps:cNvSpPr txBox="1"/>
                      <wps:spPr>
                        <a:xfrm>
                          <a:off x="0" y="0"/>
                          <a:ext cx="1003300" cy="480060"/>
                        </a:xfrm>
                        <a:prstGeom prst="rect">
                          <a:avLst/>
                        </a:prstGeom>
                        <a:noFill/>
                        <a:ln w="6350">
                          <a:noFill/>
                        </a:ln>
                      </wps:spPr>
                      <wps:txbx>
                        <w:txbxContent>
                          <w:p w14:paraId="0AF4B5BA" w14:textId="77777777" w:rsidR="0007178F" w:rsidRPr="002F7294" w:rsidRDefault="0007178F" w:rsidP="0007178F">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C1026" id="Text Box 311" o:spid="_x0000_s1069" type="#_x0000_t202" style="position:absolute;left:0;text-align:left;margin-left:403.2pt;margin-top:-52.55pt;width:79pt;height:37.8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" filled="f" stroked="f" strokeweight=".5pt">
                <v:textbox>
                  <w:txbxContent>
                    <w:p w14:paraId="0AF4B5BA" w14:textId="77777777" w:rsidR="0007178F" w:rsidRPr="002F7294" w:rsidRDefault="0007178F" w:rsidP="0007178F">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27</w:t>
                      </w:r>
                    </w:p>
                  </w:txbxContent>
                </v:textbox>
              </v:shape>
            </w:pict>
          </mc:Fallback>
        </mc:AlternateContent>
      </w:r>
      <w:r w:rsidR="00327332">
        <w:rPr>
          <w:rFonts w:ascii="Times New Roman" w:hAnsi="Times New Roman" w:cs="Times New Roman"/>
          <w:sz w:val="24"/>
          <w:szCs w:val="24"/>
        </w:rPr>
        <w:t xml:space="preserve">buy in school canteen </w:t>
      </w:r>
      <w:r w:rsidR="00BD696D">
        <w:rPr>
          <w:rFonts w:ascii="Times New Roman" w:hAnsi="Times New Roman" w:cs="Times New Roman"/>
          <w:sz w:val="24"/>
          <w:szCs w:val="24"/>
        </w:rPr>
        <w:t xml:space="preserve">but sufficient to their daily allowances because most of them answer </w:t>
      </w:r>
      <w:r w:rsidR="00C6006A">
        <w:rPr>
          <w:rFonts w:ascii="Times New Roman" w:hAnsi="Times New Roman" w:cs="Times New Roman"/>
          <w:sz w:val="24"/>
          <w:szCs w:val="24"/>
        </w:rPr>
        <w:t>strongly agree.</w:t>
      </w:r>
    </w:p>
    <w:p w14:paraId="4865B73C" w14:textId="57F4E43F" w:rsidR="002548EE" w:rsidRDefault="008328B8" w:rsidP="002548EE">
      <w:pPr>
        <w:tabs>
          <w:tab w:val="left" w:pos="1054"/>
        </w:tabs>
        <w:spacing w:line="480" w:lineRule="auto"/>
        <w:ind w:left="-432" w:right="-576"/>
        <w:jc w:val="both"/>
        <w:rPr>
          <w:rFonts w:ascii="Times New Roman" w:hAnsi="Times New Roman" w:cs="Times New Roman"/>
          <w:sz w:val="24"/>
          <w:szCs w:val="24"/>
        </w:rPr>
      </w:pPr>
      <w:r w:rsidRPr="008328B8">
        <w:rPr>
          <w:rFonts w:ascii="Times New Roman" w:hAnsi="Times New Roman" w:cs="Times New Roman"/>
          <w:sz w:val="24"/>
          <w:szCs w:val="24"/>
        </w:rPr>
        <w:t xml:space="preserve">     According to </w:t>
      </w:r>
      <w:proofErr w:type="spellStart"/>
      <w:r w:rsidRPr="008328B8">
        <w:rPr>
          <w:rFonts w:ascii="Times New Roman" w:hAnsi="Times New Roman" w:cs="Times New Roman"/>
          <w:sz w:val="24"/>
          <w:szCs w:val="24"/>
        </w:rPr>
        <w:t>Ferlyn</w:t>
      </w:r>
      <w:proofErr w:type="spellEnd"/>
      <w:r w:rsidRPr="008328B8">
        <w:rPr>
          <w:rFonts w:ascii="Times New Roman" w:hAnsi="Times New Roman" w:cs="Times New Roman"/>
          <w:sz w:val="24"/>
          <w:szCs w:val="24"/>
        </w:rPr>
        <w:t xml:space="preserve"> S. </w:t>
      </w:r>
      <w:proofErr w:type="spellStart"/>
      <w:r w:rsidRPr="008328B8">
        <w:rPr>
          <w:rFonts w:ascii="Times New Roman" w:hAnsi="Times New Roman" w:cs="Times New Roman"/>
          <w:sz w:val="24"/>
          <w:szCs w:val="24"/>
        </w:rPr>
        <w:t>Paruada</w:t>
      </w:r>
      <w:proofErr w:type="spellEnd"/>
      <w:r w:rsidRPr="008328B8">
        <w:rPr>
          <w:rFonts w:ascii="Times New Roman" w:hAnsi="Times New Roman" w:cs="Times New Roman"/>
          <w:sz w:val="24"/>
          <w:szCs w:val="24"/>
        </w:rPr>
        <w:t xml:space="preserve"> (2019)</w:t>
      </w:r>
      <w:r>
        <w:rPr>
          <w:rFonts w:ascii="Times New Roman" w:hAnsi="Times New Roman" w:cs="Times New Roman"/>
          <w:sz w:val="24"/>
          <w:szCs w:val="24"/>
        </w:rPr>
        <w:t xml:space="preserve"> </w:t>
      </w:r>
      <w:r w:rsidR="002548EE" w:rsidRPr="008328B8">
        <w:rPr>
          <w:rFonts w:ascii="Times New Roman" w:hAnsi="Times New Roman" w:cs="Times New Roman"/>
          <w:sz w:val="24"/>
          <w:szCs w:val="24"/>
        </w:rPr>
        <w:t>the</w:t>
      </w:r>
      <w:r w:rsidRPr="008328B8">
        <w:rPr>
          <w:rFonts w:ascii="Times New Roman" w:hAnsi="Times New Roman" w:cs="Times New Roman"/>
          <w:sz w:val="24"/>
          <w:szCs w:val="24"/>
        </w:rPr>
        <w:t xml:space="preserve"> canteen's </w:t>
      </w:r>
      <w:r w:rsidR="002548EE">
        <w:rPr>
          <w:rFonts w:ascii="Times New Roman" w:hAnsi="Times New Roman" w:cs="Times New Roman"/>
          <w:sz w:val="24"/>
          <w:szCs w:val="24"/>
        </w:rPr>
        <w:t>cleanliness is well maintained,</w:t>
      </w:r>
      <w:r w:rsidRPr="008328B8">
        <w:rPr>
          <w:rFonts w:ascii="Times New Roman" w:hAnsi="Times New Roman" w:cs="Times New Roman"/>
          <w:sz w:val="24"/>
          <w:szCs w:val="24"/>
        </w:rPr>
        <w:t xml:space="preserve"> </w:t>
      </w:r>
      <w:r w:rsidR="002548EE" w:rsidRPr="008328B8">
        <w:rPr>
          <w:rFonts w:ascii="Times New Roman" w:hAnsi="Times New Roman" w:cs="Times New Roman"/>
          <w:sz w:val="24"/>
          <w:szCs w:val="24"/>
        </w:rPr>
        <w:t>the</w:t>
      </w:r>
      <w:r w:rsidRPr="008328B8">
        <w:rPr>
          <w:rFonts w:ascii="Times New Roman" w:hAnsi="Times New Roman" w:cs="Times New Roman"/>
          <w:sz w:val="24"/>
          <w:szCs w:val="24"/>
        </w:rPr>
        <w:t xml:space="preserve"> chairs and tables are organized and properly arranged. The canteen's ambiance is very welcoming for the students. The ambiance of the canteen is good and refreshing. The canteen is strategically situated in a place where it is accessible and convenient to all the students and </w:t>
      </w:r>
      <w:r w:rsidR="002548EE" w:rsidRPr="008328B8">
        <w:rPr>
          <w:rFonts w:ascii="Times New Roman" w:hAnsi="Times New Roman" w:cs="Times New Roman"/>
          <w:sz w:val="24"/>
          <w:szCs w:val="24"/>
        </w:rPr>
        <w:t>the</w:t>
      </w:r>
      <w:r w:rsidRPr="008328B8">
        <w:rPr>
          <w:rFonts w:ascii="Times New Roman" w:hAnsi="Times New Roman" w:cs="Times New Roman"/>
          <w:sz w:val="24"/>
          <w:szCs w:val="24"/>
        </w:rPr>
        <w:t xml:space="preserve"> canteen is well-organized and well-managed had a weighted mean of 4.16, 4.25, 40</w:t>
      </w:r>
      <w:r w:rsidR="002548EE">
        <w:rPr>
          <w:rFonts w:ascii="Times New Roman" w:hAnsi="Times New Roman" w:cs="Times New Roman"/>
          <w:sz w:val="24"/>
          <w:szCs w:val="24"/>
        </w:rPr>
        <w:t>.</w:t>
      </w:r>
      <w:r w:rsidRPr="008328B8">
        <w:rPr>
          <w:rFonts w:ascii="Times New Roman" w:hAnsi="Times New Roman" w:cs="Times New Roman"/>
          <w:sz w:val="24"/>
          <w:szCs w:val="24"/>
        </w:rPr>
        <w:t>7, 3</w:t>
      </w:r>
      <w:r w:rsidR="002548EE">
        <w:rPr>
          <w:rFonts w:ascii="Times New Roman" w:hAnsi="Times New Roman" w:cs="Times New Roman"/>
          <w:sz w:val="24"/>
          <w:szCs w:val="24"/>
        </w:rPr>
        <w:t>.98, 4.05, and 4:.</w:t>
      </w:r>
      <w:r w:rsidRPr="008328B8">
        <w:rPr>
          <w:rFonts w:ascii="Times New Roman" w:hAnsi="Times New Roman" w:cs="Times New Roman"/>
          <w:sz w:val="24"/>
          <w:szCs w:val="24"/>
        </w:rPr>
        <w:t>5 respectively with a verbal interpretation of Agree. The data shows that the respondents prefer the ambiance of the Teachers' Cooperative Canteen because most of them answered Agree</w:t>
      </w:r>
    </w:p>
    <w:p w14:paraId="01335470" w14:textId="77777777" w:rsidR="002548EE" w:rsidRDefault="002548EE" w:rsidP="002548EE">
      <w:pPr>
        <w:tabs>
          <w:tab w:val="left" w:pos="1054"/>
        </w:tabs>
        <w:spacing w:line="480" w:lineRule="auto"/>
        <w:ind w:left="-432" w:right="-576"/>
        <w:jc w:val="both"/>
        <w:rPr>
          <w:rFonts w:ascii="Times New Roman" w:hAnsi="Times New Roman" w:cs="Times New Roman"/>
          <w:sz w:val="24"/>
          <w:szCs w:val="24"/>
        </w:rPr>
      </w:pPr>
    </w:p>
    <w:p w14:paraId="293B05C9" w14:textId="77777777" w:rsidR="002548EE" w:rsidRDefault="002548EE" w:rsidP="002548EE">
      <w:pPr>
        <w:tabs>
          <w:tab w:val="left" w:pos="1054"/>
        </w:tabs>
        <w:spacing w:line="480" w:lineRule="auto"/>
        <w:ind w:left="-432" w:right="-576"/>
        <w:jc w:val="both"/>
        <w:rPr>
          <w:rFonts w:ascii="Times New Roman" w:hAnsi="Times New Roman" w:cs="Times New Roman"/>
          <w:sz w:val="24"/>
          <w:szCs w:val="24"/>
        </w:rPr>
      </w:pPr>
    </w:p>
    <w:p w14:paraId="5859B33B" w14:textId="77777777" w:rsidR="002548EE" w:rsidRDefault="002548EE" w:rsidP="002548EE">
      <w:pPr>
        <w:tabs>
          <w:tab w:val="left" w:pos="1054"/>
        </w:tabs>
        <w:spacing w:line="480" w:lineRule="auto"/>
        <w:ind w:left="-432" w:right="-576"/>
        <w:jc w:val="both"/>
        <w:rPr>
          <w:rFonts w:ascii="Times New Roman" w:hAnsi="Times New Roman" w:cs="Times New Roman"/>
          <w:sz w:val="24"/>
          <w:szCs w:val="24"/>
        </w:rPr>
      </w:pPr>
    </w:p>
    <w:p w14:paraId="043DC128" w14:textId="4588D9AA" w:rsidR="002548EE" w:rsidRDefault="002548EE" w:rsidP="002548EE">
      <w:pPr>
        <w:tabs>
          <w:tab w:val="left" w:pos="1054"/>
        </w:tabs>
        <w:spacing w:line="480" w:lineRule="auto"/>
        <w:ind w:left="-432" w:right="-576"/>
        <w:jc w:val="both"/>
        <w:rPr>
          <w:rFonts w:ascii="Times New Roman" w:hAnsi="Times New Roman" w:cs="Times New Roman"/>
          <w:sz w:val="24"/>
          <w:szCs w:val="24"/>
        </w:rPr>
      </w:pPr>
    </w:p>
    <w:p w14:paraId="5027C7BD" w14:textId="77777777" w:rsidR="002548EE" w:rsidRDefault="002548EE" w:rsidP="002548EE">
      <w:pPr>
        <w:tabs>
          <w:tab w:val="left" w:pos="1054"/>
        </w:tabs>
        <w:spacing w:line="480" w:lineRule="auto"/>
        <w:ind w:left="-432" w:right="-576"/>
        <w:jc w:val="both"/>
        <w:rPr>
          <w:rFonts w:ascii="Times New Roman" w:hAnsi="Times New Roman" w:cs="Times New Roman"/>
          <w:sz w:val="24"/>
          <w:szCs w:val="24"/>
        </w:rPr>
      </w:pPr>
    </w:p>
    <w:p w14:paraId="21267DF2" w14:textId="77777777" w:rsidR="002548EE" w:rsidRDefault="002548EE" w:rsidP="002548EE">
      <w:pPr>
        <w:tabs>
          <w:tab w:val="left" w:pos="1054"/>
        </w:tabs>
        <w:spacing w:line="480" w:lineRule="auto"/>
        <w:ind w:left="-432" w:right="-576"/>
        <w:jc w:val="both"/>
        <w:rPr>
          <w:rFonts w:ascii="Times New Roman" w:hAnsi="Times New Roman" w:cs="Times New Roman"/>
          <w:sz w:val="24"/>
          <w:szCs w:val="24"/>
        </w:rPr>
      </w:pPr>
    </w:p>
    <w:p w14:paraId="5CBA700C" w14:textId="022BF1AC" w:rsidR="002548EE" w:rsidRDefault="002548EE" w:rsidP="002548EE">
      <w:pPr>
        <w:tabs>
          <w:tab w:val="left" w:pos="1054"/>
        </w:tabs>
        <w:spacing w:line="480" w:lineRule="auto"/>
        <w:ind w:left="-432" w:right="-576"/>
        <w:jc w:val="both"/>
        <w:rPr>
          <w:rFonts w:ascii="Times New Roman" w:hAnsi="Times New Roman" w:cs="Times New Roman"/>
          <w:sz w:val="24"/>
          <w:szCs w:val="24"/>
        </w:rPr>
      </w:pPr>
    </w:p>
    <w:p w14:paraId="776972F8" w14:textId="0195D01B" w:rsidR="002548EE" w:rsidRDefault="002548EE" w:rsidP="002548EE">
      <w:pPr>
        <w:tabs>
          <w:tab w:val="left" w:pos="1054"/>
        </w:tabs>
        <w:spacing w:line="480" w:lineRule="auto"/>
        <w:ind w:left="-432" w:right="-576"/>
        <w:jc w:val="both"/>
        <w:rPr>
          <w:rFonts w:ascii="Times New Roman" w:hAnsi="Times New Roman" w:cs="Times New Roman"/>
          <w:sz w:val="24"/>
          <w:szCs w:val="24"/>
        </w:rPr>
      </w:pPr>
    </w:p>
    <w:p w14:paraId="6B5D3AAD" w14:textId="77777777" w:rsidR="008B650C" w:rsidRDefault="008B650C" w:rsidP="002548EE">
      <w:pPr>
        <w:tabs>
          <w:tab w:val="left" w:pos="1054"/>
        </w:tabs>
        <w:spacing w:line="480" w:lineRule="auto"/>
        <w:ind w:left="-432" w:right="-576"/>
        <w:jc w:val="both"/>
        <w:rPr>
          <w:rFonts w:ascii="Times New Roman" w:hAnsi="Times New Roman" w:cs="Times New Roman"/>
          <w:sz w:val="24"/>
          <w:szCs w:val="24"/>
        </w:rPr>
      </w:pPr>
    </w:p>
    <w:p w14:paraId="7DEC38D1" w14:textId="3A9F9051" w:rsidR="00327332" w:rsidRDefault="00327332" w:rsidP="0007178F">
      <w:pPr>
        <w:tabs>
          <w:tab w:val="left" w:pos="1054"/>
        </w:tabs>
        <w:spacing w:line="480" w:lineRule="auto"/>
        <w:ind w:right="-576"/>
        <w:jc w:val="both"/>
        <w:rPr>
          <w:rFonts w:ascii="Times New Roman" w:hAnsi="Times New Roman" w:cs="Times New Roman"/>
          <w:sz w:val="24"/>
          <w:szCs w:val="24"/>
        </w:rPr>
      </w:pPr>
    </w:p>
    <w:p w14:paraId="14D8B816" w14:textId="4F492568" w:rsidR="00067050" w:rsidRPr="00CE6024" w:rsidRDefault="00582600" w:rsidP="00CE6024">
      <w:pPr>
        <w:tabs>
          <w:tab w:val="left" w:pos="1054"/>
        </w:tabs>
        <w:spacing w:line="480" w:lineRule="auto"/>
        <w:ind w:left="-432" w:right="-576"/>
        <w:jc w:val="both"/>
        <w:rPr>
          <w:rFonts w:ascii="Times New Roman" w:hAnsi="Times New Roman" w:cs="Times New Roman"/>
          <w:sz w:val="24"/>
          <w:szCs w:val="24"/>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816960" behindDoc="0" locked="0" layoutInCell="1" allowOverlap="1" wp14:anchorId="3C99E879" wp14:editId="6A1EBDE2">
                <wp:simplePos x="0" y="0"/>
                <wp:positionH relativeFrom="column">
                  <wp:posOffset>5118100</wp:posOffset>
                </wp:positionH>
                <wp:positionV relativeFrom="paragraph">
                  <wp:posOffset>-682625</wp:posOffset>
                </wp:positionV>
                <wp:extent cx="1003300" cy="522000"/>
                <wp:effectExtent l="0" t="0" r="0" b="0"/>
                <wp:wrapNone/>
                <wp:docPr id="285" name="Text Box 285"/>
                <wp:cNvGraphicFramePr/>
                <a:graphic xmlns:a="http://schemas.openxmlformats.org/drawingml/2006/main">
                  <a:graphicData uri="http://schemas.microsoft.com/office/word/2010/wordprocessingShape">
                    <wps:wsp>
                      <wps:cNvSpPr txBox="1"/>
                      <wps:spPr>
                        <a:xfrm>
                          <a:off x="0" y="0"/>
                          <a:ext cx="1003300" cy="522000"/>
                        </a:xfrm>
                        <a:prstGeom prst="rect">
                          <a:avLst/>
                        </a:prstGeom>
                        <a:noFill/>
                        <a:ln w="6350">
                          <a:noFill/>
                        </a:ln>
                      </wps:spPr>
                      <wps:txbx>
                        <w:txbxContent>
                          <w:p w14:paraId="4BB173D0" w14:textId="096D070A" w:rsidR="00582600" w:rsidRPr="002F7294" w:rsidRDefault="00582600" w:rsidP="00582600">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9E879" id="Text Box 285" o:spid="_x0000_s1070" type="#_x0000_t202" style="position:absolute;left:0;text-align:left;margin-left:403pt;margin-top:-53.75pt;width:79pt;height:41.1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" filled="f" stroked="f" strokeweight=".5pt">
                <v:textbox>
                  <w:txbxContent>
                    <w:p w14:paraId="4BB173D0" w14:textId="096D070A" w:rsidR="00582600" w:rsidRPr="002F7294" w:rsidRDefault="00582600" w:rsidP="00582600">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28</w:t>
                      </w:r>
                    </w:p>
                  </w:txbxContent>
                </v:textbox>
              </v:shape>
            </w:pict>
          </mc:Fallback>
        </mc:AlternateContent>
      </w:r>
      <w:r w:rsidR="00327332">
        <w:rPr>
          <w:rFonts w:ascii="Times New Roman" w:hAnsi="Times New Roman" w:cs="Times New Roman"/>
          <w:sz w:val="24"/>
          <w:szCs w:val="24"/>
        </w:rPr>
        <w:t xml:space="preserve">      </w:t>
      </w:r>
      <w:r w:rsidR="006C381C">
        <w:rPr>
          <w:rFonts w:ascii="Times New Roman" w:hAnsi="Times New Roman" w:cs="Times New Roman"/>
          <w:b/>
          <w:sz w:val="24"/>
          <w:szCs w:val="24"/>
        </w:rPr>
        <w:t xml:space="preserve">Table </w:t>
      </w:r>
      <w:r w:rsidR="00327332">
        <w:rPr>
          <w:rFonts w:ascii="Times New Roman" w:hAnsi="Times New Roman" w:cs="Times New Roman"/>
          <w:b/>
          <w:sz w:val="24"/>
          <w:szCs w:val="24"/>
        </w:rPr>
        <w:t>4</w:t>
      </w:r>
    </w:p>
    <w:p w14:paraId="591AD033" w14:textId="442CED35" w:rsidR="00067050" w:rsidRPr="00CE6024" w:rsidRDefault="00327332" w:rsidP="00CE6024">
      <w:pPr>
        <w:spacing w:line="480" w:lineRule="auto"/>
        <w:rPr>
          <w:rFonts w:ascii="Times" w:hAnsi="Times" w:cs="Times New Roman"/>
          <w:i/>
          <w:iCs/>
          <w:sz w:val="24"/>
          <w:szCs w:val="24"/>
        </w:rPr>
      </w:pPr>
      <w:r w:rsidRPr="00CE6024">
        <w:rPr>
          <w:rFonts w:ascii="Times" w:hAnsi="Times" w:cs="Times New Roman"/>
          <w:i/>
          <w:iCs/>
          <w:sz w:val="24"/>
          <w:szCs w:val="24"/>
        </w:rPr>
        <w:t>Describing the Varieties of food  in school canteen food menu</w:t>
      </w:r>
      <w:r w:rsidR="006C203B">
        <w:rPr>
          <w:rFonts w:ascii="Times New Roman" w:hAnsi="Times New Roman" w:cs="Times New Roman"/>
          <w:sz w:val="20"/>
          <w:szCs w:val="20"/>
        </w:rPr>
        <w:t xml:space="preserve">  </w:t>
      </w:r>
    </w:p>
    <w:tbl>
      <w:tblPr>
        <w:tblStyle w:val="TableGrid"/>
        <w:tblW w:w="4890" w:type="pct"/>
        <w:jc w:val="center"/>
        <w:tblBorders>
          <w:left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4156"/>
        <w:gridCol w:w="1203"/>
        <w:gridCol w:w="1683"/>
      </w:tblGrid>
      <w:tr w:rsidR="00D80FC8" w:rsidRPr="005B7C09" w14:paraId="13FDE4F4" w14:textId="77777777" w:rsidTr="00CE6024">
        <w:trPr>
          <w:trHeight w:val="262"/>
          <w:jc w:val="center"/>
        </w:trPr>
        <w:tc>
          <w:tcPr>
            <w:tcW w:w="3007" w:type="pct"/>
            <w:tcBorders>
              <w:top w:val="single" w:sz="4" w:space="0" w:color="auto"/>
              <w:left w:val="nil"/>
              <w:bottom w:val="single" w:sz="4" w:space="0" w:color="auto"/>
              <w:right w:val="nil"/>
            </w:tcBorders>
            <w:vAlign w:val="center"/>
          </w:tcPr>
          <w:p w14:paraId="74B214CF" w14:textId="65DB3001" w:rsidR="00D80FC8" w:rsidRPr="002A596E" w:rsidRDefault="00644D01" w:rsidP="00D80FC8">
            <w:pPr>
              <w:spacing w:line="240" w:lineRule="auto"/>
              <w:jc w:val="center"/>
              <w:rPr>
                <w:b/>
                <w:sz w:val="24"/>
                <w:szCs w:val="24"/>
              </w:rPr>
            </w:pPr>
            <w:r>
              <w:rPr>
                <w:b/>
                <w:sz w:val="24"/>
                <w:szCs w:val="24"/>
              </w:rPr>
              <w:t>Variet</w:t>
            </w:r>
            <w:r w:rsidR="000825BE">
              <w:rPr>
                <w:b/>
                <w:sz w:val="24"/>
                <w:szCs w:val="24"/>
              </w:rPr>
              <w:t>y</w:t>
            </w:r>
            <w:r>
              <w:rPr>
                <w:b/>
                <w:sz w:val="24"/>
                <w:szCs w:val="24"/>
              </w:rPr>
              <w:t xml:space="preserve"> of Food</w:t>
            </w:r>
          </w:p>
        </w:tc>
        <w:tc>
          <w:tcPr>
            <w:tcW w:w="829" w:type="pct"/>
            <w:tcBorders>
              <w:top w:val="single" w:sz="4" w:space="0" w:color="auto"/>
              <w:left w:val="nil"/>
              <w:bottom w:val="single" w:sz="4" w:space="0" w:color="auto"/>
              <w:right w:val="nil"/>
            </w:tcBorders>
            <w:vAlign w:val="center"/>
          </w:tcPr>
          <w:p w14:paraId="6ED532B2" w14:textId="77777777" w:rsidR="00D80FC8" w:rsidRPr="00AC3C79" w:rsidRDefault="00D80FC8" w:rsidP="00D80FC8">
            <w:pPr>
              <w:spacing w:line="240" w:lineRule="auto"/>
              <w:jc w:val="center"/>
              <w:rPr>
                <w:b/>
                <w:sz w:val="24"/>
                <w:szCs w:val="24"/>
              </w:rPr>
            </w:pPr>
            <w:r w:rsidRPr="00AC3C79">
              <w:rPr>
                <w:b/>
                <w:sz w:val="24"/>
                <w:szCs w:val="24"/>
              </w:rPr>
              <w:t>Weighted mean</w:t>
            </w:r>
          </w:p>
        </w:tc>
        <w:tc>
          <w:tcPr>
            <w:tcW w:w="1164" w:type="pct"/>
            <w:tcBorders>
              <w:top w:val="single" w:sz="4" w:space="0" w:color="auto"/>
              <w:left w:val="nil"/>
              <w:bottom w:val="single" w:sz="4" w:space="0" w:color="auto"/>
              <w:right w:val="nil"/>
            </w:tcBorders>
            <w:vAlign w:val="center"/>
          </w:tcPr>
          <w:p w14:paraId="0406CD48" w14:textId="77777777" w:rsidR="00D80FC8" w:rsidRPr="00AC3C79" w:rsidRDefault="00D80FC8" w:rsidP="00D80FC8">
            <w:pPr>
              <w:spacing w:line="240" w:lineRule="auto"/>
              <w:jc w:val="center"/>
              <w:rPr>
                <w:b/>
                <w:sz w:val="24"/>
                <w:szCs w:val="24"/>
              </w:rPr>
            </w:pPr>
            <w:r w:rsidRPr="00AC3C79">
              <w:rPr>
                <w:b/>
                <w:sz w:val="24"/>
                <w:szCs w:val="24"/>
              </w:rPr>
              <w:t>Verbal Interpretation</w:t>
            </w:r>
          </w:p>
        </w:tc>
      </w:tr>
      <w:tr w:rsidR="00D80FC8" w:rsidRPr="005B7C09" w14:paraId="59DF4BDF" w14:textId="77777777" w:rsidTr="00CE6024">
        <w:trPr>
          <w:trHeight w:val="751"/>
          <w:jc w:val="center"/>
        </w:trPr>
        <w:tc>
          <w:tcPr>
            <w:tcW w:w="3007" w:type="pct"/>
            <w:tcBorders>
              <w:top w:val="single" w:sz="4" w:space="0" w:color="auto"/>
              <w:left w:val="nil"/>
              <w:bottom w:val="nil"/>
            </w:tcBorders>
            <w:vAlign w:val="center"/>
          </w:tcPr>
          <w:p w14:paraId="0E45150C" w14:textId="0FF5824C" w:rsidR="00D80FC8" w:rsidRPr="002A596E" w:rsidRDefault="00D80FC8" w:rsidP="005B6BBF">
            <w:pPr>
              <w:spacing w:line="240" w:lineRule="auto"/>
              <w:jc w:val="left"/>
              <w:rPr>
                <w:sz w:val="24"/>
                <w:szCs w:val="24"/>
              </w:rPr>
            </w:pPr>
            <w:r w:rsidRPr="002A596E">
              <w:rPr>
                <w:sz w:val="24"/>
                <w:szCs w:val="24"/>
              </w:rPr>
              <w:t>11. I choose the cheapest food in the canteen.</w:t>
            </w:r>
          </w:p>
        </w:tc>
        <w:tc>
          <w:tcPr>
            <w:tcW w:w="829" w:type="pct"/>
            <w:tcBorders>
              <w:top w:val="single" w:sz="4" w:space="0" w:color="auto"/>
              <w:bottom w:val="nil"/>
            </w:tcBorders>
            <w:vAlign w:val="center"/>
          </w:tcPr>
          <w:p w14:paraId="0B452DE0" w14:textId="77777777" w:rsidR="00D80FC8" w:rsidRPr="002A596E" w:rsidRDefault="00D80FC8" w:rsidP="00D80FC8">
            <w:pPr>
              <w:spacing w:line="240" w:lineRule="auto"/>
              <w:jc w:val="center"/>
              <w:rPr>
                <w:b/>
                <w:sz w:val="24"/>
                <w:szCs w:val="24"/>
              </w:rPr>
            </w:pPr>
            <w:r w:rsidRPr="002A596E">
              <w:rPr>
                <w:b/>
                <w:sz w:val="24"/>
                <w:szCs w:val="24"/>
              </w:rPr>
              <w:t>2.83</w:t>
            </w:r>
          </w:p>
        </w:tc>
        <w:tc>
          <w:tcPr>
            <w:tcW w:w="1164" w:type="pct"/>
            <w:tcBorders>
              <w:top w:val="single" w:sz="4" w:space="0" w:color="auto"/>
              <w:bottom w:val="nil"/>
              <w:right w:val="nil"/>
            </w:tcBorders>
            <w:vAlign w:val="center"/>
          </w:tcPr>
          <w:p w14:paraId="77FDACE9" w14:textId="77777777" w:rsidR="00D80FC8" w:rsidRPr="002A596E" w:rsidRDefault="00D80FC8" w:rsidP="00D80FC8">
            <w:pPr>
              <w:spacing w:line="240" w:lineRule="auto"/>
              <w:jc w:val="center"/>
              <w:rPr>
                <w:b/>
                <w:sz w:val="24"/>
                <w:szCs w:val="24"/>
              </w:rPr>
            </w:pPr>
            <w:r w:rsidRPr="002A596E">
              <w:rPr>
                <w:b/>
                <w:sz w:val="24"/>
                <w:szCs w:val="24"/>
              </w:rPr>
              <w:t>Agree</w:t>
            </w:r>
          </w:p>
        </w:tc>
      </w:tr>
      <w:tr w:rsidR="00D80FC8" w:rsidRPr="005B7C09" w14:paraId="32D60839" w14:textId="77777777" w:rsidTr="00CE6024">
        <w:trPr>
          <w:trHeight w:val="541"/>
          <w:jc w:val="center"/>
        </w:trPr>
        <w:tc>
          <w:tcPr>
            <w:tcW w:w="3007" w:type="pct"/>
            <w:tcBorders>
              <w:top w:val="nil"/>
              <w:left w:val="nil"/>
              <w:bottom w:val="nil"/>
            </w:tcBorders>
            <w:vAlign w:val="center"/>
          </w:tcPr>
          <w:p w14:paraId="666E9322" w14:textId="77777777" w:rsidR="00D80FC8" w:rsidRPr="002A596E" w:rsidRDefault="00D80FC8" w:rsidP="005B6BBF">
            <w:pPr>
              <w:autoSpaceDE w:val="0"/>
              <w:autoSpaceDN w:val="0"/>
              <w:adjustRightInd w:val="0"/>
              <w:spacing w:line="240" w:lineRule="auto"/>
              <w:jc w:val="left"/>
              <w:rPr>
                <w:sz w:val="24"/>
                <w:szCs w:val="24"/>
              </w:rPr>
            </w:pPr>
            <w:r w:rsidRPr="002A596E">
              <w:rPr>
                <w:sz w:val="24"/>
                <w:szCs w:val="24"/>
              </w:rPr>
              <w:t>12. I prefer foods with soup over fried foods.</w:t>
            </w:r>
          </w:p>
        </w:tc>
        <w:tc>
          <w:tcPr>
            <w:tcW w:w="829" w:type="pct"/>
            <w:tcBorders>
              <w:top w:val="nil"/>
              <w:bottom w:val="nil"/>
            </w:tcBorders>
            <w:vAlign w:val="center"/>
          </w:tcPr>
          <w:p w14:paraId="3B0F797C" w14:textId="77777777" w:rsidR="00D80FC8" w:rsidRPr="002A596E" w:rsidRDefault="00D80FC8" w:rsidP="00D80FC8">
            <w:pPr>
              <w:spacing w:line="240" w:lineRule="auto"/>
              <w:jc w:val="center"/>
              <w:rPr>
                <w:b/>
                <w:sz w:val="24"/>
                <w:szCs w:val="24"/>
              </w:rPr>
            </w:pPr>
            <w:r w:rsidRPr="002A596E">
              <w:rPr>
                <w:b/>
                <w:sz w:val="24"/>
                <w:szCs w:val="24"/>
              </w:rPr>
              <w:t>2.65</w:t>
            </w:r>
          </w:p>
        </w:tc>
        <w:tc>
          <w:tcPr>
            <w:tcW w:w="1164" w:type="pct"/>
            <w:tcBorders>
              <w:top w:val="nil"/>
              <w:bottom w:val="nil"/>
              <w:right w:val="nil"/>
            </w:tcBorders>
            <w:vAlign w:val="center"/>
          </w:tcPr>
          <w:p w14:paraId="5BB466BB" w14:textId="77777777" w:rsidR="00D80FC8" w:rsidRPr="002A596E" w:rsidRDefault="00D80FC8" w:rsidP="00D80FC8">
            <w:pPr>
              <w:spacing w:line="240" w:lineRule="auto"/>
              <w:jc w:val="center"/>
              <w:rPr>
                <w:b/>
                <w:sz w:val="24"/>
                <w:szCs w:val="24"/>
              </w:rPr>
            </w:pPr>
            <w:r w:rsidRPr="002A596E">
              <w:rPr>
                <w:b/>
                <w:sz w:val="24"/>
                <w:szCs w:val="24"/>
              </w:rPr>
              <w:t>Agree</w:t>
            </w:r>
          </w:p>
        </w:tc>
      </w:tr>
      <w:tr w:rsidR="00D80FC8" w:rsidRPr="005B7C09" w14:paraId="032F109B" w14:textId="77777777" w:rsidTr="00CE6024">
        <w:trPr>
          <w:trHeight w:val="751"/>
          <w:jc w:val="center"/>
        </w:trPr>
        <w:tc>
          <w:tcPr>
            <w:tcW w:w="3007" w:type="pct"/>
            <w:tcBorders>
              <w:top w:val="nil"/>
              <w:left w:val="nil"/>
              <w:bottom w:val="nil"/>
            </w:tcBorders>
            <w:vAlign w:val="center"/>
          </w:tcPr>
          <w:p w14:paraId="580648F3" w14:textId="77777777" w:rsidR="00D80FC8" w:rsidRPr="002A596E" w:rsidRDefault="00D80FC8" w:rsidP="005B6BBF">
            <w:pPr>
              <w:spacing w:line="240" w:lineRule="auto"/>
              <w:jc w:val="left"/>
              <w:rPr>
                <w:sz w:val="24"/>
                <w:szCs w:val="24"/>
              </w:rPr>
            </w:pPr>
            <w:r w:rsidRPr="002A596E">
              <w:rPr>
                <w:sz w:val="24"/>
                <w:szCs w:val="24"/>
              </w:rPr>
              <w:t>13. To save money, I would rather bring my own rice and purchase some meals in school canteen that fit within my daily budget.</w:t>
            </w:r>
          </w:p>
        </w:tc>
        <w:tc>
          <w:tcPr>
            <w:tcW w:w="829" w:type="pct"/>
            <w:tcBorders>
              <w:top w:val="nil"/>
              <w:bottom w:val="nil"/>
            </w:tcBorders>
            <w:vAlign w:val="center"/>
          </w:tcPr>
          <w:p w14:paraId="04296EBE" w14:textId="77777777" w:rsidR="00D80FC8" w:rsidRPr="002A596E" w:rsidRDefault="00D80FC8" w:rsidP="00D80FC8">
            <w:pPr>
              <w:spacing w:line="240" w:lineRule="auto"/>
              <w:jc w:val="center"/>
              <w:rPr>
                <w:b/>
                <w:sz w:val="24"/>
                <w:szCs w:val="24"/>
              </w:rPr>
            </w:pPr>
            <w:r w:rsidRPr="002A596E">
              <w:rPr>
                <w:b/>
                <w:sz w:val="24"/>
                <w:szCs w:val="24"/>
              </w:rPr>
              <w:t>3.08</w:t>
            </w:r>
          </w:p>
        </w:tc>
        <w:tc>
          <w:tcPr>
            <w:tcW w:w="1164" w:type="pct"/>
            <w:tcBorders>
              <w:top w:val="nil"/>
              <w:bottom w:val="nil"/>
              <w:right w:val="nil"/>
            </w:tcBorders>
            <w:vAlign w:val="center"/>
          </w:tcPr>
          <w:p w14:paraId="448A280B" w14:textId="77777777" w:rsidR="00D80FC8" w:rsidRPr="002A596E" w:rsidRDefault="00D80FC8" w:rsidP="00D80FC8">
            <w:pPr>
              <w:spacing w:line="240" w:lineRule="auto"/>
              <w:jc w:val="center"/>
              <w:rPr>
                <w:b/>
                <w:sz w:val="24"/>
                <w:szCs w:val="24"/>
              </w:rPr>
            </w:pPr>
            <w:r w:rsidRPr="002A596E">
              <w:rPr>
                <w:b/>
                <w:sz w:val="24"/>
                <w:szCs w:val="24"/>
              </w:rPr>
              <w:t>Strongly agree</w:t>
            </w:r>
          </w:p>
        </w:tc>
      </w:tr>
      <w:tr w:rsidR="00D80FC8" w:rsidRPr="005B7C09" w14:paraId="2695B4E1" w14:textId="77777777" w:rsidTr="00CE6024">
        <w:trPr>
          <w:trHeight w:val="734"/>
          <w:jc w:val="center"/>
        </w:trPr>
        <w:tc>
          <w:tcPr>
            <w:tcW w:w="3007" w:type="pct"/>
            <w:tcBorders>
              <w:top w:val="nil"/>
              <w:left w:val="nil"/>
              <w:bottom w:val="nil"/>
            </w:tcBorders>
            <w:vAlign w:val="center"/>
          </w:tcPr>
          <w:p w14:paraId="3F9CBF49" w14:textId="77777777" w:rsidR="00D80FC8" w:rsidRPr="002A596E" w:rsidRDefault="00D80FC8" w:rsidP="005B6BBF">
            <w:pPr>
              <w:spacing w:line="240" w:lineRule="auto"/>
              <w:jc w:val="left"/>
              <w:rPr>
                <w:sz w:val="24"/>
                <w:szCs w:val="24"/>
              </w:rPr>
            </w:pPr>
            <w:r w:rsidRPr="002A596E">
              <w:rPr>
                <w:sz w:val="24"/>
                <w:szCs w:val="24"/>
              </w:rPr>
              <w:t>14. I prefer water than juice because it is healthier and more affordable.</w:t>
            </w:r>
          </w:p>
        </w:tc>
        <w:tc>
          <w:tcPr>
            <w:tcW w:w="829" w:type="pct"/>
            <w:tcBorders>
              <w:top w:val="nil"/>
              <w:bottom w:val="nil"/>
            </w:tcBorders>
            <w:vAlign w:val="center"/>
          </w:tcPr>
          <w:p w14:paraId="7B63171B" w14:textId="77777777" w:rsidR="00D80FC8" w:rsidRPr="002A596E" w:rsidRDefault="00D80FC8" w:rsidP="00D80FC8">
            <w:pPr>
              <w:spacing w:line="240" w:lineRule="auto"/>
              <w:jc w:val="center"/>
              <w:rPr>
                <w:b/>
                <w:sz w:val="24"/>
                <w:szCs w:val="24"/>
              </w:rPr>
            </w:pPr>
            <w:r w:rsidRPr="002A596E">
              <w:rPr>
                <w:b/>
                <w:sz w:val="24"/>
                <w:szCs w:val="24"/>
              </w:rPr>
              <w:t>3.31</w:t>
            </w:r>
          </w:p>
        </w:tc>
        <w:tc>
          <w:tcPr>
            <w:tcW w:w="1164" w:type="pct"/>
            <w:tcBorders>
              <w:top w:val="nil"/>
              <w:bottom w:val="nil"/>
              <w:right w:val="nil"/>
            </w:tcBorders>
            <w:vAlign w:val="center"/>
          </w:tcPr>
          <w:p w14:paraId="237A5182" w14:textId="77777777" w:rsidR="00D80FC8" w:rsidRPr="002A596E" w:rsidRDefault="00D80FC8" w:rsidP="00D80FC8">
            <w:pPr>
              <w:spacing w:line="240" w:lineRule="auto"/>
              <w:jc w:val="center"/>
              <w:rPr>
                <w:b/>
                <w:sz w:val="24"/>
                <w:szCs w:val="24"/>
              </w:rPr>
            </w:pPr>
            <w:r w:rsidRPr="002A596E">
              <w:rPr>
                <w:b/>
                <w:sz w:val="24"/>
                <w:szCs w:val="24"/>
              </w:rPr>
              <w:t>Strongly agree</w:t>
            </w:r>
          </w:p>
        </w:tc>
      </w:tr>
      <w:tr w:rsidR="00D80FC8" w:rsidRPr="005B7C09" w14:paraId="35B884A3" w14:textId="77777777" w:rsidTr="00CE6024">
        <w:trPr>
          <w:trHeight w:val="765"/>
          <w:jc w:val="center"/>
        </w:trPr>
        <w:tc>
          <w:tcPr>
            <w:tcW w:w="3007" w:type="pct"/>
            <w:tcBorders>
              <w:top w:val="nil"/>
              <w:left w:val="nil"/>
              <w:bottom w:val="single" w:sz="4" w:space="0" w:color="auto"/>
            </w:tcBorders>
            <w:vAlign w:val="center"/>
          </w:tcPr>
          <w:p w14:paraId="5848EE9C" w14:textId="77777777" w:rsidR="00D80FC8" w:rsidRPr="002A596E" w:rsidRDefault="00D80FC8" w:rsidP="005B6BBF">
            <w:pPr>
              <w:autoSpaceDE w:val="0"/>
              <w:autoSpaceDN w:val="0"/>
              <w:adjustRightInd w:val="0"/>
              <w:spacing w:line="240" w:lineRule="auto"/>
              <w:jc w:val="left"/>
              <w:rPr>
                <w:sz w:val="24"/>
                <w:szCs w:val="24"/>
              </w:rPr>
            </w:pPr>
            <w:r w:rsidRPr="002A596E">
              <w:rPr>
                <w:sz w:val="24"/>
                <w:szCs w:val="24"/>
              </w:rPr>
              <w:t>15. I bring my own food so that I don’t have to spend a lot of money in buying food at the school canteen.</w:t>
            </w:r>
          </w:p>
        </w:tc>
        <w:tc>
          <w:tcPr>
            <w:tcW w:w="829" w:type="pct"/>
            <w:tcBorders>
              <w:top w:val="nil"/>
              <w:bottom w:val="single" w:sz="4" w:space="0" w:color="auto"/>
            </w:tcBorders>
            <w:vAlign w:val="center"/>
          </w:tcPr>
          <w:p w14:paraId="00F6AC78" w14:textId="77777777" w:rsidR="00D80FC8" w:rsidRPr="002A596E" w:rsidRDefault="00D80FC8" w:rsidP="00D80FC8">
            <w:pPr>
              <w:spacing w:line="240" w:lineRule="auto"/>
              <w:jc w:val="center"/>
              <w:rPr>
                <w:b/>
                <w:sz w:val="24"/>
                <w:szCs w:val="24"/>
              </w:rPr>
            </w:pPr>
            <w:r w:rsidRPr="002A596E">
              <w:rPr>
                <w:b/>
                <w:sz w:val="24"/>
                <w:szCs w:val="24"/>
              </w:rPr>
              <w:t>3.91</w:t>
            </w:r>
          </w:p>
        </w:tc>
        <w:tc>
          <w:tcPr>
            <w:tcW w:w="1164" w:type="pct"/>
            <w:tcBorders>
              <w:top w:val="nil"/>
              <w:bottom w:val="single" w:sz="4" w:space="0" w:color="auto"/>
              <w:right w:val="nil"/>
            </w:tcBorders>
            <w:vAlign w:val="center"/>
          </w:tcPr>
          <w:p w14:paraId="12432A40" w14:textId="77777777" w:rsidR="00D80FC8" w:rsidRPr="002A596E" w:rsidRDefault="00D80FC8" w:rsidP="00D80FC8">
            <w:pPr>
              <w:spacing w:line="240" w:lineRule="auto"/>
              <w:jc w:val="center"/>
              <w:rPr>
                <w:b/>
                <w:sz w:val="24"/>
                <w:szCs w:val="24"/>
              </w:rPr>
            </w:pPr>
            <w:r w:rsidRPr="002A596E">
              <w:rPr>
                <w:b/>
                <w:sz w:val="24"/>
                <w:szCs w:val="24"/>
              </w:rPr>
              <w:t>Strongly agree</w:t>
            </w:r>
          </w:p>
        </w:tc>
      </w:tr>
      <w:tr w:rsidR="00D80FC8" w:rsidRPr="005B7C09" w14:paraId="582225E1" w14:textId="77777777" w:rsidTr="00CE6024">
        <w:trPr>
          <w:trHeight w:val="765"/>
          <w:jc w:val="center"/>
        </w:trPr>
        <w:tc>
          <w:tcPr>
            <w:tcW w:w="3007" w:type="pct"/>
            <w:tcBorders>
              <w:top w:val="single" w:sz="4" w:space="0" w:color="auto"/>
              <w:left w:val="nil"/>
              <w:bottom w:val="single" w:sz="4" w:space="0" w:color="auto"/>
            </w:tcBorders>
            <w:vAlign w:val="center"/>
          </w:tcPr>
          <w:p w14:paraId="02C526B7" w14:textId="77777777" w:rsidR="00D80FC8" w:rsidRPr="002A596E" w:rsidRDefault="00D80FC8" w:rsidP="005B6BBF">
            <w:pPr>
              <w:autoSpaceDE w:val="0"/>
              <w:autoSpaceDN w:val="0"/>
              <w:adjustRightInd w:val="0"/>
              <w:spacing w:line="240" w:lineRule="auto"/>
              <w:jc w:val="center"/>
              <w:rPr>
                <w:b/>
                <w:sz w:val="24"/>
                <w:szCs w:val="24"/>
              </w:rPr>
            </w:pPr>
            <w:r w:rsidRPr="002A596E">
              <w:rPr>
                <w:b/>
                <w:sz w:val="24"/>
                <w:szCs w:val="24"/>
              </w:rPr>
              <w:t>General Weighted Mean</w:t>
            </w:r>
          </w:p>
        </w:tc>
        <w:tc>
          <w:tcPr>
            <w:tcW w:w="829" w:type="pct"/>
            <w:tcBorders>
              <w:top w:val="single" w:sz="4" w:space="0" w:color="auto"/>
              <w:bottom w:val="single" w:sz="4" w:space="0" w:color="auto"/>
            </w:tcBorders>
            <w:vAlign w:val="center"/>
          </w:tcPr>
          <w:p w14:paraId="606AECD5" w14:textId="77777777" w:rsidR="00D80FC8" w:rsidRPr="002A596E" w:rsidRDefault="00D80FC8" w:rsidP="00D80FC8">
            <w:pPr>
              <w:spacing w:line="240" w:lineRule="auto"/>
              <w:jc w:val="center"/>
              <w:rPr>
                <w:b/>
                <w:sz w:val="24"/>
                <w:szCs w:val="24"/>
              </w:rPr>
            </w:pPr>
            <w:r>
              <w:rPr>
                <w:b/>
                <w:sz w:val="24"/>
                <w:szCs w:val="24"/>
              </w:rPr>
              <w:t>3.16</w:t>
            </w:r>
          </w:p>
        </w:tc>
        <w:tc>
          <w:tcPr>
            <w:tcW w:w="1164" w:type="pct"/>
            <w:tcBorders>
              <w:top w:val="single" w:sz="4" w:space="0" w:color="auto"/>
              <w:bottom w:val="single" w:sz="4" w:space="0" w:color="auto"/>
              <w:right w:val="nil"/>
            </w:tcBorders>
            <w:vAlign w:val="center"/>
          </w:tcPr>
          <w:p w14:paraId="010C839F" w14:textId="77777777" w:rsidR="00D80FC8" w:rsidRPr="002A596E" w:rsidRDefault="00D80FC8" w:rsidP="00D80FC8">
            <w:pPr>
              <w:spacing w:line="240" w:lineRule="auto"/>
              <w:jc w:val="center"/>
              <w:rPr>
                <w:b/>
                <w:sz w:val="24"/>
                <w:szCs w:val="24"/>
              </w:rPr>
            </w:pPr>
            <w:r w:rsidRPr="002A596E">
              <w:rPr>
                <w:b/>
                <w:sz w:val="24"/>
                <w:szCs w:val="24"/>
              </w:rPr>
              <w:t>Strongly agree</w:t>
            </w:r>
          </w:p>
        </w:tc>
      </w:tr>
    </w:tbl>
    <w:p w14:paraId="31140EA5" w14:textId="274640CD" w:rsidR="006C203B" w:rsidRPr="006C203B" w:rsidRDefault="006C203B" w:rsidP="006C203B">
      <w:pPr>
        <w:pStyle w:val="ListParagraph"/>
        <w:spacing w:line="360" w:lineRule="auto"/>
        <w:ind w:left="468" w:right="-576"/>
        <w:rPr>
          <w:rFonts w:ascii="Times New Roman" w:hAnsi="Times New Roman" w:cs="Times New Roman"/>
          <w:sz w:val="20"/>
          <w:szCs w:val="20"/>
        </w:rPr>
      </w:pPr>
      <w:r>
        <w:rPr>
          <w:rFonts w:ascii="Times New Roman" w:hAnsi="Times New Roman" w:cs="Times New Roman"/>
          <w:sz w:val="20"/>
          <w:szCs w:val="20"/>
        </w:rPr>
        <w:t xml:space="preserve">  0.01</w:t>
      </w:r>
      <w:r w:rsidRPr="006C203B">
        <w:rPr>
          <w:rFonts w:ascii="Times New Roman" w:hAnsi="Times New Roman" w:cs="Times New Roman"/>
          <w:sz w:val="20"/>
          <w:szCs w:val="20"/>
        </w:rPr>
        <w:t>- 1.00 = strongly Disagree                         , 1.01 - 2.00 = Disagree</w:t>
      </w:r>
    </w:p>
    <w:p w14:paraId="69829014" w14:textId="7D83C350" w:rsidR="006C203B" w:rsidRPr="006C203B" w:rsidRDefault="006C203B" w:rsidP="006C203B">
      <w:pPr>
        <w:spacing w:line="360" w:lineRule="auto"/>
        <w:ind w:right="-576"/>
        <w:rPr>
          <w:rFonts w:ascii="Times New Roman" w:hAnsi="Times New Roman" w:cs="Times New Roman"/>
          <w:sz w:val="20"/>
          <w:szCs w:val="20"/>
        </w:rPr>
      </w:pPr>
      <w:r>
        <w:rPr>
          <w:rFonts w:ascii="Times New Roman" w:hAnsi="Times New Roman" w:cs="Times New Roman"/>
          <w:sz w:val="20"/>
          <w:szCs w:val="20"/>
        </w:rPr>
        <w:t xml:space="preserve">         </w:t>
      </w:r>
      <w:r w:rsidRPr="006C203B">
        <w:rPr>
          <w:rFonts w:ascii="Times New Roman" w:hAnsi="Times New Roman" w:cs="Times New Roman"/>
          <w:sz w:val="20"/>
          <w:szCs w:val="20"/>
        </w:rPr>
        <w:t>2.01 - 3.00 = agree                                            3.01 - 4.00 = strongly agree</w:t>
      </w:r>
    </w:p>
    <w:p w14:paraId="50DE3BB0" w14:textId="506308C7" w:rsidR="008328B8" w:rsidRDefault="002A596E" w:rsidP="008328B8">
      <w:pPr>
        <w:spacing w:line="480" w:lineRule="auto"/>
        <w:ind w:left="-432" w:right="-576"/>
        <w:jc w:val="both"/>
        <w:rPr>
          <w:rFonts w:ascii="Times New Roman" w:hAnsi="Times New Roman" w:cs="Times New Roman"/>
          <w:sz w:val="24"/>
          <w:szCs w:val="24"/>
        </w:rPr>
      </w:pPr>
      <w:r>
        <w:rPr>
          <w:rFonts w:ascii="Times New Roman" w:hAnsi="Times New Roman" w:cs="Times New Roman"/>
          <w:sz w:val="24"/>
          <w:szCs w:val="24"/>
        </w:rPr>
        <w:t xml:space="preserve">     </w:t>
      </w:r>
      <w:r w:rsidR="00CE6024" w:rsidRPr="00CE6024">
        <w:rPr>
          <w:rFonts w:ascii="Times" w:hAnsi="Times" w:cs="Times New Roman"/>
          <w:i/>
          <w:iCs/>
          <w:sz w:val="24"/>
          <w:szCs w:val="24"/>
        </w:rPr>
        <w:t>Note.</w:t>
      </w:r>
      <w:r w:rsidR="00CE6024">
        <w:rPr>
          <w:rFonts w:ascii="Times New Roman" w:hAnsi="Times New Roman" w:cs="Times New Roman"/>
          <w:sz w:val="24"/>
          <w:szCs w:val="24"/>
        </w:rPr>
        <w:t xml:space="preserve"> </w:t>
      </w:r>
      <w:r w:rsidR="000119BF">
        <w:rPr>
          <w:rFonts w:ascii="Times New Roman" w:hAnsi="Times New Roman" w:cs="Times New Roman"/>
          <w:sz w:val="24"/>
          <w:szCs w:val="24"/>
        </w:rPr>
        <w:t>t</w:t>
      </w:r>
      <w:r w:rsidR="00D32CBE">
        <w:rPr>
          <w:rFonts w:ascii="Times New Roman" w:hAnsi="Times New Roman" w:cs="Times New Roman"/>
          <w:sz w:val="24"/>
          <w:szCs w:val="24"/>
        </w:rPr>
        <w:t xml:space="preserve">he table shows that for the questions </w:t>
      </w:r>
      <w:r w:rsidR="00D32CBE" w:rsidRPr="00D32CBE">
        <w:rPr>
          <w:rFonts w:ascii="Times New Roman" w:hAnsi="Times New Roman" w:cs="Times New Roman"/>
          <w:sz w:val="24"/>
          <w:szCs w:val="24"/>
        </w:rPr>
        <w:t>I choose t</w:t>
      </w:r>
      <w:r w:rsidR="00D32CBE">
        <w:rPr>
          <w:rFonts w:ascii="Times New Roman" w:hAnsi="Times New Roman" w:cs="Times New Roman"/>
          <w:sz w:val="24"/>
          <w:szCs w:val="24"/>
        </w:rPr>
        <w:t xml:space="preserve">he cheapest food in the canteen and </w:t>
      </w:r>
      <w:r w:rsidR="00D32CBE" w:rsidRPr="00D32CBE">
        <w:rPr>
          <w:rFonts w:ascii="Times New Roman" w:hAnsi="Times New Roman" w:cs="Times New Roman"/>
          <w:sz w:val="24"/>
          <w:szCs w:val="24"/>
        </w:rPr>
        <w:t>I prefer f</w:t>
      </w:r>
      <w:r w:rsidR="00D32CBE">
        <w:rPr>
          <w:rFonts w:ascii="Times New Roman" w:hAnsi="Times New Roman" w:cs="Times New Roman"/>
          <w:sz w:val="24"/>
          <w:szCs w:val="24"/>
        </w:rPr>
        <w:t xml:space="preserve">oods with soup over fried foods had a weighted mean of 2.83 and 2.65 respectively with a verbal interpretation of agree. And for the questions </w:t>
      </w:r>
      <w:r w:rsidR="00D32CBE" w:rsidRPr="00D32CBE">
        <w:rPr>
          <w:rFonts w:ascii="Times New Roman" w:hAnsi="Times New Roman" w:cs="Times New Roman"/>
          <w:sz w:val="24"/>
          <w:szCs w:val="24"/>
        </w:rPr>
        <w:t xml:space="preserve">To save money, I would rather bring my own rice and purchase some meals in school canteen </w:t>
      </w:r>
      <w:r w:rsidR="00D32CBE">
        <w:rPr>
          <w:rFonts w:ascii="Times New Roman" w:hAnsi="Times New Roman" w:cs="Times New Roman"/>
          <w:sz w:val="24"/>
          <w:szCs w:val="24"/>
        </w:rPr>
        <w:t xml:space="preserve">that fit within my daily budget, </w:t>
      </w:r>
      <w:r w:rsidR="00D32CBE" w:rsidRPr="00D32CBE">
        <w:rPr>
          <w:rFonts w:ascii="Times New Roman" w:hAnsi="Times New Roman" w:cs="Times New Roman"/>
          <w:sz w:val="24"/>
          <w:szCs w:val="24"/>
        </w:rPr>
        <w:t>I prefer water than juice because it is healthier and mor</w:t>
      </w:r>
      <w:r w:rsidR="00D32CBE">
        <w:rPr>
          <w:rFonts w:ascii="Times New Roman" w:hAnsi="Times New Roman" w:cs="Times New Roman"/>
          <w:sz w:val="24"/>
          <w:szCs w:val="24"/>
        </w:rPr>
        <w:t xml:space="preserve">e affordable and </w:t>
      </w:r>
      <w:r w:rsidR="00D32CBE" w:rsidRPr="00D32CBE">
        <w:rPr>
          <w:rFonts w:ascii="Times New Roman" w:hAnsi="Times New Roman" w:cs="Times New Roman"/>
          <w:sz w:val="24"/>
          <w:szCs w:val="24"/>
        </w:rPr>
        <w:t>I bring my own food so that I don’t have to spend a lot of money in bu</w:t>
      </w:r>
      <w:r w:rsidR="00D32CBE">
        <w:rPr>
          <w:rFonts w:ascii="Times New Roman" w:hAnsi="Times New Roman" w:cs="Times New Roman"/>
          <w:sz w:val="24"/>
          <w:szCs w:val="24"/>
        </w:rPr>
        <w:t xml:space="preserve">ying food at the school canteen had a weighted mean of 3.08, 3.31 and 3.91 </w:t>
      </w:r>
      <w:r w:rsidR="00D32CBE" w:rsidRPr="00970258">
        <w:rPr>
          <w:rFonts w:ascii="Times New Roman" w:hAnsi="Times New Roman" w:cs="Times New Roman"/>
          <w:sz w:val="24"/>
          <w:szCs w:val="24"/>
        </w:rPr>
        <w:t xml:space="preserve">respectively with a verbal interpretation of strongly </w:t>
      </w:r>
      <w:r w:rsidR="008218E8" w:rsidRPr="00970258">
        <w:rPr>
          <w:rFonts w:ascii="Times New Roman" w:hAnsi="Times New Roman" w:cs="Times New Roman"/>
          <w:sz w:val="24"/>
          <w:szCs w:val="24"/>
        </w:rPr>
        <w:t>agree. The data shows</w:t>
      </w:r>
      <w:r w:rsidR="008218E8">
        <w:rPr>
          <w:rFonts w:ascii="Times New Roman" w:hAnsi="Times New Roman" w:cs="Times New Roman"/>
          <w:sz w:val="24"/>
          <w:szCs w:val="24"/>
        </w:rPr>
        <w:t xml:space="preserve"> that they </w:t>
      </w:r>
      <w:r w:rsidR="00CE6024">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819008" behindDoc="0" locked="0" layoutInCell="1" allowOverlap="1" wp14:anchorId="78706AC2" wp14:editId="254B4920">
                <wp:simplePos x="0" y="0"/>
                <wp:positionH relativeFrom="column">
                  <wp:posOffset>5113020</wp:posOffset>
                </wp:positionH>
                <wp:positionV relativeFrom="paragraph">
                  <wp:posOffset>-670335</wp:posOffset>
                </wp:positionV>
                <wp:extent cx="1003300" cy="522000"/>
                <wp:effectExtent l="0" t="0" r="0" b="0"/>
                <wp:wrapNone/>
                <wp:docPr id="286" name="Text Box 286"/>
                <wp:cNvGraphicFramePr/>
                <a:graphic xmlns:a="http://schemas.openxmlformats.org/drawingml/2006/main">
                  <a:graphicData uri="http://schemas.microsoft.com/office/word/2010/wordprocessingShape">
                    <wps:wsp>
                      <wps:cNvSpPr txBox="1"/>
                      <wps:spPr>
                        <a:xfrm>
                          <a:off x="0" y="0"/>
                          <a:ext cx="1003300" cy="522000"/>
                        </a:xfrm>
                        <a:prstGeom prst="rect">
                          <a:avLst/>
                        </a:prstGeom>
                        <a:noFill/>
                        <a:ln w="6350">
                          <a:noFill/>
                        </a:ln>
                      </wps:spPr>
                      <wps:txbx>
                        <w:txbxContent>
                          <w:p w14:paraId="16B8D313" w14:textId="6CEC2C52" w:rsidR="00582600" w:rsidRPr="002F7294" w:rsidRDefault="00582600" w:rsidP="00582600">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06AC2" id="Text Box 286" o:spid="_x0000_s1071" type="#_x0000_t202" style="position:absolute;left:0;text-align:left;margin-left:402.6pt;margin-top:-52.8pt;width:79pt;height:41.1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" filled="f" stroked="f" strokeweight=".5pt">
                <v:textbox>
                  <w:txbxContent>
                    <w:p w14:paraId="16B8D313" w14:textId="6CEC2C52" w:rsidR="00582600" w:rsidRPr="002F7294" w:rsidRDefault="00582600" w:rsidP="00582600">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29</w:t>
                      </w:r>
                    </w:p>
                  </w:txbxContent>
                </v:textbox>
              </v:shape>
            </w:pict>
          </mc:Fallback>
        </mc:AlternateContent>
      </w:r>
      <w:r w:rsidR="008218E8">
        <w:rPr>
          <w:rFonts w:ascii="Times New Roman" w:hAnsi="Times New Roman" w:cs="Times New Roman"/>
          <w:sz w:val="24"/>
          <w:szCs w:val="24"/>
        </w:rPr>
        <w:t xml:space="preserve">consider their </w:t>
      </w:r>
      <w:r w:rsidR="00CB42D7">
        <w:rPr>
          <w:rFonts w:ascii="Times New Roman" w:hAnsi="Times New Roman" w:cs="Times New Roman"/>
          <w:sz w:val="24"/>
          <w:szCs w:val="24"/>
        </w:rPr>
        <w:t>varieties of food</w:t>
      </w:r>
      <w:r w:rsidR="008218E8">
        <w:rPr>
          <w:rFonts w:ascii="Times New Roman" w:hAnsi="Times New Roman" w:cs="Times New Roman"/>
          <w:sz w:val="24"/>
          <w:szCs w:val="24"/>
        </w:rPr>
        <w:t xml:space="preserve"> when it comes to food c</w:t>
      </w:r>
      <w:r w:rsidR="00CB42D7">
        <w:rPr>
          <w:rFonts w:ascii="Times New Roman" w:hAnsi="Times New Roman" w:cs="Times New Roman"/>
          <w:sz w:val="24"/>
          <w:szCs w:val="24"/>
        </w:rPr>
        <w:t>anteen</w:t>
      </w:r>
      <w:r w:rsidR="008218E8">
        <w:rPr>
          <w:rFonts w:ascii="Times New Roman" w:hAnsi="Times New Roman" w:cs="Times New Roman"/>
          <w:sz w:val="24"/>
          <w:szCs w:val="24"/>
        </w:rPr>
        <w:t xml:space="preserve"> menu </w:t>
      </w:r>
      <w:r w:rsidR="00CB42D7">
        <w:rPr>
          <w:rFonts w:ascii="Times New Roman" w:hAnsi="Times New Roman" w:cs="Times New Roman"/>
          <w:sz w:val="24"/>
          <w:szCs w:val="24"/>
        </w:rPr>
        <w:t xml:space="preserve">when they buy in </w:t>
      </w:r>
      <w:r w:rsidR="008218E8">
        <w:rPr>
          <w:rFonts w:ascii="Times New Roman" w:hAnsi="Times New Roman" w:cs="Times New Roman"/>
          <w:sz w:val="24"/>
          <w:szCs w:val="24"/>
        </w:rPr>
        <w:t>school canteen.</w:t>
      </w:r>
    </w:p>
    <w:p w14:paraId="78A4A268" w14:textId="5B3AF420" w:rsidR="008328B8" w:rsidRDefault="00BD228D" w:rsidP="008328B8">
      <w:pPr>
        <w:tabs>
          <w:tab w:val="left" w:pos="1054"/>
        </w:tabs>
        <w:spacing w:line="480" w:lineRule="auto"/>
        <w:ind w:left="-432" w:right="-576"/>
        <w:jc w:val="both"/>
        <w:rPr>
          <w:rFonts w:ascii="Times New Roman" w:hAnsi="Times New Roman" w:cs="Times New Roman"/>
          <w:sz w:val="24"/>
          <w:szCs w:val="24"/>
        </w:rPr>
      </w:pPr>
      <w:r>
        <w:rPr>
          <w:rFonts w:ascii="Times New Roman" w:hAnsi="Times New Roman" w:cs="Times New Roman"/>
          <w:sz w:val="24"/>
          <w:szCs w:val="24"/>
        </w:rPr>
        <w:t xml:space="preserve">    </w:t>
      </w:r>
      <w:r w:rsidR="008328B8">
        <w:rPr>
          <w:rFonts w:ascii="Times New Roman" w:hAnsi="Times New Roman" w:cs="Times New Roman"/>
          <w:sz w:val="24"/>
          <w:szCs w:val="24"/>
        </w:rPr>
        <w:t>According to the study of research on the allowance and budgeting of grade-12 students in assist main campu</w:t>
      </w:r>
      <w:r w:rsidR="008328B8" w:rsidRPr="00056758">
        <w:rPr>
          <w:rFonts w:ascii="Times New Roman" w:hAnsi="Times New Roman" w:cs="Times New Roman"/>
          <w:sz w:val="24"/>
          <w:szCs w:val="24"/>
        </w:rPr>
        <w:t>s</w:t>
      </w:r>
      <w:r w:rsidR="008328B8">
        <w:rPr>
          <w:rFonts w:ascii="Times New Roman" w:hAnsi="Times New Roman" w:cs="Times New Roman"/>
          <w:sz w:val="24"/>
          <w:szCs w:val="24"/>
        </w:rPr>
        <w:t xml:space="preserve"> by </w:t>
      </w:r>
      <w:proofErr w:type="spellStart"/>
      <w:r w:rsidR="008328B8" w:rsidRPr="00056758">
        <w:rPr>
          <w:rFonts w:ascii="Times New Roman" w:hAnsi="Times New Roman" w:cs="Times New Roman"/>
          <w:sz w:val="24"/>
          <w:szCs w:val="24"/>
        </w:rPr>
        <w:t>Daodaoen</w:t>
      </w:r>
      <w:proofErr w:type="spellEnd"/>
      <w:r w:rsidR="008328B8">
        <w:rPr>
          <w:rFonts w:ascii="Times New Roman" w:hAnsi="Times New Roman" w:cs="Times New Roman"/>
          <w:sz w:val="24"/>
          <w:szCs w:val="24"/>
        </w:rPr>
        <w:t xml:space="preserve"> (2018) the </w:t>
      </w:r>
      <w:r w:rsidR="008328B8" w:rsidRPr="0023793A">
        <w:rPr>
          <w:rFonts w:ascii="Times New Roman" w:hAnsi="Times New Roman" w:cs="Times New Roman"/>
          <w:sz w:val="24"/>
          <w:szCs w:val="24"/>
        </w:rPr>
        <w:t>overall mean of statements under "Sav</w:t>
      </w:r>
      <w:r w:rsidR="008328B8">
        <w:rPr>
          <w:rFonts w:ascii="Times New Roman" w:hAnsi="Times New Roman" w:cs="Times New Roman"/>
          <w:sz w:val="24"/>
          <w:szCs w:val="24"/>
        </w:rPr>
        <w:t xml:space="preserve">ings." Getting the highest mean </w:t>
      </w:r>
      <w:r w:rsidR="008328B8" w:rsidRPr="0023793A">
        <w:rPr>
          <w:rFonts w:ascii="Times New Roman" w:hAnsi="Times New Roman" w:cs="Times New Roman"/>
          <w:sz w:val="24"/>
          <w:szCs w:val="24"/>
        </w:rPr>
        <w:t>2.84 of respondents save money for emergencie</w:t>
      </w:r>
      <w:r w:rsidR="008328B8">
        <w:rPr>
          <w:rFonts w:ascii="Times New Roman" w:hAnsi="Times New Roman" w:cs="Times New Roman"/>
          <w:sz w:val="24"/>
          <w:szCs w:val="24"/>
        </w:rPr>
        <w:t>s or just in case they need it</w:t>
      </w:r>
      <w:r w:rsidR="008328B8" w:rsidRPr="0023793A">
        <w:rPr>
          <w:rFonts w:ascii="Times New Roman" w:hAnsi="Times New Roman" w:cs="Times New Roman"/>
          <w:sz w:val="24"/>
          <w:szCs w:val="24"/>
        </w:rPr>
        <w:t>. Next, with a whole mean of 2.80, students allocate</w:t>
      </w:r>
      <w:r w:rsidR="008328B8">
        <w:rPr>
          <w:rFonts w:ascii="Times New Roman" w:hAnsi="Times New Roman" w:cs="Times New Roman"/>
          <w:sz w:val="24"/>
          <w:szCs w:val="24"/>
        </w:rPr>
        <w:t xml:space="preserve">d 10–20% of their allowance for </w:t>
      </w:r>
      <w:r w:rsidR="008328B8" w:rsidRPr="0023793A">
        <w:rPr>
          <w:rFonts w:ascii="Times New Roman" w:hAnsi="Times New Roman" w:cs="Times New Roman"/>
          <w:sz w:val="24"/>
          <w:szCs w:val="24"/>
        </w:rPr>
        <w:t>savings. With a whole-group mean of 2.65, the respondents lent part</w:t>
      </w:r>
      <w:r w:rsidR="008328B8">
        <w:rPr>
          <w:rFonts w:ascii="Times New Roman" w:hAnsi="Times New Roman" w:cs="Times New Roman"/>
          <w:sz w:val="24"/>
          <w:szCs w:val="24"/>
        </w:rPr>
        <w:t xml:space="preserve"> of their allowance rather than </w:t>
      </w:r>
      <w:r w:rsidR="008328B8" w:rsidRPr="0023793A">
        <w:rPr>
          <w:rFonts w:ascii="Times New Roman" w:hAnsi="Times New Roman" w:cs="Times New Roman"/>
          <w:sz w:val="24"/>
          <w:szCs w:val="24"/>
        </w:rPr>
        <w:t>spending it. Opening a bank account or having a treasure box where</w:t>
      </w:r>
      <w:r w:rsidR="008328B8">
        <w:rPr>
          <w:rFonts w:ascii="Times New Roman" w:hAnsi="Times New Roman" w:cs="Times New Roman"/>
          <w:sz w:val="24"/>
          <w:szCs w:val="24"/>
        </w:rPr>
        <w:t xml:space="preserve"> they can deposit their savings </w:t>
      </w:r>
      <w:r w:rsidR="008328B8" w:rsidRPr="0023793A">
        <w:rPr>
          <w:rFonts w:ascii="Times New Roman" w:hAnsi="Times New Roman" w:cs="Times New Roman"/>
          <w:sz w:val="24"/>
          <w:szCs w:val="24"/>
        </w:rPr>
        <w:t>with a whole mean of 2.13 and a whole mean of 1.1</w:t>
      </w:r>
      <w:r w:rsidR="008328B8">
        <w:rPr>
          <w:rFonts w:ascii="Times New Roman" w:hAnsi="Times New Roman" w:cs="Times New Roman"/>
          <w:sz w:val="24"/>
          <w:szCs w:val="24"/>
        </w:rPr>
        <w:t xml:space="preserve">9, being the lowest senior high </w:t>
      </w:r>
      <w:r w:rsidR="008328B8" w:rsidRPr="0023793A">
        <w:rPr>
          <w:rFonts w:ascii="Times New Roman" w:hAnsi="Times New Roman" w:cs="Times New Roman"/>
          <w:sz w:val="24"/>
          <w:szCs w:val="24"/>
        </w:rPr>
        <w:t>School students answered that t</w:t>
      </w:r>
      <w:r w:rsidR="008328B8">
        <w:rPr>
          <w:rFonts w:ascii="Times New Roman" w:hAnsi="Times New Roman" w:cs="Times New Roman"/>
          <w:sz w:val="24"/>
          <w:szCs w:val="24"/>
        </w:rPr>
        <w:t xml:space="preserve">hey join the ease-up system or </w:t>
      </w:r>
      <w:r w:rsidR="008328B8" w:rsidRPr="0023793A">
        <w:rPr>
          <w:rFonts w:ascii="Times New Roman" w:hAnsi="Times New Roman" w:cs="Times New Roman"/>
          <w:sz w:val="24"/>
          <w:szCs w:val="24"/>
        </w:rPr>
        <w:t xml:space="preserve"> </w:t>
      </w:r>
      <w:proofErr w:type="spellStart"/>
      <w:r w:rsidR="008328B8" w:rsidRPr="0023793A">
        <w:rPr>
          <w:rFonts w:ascii="Times New Roman" w:hAnsi="Times New Roman" w:cs="Times New Roman"/>
          <w:sz w:val="24"/>
          <w:szCs w:val="24"/>
        </w:rPr>
        <w:t>Paluwagan</w:t>
      </w:r>
      <w:proofErr w:type="spellEnd"/>
      <w:r w:rsidR="008328B8" w:rsidRPr="0023793A">
        <w:rPr>
          <w:rFonts w:ascii="Times New Roman" w:hAnsi="Times New Roman" w:cs="Times New Roman"/>
          <w:sz w:val="24"/>
          <w:szCs w:val="24"/>
        </w:rPr>
        <w:t>.</w:t>
      </w:r>
    </w:p>
    <w:p w14:paraId="5EF756F5" w14:textId="7717F94F" w:rsidR="008328B8" w:rsidRDefault="008328B8" w:rsidP="008328B8">
      <w:pPr>
        <w:tabs>
          <w:tab w:val="left" w:pos="1054"/>
        </w:tabs>
        <w:spacing w:line="480" w:lineRule="auto"/>
        <w:ind w:left="-432" w:right="-576"/>
        <w:jc w:val="both"/>
        <w:rPr>
          <w:rFonts w:ascii="Times New Roman" w:hAnsi="Times New Roman" w:cs="Times New Roman"/>
          <w:sz w:val="24"/>
          <w:szCs w:val="24"/>
        </w:rPr>
      </w:pPr>
    </w:p>
    <w:p w14:paraId="51CFD37D" w14:textId="5E0DD5ED" w:rsidR="008328B8" w:rsidRDefault="008328B8" w:rsidP="008328B8">
      <w:pPr>
        <w:tabs>
          <w:tab w:val="left" w:pos="1054"/>
        </w:tabs>
        <w:spacing w:line="480" w:lineRule="auto"/>
        <w:ind w:left="-432" w:right="-576"/>
        <w:jc w:val="both"/>
        <w:rPr>
          <w:rFonts w:ascii="Times New Roman" w:hAnsi="Times New Roman" w:cs="Times New Roman"/>
          <w:sz w:val="24"/>
          <w:szCs w:val="24"/>
        </w:rPr>
      </w:pPr>
    </w:p>
    <w:p w14:paraId="2CF13E20" w14:textId="275E9EB8" w:rsidR="008328B8" w:rsidRDefault="008328B8" w:rsidP="008328B8">
      <w:pPr>
        <w:tabs>
          <w:tab w:val="left" w:pos="1054"/>
        </w:tabs>
        <w:spacing w:line="480" w:lineRule="auto"/>
        <w:ind w:left="-432" w:right="-576"/>
        <w:jc w:val="both"/>
        <w:rPr>
          <w:rFonts w:ascii="Times New Roman" w:hAnsi="Times New Roman" w:cs="Times New Roman"/>
          <w:sz w:val="24"/>
          <w:szCs w:val="24"/>
        </w:rPr>
      </w:pPr>
    </w:p>
    <w:p w14:paraId="3DE911B0" w14:textId="0C56D88A" w:rsidR="008328B8" w:rsidRDefault="008328B8" w:rsidP="008328B8">
      <w:pPr>
        <w:tabs>
          <w:tab w:val="left" w:pos="1054"/>
        </w:tabs>
        <w:spacing w:line="480" w:lineRule="auto"/>
        <w:ind w:left="-432" w:right="-576"/>
        <w:jc w:val="both"/>
        <w:rPr>
          <w:rFonts w:ascii="Times New Roman" w:hAnsi="Times New Roman" w:cs="Times New Roman"/>
          <w:sz w:val="24"/>
          <w:szCs w:val="24"/>
        </w:rPr>
      </w:pPr>
    </w:p>
    <w:p w14:paraId="3A5D92B8" w14:textId="63E21AC1" w:rsidR="00203ECF" w:rsidRDefault="00203ECF" w:rsidP="008328B8">
      <w:pPr>
        <w:tabs>
          <w:tab w:val="left" w:pos="1054"/>
        </w:tabs>
        <w:spacing w:line="480" w:lineRule="auto"/>
        <w:ind w:left="-432" w:right="-576"/>
        <w:jc w:val="both"/>
        <w:rPr>
          <w:rFonts w:ascii="Times New Roman" w:hAnsi="Times New Roman" w:cs="Times New Roman"/>
          <w:sz w:val="24"/>
          <w:szCs w:val="24"/>
        </w:rPr>
      </w:pPr>
    </w:p>
    <w:p w14:paraId="31587264" w14:textId="025492A3" w:rsidR="008328B8" w:rsidRDefault="008328B8" w:rsidP="008328B8">
      <w:pPr>
        <w:tabs>
          <w:tab w:val="left" w:pos="1054"/>
        </w:tabs>
        <w:spacing w:line="480" w:lineRule="auto"/>
        <w:ind w:left="-432" w:right="-576"/>
        <w:jc w:val="both"/>
        <w:rPr>
          <w:rFonts w:ascii="Times New Roman" w:hAnsi="Times New Roman" w:cs="Times New Roman"/>
          <w:sz w:val="24"/>
          <w:szCs w:val="24"/>
        </w:rPr>
      </w:pPr>
    </w:p>
    <w:p w14:paraId="018A309D" w14:textId="7BA8FBC6" w:rsidR="000119BF" w:rsidRDefault="000119BF" w:rsidP="008328B8">
      <w:pPr>
        <w:tabs>
          <w:tab w:val="left" w:pos="1054"/>
        </w:tabs>
        <w:spacing w:line="480" w:lineRule="auto"/>
        <w:ind w:left="-432" w:right="-576"/>
        <w:jc w:val="both"/>
        <w:rPr>
          <w:rFonts w:ascii="Times New Roman" w:hAnsi="Times New Roman" w:cs="Times New Roman"/>
          <w:sz w:val="24"/>
          <w:szCs w:val="24"/>
        </w:rPr>
      </w:pPr>
    </w:p>
    <w:p w14:paraId="1CCFD0B8" w14:textId="77777777" w:rsidR="0007178F" w:rsidRDefault="0007178F" w:rsidP="008328B8">
      <w:pPr>
        <w:tabs>
          <w:tab w:val="left" w:pos="1054"/>
        </w:tabs>
        <w:spacing w:line="480" w:lineRule="auto"/>
        <w:ind w:left="-432" w:right="-576"/>
        <w:jc w:val="both"/>
        <w:rPr>
          <w:rFonts w:ascii="Times New Roman" w:hAnsi="Times New Roman" w:cs="Times New Roman"/>
          <w:sz w:val="24"/>
          <w:szCs w:val="24"/>
        </w:rPr>
      </w:pPr>
    </w:p>
    <w:p w14:paraId="666C44EA" w14:textId="40E86EF2" w:rsidR="00830D2E" w:rsidRDefault="00830D2E" w:rsidP="0007178F">
      <w:pPr>
        <w:tabs>
          <w:tab w:val="left" w:pos="1054"/>
        </w:tabs>
        <w:spacing w:line="480" w:lineRule="auto"/>
        <w:ind w:right="-576"/>
        <w:jc w:val="both"/>
        <w:rPr>
          <w:rFonts w:ascii="Times New Roman" w:hAnsi="Times New Roman" w:cs="Times New Roman"/>
          <w:sz w:val="24"/>
          <w:szCs w:val="24"/>
        </w:rPr>
      </w:pPr>
    </w:p>
    <w:p w14:paraId="629CAE5B" w14:textId="2D0F8A25" w:rsidR="00EE68E8" w:rsidRPr="00D30E0C" w:rsidRDefault="0007178F" w:rsidP="0007178F">
      <w:pPr>
        <w:spacing w:line="480" w:lineRule="auto"/>
        <w:rPr>
          <w:rFonts w:ascii="Times New Roman" w:hAnsi="Times New Roman" w:cs="Times New Roman"/>
          <w:sz w:val="24"/>
          <w:szCs w:val="24"/>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912192" behindDoc="0" locked="0" layoutInCell="1" allowOverlap="1" wp14:anchorId="6097DCB6" wp14:editId="5D91E419">
                <wp:simplePos x="0" y="0"/>
                <wp:positionH relativeFrom="column">
                  <wp:posOffset>5129675</wp:posOffset>
                </wp:positionH>
                <wp:positionV relativeFrom="paragraph">
                  <wp:posOffset>-675013</wp:posOffset>
                </wp:positionV>
                <wp:extent cx="1003300" cy="521970"/>
                <wp:effectExtent l="0" t="0" r="0" b="0"/>
                <wp:wrapNone/>
                <wp:docPr id="305" name="Text Box 305"/>
                <wp:cNvGraphicFramePr/>
                <a:graphic xmlns:a="http://schemas.openxmlformats.org/drawingml/2006/main">
                  <a:graphicData uri="http://schemas.microsoft.com/office/word/2010/wordprocessingShape">
                    <wps:wsp>
                      <wps:cNvSpPr txBox="1"/>
                      <wps:spPr>
                        <a:xfrm>
                          <a:off x="0" y="0"/>
                          <a:ext cx="1003300" cy="521970"/>
                        </a:xfrm>
                        <a:prstGeom prst="rect">
                          <a:avLst/>
                        </a:prstGeom>
                        <a:noFill/>
                        <a:ln w="6350">
                          <a:noFill/>
                        </a:ln>
                      </wps:spPr>
                      <wps:txbx>
                        <w:txbxContent>
                          <w:p w14:paraId="2487C71D" w14:textId="77777777" w:rsidR="0007178F" w:rsidRPr="002F7294" w:rsidRDefault="0007178F" w:rsidP="00582600">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7DCB6" id="Text Box 305" o:spid="_x0000_s1072" type="#_x0000_t202" style="position:absolute;margin-left:403.9pt;margin-top:-53.15pt;width:79pt;height:41.1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" filled="f" stroked="f" strokeweight=".5pt">
                <v:textbox>
                  <w:txbxContent>
                    <w:p w14:paraId="2487C71D" w14:textId="77777777" w:rsidR="0007178F" w:rsidRPr="002F7294" w:rsidRDefault="0007178F" w:rsidP="00582600">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30</w:t>
                      </w:r>
                    </w:p>
                  </w:txbxContent>
                </v:textbox>
              </v:shape>
            </w:pict>
          </mc:Fallback>
        </mc:AlternateContent>
      </w:r>
      <w:r w:rsidR="006C381C">
        <w:rPr>
          <w:rFonts w:ascii="Times New Roman" w:hAnsi="Times New Roman" w:cs="Times New Roman"/>
          <w:b/>
          <w:sz w:val="24"/>
          <w:szCs w:val="24"/>
        </w:rPr>
        <w:t xml:space="preserve">Table </w:t>
      </w:r>
      <w:r w:rsidR="00783CB1">
        <w:rPr>
          <w:rFonts w:ascii="Times New Roman" w:hAnsi="Times New Roman" w:cs="Times New Roman"/>
          <w:b/>
          <w:sz w:val="24"/>
          <w:szCs w:val="24"/>
        </w:rPr>
        <w:t>5</w:t>
      </w:r>
    </w:p>
    <w:p w14:paraId="2FD9C1BC" w14:textId="5F6031AF" w:rsidR="00EE68E8" w:rsidRPr="0007178F" w:rsidRDefault="0007178F" w:rsidP="0007178F">
      <w:pPr>
        <w:spacing w:line="480" w:lineRule="auto"/>
        <w:rPr>
          <w:rFonts w:ascii="Times" w:hAnsi="Times" w:cs="Times New Roman"/>
          <w:i/>
          <w:iCs/>
          <w:sz w:val="24"/>
          <w:szCs w:val="24"/>
        </w:rPr>
      </w:pPr>
      <w:r>
        <w:rPr>
          <w:rFonts w:ascii="Times" w:hAnsi="Times" w:cs="Times New Roman"/>
          <w:i/>
          <w:iCs/>
          <w:sz w:val="24"/>
          <w:szCs w:val="24"/>
        </w:rPr>
        <w:t xml:space="preserve">   </w:t>
      </w:r>
      <w:r w:rsidR="00EE68E8" w:rsidRPr="0007178F">
        <w:rPr>
          <w:rFonts w:ascii="Times" w:hAnsi="Times" w:cs="Times New Roman"/>
          <w:i/>
          <w:iCs/>
          <w:sz w:val="24"/>
          <w:szCs w:val="24"/>
        </w:rPr>
        <w:t>The significance relationship between the</w:t>
      </w:r>
      <w:r w:rsidR="002A6886" w:rsidRPr="0007178F">
        <w:rPr>
          <w:rFonts w:ascii="Times" w:hAnsi="Times" w:cs="Times New Roman"/>
          <w:i/>
          <w:iCs/>
          <w:sz w:val="24"/>
          <w:szCs w:val="24"/>
        </w:rPr>
        <w:t xml:space="preserve"> school canteen menu </w:t>
      </w:r>
      <w:r w:rsidR="00EE68E8" w:rsidRPr="0007178F">
        <w:rPr>
          <w:rFonts w:ascii="Times" w:hAnsi="Times" w:cs="Times New Roman"/>
          <w:i/>
          <w:iCs/>
          <w:sz w:val="24"/>
          <w:szCs w:val="24"/>
        </w:rPr>
        <w:t xml:space="preserve"> </w:t>
      </w:r>
      <w:r w:rsidR="002A6886" w:rsidRPr="0007178F">
        <w:rPr>
          <w:rFonts w:ascii="Times" w:hAnsi="Times" w:cs="Times New Roman"/>
          <w:i/>
          <w:iCs/>
          <w:sz w:val="24"/>
          <w:szCs w:val="24"/>
        </w:rPr>
        <w:t xml:space="preserve">and </w:t>
      </w:r>
      <w:r w:rsidR="00EE68E8" w:rsidRPr="0007178F">
        <w:rPr>
          <w:rFonts w:ascii="Times" w:hAnsi="Times" w:cs="Times New Roman"/>
          <w:i/>
          <w:iCs/>
          <w:sz w:val="24"/>
          <w:szCs w:val="24"/>
        </w:rPr>
        <w:t>their daily allowance</w:t>
      </w:r>
      <w:r w:rsidR="002A6886" w:rsidRPr="0007178F">
        <w:rPr>
          <w:rFonts w:ascii="Times" w:hAnsi="Times" w:cs="Times New Roman"/>
          <w:i/>
          <w:iCs/>
          <w:sz w:val="24"/>
          <w:szCs w:val="24"/>
        </w:rPr>
        <w:t xml:space="preserve"> as a students </w:t>
      </w:r>
    </w:p>
    <w:tbl>
      <w:tblPr>
        <w:tblStyle w:val="TableGrid"/>
        <w:tblW w:w="8280" w:type="dxa"/>
        <w:tblInd w:w="-342" w:type="dxa"/>
        <w:tblLayout w:type="fixed"/>
        <w:tblLook w:val="04A0" w:firstRow="1" w:lastRow="0" w:firstColumn="1" w:lastColumn="0" w:noHBand="0" w:noVBand="1"/>
      </w:tblPr>
      <w:tblGrid>
        <w:gridCol w:w="1760"/>
        <w:gridCol w:w="1348"/>
        <w:gridCol w:w="1122"/>
        <w:gridCol w:w="1170"/>
        <w:gridCol w:w="1169"/>
        <w:gridCol w:w="1711"/>
      </w:tblGrid>
      <w:tr w:rsidR="00E96B9C" w:rsidRPr="002A596E" w14:paraId="0CEB2368" w14:textId="77777777" w:rsidTr="0007178F">
        <w:trPr>
          <w:trHeight w:val="1440"/>
        </w:trPr>
        <w:tc>
          <w:tcPr>
            <w:tcW w:w="1760" w:type="dxa"/>
            <w:tcBorders>
              <w:bottom w:val="single" w:sz="4" w:space="0" w:color="auto"/>
              <w:right w:val="nil"/>
            </w:tcBorders>
            <w:hideMark/>
          </w:tcPr>
          <w:p w14:paraId="62E5B7CF" w14:textId="77777777" w:rsidR="00E96B9C" w:rsidRDefault="00E96B9C" w:rsidP="00CB42D7">
            <w:pPr>
              <w:spacing w:after="0" w:line="240" w:lineRule="auto"/>
              <w:jc w:val="left"/>
              <w:rPr>
                <w:b/>
                <w:bCs/>
                <w:color w:val="000000"/>
                <w:sz w:val="24"/>
                <w:szCs w:val="24"/>
              </w:rPr>
            </w:pPr>
          </w:p>
          <w:p w14:paraId="21C9723E" w14:textId="5E6B6CBE" w:rsidR="00E96B9C" w:rsidRPr="002A596E" w:rsidRDefault="00CB42D7" w:rsidP="00743ED9">
            <w:pPr>
              <w:spacing w:after="0" w:line="240" w:lineRule="auto"/>
              <w:jc w:val="center"/>
              <w:rPr>
                <w:b/>
                <w:bCs/>
                <w:color w:val="000000"/>
                <w:sz w:val="24"/>
                <w:szCs w:val="24"/>
                <w:lang w:val="en-US"/>
              </w:rPr>
            </w:pPr>
            <w:r>
              <w:rPr>
                <w:b/>
                <w:bCs/>
                <w:color w:val="000000"/>
                <w:sz w:val="24"/>
                <w:szCs w:val="24"/>
              </w:rPr>
              <w:t>Describing the food in canteen menu</w:t>
            </w:r>
          </w:p>
        </w:tc>
        <w:tc>
          <w:tcPr>
            <w:tcW w:w="1348" w:type="dxa"/>
            <w:tcBorders>
              <w:left w:val="nil"/>
              <w:bottom w:val="single" w:sz="4" w:space="0" w:color="auto"/>
              <w:right w:val="nil"/>
            </w:tcBorders>
            <w:hideMark/>
          </w:tcPr>
          <w:p w14:paraId="48307988" w14:textId="77777777" w:rsidR="00E96B9C" w:rsidRDefault="00E96B9C" w:rsidP="00743ED9">
            <w:pPr>
              <w:spacing w:after="0" w:line="240" w:lineRule="auto"/>
              <w:jc w:val="center"/>
              <w:rPr>
                <w:b/>
                <w:bCs/>
                <w:color w:val="000000"/>
                <w:sz w:val="24"/>
                <w:szCs w:val="24"/>
              </w:rPr>
            </w:pPr>
          </w:p>
          <w:p w14:paraId="06B33B6A" w14:textId="5A379E4C" w:rsidR="00E96B9C" w:rsidRPr="002A596E" w:rsidRDefault="00E96B9C" w:rsidP="00743ED9">
            <w:pPr>
              <w:spacing w:after="0" w:line="240" w:lineRule="auto"/>
              <w:jc w:val="center"/>
              <w:rPr>
                <w:b/>
                <w:bCs/>
                <w:color w:val="000000"/>
                <w:sz w:val="24"/>
                <w:szCs w:val="24"/>
                <w:lang w:val="en-US"/>
              </w:rPr>
            </w:pPr>
            <w:r w:rsidRPr="002A596E">
              <w:rPr>
                <w:b/>
                <w:bCs/>
                <w:color w:val="000000"/>
                <w:sz w:val="24"/>
                <w:szCs w:val="24"/>
              </w:rPr>
              <w:t>Their Daily Allowance</w:t>
            </w:r>
          </w:p>
        </w:tc>
        <w:tc>
          <w:tcPr>
            <w:tcW w:w="1122" w:type="dxa"/>
            <w:tcBorders>
              <w:left w:val="nil"/>
              <w:bottom w:val="single" w:sz="4" w:space="0" w:color="auto"/>
              <w:right w:val="nil"/>
            </w:tcBorders>
            <w:hideMark/>
          </w:tcPr>
          <w:p w14:paraId="24FAFF4A" w14:textId="77777777" w:rsidR="00E96B9C" w:rsidRDefault="00E96B9C" w:rsidP="00743ED9">
            <w:pPr>
              <w:spacing w:after="0" w:line="240" w:lineRule="auto"/>
              <w:jc w:val="center"/>
              <w:rPr>
                <w:b/>
                <w:bCs/>
                <w:color w:val="000000"/>
                <w:sz w:val="24"/>
                <w:szCs w:val="24"/>
              </w:rPr>
            </w:pPr>
          </w:p>
          <w:p w14:paraId="4C20930C" w14:textId="77777777" w:rsidR="00E96B9C" w:rsidRDefault="00E96B9C" w:rsidP="00743ED9">
            <w:pPr>
              <w:spacing w:after="0" w:line="240" w:lineRule="auto"/>
              <w:jc w:val="center"/>
              <w:rPr>
                <w:b/>
                <w:bCs/>
                <w:color w:val="000000"/>
                <w:sz w:val="24"/>
                <w:szCs w:val="24"/>
              </w:rPr>
            </w:pPr>
          </w:p>
          <w:p w14:paraId="18B6130C" w14:textId="77777777" w:rsidR="00E96B9C" w:rsidRPr="002A596E" w:rsidRDefault="00E96B9C" w:rsidP="00743ED9">
            <w:pPr>
              <w:spacing w:after="0" w:line="240" w:lineRule="auto"/>
              <w:jc w:val="center"/>
              <w:rPr>
                <w:b/>
                <w:bCs/>
                <w:color w:val="000000"/>
                <w:sz w:val="24"/>
                <w:szCs w:val="24"/>
                <w:lang w:val="en-US"/>
              </w:rPr>
            </w:pPr>
            <w:r w:rsidRPr="002A596E">
              <w:rPr>
                <w:b/>
                <w:bCs/>
                <w:color w:val="000000"/>
                <w:sz w:val="24"/>
                <w:szCs w:val="24"/>
              </w:rPr>
              <w:t>r value</w:t>
            </w:r>
          </w:p>
        </w:tc>
        <w:tc>
          <w:tcPr>
            <w:tcW w:w="1170" w:type="dxa"/>
            <w:tcBorders>
              <w:left w:val="nil"/>
              <w:bottom w:val="single" w:sz="4" w:space="0" w:color="auto"/>
              <w:right w:val="nil"/>
            </w:tcBorders>
            <w:hideMark/>
          </w:tcPr>
          <w:p w14:paraId="1C05651D" w14:textId="77777777" w:rsidR="00E96B9C" w:rsidRDefault="00E96B9C" w:rsidP="00743ED9">
            <w:pPr>
              <w:spacing w:after="0" w:line="240" w:lineRule="auto"/>
              <w:jc w:val="center"/>
              <w:rPr>
                <w:b/>
                <w:bCs/>
                <w:color w:val="000000"/>
                <w:sz w:val="24"/>
                <w:szCs w:val="24"/>
              </w:rPr>
            </w:pPr>
          </w:p>
          <w:p w14:paraId="1604D464" w14:textId="77777777" w:rsidR="00E96B9C" w:rsidRDefault="00E96B9C" w:rsidP="00743ED9">
            <w:pPr>
              <w:spacing w:after="0" w:line="240" w:lineRule="auto"/>
              <w:jc w:val="center"/>
              <w:rPr>
                <w:b/>
                <w:bCs/>
                <w:color w:val="000000"/>
                <w:sz w:val="24"/>
                <w:szCs w:val="24"/>
              </w:rPr>
            </w:pPr>
          </w:p>
          <w:p w14:paraId="5254C569" w14:textId="77777777" w:rsidR="00E96B9C" w:rsidRPr="002A596E" w:rsidRDefault="00E96B9C" w:rsidP="00743ED9">
            <w:pPr>
              <w:spacing w:after="0" w:line="240" w:lineRule="auto"/>
              <w:jc w:val="center"/>
              <w:rPr>
                <w:b/>
                <w:bCs/>
                <w:color w:val="000000"/>
                <w:sz w:val="24"/>
                <w:szCs w:val="24"/>
                <w:lang w:val="en-US"/>
              </w:rPr>
            </w:pPr>
            <w:r w:rsidRPr="002A596E">
              <w:rPr>
                <w:b/>
                <w:bCs/>
                <w:color w:val="000000"/>
                <w:sz w:val="24"/>
                <w:szCs w:val="24"/>
              </w:rPr>
              <w:t>P value</w:t>
            </w:r>
          </w:p>
        </w:tc>
        <w:tc>
          <w:tcPr>
            <w:tcW w:w="1169" w:type="dxa"/>
            <w:tcBorders>
              <w:left w:val="nil"/>
              <w:bottom w:val="single" w:sz="4" w:space="0" w:color="auto"/>
              <w:right w:val="nil"/>
            </w:tcBorders>
            <w:hideMark/>
          </w:tcPr>
          <w:p w14:paraId="1926391E" w14:textId="77777777" w:rsidR="00E96B9C" w:rsidRDefault="00E96B9C" w:rsidP="00743ED9">
            <w:pPr>
              <w:spacing w:after="0" w:line="240" w:lineRule="auto"/>
              <w:jc w:val="center"/>
              <w:rPr>
                <w:b/>
                <w:bCs/>
                <w:color w:val="000000"/>
                <w:sz w:val="24"/>
                <w:szCs w:val="24"/>
              </w:rPr>
            </w:pPr>
          </w:p>
          <w:p w14:paraId="6A6A03EB" w14:textId="77777777" w:rsidR="00E96B9C" w:rsidRDefault="00E96B9C" w:rsidP="00743ED9">
            <w:pPr>
              <w:spacing w:after="0" w:line="240" w:lineRule="auto"/>
              <w:jc w:val="center"/>
              <w:rPr>
                <w:b/>
                <w:bCs/>
                <w:color w:val="000000"/>
                <w:sz w:val="24"/>
                <w:szCs w:val="24"/>
              </w:rPr>
            </w:pPr>
          </w:p>
          <w:p w14:paraId="00254E47" w14:textId="77777777" w:rsidR="00E96B9C" w:rsidRPr="002A596E" w:rsidRDefault="00E96B9C" w:rsidP="00743ED9">
            <w:pPr>
              <w:spacing w:after="0" w:line="240" w:lineRule="auto"/>
              <w:jc w:val="center"/>
              <w:rPr>
                <w:b/>
                <w:bCs/>
                <w:color w:val="000000"/>
                <w:sz w:val="24"/>
                <w:szCs w:val="24"/>
                <w:lang w:val="en-US"/>
              </w:rPr>
            </w:pPr>
            <w:r w:rsidRPr="002A596E">
              <w:rPr>
                <w:b/>
                <w:bCs/>
                <w:color w:val="000000"/>
                <w:sz w:val="24"/>
                <w:szCs w:val="24"/>
              </w:rPr>
              <w:t>Remarks</w:t>
            </w:r>
          </w:p>
        </w:tc>
        <w:tc>
          <w:tcPr>
            <w:tcW w:w="1711" w:type="dxa"/>
            <w:tcBorders>
              <w:left w:val="nil"/>
              <w:bottom w:val="single" w:sz="4" w:space="0" w:color="auto"/>
            </w:tcBorders>
            <w:hideMark/>
          </w:tcPr>
          <w:p w14:paraId="3238AF98" w14:textId="77777777" w:rsidR="00E96B9C" w:rsidRDefault="00E96B9C" w:rsidP="00743ED9">
            <w:pPr>
              <w:spacing w:after="0" w:line="240" w:lineRule="auto"/>
              <w:jc w:val="left"/>
              <w:rPr>
                <w:b/>
                <w:bCs/>
                <w:color w:val="000000"/>
                <w:sz w:val="24"/>
                <w:szCs w:val="24"/>
              </w:rPr>
            </w:pPr>
          </w:p>
          <w:p w14:paraId="43B51DBB" w14:textId="77777777" w:rsidR="00E96B9C" w:rsidRDefault="00E96B9C" w:rsidP="00743ED9">
            <w:pPr>
              <w:spacing w:after="0" w:line="240" w:lineRule="auto"/>
              <w:jc w:val="left"/>
              <w:rPr>
                <w:b/>
                <w:bCs/>
                <w:color w:val="000000"/>
                <w:sz w:val="24"/>
                <w:szCs w:val="24"/>
              </w:rPr>
            </w:pPr>
          </w:p>
          <w:p w14:paraId="16426A0D" w14:textId="77777777" w:rsidR="00E96B9C" w:rsidRPr="002A596E" w:rsidRDefault="00E96B9C" w:rsidP="00743ED9">
            <w:pPr>
              <w:spacing w:after="0" w:line="240" w:lineRule="auto"/>
              <w:jc w:val="center"/>
              <w:rPr>
                <w:b/>
                <w:bCs/>
                <w:color w:val="000000"/>
                <w:sz w:val="24"/>
                <w:szCs w:val="24"/>
                <w:lang w:val="en-US"/>
              </w:rPr>
            </w:pPr>
            <w:r w:rsidRPr="002A596E">
              <w:rPr>
                <w:b/>
                <w:bCs/>
                <w:color w:val="000000"/>
                <w:sz w:val="24"/>
                <w:szCs w:val="24"/>
              </w:rPr>
              <w:t>Decision</w:t>
            </w:r>
          </w:p>
        </w:tc>
      </w:tr>
      <w:tr w:rsidR="00E96B9C" w:rsidRPr="002A596E" w14:paraId="6925CA1B" w14:textId="77777777" w:rsidTr="0007178F">
        <w:trPr>
          <w:trHeight w:val="645"/>
        </w:trPr>
        <w:tc>
          <w:tcPr>
            <w:tcW w:w="1760" w:type="dxa"/>
            <w:tcBorders>
              <w:bottom w:val="nil"/>
              <w:right w:val="nil"/>
            </w:tcBorders>
            <w:hideMark/>
          </w:tcPr>
          <w:p w14:paraId="33BA067A" w14:textId="77777777" w:rsidR="00E96B9C" w:rsidRPr="002A596E" w:rsidRDefault="00E96B9C" w:rsidP="00743ED9">
            <w:pPr>
              <w:spacing w:after="0" w:line="240" w:lineRule="auto"/>
              <w:jc w:val="center"/>
              <w:rPr>
                <w:color w:val="000000"/>
                <w:sz w:val="24"/>
                <w:szCs w:val="24"/>
                <w:lang w:val="en-US"/>
              </w:rPr>
            </w:pPr>
            <w:r w:rsidRPr="002A596E">
              <w:rPr>
                <w:color w:val="000000"/>
                <w:sz w:val="24"/>
                <w:szCs w:val="24"/>
              </w:rPr>
              <w:t>Affordability</w:t>
            </w:r>
          </w:p>
        </w:tc>
        <w:tc>
          <w:tcPr>
            <w:tcW w:w="1348" w:type="dxa"/>
            <w:vMerge w:val="restart"/>
            <w:tcBorders>
              <w:left w:val="nil"/>
              <w:bottom w:val="nil"/>
              <w:right w:val="nil"/>
            </w:tcBorders>
            <w:hideMark/>
          </w:tcPr>
          <w:p w14:paraId="02974AEB" w14:textId="77777777" w:rsidR="00E96B9C" w:rsidRDefault="00E96B9C" w:rsidP="00743ED9">
            <w:pPr>
              <w:spacing w:after="0" w:line="240" w:lineRule="auto"/>
              <w:jc w:val="center"/>
              <w:rPr>
                <w:color w:val="000000"/>
                <w:sz w:val="24"/>
                <w:szCs w:val="24"/>
              </w:rPr>
            </w:pPr>
          </w:p>
          <w:p w14:paraId="0121CFA0" w14:textId="77777777" w:rsidR="00E96B9C" w:rsidRDefault="00E96B9C" w:rsidP="00743ED9">
            <w:pPr>
              <w:spacing w:after="0" w:line="240" w:lineRule="auto"/>
              <w:jc w:val="center"/>
              <w:rPr>
                <w:color w:val="000000"/>
                <w:sz w:val="24"/>
                <w:szCs w:val="24"/>
              </w:rPr>
            </w:pPr>
          </w:p>
          <w:p w14:paraId="0926CDBA" w14:textId="77777777" w:rsidR="00E96B9C" w:rsidRPr="002A596E" w:rsidRDefault="00E96B9C" w:rsidP="00743ED9">
            <w:pPr>
              <w:spacing w:after="0" w:line="240" w:lineRule="auto"/>
              <w:jc w:val="center"/>
              <w:rPr>
                <w:color w:val="000000"/>
                <w:sz w:val="24"/>
                <w:szCs w:val="24"/>
                <w:lang w:val="en-US"/>
              </w:rPr>
            </w:pPr>
            <w:r w:rsidRPr="002A596E">
              <w:rPr>
                <w:color w:val="000000"/>
                <w:sz w:val="24"/>
                <w:szCs w:val="24"/>
              </w:rPr>
              <w:t>Daily allowance</w:t>
            </w:r>
          </w:p>
          <w:p w14:paraId="30AEFD35" w14:textId="77777777" w:rsidR="00E96B9C" w:rsidRPr="002A596E" w:rsidRDefault="00E96B9C" w:rsidP="00743ED9">
            <w:pPr>
              <w:spacing w:after="0" w:line="240" w:lineRule="auto"/>
              <w:jc w:val="center"/>
              <w:rPr>
                <w:color w:val="000000"/>
                <w:sz w:val="24"/>
                <w:szCs w:val="24"/>
                <w:lang w:val="en-US"/>
              </w:rPr>
            </w:pPr>
          </w:p>
        </w:tc>
        <w:tc>
          <w:tcPr>
            <w:tcW w:w="1122" w:type="dxa"/>
            <w:tcBorders>
              <w:left w:val="nil"/>
              <w:bottom w:val="nil"/>
              <w:right w:val="nil"/>
            </w:tcBorders>
            <w:noWrap/>
            <w:hideMark/>
          </w:tcPr>
          <w:p w14:paraId="44349A26" w14:textId="77777777" w:rsidR="00E96B9C" w:rsidRPr="00436923" w:rsidRDefault="00E96B9C" w:rsidP="00743ED9">
            <w:pPr>
              <w:spacing w:after="0" w:line="240" w:lineRule="auto"/>
              <w:jc w:val="center"/>
              <w:rPr>
                <w:bCs/>
                <w:color w:val="000000"/>
                <w:sz w:val="24"/>
                <w:szCs w:val="24"/>
                <w:lang w:val="en-US"/>
              </w:rPr>
            </w:pPr>
          </w:p>
          <w:p w14:paraId="310A8331" w14:textId="77777777" w:rsidR="00E96B9C" w:rsidRPr="00436923" w:rsidRDefault="00E96B9C" w:rsidP="00743ED9">
            <w:pPr>
              <w:spacing w:after="0" w:line="240" w:lineRule="auto"/>
              <w:jc w:val="center"/>
              <w:rPr>
                <w:bCs/>
                <w:color w:val="000000"/>
                <w:sz w:val="24"/>
                <w:szCs w:val="24"/>
                <w:lang w:val="en-US"/>
              </w:rPr>
            </w:pPr>
            <w:r w:rsidRPr="00436923">
              <w:rPr>
                <w:bCs/>
                <w:color w:val="000000"/>
                <w:sz w:val="24"/>
                <w:szCs w:val="24"/>
                <w:lang w:val="en-US"/>
              </w:rPr>
              <w:t>0.048396</w:t>
            </w:r>
          </w:p>
        </w:tc>
        <w:tc>
          <w:tcPr>
            <w:tcW w:w="1170" w:type="dxa"/>
            <w:tcBorders>
              <w:left w:val="nil"/>
              <w:bottom w:val="nil"/>
              <w:right w:val="nil"/>
            </w:tcBorders>
            <w:hideMark/>
          </w:tcPr>
          <w:p w14:paraId="7B57AB0A" w14:textId="77777777" w:rsidR="00E96B9C" w:rsidRPr="00436923" w:rsidRDefault="00E96B9C" w:rsidP="00743ED9">
            <w:pPr>
              <w:spacing w:after="0" w:line="240" w:lineRule="auto"/>
              <w:jc w:val="center"/>
              <w:rPr>
                <w:bCs/>
                <w:color w:val="000000"/>
                <w:sz w:val="24"/>
                <w:szCs w:val="24"/>
                <w:lang w:val="en-US"/>
              </w:rPr>
            </w:pPr>
          </w:p>
          <w:p w14:paraId="6D49A055" w14:textId="77777777" w:rsidR="00E96B9C" w:rsidRPr="00436923" w:rsidRDefault="00E96B9C" w:rsidP="00743ED9">
            <w:pPr>
              <w:spacing w:after="0" w:line="240" w:lineRule="auto"/>
              <w:jc w:val="center"/>
              <w:rPr>
                <w:bCs/>
                <w:color w:val="000000"/>
                <w:sz w:val="24"/>
                <w:szCs w:val="24"/>
                <w:lang w:val="en-US"/>
              </w:rPr>
            </w:pPr>
            <w:r w:rsidRPr="00436923">
              <w:rPr>
                <w:bCs/>
                <w:color w:val="000000"/>
                <w:sz w:val="24"/>
                <w:szCs w:val="24"/>
                <w:lang w:val="en-US"/>
              </w:rPr>
              <w:t>0.680702</w:t>
            </w:r>
          </w:p>
        </w:tc>
        <w:tc>
          <w:tcPr>
            <w:tcW w:w="1169" w:type="dxa"/>
            <w:vMerge w:val="restart"/>
            <w:tcBorders>
              <w:left w:val="nil"/>
              <w:right w:val="nil"/>
            </w:tcBorders>
            <w:hideMark/>
          </w:tcPr>
          <w:p w14:paraId="3C98C6E7" w14:textId="77777777" w:rsidR="00E96B9C" w:rsidRPr="00436923" w:rsidRDefault="00E96B9C" w:rsidP="00743ED9">
            <w:pPr>
              <w:spacing w:after="0" w:line="240" w:lineRule="auto"/>
              <w:jc w:val="center"/>
              <w:rPr>
                <w:bCs/>
                <w:color w:val="000000"/>
                <w:sz w:val="24"/>
                <w:szCs w:val="24"/>
              </w:rPr>
            </w:pPr>
          </w:p>
          <w:p w14:paraId="4C1366A8" w14:textId="77777777" w:rsidR="00E96B9C" w:rsidRPr="00436923" w:rsidRDefault="00E96B9C" w:rsidP="00743ED9">
            <w:pPr>
              <w:spacing w:after="0" w:line="240" w:lineRule="auto"/>
              <w:jc w:val="center"/>
              <w:rPr>
                <w:bCs/>
                <w:color w:val="000000"/>
                <w:sz w:val="24"/>
                <w:szCs w:val="24"/>
              </w:rPr>
            </w:pPr>
          </w:p>
          <w:p w14:paraId="1F561399" w14:textId="77777777" w:rsidR="00E96B9C" w:rsidRPr="00436923" w:rsidRDefault="00E96B9C" w:rsidP="00743ED9">
            <w:pPr>
              <w:spacing w:after="0" w:line="240" w:lineRule="auto"/>
              <w:jc w:val="center"/>
              <w:rPr>
                <w:bCs/>
                <w:color w:val="000000"/>
                <w:sz w:val="24"/>
                <w:szCs w:val="24"/>
                <w:lang w:val="en-US"/>
              </w:rPr>
            </w:pPr>
            <w:r w:rsidRPr="00436923">
              <w:rPr>
                <w:bCs/>
                <w:color w:val="000000"/>
                <w:sz w:val="24"/>
                <w:szCs w:val="24"/>
              </w:rPr>
              <w:t>Accept the null hypothesis</w:t>
            </w:r>
          </w:p>
          <w:p w14:paraId="443AA2E2" w14:textId="77777777" w:rsidR="00E96B9C" w:rsidRPr="00436923" w:rsidRDefault="00E96B9C" w:rsidP="00743ED9">
            <w:pPr>
              <w:spacing w:after="0" w:line="240" w:lineRule="auto"/>
              <w:jc w:val="center"/>
              <w:rPr>
                <w:bCs/>
                <w:color w:val="000000"/>
                <w:sz w:val="24"/>
                <w:szCs w:val="24"/>
                <w:lang w:val="en-US"/>
              </w:rPr>
            </w:pPr>
          </w:p>
        </w:tc>
        <w:tc>
          <w:tcPr>
            <w:tcW w:w="1711" w:type="dxa"/>
            <w:vMerge w:val="restart"/>
            <w:tcBorders>
              <w:left w:val="nil"/>
            </w:tcBorders>
            <w:hideMark/>
          </w:tcPr>
          <w:p w14:paraId="18878AD3" w14:textId="77777777" w:rsidR="00E96B9C" w:rsidRPr="00436923" w:rsidRDefault="00E96B9C" w:rsidP="00743ED9">
            <w:pPr>
              <w:spacing w:after="0" w:line="240" w:lineRule="auto"/>
              <w:jc w:val="center"/>
              <w:rPr>
                <w:bCs/>
                <w:color w:val="000000"/>
                <w:sz w:val="24"/>
                <w:szCs w:val="24"/>
              </w:rPr>
            </w:pPr>
          </w:p>
          <w:p w14:paraId="22E58883" w14:textId="77777777" w:rsidR="00E96B9C" w:rsidRPr="00436923" w:rsidRDefault="00E96B9C" w:rsidP="00743ED9">
            <w:pPr>
              <w:spacing w:after="0" w:line="240" w:lineRule="auto"/>
              <w:jc w:val="center"/>
              <w:rPr>
                <w:bCs/>
                <w:color w:val="000000"/>
                <w:sz w:val="24"/>
                <w:szCs w:val="24"/>
              </w:rPr>
            </w:pPr>
          </w:p>
          <w:p w14:paraId="5AB2C47B" w14:textId="77777777" w:rsidR="00E96B9C" w:rsidRDefault="00E96B9C" w:rsidP="00743ED9">
            <w:pPr>
              <w:spacing w:after="0" w:line="240" w:lineRule="auto"/>
              <w:jc w:val="center"/>
              <w:rPr>
                <w:bCs/>
                <w:color w:val="000000"/>
                <w:sz w:val="24"/>
                <w:szCs w:val="24"/>
              </w:rPr>
            </w:pPr>
          </w:p>
          <w:p w14:paraId="17289A0C" w14:textId="77777777" w:rsidR="00E96B9C" w:rsidRPr="00436923" w:rsidRDefault="00E96B9C" w:rsidP="00743ED9">
            <w:pPr>
              <w:spacing w:after="0" w:line="240" w:lineRule="auto"/>
              <w:jc w:val="center"/>
              <w:rPr>
                <w:bCs/>
                <w:color w:val="000000"/>
                <w:sz w:val="24"/>
                <w:szCs w:val="24"/>
                <w:lang w:val="en-US"/>
              </w:rPr>
            </w:pPr>
            <w:r w:rsidRPr="00436923">
              <w:rPr>
                <w:bCs/>
                <w:color w:val="000000"/>
                <w:sz w:val="24"/>
                <w:szCs w:val="24"/>
              </w:rPr>
              <w:t>Not significant</w:t>
            </w:r>
          </w:p>
          <w:p w14:paraId="0BAA7F67" w14:textId="77777777" w:rsidR="00E96B9C" w:rsidRPr="00436923" w:rsidRDefault="00E96B9C" w:rsidP="00743ED9">
            <w:pPr>
              <w:spacing w:after="0" w:line="240" w:lineRule="auto"/>
              <w:jc w:val="center"/>
              <w:rPr>
                <w:bCs/>
                <w:color w:val="000000"/>
                <w:sz w:val="24"/>
                <w:szCs w:val="24"/>
              </w:rPr>
            </w:pPr>
          </w:p>
          <w:p w14:paraId="26E63902" w14:textId="77777777" w:rsidR="00E96B9C" w:rsidRPr="00436923" w:rsidRDefault="00E96B9C" w:rsidP="00743ED9">
            <w:pPr>
              <w:spacing w:after="0" w:line="240" w:lineRule="auto"/>
              <w:jc w:val="center"/>
              <w:rPr>
                <w:bCs/>
                <w:color w:val="000000"/>
                <w:sz w:val="24"/>
                <w:szCs w:val="24"/>
                <w:lang w:val="en-US"/>
              </w:rPr>
            </w:pPr>
          </w:p>
        </w:tc>
      </w:tr>
      <w:tr w:rsidR="00E96B9C" w:rsidRPr="002A596E" w14:paraId="4532D7E9" w14:textId="77777777" w:rsidTr="0007178F">
        <w:trPr>
          <w:trHeight w:val="645"/>
        </w:trPr>
        <w:tc>
          <w:tcPr>
            <w:tcW w:w="1760" w:type="dxa"/>
            <w:tcBorders>
              <w:top w:val="nil"/>
              <w:bottom w:val="nil"/>
              <w:right w:val="nil"/>
            </w:tcBorders>
            <w:hideMark/>
          </w:tcPr>
          <w:p w14:paraId="69C7597A" w14:textId="5B2941FC" w:rsidR="00E96B9C" w:rsidRPr="002A596E" w:rsidRDefault="00CB42D7" w:rsidP="00743ED9">
            <w:pPr>
              <w:spacing w:after="0" w:line="240" w:lineRule="auto"/>
              <w:jc w:val="center"/>
              <w:rPr>
                <w:color w:val="000000"/>
                <w:sz w:val="24"/>
                <w:szCs w:val="24"/>
                <w:lang w:val="en-US"/>
              </w:rPr>
            </w:pPr>
            <w:r w:rsidRPr="002A596E">
              <w:rPr>
                <w:color w:val="000000"/>
                <w:sz w:val="24"/>
                <w:szCs w:val="24"/>
              </w:rPr>
              <w:t>Q</w:t>
            </w:r>
            <w:r w:rsidR="00E96B9C" w:rsidRPr="002A596E">
              <w:rPr>
                <w:color w:val="000000"/>
                <w:sz w:val="24"/>
                <w:szCs w:val="24"/>
              </w:rPr>
              <w:t>uality</w:t>
            </w:r>
            <w:r>
              <w:rPr>
                <w:color w:val="000000"/>
                <w:sz w:val="24"/>
                <w:szCs w:val="24"/>
              </w:rPr>
              <w:t xml:space="preserve"> of food</w:t>
            </w:r>
          </w:p>
        </w:tc>
        <w:tc>
          <w:tcPr>
            <w:tcW w:w="1348" w:type="dxa"/>
            <w:vMerge/>
            <w:tcBorders>
              <w:top w:val="nil"/>
              <w:left w:val="nil"/>
              <w:bottom w:val="nil"/>
              <w:right w:val="nil"/>
            </w:tcBorders>
            <w:hideMark/>
          </w:tcPr>
          <w:p w14:paraId="1FC09E33" w14:textId="77777777" w:rsidR="00E96B9C" w:rsidRPr="002A596E" w:rsidRDefault="00E96B9C" w:rsidP="00743ED9">
            <w:pPr>
              <w:spacing w:after="0" w:line="240" w:lineRule="auto"/>
              <w:jc w:val="center"/>
              <w:rPr>
                <w:color w:val="000000"/>
                <w:sz w:val="24"/>
                <w:szCs w:val="24"/>
                <w:lang w:val="en-US"/>
              </w:rPr>
            </w:pPr>
          </w:p>
        </w:tc>
        <w:tc>
          <w:tcPr>
            <w:tcW w:w="1122" w:type="dxa"/>
            <w:tcBorders>
              <w:top w:val="nil"/>
              <w:left w:val="nil"/>
              <w:bottom w:val="nil"/>
              <w:right w:val="nil"/>
            </w:tcBorders>
            <w:noWrap/>
            <w:hideMark/>
          </w:tcPr>
          <w:p w14:paraId="3B81CE30" w14:textId="77777777" w:rsidR="00E96B9C" w:rsidRPr="00436923" w:rsidRDefault="00E96B9C" w:rsidP="00743ED9">
            <w:pPr>
              <w:spacing w:after="0" w:line="240" w:lineRule="auto"/>
              <w:jc w:val="center"/>
              <w:rPr>
                <w:bCs/>
                <w:color w:val="000000"/>
                <w:sz w:val="24"/>
                <w:szCs w:val="24"/>
                <w:lang w:val="en-US"/>
              </w:rPr>
            </w:pPr>
          </w:p>
          <w:p w14:paraId="7DCFE219" w14:textId="77777777" w:rsidR="00E96B9C" w:rsidRPr="00436923" w:rsidRDefault="00E96B9C" w:rsidP="00743ED9">
            <w:pPr>
              <w:spacing w:after="0" w:line="240" w:lineRule="auto"/>
              <w:jc w:val="center"/>
              <w:rPr>
                <w:bCs/>
                <w:color w:val="000000"/>
                <w:sz w:val="24"/>
                <w:szCs w:val="24"/>
                <w:lang w:val="en-US"/>
              </w:rPr>
            </w:pPr>
            <w:r w:rsidRPr="00436923">
              <w:rPr>
                <w:bCs/>
                <w:color w:val="000000"/>
                <w:sz w:val="24"/>
                <w:szCs w:val="24"/>
                <w:lang w:val="en-US"/>
              </w:rPr>
              <w:t>0.174576</w:t>
            </w:r>
          </w:p>
        </w:tc>
        <w:tc>
          <w:tcPr>
            <w:tcW w:w="1170" w:type="dxa"/>
            <w:tcBorders>
              <w:top w:val="nil"/>
              <w:left w:val="nil"/>
              <w:bottom w:val="nil"/>
              <w:right w:val="nil"/>
            </w:tcBorders>
            <w:hideMark/>
          </w:tcPr>
          <w:p w14:paraId="2B21D10B" w14:textId="77777777" w:rsidR="00E96B9C" w:rsidRPr="00436923" w:rsidRDefault="00E96B9C" w:rsidP="00743ED9">
            <w:pPr>
              <w:spacing w:after="0" w:line="240" w:lineRule="auto"/>
              <w:jc w:val="center"/>
              <w:rPr>
                <w:bCs/>
                <w:color w:val="000000"/>
                <w:sz w:val="24"/>
                <w:szCs w:val="24"/>
                <w:lang w:val="en-US"/>
              </w:rPr>
            </w:pPr>
          </w:p>
          <w:p w14:paraId="4B5D657E" w14:textId="77777777" w:rsidR="00E96B9C" w:rsidRPr="00436923" w:rsidRDefault="00E96B9C" w:rsidP="00743ED9">
            <w:pPr>
              <w:spacing w:after="0" w:line="240" w:lineRule="auto"/>
              <w:jc w:val="center"/>
              <w:rPr>
                <w:bCs/>
                <w:color w:val="000000"/>
                <w:sz w:val="24"/>
                <w:szCs w:val="24"/>
                <w:lang w:val="en-US"/>
              </w:rPr>
            </w:pPr>
            <w:r w:rsidRPr="00436923">
              <w:rPr>
                <w:bCs/>
                <w:color w:val="000000"/>
                <w:sz w:val="24"/>
                <w:szCs w:val="24"/>
                <w:lang w:val="en-US"/>
              </w:rPr>
              <w:t>0.134303</w:t>
            </w:r>
          </w:p>
        </w:tc>
        <w:tc>
          <w:tcPr>
            <w:tcW w:w="1169" w:type="dxa"/>
            <w:vMerge/>
            <w:tcBorders>
              <w:top w:val="nil"/>
              <w:left w:val="nil"/>
              <w:right w:val="nil"/>
            </w:tcBorders>
            <w:hideMark/>
          </w:tcPr>
          <w:p w14:paraId="590B6C16" w14:textId="77777777" w:rsidR="00E96B9C" w:rsidRPr="002A596E" w:rsidRDefault="00E96B9C" w:rsidP="00743ED9">
            <w:pPr>
              <w:spacing w:after="0" w:line="240" w:lineRule="auto"/>
              <w:jc w:val="center"/>
              <w:rPr>
                <w:b/>
                <w:bCs/>
                <w:color w:val="000000"/>
                <w:sz w:val="24"/>
                <w:szCs w:val="24"/>
                <w:lang w:val="en-US"/>
              </w:rPr>
            </w:pPr>
          </w:p>
        </w:tc>
        <w:tc>
          <w:tcPr>
            <w:tcW w:w="1711" w:type="dxa"/>
            <w:vMerge/>
            <w:tcBorders>
              <w:top w:val="nil"/>
              <w:left w:val="nil"/>
            </w:tcBorders>
            <w:hideMark/>
          </w:tcPr>
          <w:p w14:paraId="263E759D" w14:textId="77777777" w:rsidR="00E96B9C" w:rsidRPr="002A596E" w:rsidRDefault="00E96B9C" w:rsidP="00743ED9">
            <w:pPr>
              <w:spacing w:after="0" w:line="240" w:lineRule="auto"/>
              <w:jc w:val="center"/>
              <w:rPr>
                <w:b/>
                <w:bCs/>
                <w:color w:val="000000"/>
                <w:sz w:val="24"/>
                <w:szCs w:val="24"/>
                <w:lang w:val="en-US"/>
              </w:rPr>
            </w:pPr>
          </w:p>
        </w:tc>
      </w:tr>
      <w:tr w:rsidR="00E96B9C" w:rsidRPr="002A596E" w14:paraId="098263D3" w14:textId="77777777" w:rsidTr="005B6BBF">
        <w:trPr>
          <w:trHeight w:val="841"/>
        </w:trPr>
        <w:tc>
          <w:tcPr>
            <w:tcW w:w="1760" w:type="dxa"/>
            <w:tcBorders>
              <w:top w:val="nil"/>
              <w:right w:val="nil"/>
            </w:tcBorders>
            <w:hideMark/>
          </w:tcPr>
          <w:p w14:paraId="4A91D13F" w14:textId="309B9ADC" w:rsidR="00E96B9C" w:rsidRPr="002A596E" w:rsidRDefault="00CB42D7" w:rsidP="00743ED9">
            <w:pPr>
              <w:spacing w:after="0" w:line="240" w:lineRule="auto"/>
              <w:jc w:val="center"/>
              <w:rPr>
                <w:color w:val="000000"/>
                <w:sz w:val="24"/>
                <w:szCs w:val="24"/>
                <w:lang w:val="en-US"/>
              </w:rPr>
            </w:pPr>
            <w:r>
              <w:rPr>
                <w:color w:val="000000"/>
                <w:sz w:val="24"/>
                <w:szCs w:val="24"/>
              </w:rPr>
              <w:t>Varieties of food</w:t>
            </w:r>
          </w:p>
        </w:tc>
        <w:tc>
          <w:tcPr>
            <w:tcW w:w="1348" w:type="dxa"/>
            <w:vMerge/>
            <w:tcBorders>
              <w:top w:val="nil"/>
              <w:left w:val="nil"/>
              <w:right w:val="nil"/>
            </w:tcBorders>
            <w:hideMark/>
          </w:tcPr>
          <w:p w14:paraId="5715424A" w14:textId="77777777" w:rsidR="00E96B9C" w:rsidRPr="002A596E" w:rsidRDefault="00E96B9C" w:rsidP="00743ED9">
            <w:pPr>
              <w:spacing w:after="0" w:line="240" w:lineRule="auto"/>
              <w:jc w:val="center"/>
              <w:rPr>
                <w:color w:val="000000"/>
                <w:sz w:val="24"/>
                <w:szCs w:val="24"/>
                <w:lang w:val="en-US"/>
              </w:rPr>
            </w:pPr>
          </w:p>
        </w:tc>
        <w:tc>
          <w:tcPr>
            <w:tcW w:w="1122" w:type="dxa"/>
            <w:tcBorders>
              <w:top w:val="nil"/>
              <w:left w:val="nil"/>
              <w:right w:val="nil"/>
            </w:tcBorders>
            <w:noWrap/>
            <w:hideMark/>
          </w:tcPr>
          <w:p w14:paraId="659CFA01" w14:textId="77777777" w:rsidR="00E96B9C" w:rsidRPr="00436923" w:rsidRDefault="00E96B9C" w:rsidP="00743ED9">
            <w:pPr>
              <w:spacing w:after="0" w:line="240" w:lineRule="auto"/>
              <w:jc w:val="center"/>
              <w:rPr>
                <w:bCs/>
                <w:color w:val="000000"/>
                <w:sz w:val="24"/>
                <w:szCs w:val="24"/>
                <w:lang w:val="en-US"/>
              </w:rPr>
            </w:pPr>
          </w:p>
          <w:p w14:paraId="522FF27F" w14:textId="77777777" w:rsidR="00E96B9C" w:rsidRPr="00436923" w:rsidRDefault="00E96B9C" w:rsidP="00743ED9">
            <w:pPr>
              <w:spacing w:after="0" w:line="240" w:lineRule="auto"/>
              <w:jc w:val="center"/>
              <w:rPr>
                <w:bCs/>
                <w:color w:val="000000"/>
                <w:sz w:val="24"/>
                <w:szCs w:val="24"/>
                <w:lang w:val="en-US"/>
              </w:rPr>
            </w:pPr>
            <w:r w:rsidRPr="00436923">
              <w:rPr>
                <w:bCs/>
                <w:color w:val="000000"/>
                <w:sz w:val="24"/>
                <w:szCs w:val="24"/>
                <w:lang w:val="en-US"/>
              </w:rPr>
              <w:t>0.052251</w:t>
            </w:r>
          </w:p>
        </w:tc>
        <w:tc>
          <w:tcPr>
            <w:tcW w:w="1170" w:type="dxa"/>
            <w:tcBorders>
              <w:top w:val="nil"/>
              <w:left w:val="nil"/>
              <w:right w:val="nil"/>
            </w:tcBorders>
            <w:hideMark/>
          </w:tcPr>
          <w:p w14:paraId="1476CED3" w14:textId="77777777" w:rsidR="00E96B9C" w:rsidRPr="00436923" w:rsidRDefault="00E96B9C" w:rsidP="00743ED9">
            <w:pPr>
              <w:spacing w:after="0" w:line="240" w:lineRule="auto"/>
              <w:jc w:val="center"/>
              <w:rPr>
                <w:bCs/>
                <w:color w:val="000000"/>
                <w:sz w:val="24"/>
                <w:szCs w:val="24"/>
                <w:lang w:val="en-US"/>
              </w:rPr>
            </w:pPr>
          </w:p>
          <w:p w14:paraId="2CE94294" w14:textId="77777777" w:rsidR="00E96B9C" w:rsidRPr="00436923" w:rsidRDefault="00E96B9C" w:rsidP="00743ED9">
            <w:pPr>
              <w:spacing w:after="0" w:line="240" w:lineRule="auto"/>
              <w:jc w:val="center"/>
              <w:rPr>
                <w:bCs/>
                <w:color w:val="000000"/>
                <w:sz w:val="24"/>
                <w:szCs w:val="24"/>
                <w:lang w:val="en-US"/>
              </w:rPr>
            </w:pPr>
            <w:r w:rsidRPr="00436923">
              <w:rPr>
                <w:bCs/>
                <w:color w:val="000000"/>
                <w:sz w:val="24"/>
                <w:szCs w:val="24"/>
                <w:lang w:val="en-US"/>
              </w:rPr>
              <w:t>0.656482</w:t>
            </w:r>
          </w:p>
        </w:tc>
        <w:tc>
          <w:tcPr>
            <w:tcW w:w="1169" w:type="dxa"/>
            <w:vMerge/>
            <w:tcBorders>
              <w:top w:val="nil"/>
              <w:left w:val="nil"/>
              <w:right w:val="nil"/>
            </w:tcBorders>
            <w:hideMark/>
          </w:tcPr>
          <w:p w14:paraId="0BABFE03" w14:textId="77777777" w:rsidR="00E96B9C" w:rsidRPr="002A596E" w:rsidRDefault="00E96B9C" w:rsidP="00743ED9">
            <w:pPr>
              <w:spacing w:after="0" w:line="240" w:lineRule="auto"/>
              <w:jc w:val="center"/>
              <w:rPr>
                <w:b/>
                <w:bCs/>
                <w:color w:val="000000"/>
                <w:sz w:val="24"/>
                <w:szCs w:val="24"/>
                <w:lang w:val="en-US"/>
              </w:rPr>
            </w:pPr>
          </w:p>
        </w:tc>
        <w:tc>
          <w:tcPr>
            <w:tcW w:w="1711" w:type="dxa"/>
            <w:vMerge/>
            <w:tcBorders>
              <w:top w:val="nil"/>
              <w:left w:val="nil"/>
            </w:tcBorders>
            <w:hideMark/>
          </w:tcPr>
          <w:p w14:paraId="603C6F30" w14:textId="77777777" w:rsidR="00E96B9C" w:rsidRPr="002A596E" w:rsidRDefault="00E96B9C" w:rsidP="00743ED9">
            <w:pPr>
              <w:spacing w:after="0" w:line="240" w:lineRule="auto"/>
              <w:jc w:val="center"/>
              <w:rPr>
                <w:b/>
                <w:bCs/>
                <w:color w:val="000000"/>
                <w:sz w:val="24"/>
                <w:szCs w:val="24"/>
                <w:lang w:val="en-US"/>
              </w:rPr>
            </w:pPr>
          </w:p>
        </w:tc>
      </w:tr>
    </w:tbl>
    <w:p w14:paraId="6A3C51E4" w14:textId="77777777" w:rsidR="00EE68E8" w:rsidRPr="008328B8" w:rsidRDefault="00576C73" w:rsidP="008328B8">
      <w:pPr>
        <w:spacing w:line="240" w:lineRule="auto"/>
        <w:jc w:val="center"/>
        <w:rPr>
          <w:rFonts w:eastAsiaTheme="minorEastAsia"/>
          <w:noProof/>
          <w:lang w:val="en-US"/>
        </w:rPr>
      </w:pPr>
      <w:r w:rsidRPr="008328B8">
        <w:rPr>
          <w:noProof/>
          <w:lang w:val="en-US"/>
        </w:rPr>
        <w:t>0</w:t>
      </w:r>
      <w:r w:rsidR="008328B8" w:rsidRPr="008328B8">
        <w:rPr>
          <w:noProof/>
          <w:lang w:val="en-US"/>
        </w:rPr>
        <w:t xml:space="preserve"> </w:t>
      </w:r>
      <w:r w:rsidRPr="008328B8">
        <w:rPr>
          <w:noProof/>
          <w:lang w:val="en-US"/>
        </w:rPr>
        <w:t>&lt;</w:t>
      </w:r>
      <w:r w:rsidR="008328B8" w:rsidRPr="008328B8">
        <w:rPr>
          <w:noProof/>
          <w:lang w:val="en-US"/>
        </w:rPr>
        <w:t xml:space="preserve"> </w:t>
      </w:r>
      <w:r w:rsidRPr="008328B8">
        <w:rPr>
          <w:noProof/>
          <w:lang w:val="en-US"/>
        </w:rPr>
        <w:t>r</w:t>
      </w:r>
      <m:oMath>
        <m:r>
          <w:rPr>
            <w:rFonts w:ascii="Cambria Math" w:hAnsi="Cambria Math"/>
            <w:noProof/>
            <w:lang w:val="en-US"/>
          </w:rPr>
          <m:t xml:space="preserve"> ≤</m:t>
        </m:r>
      </m:oMath>
      <w:r w:rsidRPr="008328B8">
        <w:rPr>
          <w:rFonts w:eastAsiaTheme="minorEastAsia"/>
          <w:noProof/>
          <w:lang w:val="en-US"/>
        </w:rPr>
        <w:t xml:space="preserve"> 0.19</w:t>
      </w:r>
      <w:r w:rsidR="008328B8" w:rsidRPr="008328B8">
        <w:rPr>
          <w:rFonts w:eastAsiaTheme="minorEastAsia"/>
          <w:noProof/>
          <w:lang w:val="en-US"/>
        </w:rPr>
        <w:t xml:space="preserve"> = Very Low Correlation              0.6 </w:t>
      </w:r>
      <m:oMath>
        <m:r>
          <w:rPr>
            <w:rFonts w:ascii="Cambria Math" w:hAnsi="Cambria Math"/>
            <w:noProof/>
            <w:lang w:val="en-US"/>
          </w:rPr>
          <m:t xml:space="preserve"> ≤ </m:t>
        </m:r>
      </m:oMath>
      <w:r w:rsidR="008328B8" w:rsidRPr="008328B8">
        <w:rPr>
          <w:rFonts w:eastAsiaTheme="minorEastAsia"/>
          <w:noProof/>
          <w:lang w:val="en-US"/>
        </w:rPr>
        <w:t xml:space="preserve">r </w:t>
      </w:r>
      <m:oMath>
        <m:r>
          <w:rPr>
            <w:rFonts w:ascii="Cambria Math" w:hAnsi="Cambria Math"/>
            <w:noProof/>
            <w:lang w:val="en-US"/>
          </w:rPr>
          <m:t xml:space="preserve"> ≤</m:t>
        </m:r>
      </m:oMath>
      <w:r w:rsidR="008328B8" w:rsidRPr="008328B8">
        <w:rPr>
          <w:rFonts w:eastAsiaTheme="minorEastAsia"/>
          <w:noProof/>
          <w:lang w:val="en-US"/>
        </w:rPr>
        <w:t xml:space="preserve"> 0.79 = High Correlation</w:t>
      </w:r>
    </w:p>
    <w:p w14:paraId="271E9988" w14:textId="77777777" w:rsidR="008328B8" w:rsidRPr="008328B8" w:rsidRDefault="008328B8" w:rsidP="008328B8">
      <w:pPr>
        <w:spacing w:line="240" w:lineRule="auto"/>
        <w:jc w:val="center"/>
        <w:rPr>
          <w:rFonts w:eastAsiaTheme="minorEastAsia"/>
          <w:noProof/>
          <w:lang w:val="en-US"/>
        </w:rPr>
      </w:pPr>
      <w:r w:rsidRPr="008328B8">
        <w:rPr>
          <w:rFonts w:eastAsiaTheme="minorEastAsia"/>
          <w:noProof/>
          <w:lang w:val="en-US"/>
        </w:rPr>
        <w:t xml:space="preserve">0.2 </w:t>
      </w:r>
      <m:oMath>
        <m:r>
          <w:rPr>
            <w:rFonts w:ascii="Cambria Math" w:hAnsi="Cambria Math"/>
            <w:noProof/>
            <w:lang w:val="en-US"/>
          </w:rPr>
          <m:t>≤</m:t>
        </m:r>
      </m:oMath>
      <w:r w:rsidRPr="008328B8">
        <w:rPr>
          <w:rFonts w:eastAsiaTheme="minorEastAsia"/>
          <w:noProof/>
          <w:lang w:val="en-US"/>
        </w:rPr>
        <w:t xml:space="preserve">  r </w:t>
      </w:r>
      <m:oMath>
        <m:r>
          <w:rPr>
            <w:rFonts w:ascii="Cambria Math" w:hAnsi="Cambria Math"/>
            <w:noProof/>
            <w:lang w:val="en-US"/>
          </w:rPr>
          <m:t xml:space="preserve"> ≤</m:t>
        </m:r>
      </m:oMath>
      <w:r w:rsidRPr="008328B8">
        <w:rPr>
          <w:rFonts w:eastAsiaTheme="minorEastAsia"/>
          <w:noProof/>
          <w:lang w:val="en-US"/>
        </w:rPr>
        <w:t xml:space="preserve"> 0.39 = Low Correlation                0.8 </w:t>
      </w:r>
      <m:oMath>
        <m:r>
          <w:rPr>
            <w:rFonts w:ascii="Cambria Math" w:hAnsi="Cambria Math"/>
            <w:noProof/>
            <w:lang w:val="en-US"/>
          </w:rPr>
          <m:t xml:space="preserve"> ≤</m:t>
        </m:r>
      </m:oMath>
      <w:r w:rsidRPr="008328B8">
        <w:rPr>
          <w:rFonts w:eastAsiaTheme="minorEastAsia"/>
          <w:noProof/>
          <w:lang w:val="en-US"/>
        </w:rPr>
        <w:t xml:space="preserve"> r </w:t>
      </w:r>
      <m:oMath>
        <m:r>
          <w:rPr>
            <w:rFonts w:ascii="Cambria Math" w:hAnsi="Cambria Math"/>
            <w:noProof/>
            <w:lang w:val="en-US"/>
          </w:rPr>
          <m:t xml:space="preserve"> ≤</m:t>
        </m:r>
      </m:oMath>
      <w:r w:rsidRPr="008328B8">
        <w:rPr>
          <w:rFonts w:eastAsiaTheme="minorEastAsia"/>
          <w:noProof/>
          <w:lang w:val="en-US"/>
        </w:rPr>
        <w:t xml:space="preserve"> 1.0 = Very High Correlation</w:t>
      </w:r>
    </w:p>
    <w:p w14:paraId="5BF4B9FD" w14:textId="63D7C091" w:rsidR="008328B8" w:rsidRDefault="008328B8" w:rsidP="008328B8">
      <w:pPr>
        <w:spacing w:line="240" w:lineRule="auto"/>
        <w:jc w:val="center"/>
        <w:rPr>
          <w:rFonts w:eastAsiaTheme="minorEastAsia"/>
          <w:noProof/>
          <w:lang w:val="en-US"/>
        </w:rPr>
      </w:pPr>
      <w:r w:rsidRPr="008328B8">
        <w:rPr>
          <w:rFonts w:eastAsiaTheme="minorEastAsia"/>
          <w:noProof/>
          <w:lang w:val="en-US"/>
        </w:rPr>
        <w:t xml:space="preserve">0.4 </w:t>
      </w:r>
      <m:oMath>
        <m:r>
          <w:rPr>
            <w:rFonts w:ascii="Cambria Math" w:hAnsi="Cambria Math"/>
            <w:noProof/>
            <w:lang w:val="en-US"/>
          </w:rPr>
          <m:t>≤</m:t>
        </m:r>
      </m:oMath>
      <w:r w:rsidRPr="008328B8">
        <w:rPr>
          <w:rFonts w:eastAsiaTheme="minorEastAsia"/>
          <w:noProof/>
          <w:lang w:val="en-US"/>
        </w:rPr>
        <w:t xml:space="preserve">  r </w:t>
      </w:r>
      <m:oMath>
        <m:r>
          <w:rPr>
            <w:rFonts w:ascii="Cambria Math" w:hAnsi="Cambria Math"/>
            <w:noProof/>
            <w:lang w:val="en-US"/>
          </w:rPr>
          <m:t xml:space="preserve"> ≤ </m:t>
        </m:r>
      </m:oMath>
      <w:r w:rsidRPr="008328B8">
        <w:rPr>
          <w:rFonts w:eastAsiaTheme="minorEastAsia"/>
          <w:noProof/>
          <w:lang w:val="en-US"/>
        </w:rPr>
        <w:t>0.59 = Moderate Correlation</w:t>
      </w:r>
    </w:p>
    <w:p w14:paraId="670371F6" w14:textId="77777777" w:rsidR="007E606B" w:rsidRPr="008328B8" w:rsidRDefault="007E606B" w:rsidP="008328B8">
      <w:pPr>
        <w:spacing w:line="240" w:lineRule="auto"/>
        <w:jc w:val="center"/>
        <w:rPr>
          <w:rFonts w:eastAsiaTheme="minorEastAsia"/>
          <w:noProof/>
          <w:lang w:val="en-US"/>
        </w:rPr>
      </w:pPr>
    </w:p>
    <w:p w14:paraId="569018F8" w14:textId="77777777" w:rsidR="008328B8" w:rsidRPr="008328B8" w:rsidRDefault="008328B8" w:rsidP="008328B8">
      <w:pPr>
        <w:spacing w:line="240" w:lineRule="auto"/>
        <w:jc w:val="center"/>
        <w:rPr>
          <w:rFonts w:eastAsiaTheme="minorEastAsia"/>
          <w:noProof/>
          <w:color w:val="FF0000"/>
          <w:lang w:val="en-US"/>
        </w:rPr>
      </w:pPr>
    </w:p>
    <w:p w14:paraId="711AB7CF" w14:textId="3300A744" w:rsidR="00E96B9C" w:rsidRDefault="008328B8" w:rsidP="00E96B9C">
      <w:pPr>
        <w:spacing w:line="480" w:lineRule="auto"/>
        <w:ind w:left="-432" w:right="-576"/>
        <w:jc w:val="both"/>
        <w:rPr>
          <w:rFonts w:ascii="Times New Roman" w:hAnsi="Times New Roman" w:cs="Times New Roman"/>
          <w:noProof/>
          <w:sz w:val="24"/>
          <w:szCs w:val="24"/>
          <w:lang w:val="en-US"/>
        </w:rPr>
      </w:pPr>
      <w:r>
        <w:rPr>
          <w:rFonts w:ascii="Times New Roman" w:hAnsi="Times New Roman" w:cs="Times New Roman"/>
          <w:noProof/>
          <w:lang w:val="en-US"/>
        </w:rPr>
        <w:t xml:space="preserve"> </w:t>
      </w:r>
      <w:r w:rsidR="00E96B9C">
        <w:rPr>
          <w:rFonts w:ascii="Times New Roman" w:hAnsi="Times New Roman" w:cs="Times New Roman"/>
          <w:noProof/>
          <w:lang w:val="en-US"/>
        </w:rPr>
        <w:t xml:space="preserve">   </w:t>
      </w:r>
      <w:r w:rsidR="0007178F" w:rsidRPr="0007178F">
        <w:rPr>
          <w:rFonts w:ascii="Times New Roman" w:hAnsi="Times New Roman" w:cs="Times New Roman"/>
          <w:i/>
          <w:iCs/>
          <w:noProof/>
          <w:lang w:val="en-US"/>
        </w:rPr>
        <w:t>Note.</w:t>
      </w:r>
      <w:r w:rsidR="0007178F">
        <w:rPr>
          <w:rFonts w:ascii="Times New Roman" w:hAnsi="Times New Roman" w:cs="Times New Roman"/>
          <w:noProof/>
          <w:lang w:val="en-US"/>
        </w:rPr>
        <w:t xml:space="preserve"> </w:t>
      </w:r>
      <w:r w:rsidR="0007178F">
        <w:rPr>
          <w:rFonts w:ascii="Times New Roman" w:hAnsi="Times New Roman" w:cs="Times New Roman"/>
          <w:noProof/>
          <w:sz w:val="24"/>
          <w:szCs w:val="24"/>
          <w:lang w:val="en-US"/>
        </w:rPr>
        <w:t>t</w:t>
      </w:r>
      <w:r w:rsidR="00E96B9C" w:rsidRPr="00E96B9C">
        <w:rPr>
          <w:rFonts w:ascii="Times New Roman" w:hAnsi="Times New Roman" w:cs="Times New Roman"/>
          <w:noProof/>
          <w:sz w:val="24"/>
          <w:szCs w:val="24"/>
          <w:lang w:val="en-US"/>
        </w:rPr>
        <w:t xml:space="preserve">able 5 presents the significant relationship between the food </w:t>
      </w:r>
      <w:r w:rsidR="00CB42D7">
        <w:rPr>
          <w:rFonts w:ascii="Times New Roman" w:hAnsi="Times New Roman" w:cs="Times New Roman"/>
          <w:noProof/>
          <w:sz w:val="24"/>
          <w:szCs w:val="24"/>
          <w:lang w:val="en-US"/>
        </w:rPr>
        <w:t>canteen</w:t>
      </w:r>
      <w:r w:rsidR="00E96B9C" w:rsidRPr="00E96B9C">
        <w:rPr>
          <w:rFonts w:ascii="Times New Roman" w:hAnsi="Times New Roman" w:cs="Times New Roman"/>
          <w:noProof/>
          <w:sz w:val="24"/>
          <w:szCs w:val="24"/>
          <w:lang w:val="en-US"/>
        </w:rPr>
        <w:t xml:space="preserve"> menu </w:t>
      </w:r>
      <w:r w:rsidR="00CB42D7">
        <w:rPr>
          <w:rFonts w:ascii="Times New Roman" w:hAnsi="Times New Roman" w:cs="Times New Roman"/>
          <w:noProof/>
          <w:sz w:val="24"/>
          <w:szCs w:val="24"/>
          <w:lang w:val="en-US"/>
        </w:rPr>
        <w:t xml:space="preserve">and </w:t>
      </w:r>
      <w:r w:rsidR="00E96B9C" w:rsidRPr="00E96B9C">
        <w:rPr>
          <w:rFonts w:ascii="Times New Roman" w:hAnsi="Times New Roman" w:cs="Times New Roman"/>
          <w:noProof/>
          <w:sz w:val="24"/>
          <w:szCs w:val="24"/>
          <w:lang w:val="en-US"/>
        </w:rPr>
        <w:t xml:space="preserve">their daily allowance. The table shows the pearsons r of the three (3) </w:t>
      </w:r>
      <w:r w:rsidR="00CB42D7">
        <w:rPr>
          <w:rFonts w:ascii="Times New Roman" w:hAnsi="Times New Roman" w:cs="Times New Roman"/>
          <w:noProof/>
          <w:sz w:val="24"/>
          <w:szCs w:val="24"/>
          <w:lang w:val="en-US"/>
        </w:rPr>
        <w:t xml:space="preserve">prescribe in school canteen menu </w:t>
      </w:r>
      <w:r w:rsidR="00E96B9C" w:rsidRPr="00E96B9C">
        <w:rPr>
          <w:rFonts w:ascii="Times New Roman" w:hAnsi="Times New Roman" w:cs="Times New Roman"/>
          <w:noProof/>
          <w:sz w:val="24"/>
          <w:szCs w:val="24"/>
          <w:lang w:val="en-US"/>
        </w:rPr>
        <w:t xml:space="preserve">such as affordability, food quality and </w:t>
      </w:r>
      <w:r w:rsidR="00CB42D7">
        <w:rPr>
          <w:rFonts w:ascii="Times New Roman" w:hAnsi="Times New Roman" w:cs="Times New Roman"/>
          <w:noProof/>
          <w:sz w:val="24"/>
          <w:szCs w:val="24"/>
          <w:lang w:val="en-US"/>
        </w:rPr>
        <w:t xml:space="preserve">varieties of food </w:t>
      </w:r>
      <w:r w:rsidR="00E96B9C" w:rsidRPr="00E96B9C">
        <w:rPr>
          <w:rFonts w:ascii="Times New Roman" w:hAnsi="Times New Roman" w:cs="Times New Roman"/>
          <w:noProof/>
          <w:sz w:val="24"/>
          <w:szCs w:val="24"/>
          <w:lang w:val="en-US"/>
        </w:rPr>
        <w:t>has a low correlation to their daily allowance.Because in affordability the r value is 0.048396 and in quality of food have 0.174576 while in personal chocie is 0.052251. The result is very low correlation, so the data shows that</w:t>
      </w:r>
      <w:r w:rsidR="00576C73">
        <w:rPr>
          <w:rFonts w:ascii="Times New Roman" w:hAnsi="Times New Roman" w:cs="Times New Roman"/>
          <w:noProof/>
          <w:sz w:val="24"/>
          <w:szCs w:val="24"/>
          <w:lang w:val="en-US"/>
        </w:rPr>
        <w:t xml:space="preserve"> the students preferences has low</w:t>
      </w:r>
      <w:r w:rsidR="00E96B9C" w:rsidRPr="00E96B9C">
        <w:rPr>
          <w:rFonts w:ascii="Times New Roman" w:hAnsi="Times New Roman" w:cs="Times New Roman"/>
          <w:noProof/>
          <w:sz w:val="24"/>
          <w:szCs w:val="24"/>
          <w:lang w:val="en-US"/>
        </w:rPr>
        <w:t xml:space="preserve"> effects to the way students budget their daily allowance.</w:t>
      </w:r>
    </w:p>
    <w:p w14:paraId="5F15D6A1" w14:textId="77777777" w:rsidR="007E606B" w:rsidRDefault="007E606B" w:rsidP="001B11BC">
      <w:pPr>
        <w:spacing w:line="480" w:lineRule="auto"/>
        <w:ind w:right="-576"/>
        <w:jc w:val="both"/>
        <w:rPr>
          <w:rFonts w:ascii="Times New Roman" w:hAnsi="Times New Roman" w:cs="Times New Roman"/>
          <w:noProof/>
          <w:sz w:val="24"/>
          <w:szCs w:val="24"/>
          <w:lang w:val="en-US"/>
        </w:rPr>
      </w:pPr>
    </w:p>
    <w:p w14:paraId="290A789C" w14:textId="61B9284D" w:rsidR="00CC2E52" w:rsidRDefault="00875545" w:rsidP="00CC2E52">
      <w:pPr>
        <w:spacing w:line="480" w:lineRule="auto"/>
        <w:ind w:left="-432" w:right="-576"/>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t xml:space="preserve">     </w:t>
      </w:r>
      <w:r w:rsidR="00CC2E52">
        <w:rPr>
          <w:rFonts w:ascii="Times New Roman" w:hAnsi="Times New Roman" w:cs="Times New Roman"/>
          <w:noProof/>
          <w:sz w:val="24"/>
          <w:szCs w:val="24"/>
          <w:lang w:val="en-US"/>
        </w:rPr>
        <w:t xml:space="preserve">According to study of </w:t>
      </w:r>
      <w:r w:rsidR="00CC2E52" w:rsidRPr="00CC2E52">
        <w:rPr>
          <w:rFonts w:ascii="Times New Roman" w:hAnsi="Times New Roman" w:cs="Times New Roman"/>
          <w:noProof/>
          <w:sz w:val="24"/>
          <w:szCs w:val="24"/>
          <w:lang w:val="en-US"/>
        </w:rPr>
        <w:t>Bautista Ronyth Francette N.</w:t>
      </w:r>
      <w:r w:rsidR="00CC2E52">
        <w:rPr>
          <w:rFonts w:ascii="Times New Roman" w:hAnsi="Times New Roman" w:cs="Times New Roman"/>
          <w:noProof/>
          <w:sz w:val="24"/>
          <w:szCs w:val="24"/>
          <w:lang w:val="en-US"/>
        </w:rPr>
        <w:t xml:space="preserve"> (2019) The results of their study</w:t>
      </w:r>
      <w:r w:rsidR="00CC2E52" w:rsidRPr="00CC2E52">
        <w:rPr>
          <w:rFonts w:ascii="Times New Roman" w:hAnsi="Times New Roman" w:cs="Times New Roman"/>
          <w:noProof/>
          <w:sz w:val="24"/>
          <w:szCs w:val="24"/>
          <w:lang w:val="en-US"/>
        </w:rPr>
        <w:t xml:space="preserve"> was interpreted as low positive relationship. It</w:t>
      </w:r>
      <w:r w:rsidR="00CC2E52">
        <w:rPr>
          <w:rFonts w:ascii="Times New Roman" w:hAnsi="Times New Roman" w:cs="Times New Roman"/>
          <w:noProof/>
          <w:sz w:val="24"/>
          <w:szCs w:val="24"/>
          <w:lang w:val="en-US"/>
        </w:rPr>
        <w:t xml:space="preserve"> </w:t>
      </w:r>
      <w:r w:rsidR="00CC2E52" w:rsidRPr="00CC2E52">
        <w:rPr>
          <w:rFonts w:ascii="Times New Roman" w:hAnsi="Times New Roman" w:cs="Times New Roman"/>
          <w:noProof/>
          <w:sz w:val="24"/>
          <w:szCs w:val="24"/>
          <w:lang w:val="en-US"/>
        </w:rPr>
        <w:t>illustrated that there was a low significant relationship between the two</w:t>
      </w:r>
      <w:r w:rsidR="00CC2E52">
        <w:rPr>
          <w:rFonts w:ascii="Times New Roman" w:hAnsi="Times New Roman" w:cs="Times New Roman"/>
          <w:noProof/>
          <w:sz w:val="24"/>
          <w:szCs w:val="24"/>
          <w:lang w:val="en-US"/>
        </w:rPr>
        <w:t xml:space="preserve"> </w:t>
      </w:r>
      <w:r w:rsidR="00CC2E52" w:rsidRPr="00CC2E52">
        <w:rPr>
          <w:rFonts w:ascii="Times New Roman" w:hAnsi="Times New Roman" w:cs="Times New Roman"/>
          <w:noProof/>
          <w:sz w:val="24"/>
          <w:szCs w:val="24"/>
          <w:lang w:val="en-US"/>
        </w:rPr>
        <w:t xml:space="preserve">variables. Despite having low or small </w:t>
      </w:r>
      <w:r w:rsidR="0007178F">
        <w:rPr>
          <w:rFonts w:ascii="Times New Roman" w:hAnsi="Times New Roman" w:cs="Times New Roman"/>
          <w:b/>
          <w:bCs/>
          <w:noProof/>
          <w:sz w:val="24"/>
          <w:szCs w:val="24"/>
          <w:lang w:val="en-US"/>
        </w:rPr>
        <mc:AlternateContent>
          <mc:Choice Requires="wps">
            <w:drawing>
              <wp:anchor distT="0" distB="0" distL="114300" distR="114300" simplePos="0" relativeHeight="251914240" behindDoc="0" locked="0" layoutInCell="1" allowOverlap="1" wp14:anchorId="08837E5C" wp14:editId="4EE1768F">
                <wp:simplePos x="0" y="0"/>
                <wp:positionH relativeFrom="column">
                  <wp:posOffset>5125607</wp:posOffset>
                </wp:positionH>
                <wp:positionV relativeFrom="paragraph">
                  <wp:posOffset>-669724</wp:posOffset>
                </wp:positionV>
                <wp:extent cx="1003300" cy="521970"/>
                <wp:effectExtent l="0" t="0" r="0" b="0"/>
                <wp:wrapNone/>
                <wp:docPr id="306" name="Text Box 306"/>
                <wp:cNvGraphicFramePr/>
                <a:graphic xmlns:a="http://schemas.openxmlformats.org/drawingml/2006/main">
                  <a:graphicData uri="http://schemas.microsoft.com/office/word/2010/wordprocessingShape">
                    <wps:wsp>
                      <wps:cNvSpPr txBox="1"/>
                      <wps:spPr>
                        <a:xfrm>
                          <a:off x="0" y="0"/>
                          <a:ext cx="1003300" cy="521970"/>
                        </a:xfrm>
                        <a:prstGeom prst="rect">
                          <a:avLst/>
                        </a:prstGeom>
                        <a:noFill/>
                        <a:ln w="6350">
                          <a:noFill/>
                        </a:ln>
                      </wps:spPr>
                      <wps:txbx>
                        <w:txbxContent>
                          <w:p w14:paraId="33E80E34" w14:textId="77777777" w:rsidR="0007178F" w:rsidRPr="002F7294" w:rsidRDefault="0007178F" w:rsidP="00582600">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37E5C" id="Text Box 306" o:spid="_x0000_s1073" type="#_x0000_t202" style="position:absolute;left:0;text-align:left;margin-left:403.6pt;margin-top:-52.75pt;width:79pt;height:41.1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" filled="f" stroked="f" strokeweight=".5pt">
                <v:textbox>
                  <w:txbxContent>
                    <w:p w14:paraId="33E80E34" w14:textId="77777777" w:rsidR="0007178F" w:rsidRPr="002F7294" w:rsidRDefault="0007178F" w:rsidP="00582600">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31</w:t>
                      </w:r>
                    </w:p>
                  </w:txbxContent>
                </v:textbox>
              </v:shape>
            </w:pict>
          </mc:Fallback>
        </mc:AlternateContent>
      </w:r>
      <w:r w:rsidR="00CC2E52" w:rsidRPr="00CC2E52">
        <w:rPr>
          <w:rFonts w:ascii="Times New Roman" w:hAnsi="Times New Roman" w:cs="Times New Roman"/>
          <w:noProof/>
          <w:sz w:val="24"/>
          <w:szCs w:val="24"/>
          <w:lang w:val="en-US"/>
        </w:rPr>
        <w:t>allowance, there were respondents</w:t>
      </w:r>
      <w:r w:rsidR="00CC2E52">
        <w:rPr>
          <w:rFonts w:ascii="Times New Roman" w:hAnsi="Times New Roman" w:cs="Times New Roman"/>
          <w:noProof/>
          <w:sz w:val="24"/>
          <w:szCs w:val="24"/>
          <w:lang w:val="en-US"/>
        </w:rPr>
        <w:t xml:space="preserve"> </w:t>
      </w:r>
      <w:r w:rsidR="00CC2E52" w:rsidRPr="00CC2E52">
        <w:rPr>
          <w:rFonts w:ascii="Times New Roman" w:hAnsi="Times New Roman" w:cs="Times New Roman"/>
          <w:noProof/>
          <w:sz w:val="24"/>
          <w:szCs w:val="24"/>
          <w:lang w:val="en-US"/>
        </w:rPr>
        <w:t>who had big savings. Similarly, respondents who had a large allowance were</w:t>
      </w:r>
      <w:r w:rsidR="00CC2E52">
        <w:rPr>
          <w:rFonts w:ascii="Times New Roman" w:hAnsi="Times New Roman" w:cs="Times New Roman"/>
          <w:noProof/>
          <w:sz w:val="24"/>
          <w:szCs w:val="24"/>
          <w:lang w:val="en-US"/>
        </w:rPr>
        <w:t xml:space="preserve"> </w:t>
      </w:r>
      <w:r w:rsidR="00CC2E52" w:rsidRPr="00CC2E52">
        <w:rPr>
          <w:rFonts w:ascii="Times New Roman" w:hAnsi="Times New Roman" w:cs="Times New Roman"/>
          <w:noProof/>
          <w:sz w:val="24"/>
          <w:szCs w:val="24"/>
          <w:lang w:val="en-US"/>
        </w:rPr>
        <w:t>not able to save lots of money. Therefore, this</w:t>
      </w:r>
      <w:r w:rsidR="00CC2E52">
        <w:rPr>
          <w:rFonts w:ascii="Times New Roman" w:hAnsi="Times New Roman" w:cs="Times New Roman"/>
          <w:noProof/>
          <w:sz w:val="24"/>
          <w:szCs w:val="24"/>
          <w:lang w:val="en-US"/>
        </w:rPr>
        <w:t xml:space="preserve"> meant that the amount of the respondents’ </w:t>
      </w:r>
      <w:r w:rsidR="00CC2E52" w:rsidRPr="00CC2E52">
        <w:rPr>
          <w:rFonts w:ascii="Times New Roman" w:hAnsi="Times New Roman" w:cs="Times New Roman"/>
          <w:noProof/>
          <w:sz w:val="24"/>
          <w:szCs w:val="24"/>
          <w:lang w:val="en-US"/>
        </w:rPr>
        <w:t>daily allowance did not necessarily have a direct relationship to</w:t>
      </w:r>
      <w:r w:rsidR="00CC2E52">
        <w:rPr>
          <w:rFonts w:ascii="Times New Roman" w:hAnsi="Times New Roman" w:cs="Times New Roman"/>
          <w:noProof/>
          <w:sz w:val="24"/>
          <w:szCs w:val="24"/>
          <w:lang w:val="en-US"/>
        </w:rPr>
        <w:t xml:space="preserve"> </w:t>
      </w:r>
      <w:r w:rsidR="00CC2E52" w:rsidRPr="00CC2E52">
        <w:rPr>
          <w:rFonts w:ascii="Times New Roman" w:hAnsi="Times New Roman" w:cs="Times New Roman"/>
          <w:noProof/>
          <w:sz w:val="24"/>
          <w:szCs w:val="24"/>
          <w:lang w:val="en-US"/>
        </w:rPr>
        <w:t xml:space="preserve">the </w:t>
      </w:r>
      <w:r w:rsidR="00CC2E52">
        <w:rPr>
          <w:rFonts w:ascii="Times New Roman" w:hAnsi="Times New Roman" w:cs="Times New Roman"/>
          <w:noProof/>
          <w:sz w:val="24"/>
          <w:szCs w:val="24"/>
          <w:lang w:val="en-US"/>
        </w:rPr>
        <w:t>budget and savings of a person.</w:t>
      </w:r>
    </w:p>
    <w:p w14:paraId="11C1CE9E" w14:textId="67E56B18" w:rsidR="00CC2E52" w:rsidRDefault="00CC2E52" w:rsidP="00CC2E52">
      <w:pPr>
        <w:spacing w:line="480" w:lineRule="auto"/>
        <w:ind w:left="-432" w:right="-576"/>
        <w:jc w:val="both"/>
        <w:rPr>
          <w:rFonts w:ascii="Times New Roman" w:hAnsi="Times New Roman" w:cs="Times New Roman"/>
          <w:noProof/>
          <w:sz w:val="24"/>
          <w:szCs w:val="24"/>
          <w:lang w:val="en-US"/>
        </w:rPr>
      </w:pPr>
    </w:p>
    <w:p w14:paraId="532043FC" w14:textId="77E94B55" w:rsidR="00CC2E52" w:rsidRDefault="00CC2E52" w:rsidP="00CC2E52">
      <w:pPr>
        <w:spacing w:line="480" w:lineRule="auto"/>
        <w:ind w:left="-432" w:right="-576"/>
        <w:jc w:val="both"/>
        <w:rPr>
          <w:rFonts w:ascii="Times New Roman" w:hAnsi="Times New Roman" w:cs="Times New Roman"/>
          <w:noProof/>
          <w:sz w:val="24"/>
          <w:szCs w:val="24"/>
          <w:lang w:val="en-US"/>
        </w:rPr>
      </w:pPr>
    </w:p>
    <w:p w14:paraId="17DD0A6B" w14:textId="2B4EA954" w:rsidR="00CC2E52" w:rsidRDefault="00CC2E52" w:rsidP="00CC2E52">
      <w:pPr>
        <w:spacing w:line="480" w:lineRule="auto"/>
        <w:ind w:left="-432" w:right="-576"/>
        <w:jc w:val="both"/>
        <w:rPr>
          <w:rFonts w:ascii="Times New Roman" w:hAnsi="Times New Roman" w:cs="Times New Roman"/>
          <w:noProof/>
          <w:sz w:val="24"/>
          <w:szCs w:val="24"/>
          <w:lang w:val="en-US"/>
        </w:rPr>
      </w:pPr>
    </w:p>
    <w:p w14:paraId="15E5659E" w14:textId="6D6F3332" w:rsidR="00CC2E52" w:rsidRDefault="00CC2E52" w:rsidP="00CC2E52">
      <w:pPr>
        <w:spacing w:line="480" w:lineRule="auto"/>
        <w:ind w:left="-432" w:right="-576"/>
        <w:jc w:val="both"/>
        <w:rPr>
          <w:rFonts w:ascii="Times New Roman" w:hAnsi="Times New Roman" w:cs="Times New Roman"/>
          <w:noProof/>
          <w:sz w:val="24"/>
          <w:szCs w:val="24"/>
          <w:lang w:val="en-US"/>
        </w:rPr>
      </w:pPr>
    </w:p>
    <w:p w14:paraId="1C782176" w14:textId="418905E6" w:rsidR="00CC2E52" w:rsidRDefault="00CC2E52" w:rsidP="00CC2E52">
      <w:pPr>
        <w:spacing w:line="480" w:lineRule="auto"/>
        <w:ind w:left="-432" w:right="-576"/>
        <w:jc w:val="both"/>
        <w:rPr>
          <w:rFonts w:ascii="Times New Roman" w:hAnsi="Times New Roman" w:cs="Times New Roman"/>
          <w:noProof/>
          <w:sz w:val="24"/>
          <w:szCs w:val="24"/>
          <w:lang w:val="en-US"/>
        </w:rPr>
      </w:pPr>
    </w:p>
    <w:p w14:paraId="47A87526" w14:textId="0D6CADB5" w:rsidR="00CC2E52" w:rsidRDefault="00CC2E52" w:rsidP="00CC2E52">
      <w:pPr>
        <w:spacing w:line="480" w:lineRule="auto"/>
        <w:ind w:left="-432" w:right="-576"/>
        <w:jc w:val="both"/>
        <w:rPr>
          <w:rFonts w:ascii="Times New Roman" w:hAnsi="Times New Roman" w:cs="Times New Roman"/>
          <w:noProof/>
          <w:sz w:val="24"/>
          <w:szCs w:val="24"/>
          <w:lang w:val="en-US"/>
        </w:rPr>
      </w:pPr>
    </w:p>
    <w:p w14:paraId="24A2FF02" w14:textId="25842C66" w:rsidR="00CC2E52" w:rsidRDefault="00CC2E52" w:rsidP="00CC2E52">
      <w:pPr>
        <w:spacing w:line="480" w:lineRule="auto"/>
        <w:ind w:left="-432" w:right="-576"/>
        <w:jc w:val="both"/>
        <w:rPr>
          <w:rFonts w:ascii="Times New Roman" w:hAnsi="Times New Roman" w:cs="Times New Roman"/>
          <w:noProof/>
          <w:sz w:val="24"/>
          <w:szCs w:val="24"/>
          <w:lang w:val="en-US"/>
        </w:rPr>
      </w:pPr>
    </w:p>
    <w:p w14:paraId="1C1DBF27" w14:textId="173ED067" w:rsidR="00CC2E52" w:rsidRDefault="00CC2E52" w:rsidP="00CC2E52">
      <w:pPr>
        <w:spacing w:line="480" w:lineRule="auto"/>
        <w:ind w:left="-432" w:right="-576"/>
        <w:jc w:val="both"/>
        <w:rPr>
          <w:rFonts w:ascii="Times New Roman" w:hAnsi="Times New Roman" w:cs="Times New Roman"/>
          <w:noProof/>
          <w:sz w:val="24"/>
          <w:szCs w:val="24"/>
          <w:lang w:val="en-US"/>
        </w:rPr>
      </w:pPr>
    </w:p>
    <w:p w14:paraId="3C3B0353" w14:textId="0473E418" w:rsidR="00CC2E52" w:rsidRDefault="00CC2E52" w:rsidP="00CC2E52">
      <w:pPr>
        <w:spacing w:line="480" w:lineRule="auto"/>
        <w:ind w:left="-432" w:right="-576"/>
        <w:jc w:val="both"/>
        <w:rPr>
          <w:rFonts w:ascii="Times New Roman" w:hAnsi="Times New Roman" w:cs="Times New Roman"/>
          <w:noProof/>
          <w:sz w:val="24"/>
          <w:szCs w:val="24"/>
          <w:lang w:val="en-US"/>
        </w:rPr>
      </w:pPr>
    </w:p>
    <w:p w14:paraId="3EFB5DEB" w14:textId="77777777" w:rsidR="00CC2E52" w:rsidRDefault="00CC2E52" w:rsidP="00CC2E52">
      <w:pPr>
        <w:spacing w:line="480" w:lineRule="auto"/>
        <w:ind w:left="-432" w:right="-576"/>
        <w:jc w:val="both"/>
        <w:rPr>
          <w:rFonts w:ascii="Times New Roman" w:hAnsi="Times New Roman" w:cs="Times New Roman"/>
          <w:noProof/>
          <w:sz w:val="24"/>
          <w:szCs w:val="24"/>
          <w:lang w:val="en-US"/>
        </w:rPr>
      </w:pPr>
    </w:p>
    <w:p w14:paraId="535E5885" w14:textId="4A0BC934" w:rsidR="0007178F" w:rsidRDefault="0007178F" w:rsidP="000F2511">
      <w:pPr>
        <w:spacing w:line="480" w:lineRule="auto"/>
        <w:ind w:right="-576"/>
        <w:jc w:val="both"/>
        <w:rPr>
          <w:rFonts w:ascii="Times New Roman" w:hAnsi="Times New Roman" w:cs="Times New Roman"/>
          <w:noProof/>
          <w:sz w:val="24"/>
          <w:szCs w:val="24"/>
          <w:lang w:val="en-US"/>
        </w:rPr>
      </w:pPr>
    </w:p>
    <w:p w14:paraId="4132A409" w14:textId="77777777" w:rsidR="00104A73" w:rsidRDefault="00104A73" w:rsidP="000F2511">
      <w:pPr>
        <w:spacing w:line="480" w:lineRule="auto"/>
        <w:ind w:right="-576"/>
        <w:jc w:val="both"/>
        <w:rPr>
          <w:rFonts w:ascii="Times New Roman" w:hAnsi="Times New Roman" w:cs="Times New Roman"/>
          <w:noProof/>
          <w:sz w:val="24"/>
          <w:szCs w:val="24"/>
          <w:lang w:val="en-US"/>
        </w:rPr>
      </w:pPr>
    </w:p>
    <w:p w14:paraId="46FDB83F" w14:textId="61EC579C" w:rsidR="002548EE" w:rsidRDefault="004349C9" w:rsidP="004349C9">
      <w:pPr>
        <w:spacing w:line="480" w:lineRule="auto"/>
        <w:ind w:left="-432" w:right="-576"/>
        <w:jc w:val="center"/>
        <w:rPr>
          <w:rFonts w:ascii="Times New Roman" w:hAnsi="Times New Roman" w:cs="Times New Roman"/>
          <w:b/>
          <w:noProof/>
          <w:sz w:val="24"/>
          <w:szCs w:val="24"/>
          <w:lang w:val="en-US"/>
        </w:rPr>
      </w:pPr>
      <w:r w:rsidRPr="004349C9">
        <w:rPr>
          <w:rFonts w:ascii="Times New Roman" w:hAnsi="Times New Roman" w:cs="Times New Roman"/>
          <w:b/>
          <w:noProof/>
          <w:sz w:val="24"/>
          <w:szCs w:val="24"/>
          <w:lang w:val="en-US"/>
        </w:rPr>
        <w:lastRenderedPageBreak/>
        <w:t>CHAPTER-5</w:t>
      </w:r>
    </w:p>
    <w:p w14:paraId="0E9231F1" w14:textId="2FB63E45" w:rsidR="004349C9" w:rsidRDefault="004349C9" w:rsidP="004349C9">
      <w:pPr>
        <w:spacing w:line="480" w:lineRule="auto"/>
        <w:ind w:left="-432" w:right="-576"/>
        <w:jc w:val="center"/>
        <w:rPr>
          <w:rFonts w:ascii="Times New Roman" w:hAnsi="Times New Roman" w:cs="Times New Roman"/>
          <w:b/>
          <w:noProof/>
          <w:sz w:val="24"/>
          <w:szCs w:val="24"/>
          <w:lang w:val="en-US"/>
        </w:rPr>
      </w:pPr>
      <w:r>
        <w:rPr>
          <w:rFonts w:ascii="Times New Roman" w:hAnsi="Times New Roman" w:cs="Times New Roman"/>
          <w:b/>
          <w:noProof/>
          <w:sz w:val="24"/>
          <w:szCs w:val="24"/>
          <w:lang w:val="en-US"/>
        </w:rPr>
        <w:t>Summary of Findings, Conclusion and Recommendation</w:t>
      </w:r>
    </w:p>
    <w:p w14:paraId="199290FE" w14:textId="0BE3BDF7" w:rsidR="004349C9" w:rsidRDefault="004349C9" w:rsidP="004349C9">
      <w:pPr>
        <w:spacing w:line="480" w:lineRule="auto"/>
        <w:ind w:left="-432" w:right="-576"/>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     This chapter</w:t>
      </w:r>
      <w:r w:rsidR="00351D0F">
        <w:rPr>
          <w:rFonts w:ascii="Times New Roman" w:hAnsi="Times New Roman" w:cs="Times New Roman"/>
          <w:noProof/>
          <w:sz w:val="24"/>
          <w:szCs w:val="24"/>
          <w:lang w:val="en-US"/>
        </w:rPr>
        <w:t xml:space="preserve"> presents the summary of the</w:t>
      </w:r>
      <w:r>
        <w:rPr>
          <w:rFonts w:ascii="Times New Roman" w:hAnsi="Times New Roman" w:cs="Times New Roman"/>
          <w:noProof/>
          <w:sz w:val="24"/>
          <w:szCs w:val="24"/>
          <w:lang w:val="en-US"/>
        </w:rPr>
        <w:t xml:space="preserve"> findings, conclusion and recommendation of the study</w:t>
      </w:r>
    </w:p>
    <w:p w14:paraId="26D11AB8" w14:textId="630B9BA0" w:rsidR="004349C9" w:rsidRDefault="004349C9" w:rsidP="004349C9">
      <w:pPr>
        <w:spacing w:line="480" w:lineRule="auto"/>
        <w:ind w:left="-432" w:right="-576"/>
        <w:jc w:val="both"/>
        <w:rPr>
          <w:rFonts w:ascii="Times New Roman" w:hAnsi="Times New Roman" w:cs="Times New Roman"/>
          <w:b/>
          <w:noProof/>
          <w:sz w:val="24"/>
          <w:szCs w:val="24"/>
          <w:lang w:val="en-US"/>
        </w:rPr>
      </w:pPr>
      <w:r>
        <w:rPr>
          <w:rFonts w:ascii="Times New Roman" w:hAnsi="Times New Roman" w:cs="Times New Roman"/>
          <w:noProof/>
          <w:sz w:val="24"/>
          <w:szCs w:val="24"/>
          <w:lang w:val="en-US"/>
        </w:rPr>
        <w:t xml:space="preserve">    </w:t>
      </w:r>
      <w:r>
        <w:rPr>
          <w:rFonts w:ascii="Times New Roman" w:hAnsi="Times New Roman" w:cs="Times New Roman"/>
          <w:b/>
          <w:noProof/>
          <w:sz w:val="24"/>
          <w:szCs w:val="24"/>
          <w:lang w:val="en-US"/>
        </w:rPr>
        <w:t>Summary of F</w:t>
      </w:r>
      <w:r w:rsidRPr="004349C9">
        <w:rPr>
          <w:rFonts w:ascii="Times New Roman" w:hAnsi="Times New Roman" w:cs="Times New Roman"/>
          <w:b/>
          <w:noProof/>
          <w:sz w:val="24"/>
          <w:szCs w:val="24"/>
          <w:lang w:val="en-US"/>
        </w:rPr>
        <w:t xml:space="preserve">indings </w:t>
      </w:r>
    </w:p>
    <w:p w14:paraId="3EFAD265" w14:textId="309C1A66" w:rsidR="004349C9" w:rsidRDefault="004349C9" w:rsidP="004349C9">
      <w:pPr>
        <w:spacing w:line="480" w:lineRule="auto"/>
        <w:ind w:left="-432" w:right="-576"/>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         </w:t>
      </w:r>
      <w:r w:rsidR="00351D0F" w:rsidRPr="00351D0F">
        <w:rPr>
          <w:rFonts w:ascii="Times New Roman" w:hAnsi="Times New Roman" w:cs="Times New Roman"/>
          <w:noProof/>
          <w:sz w:val="24"/>
          <w:szCs w:val="24"/>
          <w:lang w:val="en-US"/>
        </w:rPr>
        <w:t>The objective of this study was to determine</w:t>
      </w:r>
      <w:r w:rsidR="00DA1733">
        <w:rPr>
          <w:rFonts w:ascii="Times New Roman" w:hAnsi="Times New Roman" w:cs="Times New Roman"/>
          <w:noProof/>
          <w:sz w:val="24"/>
          <w:szCs w:val="24"/>
          <w:lang w:val="en-US"/>
        </w:rPr>
        <w:t xml:space="preserve"> the relationship of  </w:t>
      </w:r>
      <w:r w:rsidR="00DA1733" w:rsidRPr="00DA1733">
        <w:rPr>
          <w:rFonts w:ascii="Times New Roman" w:hAnsi="Times New Roman" w:cs="Times New Roman"/>
          <w:noProof/>
          <w:sz w:val="24"/>
          <w:szCs w:val="24"/>
          <w:lang w:val="en-US"/>
        </w:rPr>
        <w:t>School Canteen’s Food Menu and I Student’s Daily Allowance</w:t>
      </w:r>
      <w:r w:rsidR="00351D0F" w:rsidRPr="00351D0F">
        <w:rPr>
          <w:rFonts w:ascii="Times New Roman" w:hAnsi="Times New Roman" w:cs="Times New Roman"/>
          <w:noProof/>
          <w:sz w:val="24"/>
          <w:szCs w:val="24"/>
          <w:lang w:val="en-US"/>
        </w:rPr>
        <w:t>.</w:t>
      </w:r>
    </w:p>
    <w:p w14:paraId="2C5131DD" w14:textId="68D57F09" w:rsidR="00DA1733" w:rsidRPr="00DA1733" w:rsidRDefault="00DA1733" w:rsidP="00DA1733">
      <w:pPr>
        <w:spacing w:line="480" w:lineRule="auto"/>
        <w:ind w:left="-432" w:right="-576"/>
        <w:jc w:val="both"/>
        <w:rPr>
          <w:rFonts w:ascii="Times New Roman" w:hAnsi="Times New Roman" w:cs="Times New Roman"/>
          <w:noProof/>
          <w:sz w:val="24"/>
          <w:szCs w:val="24"/>
          <w:lang w:val="en-US"/>
        </w:rPr>
      </w:pPr>
      <w:r w:rsidRPr="00DA1733">
        <w:rPr>
          <w:rFonts w:ascii="Times New Roman" w:hAnsi="Times New Roman" w:cs="Times New Roman"/>
          <w:noProof/>
          <w:sz w:val="24"/>
          <w:szCs w:val="24"/>
          <w:lang w:val="en-US"/>
        </w:rPr>
        <w:t xml:space="preserve">1. There were 41 or 54% daily allowance in a range of 10-60 pesos, 30 or 40% daily allowance in a range of 61-110, 2 or 3% daily allowance in a range of 111-160, 2 or 3% 161-210 with the total of 75 or 100% respondents. </w:t>
      </w:r>
    </w:p>
    <w:p w14:paraId="41F2B730" w14:textId="5FD05257" w:rsidR="00DA1733" w:rsidRPr="00DA1733" w:rsidRDefault="00DA1733" w:rsidP="00DA1733">
      <w:pPr>
        <w:spacing w:line="480" w:lineRule="auto"/>
        <w:ind w:left="-432" w:right="-576"/>
        <w:jc w:val="both"/>
        <w:rPr>
          <w:rFonts w:ascii="Times New Roman" w:hAnsi="Times New Roman" w:cs="Times New Roman"/>
          <w:noProof/>
          <w:sz w:val="24"/>
          <w:szCs w:val="24"/>
          <w:lang w:val="en-US"/>
        </w:rPr>
      </w:pPr>
      <w:r w:rsidRPr="00DA1733">
        <w:rPr>
          <w:rFonts w:ascii="Times New Roman" w:hAnsi="Times New Roman" w:cs="Times New Roman"/>
          <w:noProof/>
          <w:sz w:val="24"/>
          <w:szCs w:val="24"/>
          <w:lang w:val="en-US"/>
        </w:rPr>
        <w:t>2. In Affordability the highest result of weighted mean is 3.64 which is I check the price before buying foods from the canteen to make sure that is affordable</w:t>
      </w:r>
    </w:p>
    <w:p w14:paraId="176A865B" w14:textId="67EA9ADC" w:rsidR="00DA1733" w:rsidRPr="00DA1733" w:rsidRDefault="00DA1733" w:rsidP="00DA1733">
      <w:pPr>
        <w:spacing w:line="480" w:lineRule="auto"/>
        <w:ind w:left="-432" w:right="-576"/>
        <w:jc w:val="both"/>
        <w:rPr>
          <w:rFonts w:ascii="Times New Roman" w:hAnsi="Times New Roman" w:cs="Times New Roman"/>
          <w:noProof/>
          <w:sz w:val="24"/>
          <w:szCs w:val="24"/>
          <w:lang w:val="en-US"/>
        </w:rPr>
      </w:pPr>
      <w:r w:rsidRPr="00DA1733">
        <w:rPr>
          <w:rFonts w:ascii="Times New Roman" w:hAnsi="Times New Roman" w:cs="Times New Roman"/>
          <w:noProof/>
          <w:sz w:val="24"/>
          <w:szCs w:val="24"/>
          <w:lang w:val="en-US"/>
        </w:rPr>
        <w:t xml:space="preserve">3. In Food quality the heighest result of weighted mean is 3.76 which is I prefer the food tha`t is clean. </w:t>
      </w:r>
    </w:p>
    <w:p w14:paraId="6CB10355" w14:textId="083F958A" w:rsidR="00DA1733" w:rsidRPr="00DA1733" w:rsidRDefault="00DA1733" w:rsidP="00DA1733">
      <w:pPr>
        <w:spacing w:line="480" w:lineRule="auto"/>
        <w:ind w:left="-432" w:right="-576"/>
        <w:jc w:val="both"/>
        <w:rPr>
          <w:rFonts w:ascii="Times New Roman" w:hAnsi="Times New Roman" w:cs="Times New Roman"/>
          <w:noProof/>
          <w:sz w:val="24"/>
          <w:szCs w:val="24"/>
          <w:lang w:val="en-US"/>
        </w:rPr>
      </w:pPr>
      <w:r w:rsidRPr="00DA1733">
        <w:rPr>
          <w:rFonts w:ascii="Times New Roman" w:hAnsi="Times New Roman" w:cs="Times New Roman"/>
          <w:noProof/>
          <w:sz w:val="24"/>
          <w:szCs w:val="24"/>
          <w:lang w:val="en-US"/>
        </w:rPr>
        <w:t>4. In Variety of foods the heighest result of weighted mean is 3.95 whic is I bring my own food so that I don’t have to spend a lot of money in buying food at the school canteen.</w:t>
      </w:r>
    </w:p>
    <w:p w14:paraId="23781353" w14:textId="0DF19E50" w:rsidR="00DA1733" w:rsidRDefault="00E87A3D" w:rsidP="00DA1733">
      <w:pPr>
        <w:spacing w:line="480" w:lineRule="auto"/>
        <w:ind w:left="-432" w:right="-576"/>
        <w:jc w:val="both"/>
        <w:rPr>
          <w:rFonts w:ascii="Times New Roman" w:hAnsi="Times New Roman" w:cs="Times New Roman"/>
          <w:noProof/>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833344" behindDoc="0" locked="0" layoutInCell="1" allowOverlap="1" wp14:anchorId="03F73DE5" wp14:editId="4A3789E5">
                <wp:simplePos x="0" y="0"/>
                <wp:positionH relativeFrom="column">
                  <wp:posOffset>5130800</wp:posOffset>
                </wp:positionH>
                <wp:positionV relativeFrom="paragraph">
                  <wp:posOffset>-7776210</wp:posOffset>
                </wp:positionV>
                <wp:extent cx="1003300" cy="522000"/>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1003300" cy="522000"/>
                        </a:xfrm>
                        <a:prstGeom prst="rect">
                          <a:avLst/>
                        </a:prstGeom>
                        <a:noFill/>
                        <a:ln w="6350">
                          <a:noFill/>
                        </a:ln>
                      </wps:spPr>
                      <wps:txbx>
                        <w:txbxContent>
                          <w:p w14:paraId="486FD9A1" w14:textId="0F03D4DE" w:rsidR="00E87A3D" w:rsidRPr="002F7294" w:rsidRDefault="00E87A3D" w:rsidP="00E87A3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73DE5" id="Text Box 309" o:spid="_x0000_s1074" type="#_x0000_t202" style="position:absolute;left:0;text-align:left;margin-left:404pt;margin-top:-612.3pt;width:79pt;height:41.1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" filled="f" stroked="f" strokeweight=".5pt">
                <v:textbox>
                  <w:txbxContent>
                    <w:p w14:paraId="486FD9A1" w14:textId="0F03D4DE" w:rsidR="00E87A3D" w:rsidRPr="002F7294" w:rsidRDefault="00E87A3D" w:rsidP="00E87A3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32</w:t>
                      </w:r>
                    </w:p>
                  </w:txbxContent>
                </v:textbox>
              </v:shape>
            </w:pict>
          </mc:Fallback>
        </mc:AlternateContent>
      </w:r>
      <w:r w:rsidR="00DA1733" w:rsidRPr="00DA1733">
        <w:rPr>
          <w:rFonts w:ascii="Times New Roman" w:hAnsi="Times New Roman" w:cs="Times New Roman"/>
          <w:noProof/>
          <w:sz w:val="24"/>
          <w:szCs w:val="24"/>
          <w:lang w:val="en-US"/>
        </w:rPr>
        <w:t xml:space="preserve">5. The Affordability, Food quality and variety of foods in r-value have a very low correlation, while in p-value have </w:t>
      </w:r>
      <w:r w:rsidR="00DA1733">
        <w:rPr>
          <w:rFonts w:ascii="Times New Roman" w:hAnsi="Times New Roman" w:cs="Times New Roman"/>
          <w:noProof/>
          <w:sz w:val="24"/>
          <w:szCs w:val="24"/>
          <w:lang w:val="en-US"/>
        </w:rPr>
        <w:t xml:space="preserve">a significant but not </w:t>
      </w:r>
      <w:r w:rsidR="000825BE">
        <w:rPr>
          <w:rFonts w:ascii="Times New Roman" w:hAnsi="Times New Roman" w:cs="Times New Roman"/>
          <w:noProof/>
          <w:sz w:val="24"/>
          <w:szCs w:val="24"/>
          <w:lang w:val="en-US"/>
        </w:rPr>
        <w:t xml:space="preserve">and </w:t>
      </w:r>
      <w:r w:rsidR="00DA1733">
        <w:rPr>
          <w:rFonts w:ascii="Times New Roman" w:hAnsi="Times New Roman" w:cs="Times New Roman"/>
          <w:noProof/>
          <w:sz w:val="24"/>
          <w:szCs w:val="24"/>
          <w:lang w:val="en-US"/>
        </w:rPr>
        <w:t>accept the null hypothesis</w:t>
      </w:r>
      <w:r w:rsidR="000825BE">
        <w:rPr>
          <w:rFonts w:ascii="Times New Roman" w:hAnsi="Times New Roman" w:cs="Times New Roman"/>
          <w:noProof/>
          <w:sz w:val="24"/>
          <w:szCs w:val="24"/>
          <w:lang w:val="en-US"/>
        </w:rPr>
        <w:t xml:space="preserve"> </w:t>
      </w:r>
      <w:r w:rsidR="00104A73">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831296" behindDoc="0" locked="0" layoutInCell="1" allowOverlap="1" wp14:anchorId="4621983E" wp14:editId="6F55A271">
                <wp:simplePos x="0" y="0"/>
                <wp:positionH relativeFrom="column">
                  <wp:posOffset>5125720</wp:posOffset>
                </wp:positionH>
                <wp:positionV relativeFrom="paragraph">
                  <wp:posOffset>-680176</wp:posOffset>
                </wp:positionV>
                <wp:extent cx="1003300" cy="521970"/>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1003300" cy="521970"/>
                        </a:xfrm>
                        <a:prstGeom prst="rect">
                          <a:avLst/>
                        </a:prstGeom>
                        <a:noFill/>
                        <a:ln w="6350">
                          <a:noFill/>
                        </a:ln>
                      </wps:spPr>
                      <wps:txbx>
                        <w:txbxContent>
                          <w:p w14:paraId="55460CEC" w14:textId="7098A282" w:rsidR="00E87A3D" w:rsidRPr="002F7294" w:rsidRDefault="00E87A3D" w:rsidP="00E87A3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1983E" id="Text Box 308" o:spid="_x0000_s1075" type="#_x0000_t202" style="position:absolute;left:0;text-align:left;margin-left:403.6pt;margin-top:-53.55pt;width:79pt;height:41.1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" filled="f" stroked="f" strokeweight=".5pt">
                <v:textbox>
                  <w:txbxContent>
                    <w:p w14:paraId="55460CEC" w14:textId="7098A282" w:rsidR="00E87A3D" w:rsidRPr="002F7294" w:rsidRDefault="00E87A3D" w:rsidP="00E87A3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33</w:t>
                      </w:r>
                    </w:p>
                  </w:txbxContent>
                </v:textbox>
              </v:shape>
            </w:pict>
          </mc:Fallback>
        </mc:AlternateContent>
      </w:r>
      <w:r w:rsidR="000825BE">
        <w:rPr>
          <w:rFonts w:ascii="Times New Roman" w:hAnsi="Times New Roman" w:cs="Times New Roman"/>
          <w:noProof/>
          <w:sz w:val="24"/>
          <w:szCs w:val="24"/>
          <w:lang w:val="en-US"/>
        </w:rPr>
        <w:t xml:space="preserve">so it means that the canteen food menu and students daily allowance have low correlation or relationship </w:t>
      </w:r>
      <w:r w:rsidR="00DA1733">
        <w:rPr>
          <w:rFonts w:ascii="Times New Roman" w:hAnsi="Times New Roman" w:cs="Times New Roman"/>
          <w:noProof/>
          <w:sz w:val="24"/>
          <w:szCs w:val="24"/>
          <w:lang w:val="en-US"/>
        </w:rPr>
        <w:t xml:space="preserve"> </w:t>
      </w:r>
    </w:p>
    <w:p w14:paraId="37B1AB60" w14:textId="05364494" w:rsidR="00351D0F" w:rsidRDefault="00351D0F" w:rsidP="004349C9">
      <w:pPr>
        <w:spacing w:line="480" w:lineRule="auto"/>
        <w:ind w:left="-432" w:right="-576"/>
        <w:jc w:val="both"/>
        <w:rPr>
          <w:rFonts w:ascii="Times New Roman" w:hAnsi="Times New Roman" w:cs="Times New Roman"/>
          <w:b/>
          <w:noProof/>
          <w:sz w:val="24"/>
          <w:szCs w:val="24"/>
          <w:lang w:val="en-US"/>
        </w:rPr>
      </w:pPr>
      <w:r w:rsidRPr="00351D0F">
        <w:rPr>
          <w:rFonts w:ascii="Times New Roman" w:hAnsi="Times New Roman" w:cs="Times New Roman"/>
          <w:b/>
          <w:noProof/>
          <w:sz w:val="24"/>
          <w:szCs w:val="24"/>
          <w:lang w:val="en-US"/>
        </w:rPr>
        <w:t xml:space="preserve">     Conclusion</w:t>
      </w:r>
    </w:p>
    <w:p w14:paraId="360841A4" w14:textId="0C8F165E" w:rsidR="00351D0F" w:rsidRDefault="00351D0F" w:rsidP="00351D0F">
      <w:pPr>
        <w:spacing w:line="480" w:lineRule="auto"/>
        <w:ind w:left="-432" w:right="-576"/>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Based on the findings the following conclusion are illustrated below</w:t>
      </w:r>
    </w:p>
    <w:p w14:paraId="5BA8C1C8" w14:textId="60997372" w:rsidR="000825BE" w:rsidRPr="000825BE" w:rsidRDefault="000825BE" w:rsidP="000825BE">
      <w:pPr>
        <w:spacing w:line="480" w:lineRule="auto"/>
        <w:ind w:left="-432" w:right="-576"/>
        <w:rPr>
          <w:rFonts w:ascii="Times New Roman" w:hAnsi="Times New Roman" w:cs="Times New Roman"/>
          <w:noProof/>
          <w:sz w:val="24"/>
          <w:szCs w:val="24"/>
          <w:lang w:val="en-US"/>
        </w:rPr>
      </w:pPr>
      <w:r w:rsidRPr="000825BE">
        <w:rPr>
          <w:rFonts w:ascii="Times New Roman" w:hAnsi="Times New Roman" w:cs="Times New Roman"/>
          <w:noProof/>
          <w:sz w:val="24"/>
          <w:szCs w:val="24"/>
          <w:lang w:val="en-US"/>
        </w:rPr>
        <w:t>1. Students or respondents have a range of 10 to 60 pesos in their daily allowance.</w:t>
      </w:r>
    </w:p>
    <w:p w14:paraId="741F09DE" w14:textId="68B81F43" w:rsidR="000825BE" w:rsidRPr="000825BE" w:rsidRDefault="000825BE" w:rsidP="000825BE">
      <w:pPr>
        <w:spacing w:line="480" w:lineRule="auto"/>
        <w:ind w:left="-432" w:right="-576"/>
        <w:rPr>
          <w:rFonts w:ascii="Times New Roman" w:hAnsi="Times New Roman" w:cs="Times New Roman"/>
          <w:noProof/>
          <w:sz w:val="24"/>
          <w:szCs w:val="24"/>
          <w:lang w:val="en-US"/>
        </w:rPr>
      </w:pPr>
      <w:r w:rsidRPr="000825BE">
        <w:rPr>
          <w:rFonts w:ascii="Times New Roman" w:hAnsi="Times New Roman" w:cs="Times New Roman"/>
          <w:noProof/>
          <w:sz w:val="24"/>
          <w:szCs w:val="24"/>
          <w:lang w:val="en-US"/>
        </w:rPr>
        <w:t>2. Based on findings, the total average or grand weighted mean for the affordability is 3.16 which means that all of the respondents are they considered the afforability of the food to make sure that is suited to their daily allowance and they will check  the price first before buying foods from the canteen to make sure that is affordable</w:t>
      </w:r>
    </w:p>
    <w:p w14:paraId="65CA7F49" w14:textId="4E172649" w:rsidR="000825BE" w:rsidRPr="000825BE" w:rsidRDefault="000825BE" w:rsidP="000825BE">
      <w:pPr>
        <w:spacing w:line="480" w:lineRule="auto"/>
        <w:ind w:left="-432" w:right="-576"/>
        <w:rPr>
          <w:rFonts w:ascii="Times New Roman" w:hAnsi="Times New Roman" w:cs="Times New Roman"/>
          <w:noProof/>
          <w:sz w:val="24"/>
          <w:szCs w:val="24"/>
          <w:lang w:val="en-US"/>
        </w:rPr>
      </w:pPr>
      <w:r w:rsidRPr="000825BE">
        <w:rPr>
          <w:rFonts w:ascii="Times New Roman" w:hAnsi="Times New Roman" w:cs="Times New Roman"/>
          <w:noProof/>
          <w:sz w:val="24"/>
          <w:szCs w:val="24"/>
          <w:lang w:val="en-US"/>
        </w:rPr>
        <w:t>3. Based on findings, the total average or grand weighted mean for the food quality is 3.37 which means that all of the respondents are they considered the quality of food when they buy in school canteen because they make sure the cleanliness of the food</w:t>
      </w:r>
    </w:p>
    <w:p w14:paraId="2481F441" w14:textId="67F97A4B" w:rsidR="000825BE" w:rsidRPr="000825BE" w:rsidRDefault="000825BE" w:rsidP="000825BE">
      <w:pPr>
        <w:spacing w:line="480" w:lineRule="auto"/>
        <w:ind w:left="-432" w:right="-576"/>
        <w:rPr>
          <w:rFonts w:ascii="Times New Roman" w:hAnsi="Times New Roman" w:cs="Times New Roman"/>
          <w:noProof/>
          <w:sz w:val="24"/>
          <w:szCs w:val="24"/>
          <w:lang w:val="en-US"/>
        </w:rPr>
      </w:pPr>
      <w:r w:rsidRPr="000825BE">
        <w:rPr>
          <w:rFonts w:ascii="Times New Roman" w:hAnsi="Times New Roman" w:cs="Times New Roman"/>
          <w:noProof/>
          <w:sz w:val="24"/>
          <w:szCs w:val="24"/>
          <w:lang w:val="en-US"/>
        </w:rPr>
        <w:t>4. Based on findings, the total average or grand weighted mean for the Variety of foods is 3.16 which means that all of the respondents or students are they considered their personal choice when it come of food  when they buy in school canteen because some of the students choose to bring their own food so that  they don’t have to spend a lot of money in buying food at the school canteen.</w:t>
      </w:r>
    </w:p>
    <w:p w14:paraId="27919FE6" w14:textId="6CFC59B9" w:rsidR="000825BE" w:rsidRDefault="000825BE" w:rsidP="000825BE">
      <w:pPr>
        <w:spacing w:line="480" w:lineRule="auto"/>
        <w:ind w:left="-432" w:right="-576"/>
        <w:rPr>
          <w:rFonts w:ascii="Times New Roman" w:hAnsi="Times New Roman" w:cs="Times New Roman"/>
          <w:noProof/>
          <w:sz w:val="24"/>
          <w:szCs w:val="24"/>
          <w:lang w:val="en-US"/>
        </w:rPr>
      </w:pPr>
      <w:r w:rsidRPr="000825BE">
        <w:rPr>
          <w:rFonts w:ascii="Times New Roman" w:hAnsi="Times New Roman" w:cs="Times New Roman"/>
          <w:noProof/>
          <w:sz w:val="24"/>
          <w:szCs w:val="24"/>
          <w:lang w:val="en-US"/>
        </w:rPr>
        <w:t>5. School canteen menu have a low impact on how they allocate their Student's daily allowance because there is a very low correlation between the two variables which means they have a significant relationship but not much</w:t>
      </w:r>
    </w:p>
    <w:p w14:paraId="299F0471" w14:textId="77777777" w:rsidR="000825BE" w:rsidRDefault="000825BE" w:rsidP="000825BE">
      <w:pPr>
        <w:spacing w:line="480" w:lineRule="auto"/>
        <w:ind w:left="-432" w:right="-576"/>
        <w:rPr>
          <w:rFonts w:ascii="Times New Roman" w:hAnsi="Times New Roman" w:cs="Times New Roman"/>
          <w:noProof/>
          <w:sz w:val="24"/>
          <w:szCs w:val="24"/>
          <w:lang w:val="en-US"/>
        </w:rPr>
      </w:pPr>
    </w:p>
    <w:p w14:paraId="04BEF28D" w14:textId="0CFB36E7" w:rsidR="000664BE" w:rsidRDefault="00E87A3D" w:rsidP="0042259B">
      <w:pPr>
        <w:tabs>
          <w:tab w:val="left" w:pos="656"/>
        </w:tabs>
        <w:spacing w:line="480" w:lineRule="auto"/>
        <w:ind w:left="-432" w:right="-576"/>
        <w:jc w:val="both"/>
        <w:rPr>
          <w:rFonts w:ascii="Times New Roman" w:hAnsi="Times New Roman" w:cs="Times New Roman"/>
          <w:b/>
          <w:noProof/>
          <w:sz w:val="24"/>
          <w:szCs w:val="24"/>
          <w:lang w:val="en-US"/>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839488" behindDoc="0" locked="0" layoutInCell="1" allowOverlap="1" wp14:anchorId="117E2511" wp14:editId="56D542BC">
                <wp:simplePos x="0" y="0"/>
                <wp:positionH relativeFrom="column">
                  <wp:posOffset>5130800</wp:posOffset>
                </wp:positionH>
                <wp:positionV relativeFrom="paragraph">
                  <wp:posOffset>-721360</wp:posOffset>
                </wp:positionV>
                <wp:extent cx="1003300" cy="522000"/>
                <wp:effectExtent l="0" t="0" r="0" b="0"/>
                <wp:wrapNone/>
                <wp:docPr id="312" name="Text Box 312"/>
                <wp:cNvGraphicFramePr/>
                <a:graphic xmlns:a="http://schemas.openxmlformats.org/drawingml/2006/main">
                  <a:graphicData uri="http://schemas.microsoft.com/office/word/2010/wordprocessingShape">
                    <wps:wsp>
                      <wps:cNvSpPr txBox="1"/>
                      <wps:spPr>
                        <a:xfrm>
                          <a:off x="0" y="0"/>
                          <a:ext cx="1003300" cy="522000"/>
                        </a:xfrm>
                        <a:prstGeom prst="rect">
                          <a:avLst/>
                        </a:prstGeom>
                        <a:noFill/>
                        <a:ln w="6350">
                          <a:noFill/>
                        </a:ln>
                      </wps:spPr>
                      <wps:txbx>
                        <w:txbxContent>
                          <w:p w14:paraId="1A28747C" w14:textId="3ECA0A49" w:rsidR="00E87A3D" w:rsidRPr="002F7294" w:rsidRDefault="00E87A3D" w:rsidP="00E87A3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E2511" id="Text Box 312" o:spid="_x0000_s1076" type="#_x0000_t202" style="position:absolute;left:0;text-align:left;margin-left:404pt;margin-top:-56.8pt;width:79pt;height:41.1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" filled="f" stroked="f" strokeweight=".5pt">
                <v:textbox>
                  <w:txbxContent>
                    <w:p w14:paraId="1A28747C" w14:textId="3ECA0A49" w:rsidR="00E87A3D" w:rsidRPr="002F7294" w:rsidRDefault="00E87A3D" w:rsidP="00E87A3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34</w:t>
                      </w:r>
                    </w:p>
                  </w:txbxContent>
                </v:textbox>
              </v:shape>
            </w:pict>
          </mc:Fallback>
        </mc:AlternateContent>
      </w:r>
      <w:r w:rsidR="000664BE" w:rsidRPr="000664BE">
        <w:rPr>
          <w:rFonts w:ascii="Times New Roman" w:hAnsi="Times New Roman" w:cs="Times New Roman"/>
          <w:b/>
          <w:noProof/>
          <w:sz w:val="24"/>
          <w:szCs w:val="24"/>
          <w:lang w:val="en-US"/>
        </w:rPr>
        <w:t>Recommendation</w:t>
      </w:r>
    </w:p>
    <w:p w14:paraId="2C6BBBC7" w14:textId="0B449A32" w:rsidR="000664BE" w:rsidRDefault="00B71213" w:rsidP="0042259B">
      <w:pPr>
        <w:tabs>
          <w:tab w:val="left" w:pos="656"/>
        </w:tabs>
        <w:spacing w:line="480" w:lineRule="auto"/>
        <w:ind w:left="-432" w:right="-576"/>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    The following recommendation are offered that will serve as guidelines for the students, teachers, principal, staffs and future reseachers. </w:t>
      </w:r>
      <w:r w:rsidRPr="00B71213">
        <w:rPr>
          <w:rFonts w:ascii="Times New Roman" w:hAnsi="Times New Roman" w:cs="Times New Roman"/>
          <w:noProof/>
          <w:sz w:val="24"/>
          <w:szCs w:val="24"/>
          <w:lang w:val="en-US"/>
        </w:rPr>
        <w:t>In light of the findings and conclusion of the study the following recommendations were drawn</w:t>
      </w:r>
    </w:p>
    <w:p w14:paraId="688530D7" w14:textId="4D3450E5" w:rsidR="000825BE" w:rsidRPr="000825BE" w:rsidRDefault="000825BE" w:rsidP="00A61B22">
      <w:pPr>
        <w:spacing w:line="480" w:lineRule="auto"/>
        <w:ind w:left="-432" w:right="-576"/>
        <w:jc w:val="both"/>
        <w:rPr>
          <w:rFonts w:ascii="Times New Roman" w:hAnsi="Times New Roman" w:cs="Times New Roman"/>
          <w:noProof/>
          <w:sz w:val="24"/>
          <w:szCs w:val="24"/>
          <w:lang w:val="en-US"/>
        </w:rPr>
      </w:pPr>
      <w:r w:rsidRPr="000825BE">
        <w:rPr>
          <w:rFonts w:ascii="Times New Roman" w:hAnsi="Times New Roman" w:cs="Times New Roman"/>
          <w:noProof/>
          <w:sz w:val="24"/>
          <w:szCs w:val="24"/>
          <w:lang w:val="en-US"/>
        </w:rPr>
        <w:t>1. For future researcher</w:t>
      </w:r>
      <w:r w:rsidR="00A61B22">
        <w:rPr>
          <w:rFonts w:ascii="Times New Roman" w:hAnsi="Times New Roman" w:cs="Times New Roman"/>
          <w:noProof/>
          <w:sz w:val="24"/>
          <w:szCs w:val="24"/>
          <w:lang w:val="en-US"/>
        </w:rPr>
        <w:t xml:space="preserve">, this study recommends obtaining more than 75 respondents and other grade levels  could be potential research participants. </w:t>
      </w:r>
    </w:p>
    <w:p w14:paraId="60CE0A70" w14:textId="2A404537" w:rsidR="000825BE" w:rsidRDefault="000354D3" w:rsidP="000825BE">
      <w:pPr>
        <w:spacing w:line="480" w:lineRule="auto"/>
        <w:ind w:left="-432" w:right="-576"/>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2</w:t>
      </w:r>
      <w:r w:rsidR="000825BE" w:rsidRPr="000825BE">
        <w:rPr>
          <w:rFonts w:ascii="Times New Roman" w:hAnsi="Times New Roman" w:cs="Times New Roman"/>
          <w:noProof/>
          <w:sz w:val="24"/>
          <w:szCs w:val="24"/>
          <w:lang w:val="en-US"/>
        </w:rPr>
        <w:t xml:space="preserve">. </w:t>
      </w:r>
      <w:r w:rsidRPr="000354D3">
        <w:rPr>
          <w:rFonts w:ascii="Times New Roman" w:hAnsi="Times New Roman" w:cs="Times New Roman"/>
          <w:noProof/>
          <w:sz w:val="24"/>
          <w:szCs w:val="24"/>
          <w:lang w:val="en-US"/>
        </w:rPr>
        <w:t>This study recommends students to conduct a survey on food preferences about adding new items to the menu.</w:t>
      </w:r>
    </w:p>
    <w:p w14:paraId="6BE5CED9" w14:textId="6A3D4740" w:rsidR="00A61B22" w:rsidRDefault="00A61B22" w:rsidP="000825BE">
      <w:pPr>
        <w:spacing w:line="480" w:lineRule="auto"/>
        <w:ind w:left="-432" w:right="-576"/>
        <w:jc w:val="both"/>
        <w:rPr>
          <w:rFonts w:ascii="Times New Roman" w:hAnsi="Times New Roman" w:cs="Times New Roman"/>
          <w:noProof/>
          <w:sz w:val="24"/>
          <w:szCs w:val="24"/>
          <w:lang w:val="en-US"/>
        </w:rPr>
      </w:pPr>
    </w:p>
    <w:p w14:paraId="4BE35C28" w14:textId="6C5358AC" w:rsidR="00A61B22" w:rsidRDefault="00A61B22" w:rsidP="000825BE">
      <w:pPr>
        <w:spacing w:line="480" w:lineRule="auto"/>
        <w:ind w:left="-432" w:right="-576"/>
        <w:jc w:val="both"/>
        <w:rPr>
          <w:rFonts w:ascii="Times New Roman" w:hAnsi="Times New Roman" w:cs="Times New Roman"/>
          <w:noProof/>
          <w:sz w:val="24"/>
          <w:szCs w:val="24"/>
          <w:lang w:val="en-US"/>
        </w:rPr>
      </w:pPr>
    </w:p>
    <w:p w14:paraId="547DBF23" w14:textId="771A76E8" w:rsidR="00A61B22" w:rsidRDefault="00A61B22" w:rsidP="000825BE">
      <w:pPr>
        <w:spacing w:line="480" w:lineRule="auto"/>
        <w:ind w:left="-432" w:right="-576"/>
        <w:jc w:val="both"/>
        <w:rPr>
          <w:rFonts w:ascii="Times New Roman" w:hAnsi="Times New Roman" w:cs="Times New Roman"/>
          <w:noProof/>
          <w:sz w:val="24"/>
          <w:szCs w:val="24"/>
          <w:lang w:val="en-US"/>
        </w:rPr>
      </w:pPr>
    </w:p>
    <w:p w14:paraId="4D509047" w14:textId="26BBC026" w:rsidR="00A61B22" w:rsidRDefault="00A61B22" w:rsidP="000825BE">
      <w:pPr>
        <w:spacing w:line="480" w:lineRule="auto"/>
        <w:ind w:left="-432" w:right="-576"/>
        <w:jc w:val="both"/>
        <w:rPr>
          <w:rFonts w:ascii="Times New Roman" w:hAnsi="Times New Roman" w:cs="Times New Roman"/>
          <w:noProof/>
          <w:sz w:val="24"/>
          <w:szCs w:val="24"/>
          <w:lang w:val="en-US"/>
        </w:rPr>
      </w:pPr>
    </w:p>
    <w:p w14:paraId="0BC728CE" w14:textId="727526BF" w:rsidR="00A61B22" w:rsidRDefault="00A61B22" w:rsidP="000825BE">
      <w:pPr>
        <w:spacing w:line="480" w:lineRule="auto"/>
        <w:ind w:left="-432" w:right="-576"/>
        <w:jc w:val="both"/>
        <w:rPr>
          <w:rFonts w:ascii="Times New Roman" w:hAnsi="Times New Roman" w:cs="Times New Roman"/>
          <w:noProof/>
          <w:sz w:val="24"/>
          <w:szCs w:val="24"/>
          <w:lang w:val="en-US"/>
        </w:rPr>
      </w:pPr>
    </w:p>
    <w:p w14:paraId="135C6B45" w14:textId="5B8BEF89" w:rsidR="00A61B22" w:rsidRDefault="00A61B22" w:rsidP="000825BE">
      <w:pPr>
        <w:spacing w:line="480" w:lineRule="auto"/>
        <w:ind w:left="-432" w:right="-576"/>
        <w:jc w:val="both"/>
        <w:rPr>
          <w:rFonts w:ascii="Times New Roman" w:hAnsi="Times New Roman" w:cs="Times New Roman"/>
          <w:noProof/>
          <w:sz w:val="24"/>
          <w:szCs w:val="24"/>
          <w:lang w:val="en-US"/>
        </w:rPr>
      </w:pPr>
    </w:p>
    <w:p w14:paraId="227140D3" w14:textId="6DD0A143" w:rsidR="00A61B22" w:rsidRDefault="00A61B22" w:rsidP="000825BE">
      <w:pPr>
        <w:spacing w:line="480" w:lineRule="auto"/>
        <w:ind w:left="-432" w:right="-576"/>
        <w:jc w:val="both"/>
        <w:rPr>
          <w:rFonts w:ascii="Times New Roman" w:hAnsi="Times New Roman" w:cs="Times New Roman"/>
          <w:noProof/>
          <w:sz w:val="24"/>
          <w:szCs w:val="24"/>
          <w:lang w:val="en-US"/>
        </w:rPr>
      </w:pPr>
    </w:p>
    <w:p w14:paraId="661ECBD8" w14:textId="2A989670" w:rsidR="00A24774" w:rsidRDefault="00A24774" w:rsidP="000825BE">
      <w:pPr>
        <w:spacing w:line="480" w:lineRule="auto"/>
        <w:ind w:left="-432" w:right="-576"/>
        <w:jc w:val="both"/>
        <w:rPr>
          <w:rFonts w:ascii="Times New Roman" w:hAnsi="Times New Roman" w:cs="Times New Roman"/>
          <w:noProof/>
          <w:sz w:val="24"/>
          <w:szCs w:val="24"/>
          <w:lang w:val="en-US"/>
        </w:rPr>
      </w:pPr>
    </w:p>
    <w:p w14:paraId="3AD021A7" w14:textId="77777777" w:rsidR="00104A73" w:rsidRDefault="00104A73" w:rsidP="000825BE">
      <w:pPr>
        <w:spacing w:line="480" w:lineRule="auto"/>
        <w:ind w:left="-432" w:right="-576"/>
        <w:jc w:val="both"/>
        <w:rPr>
          <w:rFonts w:ascii="Times New Roman" w:hAnsi="Times New Roman" w:cs="Times New Roman"/>
          <w:noProof/>
          <w:sz w:val="24"/>
          <w:szCs w:val="24"/>
          <w:lang w:val="en-US"/>
        </w:rPr>
      </w:pPr>
    </w:p>
    <w:p w14:paraId="4A015CC9" w14:textId="77777777" w:rsidR="00A24774" w:rsidRDefault="00A24774" w:rsidP="00A24774">
      <w:pPr>
        <w:spacing w:line="480" w:lineRule="auto"/>
        <w:ind w:right="-576"/>
        <w:jc w:val="both"/>
        <w:rPr>
          <w:rFonts w:ascii="Times New Roman" w:hAnsi="Times New Roman" w:cs="Times New Roman"/>
          <w:noProof/>
          <w:sz w:val="24"/>
          <w:szCs w:val="24"/>
          <w:lang w:val="en-US"/>
        </w:rPr>
      </w:pPr>
    </w:p>
    <w:p w14:paraId="5280F262" w14:textId="641CEF32" w:rsidR="000354D3" w:rsidRDefault="00A24774" w:rsidP="00C64535">
      <w:pPr>
        <w:spacing w:line="240" w:lineRule="auto"/>
        <w:ind w:right="-576"/>
        <w:jc w:val="both"/>
        <w:rPr>
          <w:rFonts w:ascii="Times New Roman" w:hAnsi="Times New Roman" w:cs="Times New Roman"/>
          <w:noProof/>
          <w:sz w:val="24"/>
          <w:szCs w:val="24"/>
          <w:lang w:val="en-US"/>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841536" behindDoc="0" locked="0" layoutInCell="1" allowOverlap="1" wp14:anchorId="1B4A4A30" wp14:editId="5222CEB3">
                <wp:simplePos x="0" y="0"/>
                <wp:positionH relativeFrom="column">
                  <wp:posOffset>5130800</wp:posOffset>
                </wp:positionH>
                <wp:positionV relativeFrom="paragraph">
                  <wp:posOffset>-734060</wp:posOffset>
                </wp:positionV>
                <wp:extent cx="1003300" cy="522000"/>
                <wp:effectExtent l="0" t="0" r="0" b="0"/>
                <wp:wrapNone/>
                <wp:docPr id="313" name="Text Box 313"/>
                <wp:cNvGraphicFramePr/>
                <a:graphic xmlns:a="http://schemas.openxmlformats.org/drawingml/2006/main">
                  <a:graphicData uri="http://schemas.microsoft.com/office/word/2010/wordprocessingShape">
                    <wps:wsp>
                      <wps:cNvSpPr txBox="1"/>
                      <wps:spPr>
                        <a:xfrm>
                          <a:off x="0" y="0"/>
                          <a:ext cx="1003300" cy="522000"/>
                        </a:xfrm>
                        <a:prstGeom prst="rect">
                          <a:avLst/>
                        </a:prstGeom>
                        <a:noFill/>
                        <a:ln w="6350">
                          <a:noFill/>
                        </a:ln>
                      </wps:spPr>
                      <wps:txbx>
                        <w:txbxContent>
                          <w:p w14:paraId="7D633A0C" w14:textId="06BF4EB0" w:rsidR="00E87A3D" w:rsidRPr="002F7294" w:rsidRDefault="00E87A3D" w:rsidP="00E87A3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A4A30" id="Text Box 313" o:spid="_x0000_s1077" type="#_x0000_t202" style="position:absolute;left:0;text-align:left;margin-left:404pt;margin-top:-57.8pt;width:79pt;height:41.1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" filled="f" stroked="f" strokeweight=".5pt">
                <v:textbox>
                  <w:txbxContent>
                    <w:p w14:paraId="7D633A0C" w14:textId="06BF4EB0" w:rsidR="00E87A3D" w:rsidRPr="002F7294" w:rsidRDefault="00E87A3D" w:rsidP="00E87A3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35</w:t>
                      </w:r>
                    </w:p>
                  </w:txbxContent>
                </v:textbox>
              </v:shape>
            </w:pict>
          </mc:Fallback>
        </mc:AlternateContent>
      </w:r>
    </w:p>
    <w:p w14:paraId="7260A635" w14:textId="396E6CDC" w:rsidR="00B71213" w:rsidRDefault="00B71213" w:rsidP="00C64535">
      <w:pPr>
        <w:spacing w:line="240" w:lineRule="auto"/>
        <w:ind w:left="-432" w:right="-576"/>
        <w:jc w:val="center"/>
        <w:rPr>
          <w:rFonts w:ascii="Times New Roman" w:hAnsi="Times New Roman" w:cs="Times New Roman"/>
          <w:b/>
        </w:rPr>
      </w:pPr>
      <w:r w:rsidRPr="00BD228D">
        <w:rPr>
          <w:rFonts w:ascii="Times New Roman" w:hAnsi="Times New Roman" w:cs="Times New Roman"/>
          <w:b/>
        </w:rPr>
        <w:t>BIBLIOGRAPHY / REFERENCES</w:t>
      </w:r>
    </w:p>
    <w:p w14:paraId="5C53175A" w14:textId="77777777" w:rsidR="00C64535" w:rsidRPr="000354D3" w:rsidRDefault="00C64535" w:rsidP="002A1AC7">
      <w:pPr>
        <w:spacing w:line="240" w:lineRule="auto"/>
        <w:ind w:left="-432" w:right="-576"/>
        <w:jc w:val="both"/>
        <w:rPr>
          <w:rFonts w:ascii="Times New Roman" w:hAnsi="Times New Roman" w:cs="Times New Roman"/>
          <w:noProof/>
          <w:sz w:val="24"/>
          <w:szCs w:val="24"/>
          <w:lang w:val="en-US"/>
        </w:rPr>
      </w:pPr>
    </w:p>
    <w:p w14:paraId="0D73A69C" w14:textId="77777777" w:rsidR="00B74976" w:rsidRDefault="00CC2E52" w:rsidP="00983839">
      <w:pPr>
        <w:ind w:left="-227"/>
        <w:jc w:val="both"/>
        <w:rPr>
          <w:rFonts w:ascii="Times New Roman" w:hAnsi="Times New Roman" w:cs="Times New Roman"/>
          <w:i/>
          <w:iCs/>
        </w:rPr>
      </w:pPr>
      <w:r w:rsidRPr="00FB5903">
        <w:rPr>
          <w:rFonts w:ascii="Times New Roman" w:hAnsi="Times New Roman" w:cs="Times New Roman"/>
        </w:rPr>
        <w:t xml:space="preserve">Barreto, Et al. (2018) </w:t>
      </w:r>
      <w:r w:rsidRPr="00900AB8">
        <w:rPr>
          <w:rFonts w:ascii="Times New Roman" w:hAnsi="Times New Roman" w:cs="Times New Roman"/>
          <w:i/>
          <w:iCs/>
        </w:rPr>
        <w:t xml:space="preserve">Improper Budgeting of Allowance and its Effects in the </w:t>
      </w:r>
      <w:r w:rsidR="00C64535">
        <w:rPr>
          <w:rFonts w:ascii="Times New Roman" w:hAnsi="Times New Roman" w:cs="Times New Roman"/>
          <w:i/>
          <w:iCs/>
        </w:rPr>
        <w:t xml:space="preserve"> </w:t>
      </w:r>
    </w:p>
    <w:p w14:paraId="723633AB" w14:textId="6F933E51" w:rsidR="00B74976" w:rsidRDefault="00B74976" w:rsidP="00B74976">
      <w:pPr>
        <w:jc w:val="both"/>
        <w:rPr>
          <w:rFonts w:ascii="Times New Roman" w:hAnsi="Times New Roman" w:cs="Times New Roman"/>
          <w:i/>
          <w:iCs/>
        </w:rPr>
      </w:pPr>
      <w:r>
        <w:rPr>
          <w:rFonts w:ascii="Times New Roman" w:hAnsi="Times New Roman" w:cs="Times New Roman"/>
          <w:i/>
          <w:iCs/>
        </w:rPr>
        <w:t xml:space="preserve">   </w:t>
      </w:r>
      <w:r w:rsidR="00CC2E52" w:rsidRPr="00900AB8">
        <w:rPr>
          <w:rFonts w:ascii="Times New Roman" w:hAnsi="Times New Roman" w:cs="Times New Roman"/>
          <w:i/>
          <w:iCs/>
        </w:rPr>
        <w:t xml:space="preserve">Academic </w:t>
      </w:r>
      <w:r w:rsidR="00D0460C">
        <w:rPr>
          <w:rFonts w:ascii="Times New Roman" w:hAnsi="Times New Roman" w:cs="Times New Roman"/>
          <w:i/>
          <w:iCs/>
        </w:rPr>
        <w:t xml:space="preserve"> </w:t>
      </w:r>
      <w:r w:rsidR="00CC2E52" w:rsidRPr="00900AB8">
        <w:rPr>
          <w:rFonts w:ascii="Times New Roman" w:hAnsi="Times New Roman" w:cs="Times New Roman"/>
          <w:i/>
          <w:iCs/>
        </w:rPr>
        <w:t xml:space="preserve">Performance of Grade 12 ABM Students in </w:t>
      </w:r>
      <w:proofErr w:type="spellStart"/>
      <w:r w:rsidR="00CC2E52" w:rsidRPr="00900AB8">
        <w:rPr>
          <w:rFonts w:ascii="Times New Roman" w:hAnsi="Times New Roman" w:cs="Times New Roman"/>
          <w:i/>
          <w:iCs/>
        </w:rPr>
        <w:t>Bestlink</w:t>
      </w:r>
      <w:proofErr w:type="spellEnd"/>
      <w:r w:rsidR="00CC2E52" w:rsidRPr="00900AB8">
        <w:rPr>
          <w:rFonts w:ascii="Times New Roman" w:hAnsi="Times New Roman" w:cs="Times New Roman"/>
          <w:i/>
          <w:iCs/>
        </w:rPr>
        <w:t xml:space="preserve"> College of the</w:t>
      </w:r>
      <w:r>
        <w:rPr>
          <w:rFonts w:ascii="Times New Roman" w:hAnsi="Times New Roman" w:cs="Times New Roman"/>
          <w:i/>
          <w:iCs/>
        </w:rPr>
        <w:t xml:space="preserve">     </w:t>
      </w:r>
    </w:p>
    <w:p w14:paraId="7DB6F4C8" w14:textId="2F7E1FCC" w:rsidR="00B74976" w:rsidRDefault="00B74976" w:rsidP="00B74976">
      <w:pPr>
        <w:jc w:val="both"/>
        <w:rPr>
          <w:rFonts w:ascii="Times New Roman" w:hAnsi="Times New Roman" w:cs="Times New Roman"/>
        </w:rPr>
      </w:pPr>
      <w:r>
        <w:rPr>
          <w:rFonts w:ascii="Times New Roman" w:hAnsi="Times New Roman" w:cs="Times New Roman"/>
          <w:i/>
          <w:iCs/>
        </w:rPr>
        <w:t xml:space="preserve">  </w:t>
      </w:r>
      <w:r w:rsidR="00CC2E52" w:rsidRPr="00900AB8">
        <w:rPr>
          <w:rFonts w:ascii="Times New Roman" w:hAnsi="Times New Roman" w:cs="Times New Roman"/>
          <w:i/>
          <w:iCs/>
        </w:rPr>
        <w:t>Philippines School Year 2018-2019.</w:t>
      </w:r>
      <w:r>
        <w:rPr>
          <w:rFonts w:ascii="Times New Roman" w:hAnsi="Times New Roman" w:cs="Times New Roman"/>
          <w:i/>
          <w:iCs/>
        </w:rPr>
        <w:t xml:space="preserve"> </w:t>
      </w:r>
      <w:r w:rsidR="00CC2E52" w:rsidRPr="00783CB1">
        <w:rPr>
          <w:rFonts w:ascii="Times New Roman" w:hAnsi="Times New Roman" w:cs="Times New Roman"/>
          <w:u w:val="single"/>
        </w:rPr>
        <w:t>https://ojs.aaresearchindex.com›</w:t>
      </w:r>
      <w:r w:rsidR="002A1AC7">
        <w:rPr>
          <w:rFonts w:ascii="Times New Roman" w:hAnsi="Times New Roman" w:cs="Times New Roman"/>
          <w:u w:val="single"/>
        </w:rPr>
        <w:t>.</w:t>
      </w:r>
    </w:p>
    <w:p w14:paraId="760839B2" w14:textId="203C43BF" w:rsidR="00B74976" w:rsidRDefault="00B74976" w:rsidP="00B74976">
      <w:pPr>
        <w:jc w:val="both"/>
        <w:rPr>
          <w:rFonts w:ascii="Times New Roman" w:hAnsi="Times New Roman" w:cs="Times New Roman"/>
          <w:i/>
          <w:iCs/>
        </w:rPr>
      </w:pPr>
      <w:r>
        <w:rPr>
          <w:rFonts w:ascii="Times New Roman" w:hAnsi="Times New Roman" w:cs="Times New Roman"/>
        </w:rPr>
        <w:t xml:space="preserve">  </w:t>
      </w:r>
      <w:r w:rsidR="00CC2E52" w:rsidRPr="00783CB1">
        <w:rPr>
          <w:rFonts w:ascii="Times New Roman" w:hAnsi="Times New Roman" w:cs="Times New Roman"/>
          <w:u w:val="single"/>
        </w:rPr>
        <w:t>vi...Improper Budgeting of Allowance and its Effects in the Academic ...</w:t>
      </w:r>
      <w:r>
        <w:rPr>
          <w:rFonts w:ascii="Times New Roman" w:hAnsi="Times New Roman" w:cs="Times New Roman"/>
          <w:i/>
          <w:iCs/>
        </w:rPr>
        <w:t xml:space="preserve">   </w:t>
      </w:r>
    </w:p>
    <w:p w14:paraId="410118A3" w14:textId="52721133" w:rsidR="00CC2E52" w:rsidRDefault="00B74976" w:rsidP="00B74976">
      <w:pPr>
        <w:jc w:val="both"/>
        <w:rPr>
          <w:rFonts w:ascii="Times New Roman" w:hAnsi="Times New Roman" w:cs="Times New Roman"/>
        </w:rPr>
      </w:pPr>
      <w:r>
        <w:rPr>
          <w:rFonts w:ascii="Times New Roman" w:hAnsi="Times New Roman" w:cs="Times New Roman"/>
          <w:i/>
          <w:iCs/>
        </w:rPr>
        <w:t xml:space="preserve">  </w:t>
      </w:r>
      <w:r w:rsidR="00C64535" w:rsidRPr="00C64535">
        <w:rPr>
          <w:rFonts w:ascii="Times New Roman" w:hAnsi="Times New Roman" w:cs="Times New Roman"/>
        </w:rPr>
        <w:t>Retrieved on October 27, 2022.</w:t>
      </w:r>
    </w:p>
    <w:p w14:paraId="1969427E" w14:textId="77777777" w:rsidR="00C64535" w:rsidRPr="00D0460C" w:rsidRDefault="00C64535" w:rsidP="00C64535">
      <w:pPr>
        <w:spacing w:line="240" w:lineRule="auto"/>
        <w:rPr>
          <w:rFonts w:ascii="Times New Roman" w:hAnsi="Times New Roman" w:cs="Times New Roman"/>
          <w:i/>
          <w:iCs/>
        </w:rPr>
      </w:pPr>
    </w:p>
    <w:p w14:paraId="3FE016FA" w14:textId="77777777" w:rsidR="00983839" w:rsidRDefault="00CC2E52" w:rsidP="00983839">
      <w:pPr>
        <w:spacing w:line="360" w:lineRule="auto"/>
        <w:ind w:left="-227"/>
        <w:jc w:val="both"/>
        <w:rPr>
          <w:rFonts w:ascii="Times New Roman" w:hAnsi="Times New Roman" w:cs="Times New Roman"/>
          <w:i/>
          <w:iCs/>
        </w:rPr>
      </w:pPr>
      <w:r w:rsidRPr="00FB5903">
        <w:rPr>
          <w:rFonts w:ascii="Times New Roman" w:hAnsi="Times New Roman" w:cs="Times New Roman"/>
        </w:rPr>
        <w:t xml:space="preserve">Carlos </w:t>
      </w:r>
      <w:r w:rsidR="00B74976">
        <w:rPr>
          <w:rFonts w:ascii="Times New Roman" w:hAnsi="Times New Roman" w:cs="Times New Roman"/>
        </w:rPr>
        <w:t xml:space="preserve">G. </w:t>
      </w:r>
      <w:r w:rsidRPr="00FB5903">
        <w:rPr>
          <w:rFonts w:ascii="Times New Roman" w:hAnsi="Times New Roman" w:cs="Times New Roman"/>
        </w:rPr>
        <w:t xml:space="preserve">(2021) </w:t>
      </w:r>
      <w:r w:rsidRPr="00900AB8">
        <w:rPr>
          <w:rFonts w:ascii="Times New Roman" w:hAnsi="Times New Roman" w:cs="Times New Roman"/>
          <w:i/>
          <w:iCs/>
        </w:rPr>
        <w:t xml:space="preserve">College Students and Eating Habits: A Study Using An </w:t>
      </w:r>
    </w:p>
    <w:p w14:paraId="5AB4E884" w14:textId="77777777" w:rsidR="00983839" w:rsidRDefault="00983839" w:rsidP="00983839">
      <w:pPr>
        <w:spacing w:line="360" w:lineRule="auto"/>
        <w:jc w:val="both"/>
        <w:rPr>
          <w:rFonts w:ascii="Times New Roman" w:hAnsi="Times New Roman" w:cs="Times New Roman"/>
          <w:u w:val="single"/>
        </w:rPr>
      </w:pPr>
      <w:r>
        <w:rPr>
          <w:rFonts w:ascii="Times New Roman" w:hAnsi="Times New Roman" w:cs="Times New Roman"/>
          <w:i/>
          <w:iCs/>
        </w:rPr>
        <w:t xml:space="preserve">  </w:t>
      </w:r>
      <w:r w:rsidR="00CC2E52" w:rsidRPr="00900AB8">
        <w:rPr>
          <w:rFonts w:ascii="Times New Roman" w:hAnsi="Times New Roman" w:cs="Times New Roman"/>
          <w:i/>
          <w:iCs/>
        </w:rPr>
        <w:t>Ecological Model for Healthy Behavior.</w:t>
      </w:r>
      <w:r w:rsidR="00C64535">
        <w:rPr>
          <w:rFonts w:ascii="Times New Roman" w:hAnsi="Times New Roman" w:cs="Times New Roman"/>
          <w:i/>
          <w:iCs/>
        </w:rPr>
        <w:t xml:space="preserve"> </w:t>
      </w:r>
      <w:r w:rsidR="00CC2E52" w:rsidRPr="00783CB1">
        <w:rPr>
          <w:rFonts w:ascii="Times New Roman" w:hAnsi="Times New Roman" w:cs="Times New Roman"/>
          <w:u w:val="single"/>
        </w:rPr>
        <w:t xml:space="preserve">https://www.mdpi.com › ... College </w:t>
      </w:r>
    </w:p>
    <w:p w14:paraId="793AC354" w14:textId="77777777" w:rsidR="00983839" w:rsidRDefault="00983839" w:rsidP="00983839">
      <w:pPr>
        <w:spacing w:line="360" w:lineRule="auto"/>
        <w:jc w:val="both"/>
        <w:rPr>
          <w:rFonts w:ascii="Times New Roman" w:hAnsi="Times New Roman" w:cs="Times New Roman"/>
        </w:rPr>
      </w:pPr>
      <w:r w:rsidRPr="00983839">
        <w:rPr>
          <w:rFonts w:ascii="Times New Roman" w:hAnsi="Times New Roman" w:cs="Times New Roman"/>
        </w:rPr>
        <w:t xml:space="preserve">  </w:t>
      </w:r>
      <w:r w:rsidR="00CC2E52" w:rsidRPr="00783CB1">
        <w:rPr>
          <w:rFonts w:ascii="Times New Roman" w:hAnsi="Times New Roman" w:cs="Times New Roman"/>
          <w:u w:val="single"/>
        </w:rPr>
        <w:t xml:space="preserve">Students and </w:t>
      </w:r>
      <w:r w:rsidR="00B74976">
        <w:rPr>
          <w:rFonts w:ascii="Times New Roman" w:hAnsi="Times New Roman" w:cs="Times New Roman"/>
          <w:i/>
          <w:iCs/>
        </w:rPr>
        <w:t xml:space="preserve"> </w:t>
      </w:r>
      <w:r w:rsidR="00CC2E52" w:rsidRPr="00783CB1">
        <w:rPr>
          <w:rFonts w:ascii="Times New Roman" w:hAnsi="Times New Roman" w:cs="Times New Roman"/>
          <w:u w:val="single"/>
        </w:rPr>
        <w:t xml:space="preserve">Eating Habits: A Study Using An </w:t>
      </w:r>
      <w:r w:rsidR="00C64535">
        <w:rPr>
          <w:rFonts w:ascii="Times New Roman" w:hAnsi="Times New Roman" w:cs="Times New Roman"/>
          <w:i/>
          <w:iCs/>
        </w:rPr>
        <w:t xml:space="preserve"> </w:t>
      </w:r>
      <w:r w:rsidR="00CC2E52" w:rsidRPr="00783CB1">
        <w:rPr>
          <w:rFonts w:ascii="Times New Roman" w:hAnsi="Times New Roman" w:cs="Times New Roman"/>
          <w:u w:val="single"/>
        </w:rPr>
        <w:t xml:space="preserve">Ecological Model </w:t>
      </w:r>
      <w:r w:rsidR="00CC2E52" w:rsidRPr="00C64535">
        <w:rPr>
          <w:rFonts w:ascii="Times New Roman" w:hAnsi="Times New Roman" w:cs="Times New Roman"/>
        </w:rPr>
        <w:t>...</w:t>
      </w:r>
      <w:r w:rsidR="00C64535" w:rsidRPr="00C64535">
        <w:rPr>
          <w:rFonts w:ascii="Times New Roman" w:hAnsi="Times New Roman" w:cs="Times New Roman"/>
        </w:rPr>
        <w:t xml:space="preserve">   Retrieved </w:t>
      </w:r>
    </w:p>
    <w:p w14:paraId="40518250" w14:textId="4A93430A" w:rsidR="00CC2E52" w:rsidRPr="00B74976" w:rsidRDefault="00983839" w:rsidP="00983839">
      <w:pPr>
        <w:spacing w:line="360" w:lineRule="auto"/>
        <w:jc w:val="both"/>
        <w:rPr>
          <w:rFonts w:ascii="Times New Roman" w:hAnsi="Times New Roman" w:cs="Times New Roman"/>
          <w:i/>
          <w:iCs/>
        </w:rPr>
      </w:pPr>
      <w:r>
        <w:rPr>
          <w:rFonts w:ascii="Times New Roman" w:hAnsi="Times New Roman" w:cs="Times New Roman"/>
        </w:rPr>
        <w:t xml:space="preserve">  </w:t>
      </w:r>
      <w:r w:rsidR="00C64535" w:rsidRPr="00C64535">
        <w:rPr>
          <w:rFonts w:ascii="Times New Roman" w:hAnsi="Times New Roman" w:cs="Times New Roman"/>
        </w:rPr>
        <w:t>on October 27, 2022.</w:t>
      </w:r>
    </w:p>
    <w:p w14:paraId="309F3DC5" w14:textId="6F0CD89C" w:rsidR="00983839" w:rsidRPr="00783CB1" w:rsidRDefault="00983839" w:rsidP="00983839">
      <w:pPr>
        <w:spacing w:line="360" w:lineRule="auto"/>
        <w:ind w:right="-454"/>
        <w:rPr>
          <w:rFonts w:ascii="Times New Roman" w:hAnsi="Times New Roman" w:cs="Times New Roman"/>
          <w:u w:val="single"/>
        </w:rPr>
      </w:pPr>
    </w:p>
    <w:p w14:paraId="77A63D11" w14:textId="1A95F71C" w:rsidR="00983839" w:rsidRDefault="00FB5903" w:rsidP="00983839">
      <w:pPr>
        <w:spacing w:line="360" w:lineRule="auto"/>
        <w:ind w:left="-227"/>
        <w:rPr>
          <w:rFonts w:ascii="Times New Roman" w:hAnsi="Times New Roman" w:cs="Times New Roman"/>
          <w:i/>
          <w:iCs/>
        </w:rPr>
      </w:pPr>
      <w:r w:rsidRPr="00FB5903">
        <w:rPr>
          <w:rFonts w:ascii="Times New Roman" w:hAnsi="Times New Roman" w:cs="Times New Roman"/>
        </w:rPr>
        <w:t>Catanzaro</w:t>
      </w:r>
      <w:r w:rsidR="00983839">
        <w:rPr>
          <w:rFonts w:ascii="Times New Roman" w:hAnsi="Times New Roman" w:cs="Times New Roman"/>
        </w:rPr>
        <w:t xml:space="preserve"> D.</w:t>
      </w:r>
      <w:r w:rsidRPr="00FB5903">
        <w:rPr>
          <w:rFonts w:ascii="Times New Roman" w:hAnsi="Times New Roman" w:cs="Times New Roman"/>
        </w:rPr>
        <w:t xml:space="preserve"> (2013) </w:t>
      </w:r>
      <w:r w:rsidRPr="00900AB8">
        <w:rPr>
          <w:rFonts w:ascii="Times New Roman" w:hAnsi="Times New Roman" w:cs="Times New Roman"/>
          <w:i/>
          <w:iCs/>
        </w:rPr>
        <w:t xml:space="preserve">Relationship between food preferences and PROP taster </w:t>
      </w:r>
    </w:p>
    <w:p w14:paraId="531C109B" w14:textId="3BE15FF1" w:rsidR="00983839" w:rsidRDefault="00983839" w:rsidP="00983839">
      <w:pPr>
        <w:spacing w:line="360" w:lineRule="auto"/>
        <w:rPr>
          <w:rFonts w:ascii="Times New Roman" w:hAnsi="Times New Roman" w:cs="Times New Roman"/>
          <w:u w:val="single"/>
        </w:rPr>
      </w:pPr>
      <w:r>
        <w:rPr>
          <w:rFonts w:ascii="Times New Roman" w:hAnsi="Times New Roman" w:cs="Times New Roman"/>
          <w:i/>
          <w:iCs/>
        </w:rPr>
        <w:t xml:space="preserve">  </w:t>
      </w:r>
      <w:r w:rsidR="00FB5903" w:rsidRPr="00900AB8">
        <w:rPr>
          <w:rFonts w:ascii="Times New Roman" w:hAnsi="Times New Roman" w:cs="Times New Roman"/>
          <w:i/>
          <w:iCs/>
        </w:rPr>
        <w:t>status of college students.</w:t>
      </w:r>
      <w:r w:rsidRPr="00983839">
        <w:rPr>
          <w:rFonts w:ascii="Times New Roman" w:hAnsi="Times New Roman" w:cs="Times New Roman"/>
          <w:i/>
          <w:iCs/>
          <w:u w:val="single"/>
        </w:rPr>
        <w:t xml:space="preserve"> </w:t>
      </w:r>
      <w:r w:rsidRPr="00983839">
        <w:rPr>
          <w:rFonts w:ascii="Times New Roman" w:hAnsi="Times New Roman" w:cs="Times New Roman"/>
          <w:u w:val="single"/>
        </w:rPr>
        <w:t xml:space="preserve"> </w:t>
      </w:r>
      <w:r w:rsidR="00FB5903" w:rsidRPr="00783CB1">
        <w:rPr>
          <w:rFonts w:ascii="Times New Roman" w:hAnsi="Times New Roman" w:cs="Times New Roman"/>
          <w:u w:val="single"/>
        </w:rPr>
        <w:t xml:space="preserve">https://pubmed.ncbi.nlm.nih.gov › ...Relationship </w:t>
      </w:r>
    </w:p>
    <w:p w14:paraId="5FADAA1A" w14:textId="400FB90C" w:rsidR="00CC2E52" w:rsidRPr="00983839" w:rsidRDefault="00983839" w:rsidP="00983839">
      <w:pPr>
        <w:spacing w:line="360" w:lineRule="auto"/>
        <w:rPr>
          <w:rFonts w:ascii="Times New Roman" w:hAnsi="Times New Roman" w:cs="Times New Roman"/>
          <w:i/>
          <w:iCs/>
        </w:rPr>
      </w:pPr>
      <w:r w:rsidRPr="00983839">
        <w:rPr>
          <w:rFonts w:ascii="Times New Roman" w:hAnsi="Times New Roman" w:cs="Times New Roman"/>
        </w:rPr>
        <w:t xml:space="preserve">  </w:t>
      </w:r>
      <w:r w:rsidR="00FB5903" w:rsidRPr="00783CB1">
        <w:rPr>
          <w:rFonts w:ascii="Times New Roman" w:hAnsi="Times New Roman" w:cs="Times New Roman"/>
          <w:u w:val="single"/>
        </w:rPr>
        <w:t>between food preferences and PROP taster ...</w:t>
      </w:r>
      <w:r>
        <w:rPr>
          <w:rFonts w:ascii="Times New Roman" w:hAnsi="Times New Roman" w:cs="Times New Roman"/>
          <w:u w:val="single"/>
        </w:rPr>
        <w:t xml:space="preserve"> </w:t>
      </w:r>
      <w:r w:rsidRPr="00983839">
        <w:rPr>
          <w:rFonts w:ascii="Times New Roman" w:hAnsi="Times New Roman" w:cs="Times New Roman"/>
        </w:rPr>
        <w:t>Retrieved  on October 27, 2022.</w:t>
      </w:r>
    </w:p>
    <w:p w14:paraId="3176633D" w14:textId="349F667B" w:rsidR="00983839" w:rsidRDefault="00983839" w:rsidP="00983839">
      <w:pPr>
        <w:spacing w:line="480" w:lineRule="auto"/>
        <w:rPr>
          <w:rFonts w:ascii="Times New Roman" w:hAnsi="Times New Roman" w:cs="Times New Roman"/>
          <w:u w:val="single"/>
        </w:rPr>
      </w:pPr>
    </w:p>
    <w:p w14:paraId="32E28D04" w14:textId="77777777" w:rsidR="00E92DF8" w:rsidRDefault="00E92DF8" w:rsidP="00E92DF8">
      <w:pPr>
        <w:spacing w:line="360" w:lineRule="auto"/>
        <w:ind w:left="-227"/>
        <w:rPr>
          <w:rFonts w:ascii="Times New Roman" w:hAnsi="Times New Roman" w:cs="Times New Roman"/>
        </w:rPr>
      </w:pPr>
      <w:proofErr w:type="spellStart"/>
      <w:r w:rsidRPr="00FB5903">
        <w:rPr>
          <w:rFonts w:ascii="Times New Roman" w:hAnsi="Times New Roman" w:cs="Times New Roman"/>
        </w:rPr>
        <w:t>Delayco</w:t>
      </w:r>
      <w:proofErr w:type="spellEnd"/>
      <w:r w:rsidRPr="00FB5903">
        <w:rPr>
          <w:rFonts w:ascii="Times New Roman" w:hAnsi="Times New Roman" w:cs="Times New Roman"/>
        </w:rPr>
        <w:t xml:space="preserve"> </w:t>
      </w:r>
      <w:r>
        <w:rPr>
          <w:rFonts w:ascii="Times New Roman" w:hAnsi="Times New Roman" w:cs="Times New Roman"/>
        </w:rPr>
        <w:t>M.(</w:t>
      </w:r>
      <w:r w:rsidRPr="00FB5903">
        <w:rPr>
          <w:rFonts w:ascii="Times New Roman" w:hAnsi="Times New Roman" w:cs="Times New Roman"/>
        </w:rPr>
        <w:t xml:space="preserve">2015) </w:t>
      </w:r>
      <w:r w:rsidRPr="00900AB8">
        <w:rPr>
          <w:rFonts w:ascii="Times New Roman" w:hAnsi="Times New Roman" w:cs="Times New Roman"/>
          <w:i/>
          <w:iCs/>
        </w:rPr>
        <w:t>Understanding the Budgeting and Eating Out Behavior.</w:t>
      </w:r>
    </w:p>
    <w:p w14:paraId="3848B369" w14:textId="77777777" w:rsidR="00E92DF8" w:rsidRDefault="00E92DF8" w:rsidP="00E92DF8">
      <w:pPr>
        <w:spacing w:line="360" w:lineRule="auto"/>
        <w:ind w:right="-454"/>
        <w:rPr>
          <w:rFonts w:ascii="Times New Roman" w:hAnsi="Times New Roman" w:cs="Times New Roman"/>
          <w:u w:val="single"/>
        </w:rPr>
      </w:pPr>
      <w:r w:rsidRPr="00983839">
        <w:rPr>
          <w:rFonts w:ascii="Times New Roman" w:hAnsi="Times New Roman" w:cs="Times New Roman"/>
        </w:rPr>
        <w:t xml:space="preserve">  </w:t>
      </w:r>
      <w:r w:rsidRPr="00783CB1">
        <w:rPr>
          <w:rFonts w:ascii="Times New Roman" w:hAnsi="Times New Roman" w:cs="Times New Roman"/>
          <w:u w:val="single"/>
        </w:rPr>
        <w:t xml:space="preserve">https://www.dlsu.edu.ph › 10...PDF Understanding the Budgeting and Eating Out </w:t>
      </w:r>
    </w:p>
    <w:p w14:paraId="58179EA1" w14:textId="547291CB" w:rsidR="00E92DF8" w:rsidRDefault="00E92DF8" w:rsidP="00E92DF8">
      <w:pPr>
        <w:spacing w:line="360" w:lineRule="auto"/>
        <w:ind w:right="-454"/>
        <w:rPr>
          <w:rFonts w:ascii="Times New Roman" w:hAnsi="Times New Roman" w:cs="Times New Roman"/>
          <w:u w:val="single"/>
        </w:rPr>
      </w:pPr>
      <w:r w:rsidRPr="00983839">
        <w:rPr>
          <w:rFonts w:ascii="Times New Roman" w:hAnsi="Times New Roman" w:cs="Times New Roman"/>
        </w:rPr>
        <w:t xml:space="preserve">  </w:t>
      </w:r>
      <w:r w:rsidRPr="00783CB1">
        <w:rPr>
          <w:rFonts w:ascii="Times New Roman" w:hAnsi="Times New Roman" w:cs="Times New Roman"/>
          <w:u w:val="single"/>
        </w:rPr>
        <w:t>Behavior of ...</w:t>
      </w:r>
      <w:r>
        <w:rPr>
          <w:rFonts w:ascii="Times New Roman" w:hAnsi="Times New Roman" w:cs="Times New Roman"/>
          <w:u w:val="single"/>
        </w:rPr>
        <w:t xml:space="preserve"> </w:t>
      </w:r>
      <w:r w:rsidRPr="00983839">
        <w:rPr>
          <w:rFonts w:ascii="Times New Roman" w:hAnsi="Times New Roman" w:cs="Times New Roman"/>
        </w:rPr>
        <w:t>Retrieved  on October 27, 2022.</w:t>
      </w:r>
    </w:p>
    <w:p w14:paraId="6855472E" w14:textId="77777777" w:rsidR="00104A73" w:rsidRDefault="00104A73" w:rsidP="00983839">
      <w:pPr>
        <w:spacing w:line="480" w:lineRule="auto"/>
        <w:rPr>
          <w:rFonts w:ascii="Times New Roman" w:hAnsi="Times New Roman" w:cs="Times New Roman"/>
          <w:u w:val="single"/>
        </w:rPr>
      </w:pPr>
    </w:p>
    <w:p w14:paraId="56DDED2A" w14:textId="6233BF02" w:rsidR="00983839" w:rsidRDefault="00983839" w:rsidP="00E92DF8">
      <w:pPr>
        <w:spacing w:line="480" w:lineRule="auto"/>
        <w:rPr>
          <w:rFonts w:ascii="Times New Roman" w:hAnsi="Times New Roman" w:cs="Times New Roman"/>
        </w:rPr>
      </w:pPr>
    </w:p>
    <w:p w14:paraId="7633AC08" w14:textId="1F2A4DAE" w:rsidR="00E92DF8" w:rsidRDefault="00E92DF8" w:rsidP="00E92DF8">
      <w:pPr>
        <w:spacing w:line="360" w:lineRule="auto"/>
        <w:rPr>
          <w:rFonts w:ascii="Times New Roman" w:hAnsi="Times New Roman" w:cs="Times New Roman"/>
        </w:rPr>
      </w:pPr>
      <w:r w:rsidRPr="00983839">
        <w:rPr>
          <w:rFonts w:ascii="Times New Roman" w:hAnsi="Times New Roman" w:cs="Times New Roman"/>
          <w:b/>
          <w:bCs/>
          <w:noProof/>
          <w:sz w:val="24"/>
          <w:szCs w:val="24"/>
          <w:u w:val="single"/>
          <w:lang w:val="en-US"/>
        </w:rPr>
        <w:lastRenderedPageBreak/>
        <mc:AlternateContent>
          <mc:Choice Requires="wps">
            <w:drawing>
              <wp:anchor distT="0" distB="0" distL="114300" distR="114300" simplePos="0" relativeHeight="251890688" behindDoc="0" locked="0" layoutInCell="1" allowOverlap="1" wp14:anchorId="10273614" wp14:editId="6115547F">
                <wp:simplePos x="0" y="0"/>
                <wp:positionH relativeFrom="column">
                  <wp:posOffset>5141595</wp:posOffset>
                </wp:positionH>
                <wp:positionV relativeFrom="paragraph">
                  <wp:posOffset>-656896</wp:posOffset>
                </wp:positionV>
                <wp:extent cx="1003300" cy="52197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003300" cy="521970"/>
                        </a:xfrm>
                        <a:prstGeom prst="rect">
                          <a:avLst/>
                        </a:prstGeom>
                        <a:noFill/>
                        <a:ln w="6350">
                          <a:noFill/>
                        </a:ln>
                      </wps:spPr>
                      <wps:txbx>
                        <w:txbxContent>
                          <w:p w14:paraId="2C2480EE" w14:textId="77777777" w:rsidR="00E92DF8" w:rsidRPr="002F7294" w:rsidRDefault="00E92DF8" w:rsidP="00E87A3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73614" id="Text Box 36" o:spid="_x0000_s1078" type="#_x0000_t202" style="position:absolute;margin-left:404.85pt;margin-top:-51.7pt;width:79pt;height:41.1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" filled="f" stroked="f" strokeweight=".5pt">
                <v:textbox>
                  <w:txbxContent>
                    <w:p w14:paraId="2C2480EE" w14:textId="77777777" w:rsidR="00E92DF8" w:rsidRPr="002F7294" w:rsidRDefault="00E92DF8" w:rsidP="00E87A3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36</w:t>
                      </w:r>
                    </w:p>
                  </w:txbxContent>
                </v:textbox>
              </v:shape>
            </w:pict>
          </mc:Fallback>
        </mc:AlternateContent>
      </w:r>
    </w:p>
    <w:p w14:paraId="1B9755F7" w14:textId="50ED4926" w:rsidR="00E92DF8" w:rsidRPr="00D12096" w:rsidRDefault="00E92DF8" w:rsidP="00E92DF8">
      <w:pPr>
        <w:spacing w:line="360" w:lineRule="auto"/>
        <w:ind w:left="-227"/>
        <w:rPr>
          <w:rFonts w:ascii="Times New Roman" w:hAnsi="Times New Roman" w:cs="Times New Roman"/>
          <w:i/>
          <w:iCs/>
        </w:rPr>
      </w:pPr>
      <w:r w:rsidRPr="00E92DF8">
        <w:rPr>
          <w:rFonts w:ascii="Times New Roman" w:hAnsi="Times New Roman" w:cs="Times New Roman"/>
        </w:rPr>
        <w:t xml:space="preserve">Garg A. (2016) </w:t>
      </w:r>
      <w:r w:rsidRPr="00D12096">
        <w:rPr>
          <w:rFonts w:ascii="Times New Roman" w:hAnsi="Times New Roman" w:cs="Times New Roman"/>
          <w:i/>
          <w:iCs/>
        </w:rPr>
        <w:t xml:space="preserve">Exploring customer satisfaction with university cafeteria food </w:t>
      </w:r>
    </w:p>
    <w:p w14:paraId="2B3482B0" w14:textId="6861402A" w:rsidR="00E92DF8" w:rsidRDefault="00E92DF8" w:rsidP="00E92DF8">
      <w:pPr>
        <w:spacing w:line="360" w:lineRule="auto"/>
        <w:rPr>
          <w:rFonts w:ascii="Times New Roman" w:hAnsi="Times New Roman" w:cs="Times New Roman"/>
          <w:u w:val="single"/>
        </w:rPr>
      </w:pPr>
      <w:r w:rsidRPr="00D12096">
        <w:rPr>
          <w:rFonts w:ascii="Times New Roman" w:hAnsi="Times New Roman" w:cs="Times New Roman"/>
          <w:i/>
          <w:iCs/>
        </w:rPr>
        <w:t xml:space="preserve">  services.    CyberLeninka Open Science Hub</w:t>
      </w:r>
      <w:r w:rsidRPr="00E92DF8">
        <w:rPr>
          <w:rFonts w:ascii="Times New Roman" w:hAnsi="Times New Roman" w:cs="Times New Roman"/>
        </w:rPr>
        <w:t xml:space="preserve">  </w:t>
      </w:r>
      <w:r w:rsidRPr="00E92DF8">
        <w:rPr>
          <w:rFonts w:ascii="Times New Roman" w:hAnsi="Times New Roman" w:cs="Times New Roman"/>
          <w:u w:val="single"/>
        </w:rPr>
        <w:t xml:space="preserve">https://cyberleninka.org › article    </w:t>
      </w:r>
    </w:p>
    <w:p w14:paraId="1F33AA17" w14:textId="54E99601" w:rsidR="00E92DF8" w:rsidRDefault="00E92DF8" w:rsidP="00E92DF8">
      <w:pPr>
        <w:spacing w:line="360" w:lineRule="auto"/>
        <w:rPr>
          <w:rFonts w:ascii="Times New Roman" w:hAnsi="Times New Roman" w:cs="Times New Roman"/>
        </w:rPr>
      </w:pPr>
      <w:r w:rsidRPr="00E92DF8">
        <w:rPr>
          <w:rFonts w:ascii="Times New Roman" w:hAnsi="Times New Roman" w:cs="Times New Roman"/>
        </w:rPr>
        <w:t xml:space="preserve">  </w:t>
      </w:r>
      <w:r w:rsidRPr="00E92DF8">
        <w:rPr>
          <w:rFonts w:ascii="Times New Roman" w:hAnsi="Times New Roman" w:cs="Times New Roman"/>
          <w:u w:val="single"/>
        </w:rPr>
        <w:t>Exploring customer satisfaction with university cafeteria food services. ...</w:t>
      </w:r>
      <w:r w:rsidRPr="00E92DF8">
        <w:rPr>
          <w:rFonts w:ascii="Times New Roman" w:hAnsi="Times New Roman" w:cs="Times New Roman"/>
        </w:rPr>
        <w:t xml:space="preserve"> </w:t>
      </w:r>
    </w:p>
    <w:p w14:paraId="0F54753E" w14:textId="3012F452" w:rsidR="00E92DF8" w:rsidRDefault="00E92DF8" w:rsidP="00E92DF8">
      <w:pPr>
        <w:spacing w:line="360" w:lineRule="auto"/>
        <w:rPr>
          <w:rFonts w:ascii="Times New Roman" w:hAnsi="Times New Roman" w:cs="Times New Roman"/>
        </w:rPr>
      </w:pPr>
      <w:r>
        <w:rPr>
          <w:rFonts w:ascii="Times New Roman" w:hAnsi="Times New Roman" w:cs="Times New Roman"/>
        </w:rPr>
        <w:t xml:space="preserve">  </w:t>
      </w:r>
      <w:r w:rsidRPr="00E92DF8">
        <w:rPr>
          <w:rFonts w:ascii="Times New Roman" w:hAnsi="Times New Roman" w:cs="Times New Roman"/>
        </w:rPr>
        <w:t>Retrieved on October 27, 2022.</w:t>
      </w:r>
    </w:p>
    <w:p w14:paraId="54A26E1D" w14:textId="77777777" w:rsidR="00E92DF8" w:rsidRDefault="00E92DF8" w:rsidP="00E92DF8">
      <w:pPr>
        <w:spacing w:line="360" w:lineRule="auto"/>
        <w:rPr>
          <w:rFonts w:ascii="Times New Roman" w:hAnsi="Times New Roman" w:cs="Times New Roman"/>
        </w:rPr>
      </w:pPr>
    </w:p>
    <w:p w14:paraId="42F78565" w14:textId="2CC53BEC" w:rsidR="00E92DF8" w:rsidRPr="00D12096" w:rsidRDefault="00CC2E52" w:rsidP="00E92DF8">
      <w:pPr>
        <w:spacing w:line="360" w:lineRule="auto"/>
        <w:ind w:left="-227"/>
        <w:rPr>
          <w:rFonts w:ascii="Times New Roman" w:hAnsi="Times New Roman" w:cs="Times New Roman"/>
          <w:i/>
          <w:iCs/>
        </w:rPr>
      </w:pPr>
      <w:r w:rsidRPr="00FB5903">
        <w:rPr>
          <w:rFonts w:ascii="Times New Roman" w:hAnsi="Times New Roman" w:cs="Times New Roman"/>
        </w:rPr>
        <w:t xml:space="preserve">Godfrey </w:t>
      </w:r>
      <w:r w:rsidR="00E92DF8" w:rsidRPr="00FB5903">
        <w:rPr>
          <w:rFonts w:ascii="Times New Roman" w:hAnsi="Times New Roman" w:cs="Times New Roman"/>
        </w:rPr>
        <w:t xml:space="preserve">Et al. </w:t>
      </w:r>
      <w:r w:rsidRPr="00FB5903">
        <w:rPr>
          <w:rFonts w:ascii="Times New Roman" w:hAnsi="Times New Roman" w:cs="Times New Roman"/>
        </w:rPr>
        <w:t xml:space="preserve">(2013) </w:t>
      </w:r>
      <w:r w:rsidRPr="00D12096">
        <w:rPr>
          <w:rFonts w:ascii="Times New Roman" w:hAnsi="Times New Roman" w:cs="Times New Roman"/>
          <w:i/>
          <w:iCs/>
        </w:rPr>
        <w:t>Good money management skills.</w:t>
      </w:r>
    </w:p>
    <w:p w14:paraId="6CD0A059" w14:textId="712A56E1" w:rsidR="00E92DF8" w:rsidRDefault="00E92DF8" w:rsidP="00E92DF8">
      <w:pPr>
        <w:spacing w:line="360" w:lineRule="auto"/>
        <w:rPr>
          <w:rFonts w:ascii="Times New Roman" w:hAnsi="Times New Roman" w:cs="Times New Roman"/>
          <w:u w:val="single"/>
        </w:rPr>
      </w:pPr>
      <w:r w:rsidRPr="00E92DF8">
        <w:rPr>
          <w:rFonts w:ascii="Times New Roman" w:hAnsi="Times New Roman" w:cs="Times New Roman"/>
        </w:rPr>
        <w:t xml:space="preserve">  </w:t>
      </w:r>
      <w:r w:rsidR="00CC2E52" w:rsidRPr="00783CB1">
        <w:rPr>
          <w:rFonts w:ascii="Times New Roman" w:hAnsi="Times New Roman" w:cs="Times New Roman"/>
          <w:u w:val="single"/>
        </w:rPr>
        <w:t>https://www.coursehero.com/file/p2gtt7r9/According-to-Godfrey-2013-good-</w:t>
      </w:r>
    </w:p>
    <w:p w14:paraId="19A590B6" w14:textId="303A0E6F" w:rsidR="00CC2E52" w:rsidRDefault="00E92DF8" w:rsidP="00E92DF8">
      <w:pPr>
        <w:spacing w:line="360" w:lineRule="auto"/>
        <w:rPr>
          <w:rFonts w:ascii="Times New Roman" w:hAnsi="Times New Roman" w:cs="Times New Roman"/>
          <w:u w:val="single"/>
        </w:rPr>
      </w:pPr>
      <w:r w:rsidRPr="00E92DF8">
        <w:rPr>
          <w:rFonts w:ascii="Times New Roman" w:hAnsi="Times New Roman" w:cs="Times New Roman"/>
        </w:rPr>
        <w:t xml:space="preserve">  </w:t>
      </w:r>
      <w:r w:rsidR="00CC2E52" w:rsidRPr="00783CB1">
        <w:rPr>
          <w:rFonts w:ascii="Times New Roman" w:hAnsi="Times New Roman" w:cs="Times New Roman"/>
          <w:u w:val="single"/>
        </w:rPr>
        <w:t>money-management-skills-are-the-process-of/</w:t>
      </w:r>
      <w:r>
        <w:rPr>
          <w:rFonts w:ascii="Times New Roman" w:hAnsi="Times New Roman" w:cs="Times New Roman"/>
          <w:u w:val="single"/>
        </w:rPr>
        <w:t xml:space="preserve">  </w:t>
      </w:r>
      <w:r w:rsidRPr="00E92DF8">
        <w:rPr>
          <w:rFonts w:ascii="Times New Roman" w:hAnsi="Times New Roman" w:cs="Times New Roman"/>
        </w:rPr>
        <w:t>Retrieved on October 27, 2022.</w:t>
      </w:r>
    </w:p>
    <w:p w14:paraId="21F746D5" w14:textId="77777777" w:rsidR="00E92DF8" w:rsidRPr="00783CB1" w:rsidRDefault="00E92DF8" w:rsidP="00E92DF8">
      <w:pPr>
        <w:spacing w:line="480" w:lineRule="auto"/>
        <w:rPr>
          <w:rFonts w:ascii="Times New Roman" w:hAnsi="Times New Roman" w:cs="Times New Roman"/>
          <w:u w:val="single"/>
        </w:rPr>
      </w:pPr>
    </w:p>
    <w:p w14:paraId="24786BEE" w14:textId="3E300FD9" w:rsidR="00E92DF8" w:rsidRPr="00D12096" w:rsidRDefault="00CC2E52" w:rsidP="00D12096">
      <w:pPr>
        <w:spacing w:line="360" w:lineRule="auto"/>
        <w:ind w:left="-227"/>
        <w:rPr>
          <w:rFonts w:ascii="Times New Roman" w:hAnsi="Times New Roman" w:cs="Times New Roman"/>
          <w:i/>
          <w:iCs/>
        </w:rPr>
      </w:pPr>
      <w:r w:rsidRPr="00FB5903">
        <w:rPr>
          <w:rFonts w:ascii="Times New Roman" w:hAnsi="Times New Roman" w:cs="Times New Roman"/>
        </w:rPr>
        <w:t xml:space="preserve">Jabir </w:t>
      </w:r>
      <w:r w:rsidR="00E92DF8">
        <w:rPr>
          <w:rFonts w:ascii="Times New Roman" w:hAnsi="Times New Roman" w:cs="Times New Roman"/>
        </w:rPr>
        <w:t>A.</w:t>
      </w:r>
      <w:r w:rsidR="00D12096">
        <w:rPr>
          <w:rFonts w:ascii="Times New Roman" w:hAnsi="Times New Roman" w:cs="Times New Roman"/>
        </w:rPr>
        <w:t xml:space="preserve"> </w:t>
      </w:r>
      <w:r w:rsidRPr="00FB5903">
        <w:rPr>
          <w:rFonts w:ascii="Times New Roman" w:hAnsi="Times New Roman" w:cs="Times New Roman"/>
        </w:rPr>
        <w:t xml:space="preserve">(2015) </w:t>
      </w:r>
      <w:r w:rsidRPr="00D12096">
        <w:rPr>
          <w:rFonts w:ascii="Times New Roman" w:hAnsi="Times New Roman" w:cs="Times New Roman"/>
          <w:i/>
          <w:iCs/>
        </w:rPr>
        <w:t xml:space="preserve">Adoption of diversification for risk management in vegetable </w:t>
      </w:r>
    </w:p>
    <w:p w14:paraId="6135D08C" w14:textId="2236B51D" w:rsidR="00D12096" w:rsidRDefault="00D12096" w:rsidP="00D12096">
      <w:pPr>
        <w:spacing w:line="360" w:lineRule="auto"/>
        <w:rPr>
          <w:rFonts w:ascii="Times New Roman" w:hAnsi="Times New Roman" w:cs="Times New Roman"/>
          <w:u w:val="single"/>
        </w:rPr>
      </w:pPr>
      <w:r w:rsidRPr="00D12096">
        <w:rPr>
          <w:rFonts w:ascii="Times New Roman" w:hAnsi="Times New Roman" w:cs="Times New Roman"/>
          <w:i/>
          <w:iCs/>
        </w:rPr>
        <w:t xml:space="preserve"> </w:t>
      </w:r>
      <w:r w:rsidR="00E92DF8" w:rsidRPr="00D12096">
        <w:rPr>
          <w:rFonts w:ascii="Times New Roman" w:hAnsi="Times New Roman" w:cs="Times New Roman"/>
          <w:i/>
          <w:iCs/>
        </w:rPr>
        <w:t>C</w:t>
      </w:r>
      <w:r w:rsidR="00CC2E52" w:rsidRPr="00D12096">
        <w:rPr>
          <w:rFonts w:ascii="Times New Roman" w:hAnsi="Times New Roman" w:cs="Times New Roman"/>
          <w:i/>
          <w:iCs/>
        </w:rPr>
        <w:t>ultivation.</w:t>
      </w:r>
      <w:r w:rsidR="00CC2E52" w:rsidRPr="00783CB1">
        <w:rPr>
          <w:rFonts w:ascii="Times New Roman" w:hAnsi="Times New Roman" w:cs="Times New Roman"/>
          <w:u w:val="single"/>
        </w:rPr>
        <w:t>https://scholar.google.com/scholar?hl=en&amp;as_sdt=0%2C5&amp;q=jabir+</w:t>
      </w:r>
    </w:p>
    <w:p w14:paraId="7CC27B61" w14:textId="4C2DEECD" w:rsidR="00E92DF8" w:rsidRDefault="00CC2E52" w:rsidP="00D12096">
      <w:pPr>
        <w:spacing w:line="360" w:lineRule="auto"/>
        <w:rPr>
          <w:rFonts w:ascii="Times New Roman" w:hAnsi="Times New Roman" w:cs="Times New Roman"/>
          <w:u w:val="single"/>
        </w:rPr>
      </w:pPr>
      <w:r w:rsidRPr="00783CB1">
        <w:rPr>
          <w:rFonts w:ascii="Times New Roman" w:hAnsi="Times New Roman" w:cs="Times New Roman"/>
          <w:u w:val="single"/>
        </w:rPr>
        <w:t>%282015%29+vegetable&amp;btnG=#d=gs_qabs&amp;t=1674312764084&amp;u=%23p%3D</w:t>
      </w:r>
    </w:p>
    <w:p w14:paraId="35ADE0BD" w14:textId="27CEEC7C" w:rsidR="00CC2E52" w:rsidRDefault="00D12096" w:rsidP="00D12096">
      <w:pPr>
        <w:spacing w:line="360" w:lineRule="auto"/>
        <w:rPr>
          <w:rFonts w:ascii="Times New Roman" w:hAnsi="Times New Roman" w:cs="Times New Roman"/>
        </w:rPr>
      </w:pPr>
      <w:r w:rsidRPr="00D12096">
        <w:rPr>
          <w:rFonts w:ascii="Times New Roman" w:hAnsi="Times New Roman" w:cs="Times New Roman"/>
        </w:rPr>
        <w:t xml:space="preserve">  </w:t>
      </w:r>
      <w:r w:rsidR="00CC2E52" w:rsidRPr="00783CB1">
        <w:rPr>
          <w:rFonts w:ascii="Times New Roman" w:hAnsi="Times New Roman" w:cs="Times New Roman"/>
          <w:u w:val="single"/>
        </w:rPr>
        <w:t>YyAlcRabkSIJ</w:t>
      </w:r>
      <w:r w:rsidR="00E92DF8" w:rsidRPr="00E92DF8">
        <w:rPr>
          <w:rFonts w:ascii="Times New Roman" w:hAnsi="Times New Roman" w:cs="Times New Roman"/>
        </w:rPr>
        <w:t xml:space="preserve"> Retrieved on October 27, 2022.</w:t>
      </w:r>
    </w:p>
    <w:p w14:paraId="48530772" w14:textId="77777777" w:rsidR="00D12096" w:rsidRPr="00E92DF8" w:rsidRDefault="00D12096" w:rsidP="00D12096">
      <w:pPr>
        <w:spacing w:line="360" w:lineRule="auto"/>
        <w:rPr>
          <w:rFonts w:ascii="Times New Roman" w:hAnsi="Times New Roman" w:cs="Times New Roman"/>
        </w:rPr>
      </w:pPr>
    </w:p>
    <w:p w14:paraId="6A93739F" w14:textId="75E77D5F" w:rsidR="00CC2E52" w:rsidRPr="00D12096" w:rsidRDefault="00CC2E52" w:rsidP="00D12096">
      <w:pPr>
        <w:spacing w:line="360" w:lineRule="auto"/>
        <w:ind w:left="-227"/>
        <w:rPr>
          <w:rFonts w:ascii="Times New Roman" w:hAnsi="Times New Roman" w:cs="Times New Roman"/>
          <w:i/>
          <w:iCs/>
        </w:rPr>
      </w:pPr>
      <w:r w:rsidRPr="00CC2E52">
        <w:rPr>
          <w:rFonts w:ascii="Times New Roman" w:hAnsi="Times New Roman" w:cs="Times New Roman"/>
        </w:rPr>
        <w:t xml:space="preserve">Manju </w:t>
      </w:r>
      <w:r w:rsidR="00D12096">
        <w:rPr>
          <w:rFonts w:ascii="Times New Roman" w:hAnsi="Times New Roman" w:cs="Times New Roman"/>
        </w:rPr>
        <w:t>H. (</w:t>
      </w:r>
      <w:r w:rsidRPr="00CC2E52">
        <w:rPr>
          <w:rFonts w:ascii="Times New Roman" w:hAnsi="Times New Roman" w:cs="Times New Roman"/>
        </w:rPr>
        <w:t xml:space="preserve">2016) </w:t>
      </w:r>
      <w:r w:rsidRPr="00D12096">
        <w:rPr>
          <w:rFonts w:ascii="Times New Roman" w:hAnsi="Times New Roman" w:cs="Times New Roman"/>
          <w:i/>
          <w:iCs/>
        </w:rPr>
        <w:t>Student budgeting and spending behavior.</w:t>
      </w:r>
    </w:p>
    <w:p w14:paraId="671518B4" w14:textId="4CFEBE68" w:rsidR="00D12096" w:rsidRDefault="00D12096" w:rsidP="00D12096">
      <w:pPr>
        <w:spacing w:line="360" w:lineRule="auto"/>
        <w:rPr>
          <w:rFonts w:ascii="Times New Roman" w:hAnsi="Times New Roman" w:cs="Times New Roman"/>
          <w:u w:val="single"/>
        </w:rPr>
      </w:pPr>
      <w:r w:rsidRPr="00D12096">
        <w:rPr>
          <w:rFonts w:ascii="Times New Roman" w:hAnsi="Times New Roman" w:cs="Times New Roman"/>
        </w:rPr>
        <w:t xml:space="preserve">  </w:t>
      </w:r>
      <w:proofErr w:type="spellStart"/>
      <w:r w:rsidR="00CC2E52" w:rsidRPr="00D12096">
        <w:rPr>
          <w:rFonts w:ascii="Times New Roman" w:hAnsi="Times New Roman" w:cs="Times New Roman"/>
        </w:rPr>
        <w:t>I</w:t>
      </w:r>
      <w:r w:rsidR="00CC2E52" w:rsidRPr="00783CB1">
        <w:rPr>
          <w:rFonts w:ascii="Times New Roman" w:hAnsi="Times New Roman" w:cs="Times New Roman"/>
          <w:u w:val="single"/>
        </w:rPr>
        <w:t>JCRT.orghttps</w:t>
      </w:r>
      <w:proofErr w:type="spellEnd"/>
      <w:r w:rsidR="00CC2E52" w:rsidRPr="00783CB1">
        <w:rPr>
          <w:rFonts w:ascii="Times New Roman" w:hAnsi="Times New Roman" w:cs="Times New Roman"/>
          <w:u w:val="single"/>
        </w:rPr>
        <w:t xml:space="preserve">://ijcrt.org › papers › IJC...PDF student budgeting and spending </w:t>
      </w:r>
    </w:p>
    <w:p w14:paraId="35C7871C" w14:textId="50C0AEC2" w:rsidR="00502BF9" w:rsidRDefault="00D12096" w:rsidP="00D12096">
      <w:pPr>
        <w:spacing w:line="360" w:lineRule="auto"/>
        <w:rPr>
          <w:rFonts w:ascii="Times New Roman" w:hAnsi="Times New Roman" w:cs="Times New Roman"/>
        </w:rPr>
      </w:pPr>
      <w:r w:rsidRPr="00D12096">
        <w:rPr>
          <w:rFonts w:ascii="Times New Roman" w:hAnsi="Times New Roman" w:cs="Times New Roman"/>
        </w:rPr>
        <w:t xml:space="preserve">  </w:t>
      </w:r>
      <w:proofErr w:type="spellStart"/>
      <w:r w:rsidR="00CC2E52" w:rsidRPr="00783CB1">
        <w:rPr>
          <w:rFonts w:ascii="Times New Roman" w:hAnsi="Times New Roman" w:cs="Times New Roman"/>
          <w:u w:val="single"/>
        </w:rPr>
        <w:t>behaviour</w:t>
      </w:r>
      <w:proofErr w:type="spellEnd"/>
      <w:r>
        <w:rPr>
          <w:rFonts w:ascii="Times New Roman" w:hAnsi="Times New Roman" w:cs="Times New Roman"/>
          <w:u w:val="single"/>
        </w:rPr>
        <w:t xml:space="preserve"> </w:t>
      </w:r>
      <w:r w:rsidRPr="00E92DF8">
        <w:rPr>
          <w:rFonts w:ascii="Times New Roman" w:hAnsi="Times New Roman" w:cs="Times New Roman"/>
        </w:rPr>
        <w:t>Retrieved on October 2</w:t>
      </w:r>
      <w:r>
        <w:rPr>
          <w:rFonts w:ascii="Times New Roman" w:hAnsi="Times New Roman" w:cs="Times New Roman"/>
        </w:rPr>
        <w:t>8</w:t>
      </w:r>
      <w:r w:rsidRPr="00E92DF8">
        <w:rPr>
          <w:rFonts w:ascii="Times New Roman" w:hAnsi="Times New Roman" w:cs="Times New Roman"/>
        </w:rPr>
        <w:t>, 2022.</w:t>
      </w:r>
    </w:p>
    <w:p w14:paraId="0AFD34C0" w14:textId="77777777" w:rsidR="00D12096" w:rsidRPr="00783CB1" w:rsidRDefault="00D12096" w:rsidP="00D12096">
      <w:pPr>
        <w:spacing w:line="360" w:lineRule="auto"/>
        <w:rPr>
          <w:rFonts w:ascii="Times New Roman" w:hAnsi="Times New Roman" w:cs="Times New Roman"/>
          <w:u w:val="single"/>
        </w:rPr>
      </w:pPr>
    </w:p>
    <w:p w14:paraId="429709AD" w14:textId="772BEBC0" w:rsidR="004D6912" w:rsidRPr="00D12096" w:rsidRDefault="00FB5903" w:rsidP="00D12096">
      <w:pPr>
        <w:spacing w:line="360" w:lineRule="auto"/>
        <w:ind w:left="-227"/>
        <w:rPr>
          <w:rFonts w:ascii="Times New Roman" w:hAnsi="Times New Roman" w:cs="Times New Roman"/>
          <w:i/>
          <w:iCs/>
        </w:rPr>
      </w:pPr>
      <w:r w:rsidRPr="00FB5903">
        <w:rPr>
          <w:rFonts w:ascii="Times New Roman" w:hAnsi="Times New Roman" w:cs="Times New Roman"/>
        </w:rPr>
        <w:t xml:space="preserve">Namco et al. (2022) </w:t>
      </w:r>
      <w:r w:rsidRPr="00D12096">
        <w:rPr>
          <w:rFonts w:ascii="Times New Roman" w:hAnsi="Times New Roman" w:cs="Times New Roman"/>
          <w:i/>
          <w:iCs/>
        </w:rPr>
        <w:t>Consumption habits of school canteen.</w:t>
      </w:r>
    </w:p>
    <w:p w14:paraId="271996DA" w14:textId="77777777" w:rsidR="00D12096" w:rsidRDefault="00FB5903" w:rsidP="00D12096">
      <w:pPr>
        <w:spacing w:line="360" w:lineRule="auto"/>
        <w:rPr>
          <w:rFonts w:ascii="Times New Roman" w:hAnsi="Times New Roman" w:cs="Times New Roman"/>
          <w:u w:val="single"/>
        </w:rPr>
      </w:pPr>
      <w:r w:rsidRPr="00783CB1">
        <w:rPr>
          <w:rFonts w:ascii="Times New Roman" w:hAnsi="Times New Roman" w:cs="Times New Roman"/>
          <w:u w:val="single"/>
        </w:rPr>
        <w:t xml:space="preserve">bmcpediatr.biomedcentral.com https://bmcpediatr.biomedcentral.com › ... </w:t>
      </w:r>
    </w:p>
    <w:p w14:paraId="3A9DBF4D" w14:textId="77777777" w:rsidR="00D12096" w:rsidRDefault="00FB5903" w:rsidP="00D12096">
      <w:pPr>
        <w:spacing w:line="360" w:lineRule="auto"/>
        <w:rPr>
          <w:rFonts w:ascii="Times New Roman" w:hAnsi="Times New Roman" w:cs="Times New Roman"/>
        </w:rPr>
      </w:pPr>
      <w:r w:rsidRPr="00783CB1">
        <w:rPr>
          <w:rFonts w:ascii="Times New Roman" w:hAnsi="Times New Roman" w:cs="Times New Roman"/>
          <w:u w:val="single"/>
        </w:rPr>
        <w:t>Consumption habits of school canteen and non ... - BMC Pediatrics</w:t>
      </w:r>
      <w:r w:rsidR="00D12096" w:rsidRPr="00D12096">
        <w:rPr>
          <w:rFonts w:ascii="Times New Roman" w:hAnsi="Times New Roman" w:cs="Times New Roman"/>
        </w:rPr>
        <w:t xml:space="preserve">   </w:t>
      </w:r>
      <w:r w:rsidR="00D12096" w:rsidRPr="00E92DF8">
        <w:rPr>
          <w:rFonts w:ascii="Times New Roman" w:hAnsi="Times New Roman" w:cs="Times New Roman"/>
        </w:rPr>
        <w:t xml:space="preserve">Retrieved </w:t>
      </w:r>
    </w:p>
    <w:p w14:paraId="375AF6C8" w14:textId="0694BC5A" w:rsidR="00CC2E52" w:rsidRDefault="00D12096" w:rsidP="00D12096">
      <w:pPr>
        <w:spacing w:line="360" w:lineRule="auto"/>
        <w:rPr>
          <w:rFonts w:ascii="Times New Roman" w:hAnsi="Times New Roman" w:cs="Times New Roman"/>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845632" behindDoc="0" locked="0" layoutInCell="1" allowOverlap="1" wp14:anchorId="6DC97133" wp14:editId="54559DA0">
                <wp:simplePos x="0" y="0"/>
                <wp:positionH relativeFrom="column">
                  <wp:posOffset>5096076</wp:posOffset>
                </wp:positionH>
                <wp:positionV relativeFrom="paragraph">
                  <wp:posOffset>-740249</wp:posOffset>
                </wp:positionV>
                <wp:extent cx="1003300" cy="522000"/>
                <wp:effectExtent l="0" t="0" r="0" b="0"/>
                <wp:wrapNone/>
                <wp:docPr id="315" name="Text Box 315"/>
                <wp:cNvGraphicFramePr/>
                <a:graphic xmlns:a="http://schemas.openxmlformats.org/drawingml/2006/main">
                  <a:graphicData uri="http://schemas.microsoft.com/office/word/2010/wordprocessingShape">
                    <wps:wsp>
                      <wps:cNvSpPr txBox="1"/>
                      <wps:spPr>
                        <a:xfrm>
                          <a:off x="0" y="0"/>
                          <a:ext cx="1003300" cy="522000"/>
                        </a:xfrm>
                        <a:prstGeom prst="rect">
                          <a:avLst/>
                        </a:prstGeom>
                        <a:noFill/>
                        <a:ln w="6350">
                          <a:noFill/>
                        </a:ln>
                      </wps:spPr>
                      <wps:txbx>
                        <w:txbxContent>
                          <w:p w14:paraId="5BBC4C98" w14:textId="469CC93F" w:rsidR="00E87A3D" w:rsidRPr="002F7294" w:rsidRDefault="00E87A3D" w:rsidP="00E87A3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97133" id="Text Box 315" o:spid="_x0000_s1079" type="#_x0000_t202" style="position:absolute;margin-left:401.25pt;margin-top:-58.3pt;width:79pt;height:41.1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" filled="f" stroked="f" strokeweight=".5pt">
                <v:textbox>
                  <w:txbxContent>
                    <w:p w14:paraId="5BBC4C98" w14:textId="469CC93F" w:rsidR="00E87A3D" w:rsidRPr="002F7294" w:rsidRDefault="00E87A3D" w:rsidP="00E87A3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37</w:t>
                      </w:r>
                    </w:p>
                  </w:txbxContent>
                </v:textbox>
              </v:shape>
            </w:pict>
          </mc:Fallback>
        </mc:AlternateContent>
      </w:r>
      <w:r w:rsidRPr="00E92DF8">
        <w:rPr>
          <w:rFonts w:ascii="Times New Roman" w:hAnsi="Times New Roman" w:cs="Times New Roman"/>
        </w:rPr>
        <w:t>on October 27, 2022.</w:t>
      </w:r>
    </w:p>
    <w:p w14:paraId="00030C94" w14:textId="665818E8" w:rsidR="00D12096" w:rsidRPr="00783CB1" w:rsidRDefault="00D12096" w:rsidP="00D12096">
      <w:pPr>
        <w:spacing w:line="360" w:lineRule="auto"/>
        <w:rPr>
          <w:rFonts w:ascii="Times New Roman" w:hAnsi="Times New Roman" w:cs="Times New Roman"/>
          <w:u w:val="single"/>
        </w:rPr>
      </w:pPr>
    </w:p>
    <w:p w14:paraId="6A4285FC" w14:textId="054B1674" w:rsidR="00D12096" w:rsidRPr="00D12096" w:rsidRDefault="00FB5903" w:rsidP="00D12096">
      <w:pPr>
        <w:spacing w:line="360" w:lineRule="auto"/>
        <w:ind w:left="-227"/>
        <w:rPr>
          <w:rFonts w:ascii="Times New Roman" w:hAnsi="Times New Roman" w:cs="Times New Roman"/>
          <w:i/>
          <w:iCs/>
        </w:rPr>
      </w:pPr>
      <w:r w:rsidRPr="00FB5903">
        <w:rPr>
          <w:rFonts w:ascii="Times New Roman" w:hAnsi="Times New Roman" w:cs="Times New Roman"/>
        </w:rPr>
        <w:t xml:space="preserve">Ryan Tam, </w:t>
      </w:r>
      <w:proofErr w:type="spellStart"/>
      <w:r w:rsidRPr="00FB5903">
        <w:rPr>
          <w:rFonts w:ascii="Times New Roman" w:hAnsi="Times New Roman" w:cs="Times New Roman"/>
        </w:rPr>
        <w:t>etal</w:t>
      </w:r>
      <w:proofErr w:type="spellEnd"/>
      <w:r w:rsidRPr="00FB5903">
        <w:rPr>
          <w:rFonts w:ascii="Times New Roman" w:hAnsi="Times New Roman" w:cs="Times New Roman"/>
        </w:rPr>
        <w:t xml:space="preserve">. (2017) </w:t>
      </w:r>
      <w:r w:rsidRPr="00D12096">
        <w:rPr>
          <w:rFonts w:ascii="Times New Roman" w:hAnsi="Times New Roman" w:cs="Times New Roman"/>
          <w:i/>
          <w:iCs/>
        </w:rPr>
        <w:t xml:space="preserve">University students' on-campus food purchasing </w:t>
      </w:r>
    </w:p>
    <w:p w14:paraId="37BA34B1" w14:textId="3967006E" w:rsidR="004D6912" w:rsidRPr="00D12096" w:rsidRDefault="00D12096" w:rsidP="00D12096">
      <w:pPr>
        <w:spacing w:line="360" w:lineRule="auto"/>
        <w:rPr>
          <w:rFonts w:ascii="Times New Roman" w:hAnsi="Times New Roman" w:cs="Times New Roman"/>
          <w:i/>
          <w:iCs/>
        </w:rPr>
      </w:pPr>
      <w:r w:rsidRPr="00D12096">
        <w:rPr>
          <w:rFonts w:ascii="Times New Roman" w:hAnsi="Times New Roman" w:cs="Times New Roman"/>
          <w:i/>
          <w:iCs/>
        </w:rPr>
        <w:t xml:space="preserve">  B</w:t>
      </w:r>
      <w:r w:rsidR="00FB5903" w:rsidRPr="00D12096">
        <w:rPr>
          <w:rFonts w:ascii="Times New Roman" w:hAnsi="Times New Roman" w:cs="Times New Roman"/>
          <w:i/>
          <w:iCs/>
        </w:rPr>
        <w:t>ehaviors, preferences, and opinions on food availability.</w:t>
      </w:r>
    </w:p>
    <w:p w14:paraId="497C6C7E" w14:textId="5C7AF74E" w:rsidR="00D12096" w:rsidRDefault="00D12096" w:rsidP="00D12096">
      <w:pPr>
        <w:spacing w:line="360" w:lineRule="auto"/>
        <w:rPr>
          <w:rFonts w:ascii="Times New Roman" w:hAnsi="Times New Roman" w:cs="Times New Roman"/>
          <w:u w:val="single"/>
        </w:rPr>
      </w:pPr>
      <w:r w:rsidRPr="00D12096">
        <w:rPr>
          <w:rFonts w:ascii="Times New Roman" w:hAnsi="Times New Roman" w:cs="Times New Roman"/>
        </w:rPr>
        <w:t xml:space="preserve">  </w:t>
      </w:r>
      <w:r w:rsidR="00FB5903" w:rsidRPr="00783CB1">
        <w:rPr>
          <w:rFonts w:ascii="Times New Roman" w:hAnsi="Times New Roman" w:cs="Times New Roman"/>
          <w:u w:val="single"/>
        </w:rPr>
        <w:t xml:space="preserve">pubmed.ncbi.nlm.nih.gov https://pubmed.ncbi.nlm.nih.gov › ... University </w:t>
      </w:r>
    </w:p>
    <w:p w14:paraId="71004F15" w14:textId="1070AE4D" w:rsidR="00D12096" w:rsidRDefault="00D12096" w:rsidP="00D12096">
      <w:pPr>
        <w:spacing w:line="360" w:lineRule="auto"/>
        <w:rPr>
          <w:rFonts w:ascii="Times New Roman" w:hAnsi="Times New Roman" w:cs="Times New Roman"/>
        </w:rPr>
      </w:pPr>
      <w:r w:rsidRPr="00D12096">
        <w:rPr>
          <w:rFonts w:ascii="Times New Roman" w:hAnsi="Times New Roman" w:cs="Times New Roman"/>
        </w:rPr>
        <w:t xml:space="preserve">  </w:t>
      </w:r>
      <w:r w:rsidR="00FB5903" w:rsidRPr="00783CB1">
        <w:rPr>
          <w:rFonts w:ascii="Times New Roman" w:hAnsi="Times New Roman" w:cs="Times New Roman"/>
          <w:u w:val="single"/>
        </w:rPr>
        <w:t>students' on-campus food purchasing behaviors ...</w:t>
      </w:r>
      <w:r>
        <w:rPr>
          <w:rFonts w:ascii="Times New Roman" w:hAnsi="Times New Roman" w:cs="Times New Roman"/>
          <w:u w:val="single"/>
        </w:rPr>
        <w:t xml:space="preserve"> </w:t>
      </w:r>
      <w:r w:rsidRPr="00E92DF8">
        <w:rPr>
          <w:rFonts w:ascii="Times New Roman" w:hAnsi="Times New Roman" w:cs="Times New Roman"/>
        </w:rPr>
        <w:t>Retrieved on October 2</w:t>
      </w:r>
      <w:r>
        <w:rPr>
          <w:rFonts w:ascii="Times New Roman" w:hAnsi="Times New Roman" w:cs="Times New Roman"/>
        </w:rPr>
        <w:t>8</w:t>
      </w:r>
      <w:r w:rsidRPr="00E92DF8">
        <w:rPr>
          <w:rFonts w:ascii="Times New Roman" w:hAnsi="Times New Roman" w:cs="Times New Roman"/>
        </w:rPr>
        <w:t xml:space="preserve">, </w:t>
      </w:r>
      <w:r>
        <w:rPr>
          <w:rFonts w:ascii="Times New Roman" w:hAnsi="Times New Roman" w:cs="Times New Roman"/>
        </w:rPr>
        <w:t xml:space="preserve">     </w:t>
      </w:r>
    </w:p>
    <w:p w14:paraId="7D844290" w14:textId="387E278C" w:rsidR="00FB5903" w:rsidRPr="00783CB1" w:rsidRDefault="00D12096" w:rsidP="00D12096">
      <w:pPr>
        <w:spacing w:line="360" w:lineRule="auto"/>
        <w:rPr>
          <w:rFonts w:ascii="Times New Roman" w:hAnsi="Times New Roman" w:cs="Times New Roman"/>
          <w:u w:val="single"/>
        </w:rPr>
      </w:pPr>
      <w:r>
        <w:rPr>
          <w:rFonts w:ascii="Times New Roman" w:hAnsi="Times New Roman" w:cs="Times New Roman"/>
        </w:rPr>
        <w:t xml:space="preserve">   </w:t>
      </w:r>
      <w:r w:rsidRPr="00E92DF8">
        <w:rPr>
          <w:rFonts w:ascii="Times New Roman" w:hAnsi="Times New Roman" w:cs="Times New Roman"/>
        </w:rPr>
        <w:t>2022.</w:t>
      </w:r>
    </w:p>
    <w:p w14:paraId="55FA8D77" w14:textId="77777777" w:rsidR="00743ED9" w:rsidRDefault="00743ED9" w:rsidP="00EE68E8">
      <w:pPr>
        <w:spacing w:line="480" w:lineRule="auto"/>
        <w:jc w:val="center"/>
        <w:rPr>
          <w:b/>
        </w:rPr>
      </w:pPr>
    </w:p>
    <w:p w14:paraId="0811F184" w14:textId="105D5481" w:rsidR="00743ED9" w:rsidRDefault="00743ED9" w:rsidP="00FB5903">
      <w:pPr>
        <w:spacing w:line="480" w:lineRule="auto"/>
        <w:rPr>
          <w:b/>
        </w:rPr>
      </w:pPr>
    </w:p>
    <w:p w14:paraId="34E0FBDB" w14:textId="77777777" w:rsidR="000354D3" w:rsidRDefault="000354D3" w:rsidP="00FB5903">
      <w:pPr>
        <w:spacing w:line="480" w:lineRule="auto"/>
        <w:rPr>
          <w:b/>
        </w:rPr>
      </w:pPr>
    </w:p>
    <w:p w14:paraId="336AFBEB" w14:textId="17B7F092" w:rsidR="00743ED9" w:rsidRDefault="00743ED9" w:rsidP="00EE68E8">
      <w:pPr>
        <w:spacing w:line="480" w:lineRule="auto"/>
        <w:jc w:val="center"/>
        <w:rPr>
          <w:b/>
        </w:rPr>
      </w:pPr>
    </w:p>
    <w:p w14:paraId="2A4F2B3B" w14:textId="1B510945" w:rsidR="00FB5903" w:rsidRDefault="00FB5903" w:rsidP="00743ED9">
      <w:pPr>
        <w:jc w:val="center"/>
        <w:rPr>
          <w:b/>
        </w:rPr>
      </w:pPr>
    </w:p>
    <w:p w14:paraId="3A3A4D80" w14:textId="0800C6F8" w:rsidR="00CC2E52" w:rsidRDefault="00CC2E52" w:rsidP="00743ED9">
      <w:pPr>
        <w:jc w:val="center"/>
        <w:rPr>
          <w:b/>
        </w:rPr>
      </w:pPr>
    </w:p>
    <w:p w14:paraId="69BC03E2" w14:textId="63871E79" w:rsidR="00CC2E52" w:rsidRDefault="00CC2E52" w:rsidP="00743ED9">
      <w:pPr>
        <w:jc w:val="center"/>
        <w:rPr>
          <w:b/>
        </w:rPr>
      </w:pPr>
    </w:p>
    <w:p w14:paraId="6CEDF3E1" w14:textId="77777777" w:rsidR="00CC2E52" w:rsidRDefault="00CC2E52" w:rsidP="00743ED9">
      <w:pPr>
        <w:jc w:val="center"/>
        <w:rPr>
          <w:b/>
        </w:rPr>
      </w:pPr>
    </w:p>
    <w:p w14:paraId="7FB1E576" w14:textId="77777777" w:rsidR="00CC2E52" w:rsidRDefault="00CC2E52" w:rsidP="00743ED9">
      <w:pPr>
        <w:jc w:val="center"/>
        <w:rPr>
          <w:b/>
        </w:rPr>
      </w:pPr>
    </w:p>
    <w:p w14:paraId="66BCE144" w14:textId="77777777" w:rsidR="00CC2E52" w:rsidRDefault="00CC2E52" w:rsidP="00743ED9">
      <w:pPr>
        <w:jc w:val="center"/>
        <w:rPr>
          <w:b/>
        </w:rPr>
      </w:pPr>
    </w:p>
    <w:p w14:paraId="771AE237" w14:textId="77777777" w:rsidR="00CC2E52" w:rsidRDefault="00CC2E52" w:rsidP="00743ED9">
      <w:pPr>
        <w:jc w:val="center"/>
        <w:rPr>
          <w:b/>
        </w:rPr>
      </w:pPr>
    </w:p>
    <w:p w14:paraId="5D654320" w14:textId="77777777" w:rsidR="00CC2E52" w:rsidRDefault="00CC2E52" w:rsidP="00743ED9">
      <w:pPr>
        <w:jc w:val="center"/>
        <w:rPr>
          <w:b/>
        </w:rPr>
      </w:pPr>
    </w:p>
    <w:p w14:paraId="10CD193D" w14:textId="20965996" w:rsidR="00CC2E52" w:rsidRDefault="00CC2E52" w:rsidP="00743ED9">
      <w:pPr>
        <w:jc w:val="center"/>
        <w:rPr>
          <w:b/>
        </w:rPr>
      </w:pPr>
    </w:p>
    <w:p w14:paraId="42F782F8" w14:textId="2C6835C4" w:rsidR="00C5656E" w:rsidRDefault="00C5656E" w:rsidP="00743ED9">
      <w:pPr>
        <w:jc w:val="center"/>
        <w:rPr>
          <w:b/>
        </w:rPr>
      </w:pPr>
    </w:p>
    <w:p w14:paraId="274E013E" w14:textId="77777777" w:rsidR="00FB5903" w:rsidRDefault="00FB5903" w:rsidP="004D6912">
      <w:pPr>
        <w:rPr>
          <w:b/>
        </w:rPr>
      </w:pPr>
    </w:p>
    <w:p w14:paraId="76927752" w14:textId="2CB65F3A" w:rsidR="004D6912" w:rsidRPr="00FB5903" w:rsidRDefault="004D6912" w:rsidP="0034096B">
      <w:pPr>
        <w:rPr>
          <w:b/>
          <w:sz w:val="24"/>
          <w:szCs w:val="24"/>
        </w:rPr>
      </w:pPr>
    </w:p>
    <w:p w14:paraId="7A697D80" w14:textId="1A6D35CC" w:rsidR="00D12096" w:rsidRDefault="00D12096" w:rsidP="00743ED9">
      <w:pPr>
        <w:jc w:val="center"/>
        <w:rPr>
          <w:rFonts w:ascii="Times New Roman" w:hAnsi="Times New Roman" w:cs="Times New Roman"/>
          <w:b/>
          <w:sz w:val="24"/>
          <w:szCs w:val="24"/>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892736" behindDoc="0" locked="0" layoutInCell="1" allowOverlap="1" wp14:anchorId="5FC69C76" wp14:editId="5263D2FB">
                <wp:simplePos x="0" y="0"/>
                <wp:positionH relativeFrom="column">
                  <wp:posOffset>5114410</wp:posOffset>
                </wp:positionH>
                <wp:positionV relativeFrom="paragraph">
                  <wp:posOffset>-672280</wp:posOffset>
                </wp:positionV>
                <wp:extent cx="1003300" cy="52197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003300" cy="521970"/>
                        </a:xfrm>
                        <a:prstGeom prst="rect">
                          <a:avLst/>
                        </a:prstGeom>
                        <a:noFill/>
                        <a:ln w="6350">
                          <a:noFill/>
                        </a:ln>
                      </wps:spPr>
                      <wps:txbx>
                        <w:txbxContent>
                          <w:p w14:paraId="5701D48E" w14:textId="77777777" w:rsidR="00D12096" w:rsidRPr="002F7294" w:rsidRDefault="00D12096" w:rsidP="00D12096">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69C76" id="Text Box 37" o:spid="_x0000_s1080" type="#_x0000_t202" style="position:absolute;left:0;text-align:left;margin-left:402.7pt;margin-top:-52.95pt;width:79pt;height:41.1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" filled="f" stroked="f" strokeweight=".5pt">
                <v:textbox>
                  <w:txbxContent>
                    <w:p w14:paraId="5701D48E" w14:textId="77777777" w:rsidR="00D12096" w:rsidRPr="002F7294" w:rsidRDefault="00D12096" w:rsidP="00D12096">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38</w:t>
                      </w:r>
                    </w:p>
                  </w:txbxContent>
                </v:textbox>
              </v:shape>
            </w:pict>
          </mc:Fallback>
        </mc:AlternateContent>
      </w:r>
      <w:r w:rsidR="00E87A3D">
        <w:rPr>
          <w:rFonts w:ascii="Times New Roman" w:hAnsi="Times New Roman" w:cs="Times New Roman"/>
          <w:b/>
          <w:sz w:val="24"/>
          <w:szCs w:val="24"/>
        </w:rPr>
        <w:t xml:space="preserve">              </w:t>
      </w:r>
    </w:p>
    <w:p w14:paraId="7F413544" w14:textId="77777777" w:rsidR="00D12096" w:rsidRDefault="00D12096" w:rsidP="00743ED9">
      <w:pPr>
        <w:jc w:val="center"/>
        <w:rPr>
          <w:rFonts w:ascii="Times New Roman" w:hAnsi="Times New Roman" w:cs="Times New Roman"/>
          <w:b/>
          <w:sz w:val="24"/>
          <w:szCs w:val="24"/>
        </w:rPr>
      </w:pPr>
    </w:p>
    <w:p w14:paraId="7EAAB09B" w14:textId="79042006" w:rsidR="00D12096" w:rsidRDefault="00D12096" w:rsidP="00743ED9">
      <w:pPr>
        <w:jc w:val="center"/>
        <w:rPr>
          <w:rFonts w:ascii="Times New Roman" w:hAnsi="Times New Roman" w:cs="Times New Roman"/>
          <w:b/>
          <w:sz w:val="24"/>
          <w:szCs w:val="24"/>
        </w:rPr>
      </w:pPr>
    </w:p>
    <w:p w14:paraId="1FCB560F" w14:textId="49CADCA6" w:rsidR="00D12096" w:rsidRDefault="00D12096" w:rsidP="00743ED9">
      <w:pPr>
        <w:jc w:val="center"/>
        <w:rPr>
          <w:rFonts w:ascii="Times New Roman" w:hAnsi="Times New Roman" w:cs="Times New Roman"/>
          <w:b/>
          <w:sz w:val="24"/>
          <w:szCs w:val="24"/>
        </w:rPr>
      </w:pPr>
    </w:p>
    <w:p w14:paraId="6BCD8ACB" w14:textId="6332F860" w:rsidR="00D12096" w:rsidRDefault="00D12096" w:rsidP="00743ED9">
      <w:pPr>
        <w:jc w:val="center"/>
        <w:rPr>
          <w:rFonts w:ascii="Times New Roman" w:hAnsi="Times New Roman" w:cs="Times New Roman"/>
          <w:b/>
          <w:sz w:val="24"/>
          <w:szCs w:val="24"/>
        </w:rPr>
      </w:pPr>
    </w:p>
    <w:p w14:paraId="452234C4" w14:textId="0905376A" w:rsidR="00D12096" w:rsidRDefault="00D12096" w:rsidP="00743ED9">
      <w:pPr>
        <w:jc w:val="center"/>
        <w:rPr>
          <w:rFonts w:ascii="Times New Roman" w:hAnsi="Times New Roman" w:cs="Times New Roman"/>
          <w:b/>
          <w:sz w:val="24"/>
          <w:szCs w:val="24"/>
        </w:rPr>
      </w:pPr>
    </w:p>
    <w:p w14:paraId="11D7E3A5" w14:textId="1025780A" w:rsidR="00D12096" w:rsidRDefault="00D12096" w:rsidP="00743ED9">
      <w:pPr>
        <w:jc w:val="center"/>
        <w:rPr>
          <w:rFonts w:ascii="Times New Roman" w:hAnsi="Times New Roman" w:cs="Times New Roman"/>
          <w:b/>
          <w:sz w:val="24"/>
          <w:szCs w:val="24"/>
        </w:rPr>
      </w:pPr>
    </w:p>
    <w:p w14:paraId="4A9F3027" w14:textId="6037EB4B" w:rsidR="00D12096" w:rsidRDefault="00D12096" w:rsidP="00743ED9">
      <w:pPr>
        <w:jc w:val="center"/>
        <w:rPr>
          <w:rFonts w:ascii="Times New Roman" w:hAnsi="Times New Roman" w:cs="Times New Roman"/>
          <w:b/>
          <w:sz w:val="24"/>
          <w:szCs w:val="24"/>
        </w:rPr>
      </w:pPr>
    </w:p>
    <w:p w14:paraId="2337E958" w14:textId="77777777" w:rsidR="00D12096" w:rsidRDefault="00D12096" w:rsidP="00743ED9">
      <w:pPr>
        <w:jc w:val="center"/>
        <w:rPr>
          <w:rFonts w:ascii="Times New Roman" w:hAnsi="Times New Roman" w:cs="Times New Roman"/>
          <w:b/>
          <w:sz w:val="24"/>
          <w:szCs w:val="24"/>
        </w:rPr>
      </w:pPr>
    </w:p>
    <w:p w14:paraId="107B6B14" w14:textId="77777777" w:rsidR="00D12096" w:rsidRDefault="00D12096" w:rsidP="00743ED9">
      <w:pPr>
        <w:jc w:val="center"/>
        <w:rPr>
          <w:rFonts w:ascii="Times New Roman" w:hAnsi="Times New Roman" w:cs="Times New Roman"/>
          <w:b/>
          <w:sz w:val="24"/>
          <w:szCs w:val="24"/>
        </w:rPr>
      </w:pPr>
    </w:p>
    <w:p w14:paraId="2BF7AC1D" w14:textId="76D07DD0" w:rsidR="00D12096" w:rsidRDefault="00D12096" w:rsidP="00743ED9">
      <w:pPr>
        <w:jc w:val="center"/>
        <w:rPr>
          <w:rFonts w:ascii="Times New Roman" w:hAnsi="Times New Roman" w:cs="Times New Roman"/>
          <w:b/>
          <w:sz w:val="24"/>
          <w:szCs w:val="24"/>
        </w:rPr>
      </w:pPr>
    </w:p>
    <w:p w14:paraId="6BF86FC9" w14:textId="69C7AAFD" w:rsidR="00FB5903" w:rsidRPr="00FB5903" w:rsidRDefault="00FB5903" w:rsidP="00743ED9">
      <w:pPr>
        <w:jc w:val="center"/>
        <w:rPr>
          <w:rFonts w:ascii="Times New Roman" w:hAnsi="Times New Roman" w:cs="Times New Roman"/>
          <w:b/>
          <w:sz w:val="24"/>
          <w:szCs w:val="24"/>
        </w:rPr>
      </w:pPr>
      <w:r w:rsidRPr="00FB5903">
        <w:rPr>
          <w:rFonts w:ascii="Times New Roman" w:hAnsi="Times New Roman" w:cs="Times New Roman"/>
          <w:b/>
          <w:sz w:val="24"/>
          <w:szCs w:val="24"/>
        </w:rPr>
        <w:t>APPENDICES</w:t>
      </w:r>
    </w:p>
    <w:p w14:paraId="34E55A8C" w14:textId="77777777" w:rsidR="00FB5903" w:rsidRDefault="00FB5903" w:rsidP="00743ED9">
      <w:pPr>
        <w:jc w:val="center"/>
        <w:rPr>
          <w:b/>
        </w:rPr>
      </w:pPr>
    </w:p>
    <w:p w14:paraId="5DCF6F52" w14:textId="09100038" w:rsidR="00FB5903" w:rsidRDefault="00FB5903" w:rsidP="00743ED9">
      <w:pPr>
        <w:jc w:val="center"/>
        <w:rPr>
          <w:b/>
        </w:rPr>
      </w:pPr>
    </w:p>
    <w:p w14:paraId="79EE7B0C" w14:textId="671FE68F" w:rsidR="00FB5903" w:rsidRDefault="00FB5903" w:rsidP="00743ED9">
      <w:pPr>
        <w:jc w:val="center"/>
        <w:rPr>
          <w:b/>
        </w:rPr>
      </w:pPr>
    </w:p>
    <w:p w14:paraId="4CF36888" w14:textId="520A74D3" w:rsidR="00FB5903" w:rsidRDefault="00FB5903" w:rsidP="00743ED9">
      <w:pPr>
        <w:jc w:val="center"/>
        <w:rPr>
          <w:b/>
        </w:rPr>
      </w:pPr>
    </w:p>
    <w:p w14:paraId="4760A643" w14:textId="28E96CD2" w:rsidR="00502BF9" w:rsidRDefault="00502BF9" w:rsidP="0034096B">
      <w:pPr>
        <w:rPr>
          <w:b/>
        </w:rPr>
      </w:pPr>
    </w:p>
    <w:p w14:paraId="54380533" w14:textId="3BFEA04B" w:rsidR="00783CB1" w:rsidRDefault="00783CB1" w:rsidP="0034096B">
      <w:pPr>
        <w:rPr>
          <w:b/>
        </w:rPr>
      </w:pPr>
    </w:p>
    <w:p w14:paraId="34BC7177" w14:textId="45AD0A34" w:rsidR="00783CB1" w:rsidRDefault="00783CB1" w:rsidP="0034096B">
      <w:pPr>
        <w:rPr>
          <w:b/>
        </w:rPr>
      </w:pPr>
    </w:p>
    <w:p w14:paraId="5699F25A" w14:textId="6E36F7FD" w:rsidR="00783CB1" w:rsidRDefault="00783CB1" w:rsidP="0034096B">
      <w:pPr>
        <w:rPr>
          <w:b/>
        </w:rPr>
      </w:pPr>
    </w:p>
    <w:p w14:paraId="12FF426D" w14:textId="63B0623D" w:rsidR="00783CB1" w:rsidRDefault="00783CB1" w:rsidP="0034096B">
      <w:pPr>
        <w:rPr>
          <w:b/>
        </w:rPr>
      </w:pPr>
    </w:p>
    <w:p w14:paraId="73669857" w14:textId="77777777" w:rsidR="00783CB1" w:rsidRDefault="00783CB1" w:rsidP="0034096B">
      <w:pPr>
        <w:rPr>
          <w:b/>
        </w:rPr>
      </w:pPr>
    </w:p>
    <w:p w14:paraId="51238ADE" w14:textId="5B933F10" w:rsidR="00D12096" w:rsidRDefault="00D12096" w:rsidP="0034096B">
      <w:pPr>
        <w:rPr>
          <w:b/>
        </w:rPr>
      </w:pPr>
    </w:p>
    <w:p w14:paraId="3AE72F8A" w14:textId="52179C18" w:rsidR="00D12096" w:rsidRDefault="00D12096" w:rsidP="0034096B">
      <w:pPr>
        <w:rPr>
          <w:b/>
        </w:rPr>
      </w:pPr>
    </w:p>
    <w:p w14:paraId="6ECC3230" w14:textId="05576B40" w:rsidR="00D12096" w:rsidRDefault="00D12096" w:rsidP="0034096B">
      <w:pPr>
        <w:rPr>
          <w:b/>
        </w:rPr>
      </w:pPr>
    </w:p>
    <w:p w14:paraId="173425D1" w14:textId="06993A70" w:rsidR="00BD228D" w:rsidRDefault="00E87A3D" w:rsidP="002D79B6">
      <w:pPr>
        <w:jc w:val="center"/>
        <w:rPr>
          <w:rFonts w:ascii="Times New Roman" w:hAnsi="Times New Roman" w:cs="Times New Roman"/>
          <w:b/>
          <w:sz w:val="24"/>
          <w:szCs w:val="24"/>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851776" behindDoc="0" locked="0" layoutInCell="1" allowOverlap="1" wp14:anchorId="10ED3616" wp14:editId="2D733CD2">
                <wp:simplePos x="0" y="0"/>
                <wp:positionH relativeFrom="column">
                  <wp:posOffset>5130800</wp:posOffset>
                </wp:positionH>
                <wp:positionV relativeFrom="paragraph">
                  <wp:posOffset>-687705</wp:posOffset>
                </wp:positionV>
                <wp:extent cx="1003300" cy="522000"/>
                <wp:effectExtent l="0" t="0" r="0" b="0"/>
                <wp:wrapNone/>
                <wp:docPr id="318" name="Text Box 318"/>
                <wp:cNvGraphicFramePr/>
                <a:graphic xmlns:a="http://schemas.openxmlformats.org/drawingml/2006/main">
                  <a:graphicData uri="http://schemas.microsoft.com/office/word/2010/wordprocessingShape">
                    <wps:wsp>
                      <wps:cNvSpPr txBox="1"/>
                      <wps:spPr>
                        <a:xfrm>
                          <a:off x="0" y="0"/>
                          <a:ext cx="1003300" cy="522000"/>
                        </a:xfrm>
                        <a:prstGeom prst="rect">
                          <a:avLst/>
                        </a:prstGeom>
                        <a:noFill/>
                        <a:ln w="6350">
                          <a:noFill/>
                        </a:ln>
                      </wps:spPr>
                      <wps:txbx>
                        <w:txbxContent>
                          <w:p w14:paraId="2594FE36" w14:textId="0D4294A7" w:rsidR="00E87A3D" w:rsidRPr="002F7294" w:rsidRDefault="00E87A3D" w:rsidP="00E87A3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3</w:t>
                            </w:r>
                            <w:r w:rsidR="00D12096">
                              <w:rPr>
                                <w:rFonts w:ascii="Times" w:hAnsi="Times"/>
                                <w:sz w:val="32"/>
                                <w:szCs w:val="32"/>
                                <w:lang w:val="en-US"/>
                                <w14:textOutline w14:w="9525" w14:cap="rnd" w14:cmpd="sng" w14:algn="ctr">
                                  <w14:noFill/>
                                  <w14:prstDash w14:val="solid"/>
                                  <w14:bevel/>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D3616" id="Text Box 318" o:spid="_x0000_s1081" type="#_x0000_t202" style="position:absolute;left:0;text-align:left;margin-left:404pt;margin-top:-54.15pt;width:79pt;height:41.1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" filled="f" stroked="f" strokeweight=".5pt">
                <v:textbox>
                  <w:txbxContent>
                    <w:p w14:paraId="2594FE36" w14:textId="0D4294A7" w:rsidR="00E87A3D" w:rsidRPr="002F7294" w:rsidRDefault="00E87A3D" w:rsidP="00E87A3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3</w:t>
                      </w:r>
                      <w:r w:rsidR="00D12096">
                        <w:rPr>
                          <w:rFonts w:ascii="Times" w:hAnsi="Times"/>
                          <w:sz w:val="32"/>
                          <w:szCs w:val="32"/>
                          <w:lang w:val="en-US"/>
                          <w14:textOutline w14:w="9525" w14:cap="rnd" w14:cmpd="sng" w14:algn="ctr">
                            <w14:noFill/>
                            <w14:prstDash w14:val="solid"/>
                            <w14:bevel/>
                          </w14:textOutline>
                        </w:rPr>
                        <w:t>9</w:t>
                      </w:r>
                    </w:p>
                  </w:txbxContent>
                </v:textbox>
              </v:shape>
            </w:pict>
          </mc:Fallback>
        </mc:AlternateContent>
      </w:r>
      <w:r w:rsidR="00FB5903" w:rsidRPr="00FB5903">
        <w:rPr>
          <w:rFonts w:ascii="Times New Roman" w:hAnsi="Times New Roman" w:cs="Times New Roman"/>
          <w:b/>
          <w:sz w:val="24"/>
          <w:szCs w:val="24"/>
        </w:rPr>
        <w:t>APPENDIX A</w:t>
      </w:r>
    </w:p>
    <w:p w14:paraId="7683A52D" w14:textId="386D68DF" w:rsidR="001B2D40" w:rsidRPr="001B2D40" w:rsidRDefault="001B2D40" w:rsidP="001B2D40">
      <w:pPr>
        <w:jc w:val="center"/>
        <w:rPr>
          <w:rFonts w:ascii="Rockwell Condensed" w:hAnsi="Rockwell Condensed"/>
          <w:b/>
          <w:sz w:val="24"/>
          <w:szCs w:val="24"/>
          <w:lang w:val="en-US"/>
        </w:rPr>
      </w:pPr>
      <w:r>
        <w:rPr>
          <w:rFonts w:ascii="Rockwell Condensed" w:hAnsi="Rockwell Condensed"/>
          <w:b/>
          <w:sz w:val="24"/>
          <w:szCs w:val="24"/>
          <w:lang w:val="en-US"/>
        </w:rPr>
        <w:t>School Canteen’s Food Menu and It’s Relationship to Student’s Daily Allowance</w:t>
      </w:r>
    </w:p>
    <w:p w14:paraId="57F9FDFB" w14:textId="77777777" w:rsidR="00743ED9" w:rsidRPr="00034B9A" w:rsidRDefault="00743ED9" w:rsidP="00743ED9">
      <w:pPr>
        <w:jc w:val="center"/>
        <w:rPr>
          <w:b/>
        </w:rPr>
      </w:pPr>
      <w:r>
        <w:rPr>
          <w:b/>
        </w:rPr>
        <w:t>SURVEY QUE</w:t>
      </w:r>
      <w:r w:rsidRPr="00034B9A">
        <w:rPr>
          <w:b/>
        </w:rPr>
        <w:t>STIONNAIR</w:t>
      </w:r>
      <w:r>
        <w:rPr>
          <w:b/>
        </w:rPr>
        <w:t>ES</w:t>
      </w:r>
    </w:p>
    <w:p w14:paraId="2C9172C2" w14:textId="054F3F46" w:rsidR="00743ED9" w:rsidRDefault="00743ED9" w:rsidP="00743ED9">
      <w:pPr>
        <w:ind w:left="-432" w:right="-576"/>
        <w:rPr>
          <w:b/>
        </w:rPr>
      </w:pPr>
      <w:r w:rsidRPr="00D305FE">
        <w:rPr>
          <w:b/>
        </w:rPr>
        <w:t>Name</w:t>
      </w:r>
      <w:r>
        <w:rPr>
          <w:b/>
        </w:rPr>
        <w:t xml:space="preserve"> of student (Optional): </w:t>
      </w:r>
      <w:r w:rsidRPr="00D305FE">
        <w:rPr>
          <w:b/>
        </w:rPr>
        <w:t>_____________</w:t>
      </w:r>
      <w:r>
        <w:rPr>
          <w:b/>
        </w:rPr>
        <w:t>___                  Date: ______________</w:t>
      </w:r>
    </w:p>
    <w:p w14:paraId="62EC3785" w14:textId="4DD64BFD" w:rsidR="00743ED9" w:rsidRPr="00743ED9" w:rsidRDefault="00743ED9" w:rsidP="00743ED9">
      <w:pPr>
        <w:ind w:left="-432" w:right="-576"/>
        <w:rPr>
          <w:b/>
        </w:rPr>
      </w:pPr>
      <w:r w:rsidRPr="00D305FE">
        <w:rPr>
          <w:b/>
        </w:rPr>
        <w:t>Grade and section</w:t>
      </w:r>
      <w:r>
        <w:t xml:space="preserve">: </w:t>
      </w:r>
      <w:r w:rsidRPr="00863614">
        <w:rPr>
          <w:b/>
        </w:rPr>
        <w:t xml:space="preserve">___________________      </w:t>
      </w:r>
      <w:r>
        <w:rPr>
          <w:b/>
        </w:rPr>
        <w:t xml:space="preserve">                       </w:t>
      </w:r>
      <w:r w:rsidRPr="00863614">
        <w:rPr>
          <w:b/>
        </w:rPr>
        <w:t>Daily Allowance</w:t>
      </w:r>
      <w:r>
        <w:t xml:space="preserve">: </w:t>
      </w:r>
      <w:r w:rsidRPr="00743ED9">
        <w:rPr>
          <w:b/>
        </w:rPr>
        <w:t>₱________</w:t>
      </w:r>
    </w:p>
    <w:p w14:paraId="0D786FD9" w14:textId="24D4341F" w:rsidR="00743ED9" w:rsidRDefault="00743ED9" w:rsidP="001B2D40">
      <w:pPr>
        <w:ind w:left="-454" w:right="-576"/>
        <w:rPr>
          <w:rFonts w:ascii="Times New Roman" w:hAnsi="Times New Roman" w:cs="Times New Roman"/>
        </w:rPr>
      </w:pPr>
      <w:r w:rsidRPr="00863614">
        <w:rPr>
          <w:rFonts w:ascii="Times New Roman" w:hAnsi="Times New Roman" w:cs="Times New Roman"/>
          <w:b/>
        </w:rPr>
        <w:t>Instruction</w:t>
      </w:r>
      <w:r w:rsidRPr="00863614">
        <w:rPr>
          <w:rFonts w:ascii="Times New Roman" w:hAnsi="Times New Roman" w:cs="Times New Roman"/>
        </w:rPr>
        <w:t xml:space="preserve">:  For each statement, please indicate how much you </w:t>
      </w:r>
      <w:r w:rsidRPr="00863614">
        <w:rPr>
          <w:rFonts w:ascii="Times New Roman" w:hAnsi="Times New Roman" w:cs="Times New Roman"/>
          <w:b/>
        </w:rPr>
        <w:t xml:space="preserve">agree </w:t>
      </w:r>
      <w:r w:rsidRPr="00863614">
        <w:rPr>
          <w:rFonts w:ascii="Times New Roman" w:hAnsi="Times New Roman" w:cs="Times New Roman"/>
        </w:rPr>
        <w:t xml:space="preserve">and </w:t>
      </w:r>
      <w:r w:rsidRPr="00863614">
        <w:rPr>
          <w:rFonts w:ascii="Times New Roman" w:hAnsi="Times New Roman" w:cs="Times New Roman"/>
          <w:b/>
        </w:rPr>
        <w:t>disagree</w:t>
      </w:r>
      <w:r w:rsidRPr="00863614">
        <w:rPr>
          <w:rFonts w:ascii="Times New Roman" w:hAnsi="Times New Roman" w:cs="Times New Roman"/>
        </w:rPr>
        <w:t xml:space="preserve"> with the questions. </w:t>
      </w:r>
      <w:r w:rsidRPr="00863614">
        <w:rPr>
          <w:rFonts w:ascii="Times New Roman" w:hAnsi="Times New Roman" w:cs="Times New Roman"/>
          <w:b/>
        </w:rPr>
        <w:t>By putting a check in the box</w:t>
      </w:r>
      <w:r w:rsidRPr="00863614">
        <w:rPr>
          <w:rFonts w:ascii="Times New Roman" w:hAnsi="Times New Roman" w:cs="Times New Roman"/>
        </w:rPr>
        <w:t xml:space="preserve"> on the right side of each question. There are no right and wrong answers here. Your answer will be kept strictly confidential, and you will not be identified.</w:t>
      </w:r>
    </w:p>
    <w:p w14:paraId="6067993E" w14:textId="16AA6034" w:rsidR="00743ED9" w:rsidRPr="001E1B14" w:rsidRDefault="00743ED9" w:rsidP="00743ED9">
      <w:pPr>
        <w:ind w:left="-432" w:right="-576"/>
        <w:jc w:val="both"/>
        <w:rPr>
          <w:b/>
        </w:rPr>
      </w:pPr>
      <w:r>
        <w:rPr>
          <w:b/>
        </w:rPr>
        <w:t xml:space="preserve">        </w:t>
      </w:r>
      <w:r w:rsidRPr="001E1B14">
        <w:rPr>
          <w:b/>
        </w:rPr>
        <w:t>SA = STRON</w:t>
      </w:r>
      <w:r>
        <w:rPr>
          <w:b/>
        </w:rPr>
        <w:t>G</w:t>
      </w:r>
      <w:r w:rsidRPr="001E1B14">
        <w:rPr>
          <w:b/>
        </w:rPr>
        <w:t xml:space="preserve">LY AGREE                        </w:t>
      </w:r>
      <w:r>
        <w:rPr>
          <w:b/>
        </w:rPr>
        <w:t xml:space="preserve">                       </w:t>
      </w:r>
      <w:r w:rsidRPr="001E1B14">
        <w:rPr>
          <w:b/>
        </w:rPr>
        <w:t xml:space="preserve"> </w:t>
      </w:r>
      <w:r>
        <w:rPr>
          <w:b/>
        </w:rPr>
        <w:t xml:space="preserve">      </w:t>
      </w:r>
      <w:r w:rsidRPr="001E1B14">
        <w:rPr>
          <w:b/>
        </w:rPr>
        <w:t>D = DISAGREE</w:t>
      </w:r>
    </w:p>
    <w:p w14:paraId="016ECF52" w14:textId="54AA77E9" w:rsidR="00BD228D" w:rsidRPr="00BD228D" w:rsidRDefault="00743ED9" w:rsidP="00BD228D">
      <w:pPr>
        <w:ind w:left="-432" w:right="-576"/>
        <w:jc w:val="both"/>
        <w:rPr>
          <w:b/>
        </w:rPr>
      </w:pPr>
      <w:r>
        <w:rPr>
          <w:b/>
        </w:rPr>
        <w:t xml:space="preserve">              </w:t>
      </w:r>
      <w:r w:rsidRPr="001E1B14">
        <w:rPr>
          <w:b/>
        </w:rPr>
        <w:t xml:space="preserve">A = AGREE                                       </w:t>
      </w:r>
      <w:r>
        <w:rPr>
          <w:b/>
        </w:rPr>
        <w:t xml:space="preserve">                  </w:t>
      </w:r>
      <w:r w:rsidRPr="001E1B14">
        <w:rPr>
          <w:b/>
        </w:rPr>
        <w:t xml:space="preserve">  SD = STRON</w:t>
      </w:r>
      <w:r>
        <w:rPr>
          <w:b/>
        </w:rPr>
        <w:t>G</w:t>
      </w:r>
      <w:r w:rsidR="00BD228D">
        <w:rPr>
          <w:b/>
        </w:rPr>
        <w:t>LY DISAGREE</w:t>
      </w:r>
    </w:p>
    <w:p w14:paraId="13143091" w14:textId="594A2150" w:rsidR="00BD228D" w:rsidRDefault="00BD228D" w:rsidP="00743ED9">
      <w:pPr>
        <w:ind w:left="-432" w:right="-576"/>
        <w:rPr>
          <w:rFonts w:ascii="Times New Roman" w:hAnsi="Times New Roman" w:cs="Times New Roman"/>
        </w:rPr>
      </w:pPr>
    </w:p>
    <w:p w14:paraId="0897F1DD" w14:textId="6D66A11A" w:rsidR="002D79B6" w:rsidRPr="00863614" w:rsidRDefault="002D79B6" w:rsidP="00743ED9">
      <w:pPr>
        <w:ind w:left="-432" w:right="-576"/>
        <w:rPr>
          <w:rFonts w:ascii="Times New Roman" w:hAnsi="Times New Roman" w:cs="Times New Roman"/>
        </w:rPr>
      </w:pPr>
    </w:p>
    <w:tbl>
      <w:tblPr>
        <w:tblW w:w="7950" w:type="dxa"/>
        <w:jc w:val="center"/>
        <w:tblLook w:val="04A0" w:firstRow="1" w:lastRow="0" w:firstColumn="1" w:lastColumn="0" w:noHBand="0" w:noVBand="1"/>
      </w:tblPr>
      <w:tblGrid>
        <w:gridCol w:w="860"/>
        <w:gridCol w:w="4620"/>
        <w:gridCol w:w="640"/>
        <w:gridCol w:w="620"/>
        <w:gridCol w:w="540"/>
        <w:gridCol w:w="670"/>
      </w:tblGrid>
      <w:tr w:rsidR="00BD228D" w:rsidRPr="00BD228D" w14:paraId="02D94104" w14:textId="77777777" w:rsidTr="00F96E94">
        <w:trPr>
          <w:trHeight w:val="360"/>
          <w:jc w:val="center"/>
        </w:trPr>
        <w:tc>
          <w:tcPr>
            <w:tcW w:w="5480" w:type="dxa"/>
            <w:gridSpan w:val="2"/>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48265954" w14:textId="77777777" w:rsidR="00BD228D" w:rsidRPr="00BD228D" w:rsidRDefault="00BD228D" w:rsidP="00BD228D">
            <w:pPr>
              <w:spacing w:after="0" w:line="240" w:lineRule="auto"/>
              <w:jc w:val="center"/>
              <w:rPr>
                <w:rFonts w:ascii="Calibri" w:eastAsia="Times New Roman" w:hAnsi="Calibri" w:cs="Calibri"/>
                <w:b/>
                <w:bCs/>
                <w:color w:val="000000"/>
                <w:sz w:val="24"/>
                <w:szCs w:val="24"/>
                <w:lang w:val="en-US"/>
              </w:rPr>
            </w:pPr>
            <w:r w:rsidRPr="00BD228D">
              <w:rPr>
                <w:rFonts w:ascii="Calibri" w:eastAsia="Times New Roman" w:hAnsi="Calibri" w:cs="Calibri"/>
                <w:b/>
                <w:bCs/>
                <w:color w:val="000000"/>
                <w:sz w:val="24"/>
                <w:szCs w:val="24"/>
                <w:lang w:val="en-US"/>
              </w:rPr>
              <w:t>AFFORDABILITY</w:t>
            </w:r>
          </w:p>
        </w:tc>
        <w:tc>
          <w:tcPr>
            <w:tcW w:w="640" w:type="dxa"/>
            <w:tcBorders>
              <w:top w:val="single" w:sz="8" w:space="0" w:color="auto"/>
              <w:left w:val="nil"/>
              <w:bottom w:val="nil"/>
              <w:right w:val="single" w:sz="8" w:space="0" w:color="auto"/>
            </w:tcBorders>
            <w:shd w:val="clear" w:color="auto" w:fill="auto"/>
            <w:vAlign w:val="center"/>
            <w:hideMark/>
          </w:tcPr>
          <w:p w14:paraId="023DC9E4" w14:textId="77777777" w:rsidR="00BD228D" w:rsidRPr="00BD228D" w:rsidRDefault="00BD228D" w:rsidP="00BD228D">
            <w:pPr>
              <w:spacing w:after="0" w:line="240" w:lineRule="auto"/>
              <w:jc w:val="center"/>
              <w:rPr>
                <w:rFonts w:ascii="Calibri" w:eastAsia="Times New Roman" w:hAnsi="Calibri" w:cs="Calibri"/>
                <w:b/>
                <w:bCs/>
                <w:color w:val="000000"/>
                <w:lang w:val="en-US"/>
              </w:rPr>
            </w:pPr>
            <w:r w:rsidRPr="00BD228D">
              <w:rPr>
                <w:rFonts w:ascii="Calibri" w:eastAsia="Times New Roman" w:hAnsi="Calibri" w:cs="Calibri"/>
                <w:b/>
                <w:bCs/>
                <w:color w:val="000000"/>
                <w:lang w:val="en-US"/>
              </w:rPr>
              <w:t>SA</w:t>
            </w:r>
          </w:p>
        </w:tc>
        <w:tc>
          <w:tcPr>
            <w:tcW w:w="620" w:type="dxa"/>
            <w:tcBorders>
              <w:top w:val="single" w:sz="8" w:space="0" w:color="auto"/>
              <w:left w:val="nil"/>
              <w:bottom w:val="nil"/>
              <w:right w:val="single" w:sz="8" w:space="0" w:color="auto"/>
            </w:tcBorders>
            <w:shd w:val="clear" w:color="auto" w:fill="auto"/>
            <w:vAlign w:val="center"/>
            <w:hideMark/>
          </w:tcPr>
          <w:p w14:paraId="1776EDDF" w14:textId="77777777" w:rsidR="00BD228D" w:rsidRPr="00BD228D" w:rsidRDefault="00BD228D" w:rsidP="00BD228D">
            <w:pPr>
              <w:spacing w:after="0" w:line="240" w:lineRule="auto"/>
              <w:jc w:val="center"/>
              <w:rPr>
                <w:rFonts w:ascii="Calibri" w:eastAsia="Times New Roman" w:hAnsi="Calibri" w:cs="Calibri"/>
                <w:color w:val="000000"/>
                <w:lang w:val="en-US"/>
              </w:rPr>
            </w:pPr>
            <w:r w:rsidRPr="00BD228D">
              <w:rPr>
                <w:rFonts w:ascii="Calibri" w:eastAsia="Times New Roman" w:hAnsi="Calibri" w:cs="Calibri"/>
                <w:color w:val="000000"/>
                <w:lang w:val="en-US"/>
              </w:rPr>
              <w:t xml:space="preserve"> </w:t>
            </w:r>
            <w:r w:rsidRPr="00BD228D">
              <w:rPr>
                <w:rFonts w:ascii="Calibri" w:eastAsia="Times New Roman" w:hAnsi="Calibri" w:cs="Calibri"/>
                <w:b/>
                <w:bCs/>
                <w:color w:val="000000"/>
                <w:lang w:val="en-US"/>
              </w:rPr>
              <w:t>A</w:t>
            </w:r>
          </w:p>
        </w:tc>
        <w:tc>
          <w:tcPr>
            <w:tcW w:w="540" w:type="dxa"/>
            <w:tcBorders>
              <w:top w:val="single" w:sz="8" w:space="0" w:color="auto"/>
              <w:left w:val="nil"/>
              <w:bottom w:val="nil"/>
              <w:right w:val="single" w:sz="8" w:space="0" w:color="auto"/>
            </w:tcBorders>
            <w:shd w:val="clear" w:color="auto" w:fill="auto"/>
            <w:vAlign w:val="center"/>
            <w:hideMark/>
          </w:tcPr>
          <w:p w14:paraId="489046C6" w14:textId="77777777" w:rsidR="00BD228D" w:rsidRPr="00BD228D" w:rsidRDefault="00BD228D" w:rsidP="00BD228D">
            <w:pPr>
              <w:spacing w:after="0" w:line="240" w:lineRule="auto"/>
              <w:jc w:val="center"/>
              <w:rPr>
                <w:rFonts w:ascii="Calibri" w:eastAsia="Times New Roman" w:hAnsi="Calibri" w:cs="Calibri"/>
                <w:color w:val="000000"/>
                <w:lang w:val="en-US"/>
              </w:rPr>
            </w:pPr>
            <w:r w:rsidRPr="00BD228D">
              <w:rPr>
                <w:rFonts w:ascii="Calibri" w:eastAsia="Times New Roman" w:hAnsi="Calibri" w:cs="Calibri"/>
                <w:color w:val="000000"/>
                <w:lang w:val="en-US"/>
              </w:rPr>
              <w:t xml:space="preserve"> </w:t>
            </w:r>
            <w:r w:rsidRPr="00BD228D">
              <w:rPr>
                <w:rFonts w:ascii="Calibri" w:eastAsia="Times New Roman" w:hAnsi="Calibri" w:cs="Calibri"/>
                <w:b/>
                <w:bCs/>
                <w:color w:val="000000"/>
                <w:lang w:val="en-US"/>
              </w:rPr>
              <w:t>D</w:t>
            </w:r>
          </w:p>
        </w:tc>
        <w:tc>
          <w:tcPr>
            <w:tcW w:w="670" w:type="dxa"/>
            <w:tcBorders>
              <w:top w:val="single" w:sz="8" w:space="0" w:color="auto"/>
              <w:left w:val="nil"/>
              <w:bottom w:val="nil"/>
              <w:right w:val="single" w:sz="8" w:space="0" w:color="auto"/>
            </w:tcBorders>
            <w:shd w:val="clear" w:color="auto" w:fill="auto"/>
            <w:vAlign w:val="center"/>
            <w:hideMark/>
          </w:tcPr>
          <w:p w14:paraId="61F804B3" w14:textId="77777777" w:rsidR="00BD228D" w:rsidRPr="00BD228D" w:rsidRDefault="00BD228D" w:rsidP="00BD228D">
            <w:pPr>
              <w:spacing w:after="0" w:line="240" w:lineRule="auto"/>
              <w:jc w:val="center"/>
              <w:rPr>
                <w:rFonts w:ascii="Calibri" w:eastAsia="Times New Roman" w:hAnsi="Calibri" w:cs="Calibri"/>
                <w:b/>
                <w:bCs/>
                <w:color w:val="000000"/>
                <w:lang w:val="en-US"/>
              </w:rPr>
            </w:pPr>
            <w:r w:rsidRPr="00BD228D">
              <w:rPr>
                <w:rFonts w:ascii="Calibri" w:eastAsia="Times New Roman" w:hAnsi="Calibri" w:cs="Calibri"/>
                <w:b/>
                <w:bCs/>
                <w:color w:val="000000"/>
                <w:lang w:val="en-US"/>
              </w:rPr>
              <w:t xml:space="preserve"> SD</w:t>
            </w:r>
          </w:p>
        </w:tc>
      </w:tr>
      <w:tr w:rsidR="00BD228D" w:rsidRPr="00BD228D" w14:paraId="0F5BCE71" w14:textId="77777777" w:rsidTr="00F96E94">
        <w:trPr>
          <w:trHeight w:val="315"/>
          <w:jc w:val="center"/>
        </w:trPr>
        <w:tc>
          <w:tcPr>
            <w:tcW w:w="5480" w:type="dxa"/>
            <w:gridSpan w:val="2"/>
            <w:vMerge/>
            <w:tcBorders>
              <w:top w:val="single" w:sz="8" w:space="0" w:color="auto"/>
              <w:left w:val="single" w:sz="8" w:space="0" w:color="auto"/>
              <w:bottom w:val="single" w:sz="8" w:space="0" w:color="000000"/>
              <w:right w:val="single" w:sz="8" w:space="0" w:color="000000"/>
            </w:tcBorders>
            <w:vAlign w:val="center"/>
            <w:hideMark/>
          </w:tcPr>
          <w:p w14:paraId="639FDED6" w14:textId="77777777" w:rsidR="00BD228D" w:rsidRPr="00BD228D" w:rsidRDefault="00BD228D" w:rsidP="00BD228D">
            <w:pPr>
              <w:spacing w:after="0" w:line="240" w:lineRule="auto"/>
              <w:rPr>
                <w:rFonts w:ascii="Calibri" w:eastAsia="Times New Roman" w:hAnsi="Calibri" w:cs="Calibri"/>
                <w:b/>
                <w:bCs/>
                <w:color w:val="000000"/>
                <w:sz w:val="24"/>
                <w:szCs w:val="24"/>
                <w:lang w:val="en-US"/>
              </w:rPr>
            </w:pPr>
          </w:p>
        </w:tc>
        <w:tc>
          <w:tcPr>
            <w:tcW w:w="640" w:type="dxa"/>
            <w:tcBorders>
              <w:top w:val="nil"/>
              <w:left w:val="nil"/>
              <w:bottom w:val="single" w:sz="8" w:space="0" w:color="auto"/>
              <w:right w:val="single" w:sz="8" w:space="0" w:color="auto"/>
            </w:tcBorders>
            <w:shd w:val="clear" w:color="auto" w:fill="auto"/>
            <w:vAlign w:val="center"/>
            <w:hideMark/>
          </w:tcPr>
          <w:p w14:paraId="0734B447" w14:textId="77777777" w:rsidR="00BD228D" w:rsidRPr="00BD228D" w:rsidRDefault="00BD228D" w:rsidP="00BD228D">
            <w:pPr>
              <w:spacing w:after="0" w:line="240" w:lineRule="auto"/>
              <w:jc w:val="center"/>
              <w:rPr>
                <w:rFonts w:ascii="Calibri" w:eastAsia="Times New Roman" w:hAnsi="Calibri" w:cs="Calibri"/>
                <w:b/>
                <w:bCs/>
                <w:color w:val="000000"/>
                <w:lang w:val="en-US"/>
              </w:rPr>
            </w:pPr>
            <w:r w:rsidRPr="00BD228D">
              <w:rPr>
                <w:rFonts w:ascii="Calibri" w:eastAsia="Times New Roman" w:hAnsi="Calibri" w:cs="Calibri"/>
                <w:b/>
                <w:bCs/>
                <w:color w:val="000000"/>
                <w:lang w:val="en-US"/>
              </w:rPr>
              <w:t>-4</w:t>
            </w:r>
          </w:p>
        </w:tc>
        <w:tc>
          <w:tcPr>
            <w:tcW w:w="620" w:type="dxa"/>
            <w:tcBorders>
              <w:top w:val="nil"/>
              <w:left w:val="nil"/>
              <w:bottom w:val="single" w:sz="8" w:space="0" w:color="auto"/>
              <w:right w:val="single" w:sz="8" w:space="0" w:color="auto"/>
            </w:tcBorders>
            <w:shd w:val="clear" w:color="auto" w:fill="auto"/>
            <w:vAlign w:val="center"/>
            <w:hideMark/>
          </w:tcPr>
          <w:p w14:paraId="0BF4CDEE" w14:textId="77777777" w:rsidR="00BD228D" w:rsidRPr="00BD228D" w:rsidRDefault="00BD228D" w:rsidP="00BD228D">
            <w:pPr>
              <w:spacing w:after="0" w:line="240" w:lineRule="auto"/>
              <w:jc w:val="center"/>
              <w:rPr>
                <w:rFonts w:ascii="Calibri" w:eastAsia="Times New Roman" w:hAnsi="Calibri" w:cs="Calibri"/>
                <w:b/>
                <w:bCs/>
                <w:color w:val="000000"/>
                <w:lang w:val="en-US"/>
              </w:rPr>
            </w:pPr>
            <w:r w:rsidRPr="00BD228D">
              <w:rPr>
                <w:rFonts w:ascii="Calibri" w:eastAsia="Times New Roman" w:hAnsi="Calibri" w:cs="Calibri"/>
                <w:b/>
                <w:bCs/>
                <w:color w:val="000000"/>
                <w:lang w:val="en-US"/>
              </w:rPr>
              <w:t>-3</w:t>
            </w:r>
          </w:p>
        </w:tc>
        <w:tc>
          <w:tcPr>
            <w:tcW w:w="540" w:type="dxa"/>
            <w:tcBorders>
              <w:top w:val="nil"/>
              <w:left w:val="nil"/>
              <w:bottom w:val="single" w:sz="8" w:space="0" w:color="auto"/>
              <w:right w:val="single" w:sz="8" w:space="0" w:color="auto"/>
            </w:tcBorders>
            <w:shd w:val="clear" w:color="auto" w:fill="auto"/>
            <w:vAlign w:val="center"/>
            <w:hideMark/>
          </w:tcPr>
          <w:p w14:paraId="498CD789" w14:textId="77777777" w:rsidR="00BD228D" w:rsidRPr="00BD228D" w:rsidRDefault="00BD228D" w:rsidP="00BD228D">
            <w:pPr>
              <w:spacing w:after="0" w:line="240" w:lineRule="auto"/>
              <w:jc w:val="center"/>
              <w:rPr>
                <w:rFonts w:ascii="Calibri" w:eastAsia="Times New Roman" w:hAnsi="Calibri" w:cs="Calibri"/>
                <w:b/>
                <w:bCs/>
                <w:color w:val="000000"/>
                <w:lang w:val="en-US"/>
              </w:rPr>
            </w:pPr>
            <w:r w:rsidRPr="00BD228D">
              <w:rPr>
                <w:rFonts w:ascii="Calibri" w:eastAsia="Times New Roman" w:hAnsi="Calibri" w:cs="Calibri"/>
                <w:b/>
                <w:bCs/>
                <w:color w:val="000000"/>
                <w:lang w:val="en-US"/>
              </w:rPr>
              <w:t>-2</w:t>
            </w:r>
          </w:p>
        </w:tc>
        <w:tc>
          <w:tcPr>
            <w:tcW w:w="670" w:type="dxa"/>
            <w:tcBorders>
              <w:top w:val="nil"/>
              <w:left w:val="nil"/>
              <w:bottom w:val="single" w:sz="8" w:space="0" w:color="auto"/>
              <w:right w:val="single" w:sz="8" w:space="0" w:color="auto"/>
            </w:tcBorders>
            <w:shd w:val="clear" w:color="auto" w:fill="auto"/>
            <w:vAlign w:val="center"/>
            <w:hideMark/>
          </w:tcPr>
          <w:p w14:paraId="3B3585D3" w14:textId="77777777" w:rsidR="00BD228D" w:rsidRPr="00BD228D" w:rsidRDefault="00BD228D" w:rsidP="00BD228D">
            <w:pPr>
              <w:spacing w:after="0" w:line="240" w:lineRule="auto"/>
              <w:jc w:val="center"/>
              <w:rPr>
                <w:rFonts w:ascii="Calibri" w:eastAsia="Times New Roman" w:hAnsi="Calibri" w:cs="Calibri"/>
                <w:b/>
                <w:bCs/>
                <w:color w:val="000000"/>
                <w:lang w:val="en-US"/>
              </w:rPr>
            </w:pPr>
            <w:r w:rsidRPr="00BD228D">
              <w:rPr>
                <w:rFonts w:ascii="Calibri" w:eastAsia="Times New Roman" w:hAnsi="Calibri" w:cs="Calibri"/>
                <w:b/>
                <w:bCs/>
                <w:color w:val="000000"/>
                <w:lang w:val="en-US"/>
              </w:rPr>
              <w:t>-1</w:t>
            </w:r>
          </w:p>
        </w:tc>
      </w:tr>
      <w:tr w:rsidR="00BD228D" w:rsidRPr="00BD228D" w14:paraId="36B02BAB" w14:textId="77777777" w:rsidTr="00F96E94">
        <w:trPr>
          <w:trHeight w:val="555"/>
          <w:jc w:val="center"/>
        </w:trPr>
        <w:tc>
          <w:tcPr>
            <w:tcW w:w="860" w:type="dxa"/>
            <w:tcBorders>
              <w:top w:val="nil"/>
              <w:left w:val="single" w:sz="8" w:space="0" w:color="auto"/>
              <w:bottom w:val="single" w:sz="8" w:space="0" w:color="auto"/>
              <w:right w:val="single" w:sz="8" w:space="0" w:color="auto"/>
            </w:tcBorders>
            <w:shd w:val="clear" w:color="auto" w:fill="auto"/>
            <w:vAlign w:val="center"/>
            <w:hideMark/>
          </w:tcPr>
          <w:p w14:paraId="500B6FE9" w14:textId="77777777" w:rsidR="00BD228D" w:rsidRPr="00BD228D" w:rsidRDefault="00BD228D" w:rsidP="00BD228D">
            <w:pPr>
              <w:spacing w:after="0" w:line="240" w:lineRule="auto"/>
              <w:jc w:val="center"/>
              <w:rPr>
                <w:rFonts w:ascii="Calibri" w:eastAsia="Times New Roman" w:hAnsi="Calibri" w:cs="Calibri"/>
                <w:b/>
                <w:bCs/>
                <w:color w:val="000000"/>
                <w:lang w:val="en-US"/>
              </w:rPr>
            </w:pPr>
            <w:r w:rsidRPr="00BD228D">
              <w:rPr>
                <w:rFonts w:ascii="Calibri" w:eastAsia="Times New Roman" w:hAnsi="Calibri" w:cs="Calibri"/>
                <w:b/>
                <w:bCs/>
                <w:color w:val="000000"/>
                <w:lang w:val="en-US"/>
              </w:rPr>
              <w:t>1</w:t>
            </w:r>
          </w:p>
        </w:tc>
        <w:tc>
          <w:tcPr>
            <w:tcW w:w="4620" w:type="dxa"/>
            <w:tcBorders>
              <w:top w:val="nil"/>
              <w:left w:val="nil"/>
              <w:bottom w:val="single" w:sz="8" w:space="0" w:color="auto"/>
              <w:right w:val="single" w:sz="8" w:space="0" w:color="auto"/>
            </w:tcBorders>
            <w:shd w:val="clear" w:color="auto" w:fill="auto"/>
            <w:vAlign w:val="center"/>
            <w:hideMark/>
          </w:tcPr>
          <w:p w14:paraId="61D11396" w14:textId="77777777" w:rsidR="00BD228D" w:rsidRPr="00BD228D" w:rsidRDefault="00BD228D" w:rsidP="00BD228D">
            <w:pPr>
              <w:spacing w:after="0" w:line="240" w:lineRule="auto"/>
              <w:jc w:val="both"/>
              <w:rPr>
                <w:rFonts w:ascii="Times New Roman" w:eastAsia="Times New Roman" w:hAnsi="Times New Roman" w:cs="Times New Roman"/>
                <w:color w:val="000000"/>
                <w:sz w:val="21"/>
                <w:szCs w:val="21"/>
                <w:lang w:val="en-US"/>
              </w:rPr>
            </w:pPr>
            <w:r w:rsidRPr="00BD228D">
              <w:rPr>
                <w:rFonts w:ascii="Times New Roman" w:eastAsia="Times New Roman" w:hAnsi="Times New Roman" w:cs="Times New Roman"/>
                <w:color w:val="000000"/>
                <w:sz w:val="21"/>
                <w:szCs w:val="21"/>
                <w:lang w:val="en-US"/>
              </w:rPr>
              <w:t>I buy foods in the school canteen that is enough for my daily allowance.</w:t>
            </w:r>
          </w:p>
        </w:tc>
        <w:tc>
          <w:tcPr>
            <w:tcW w:w="640" w:type="dxa"/>
            <w:tcBorders>
              <w:top w:val="nil"/>
              <w:left w:val="nil"/>
              <w:bottom w:val="single" w:sz="8" w:space="0" w:color="auto"/>
              <w:right w:val="single" w:sz="8" w:space="0" w:color="auto"/>
            </w:tcBorders>
            <w:shd w:val="clear" w:color="auto" w:fill="auto"/>
            <w:vAlign w:val="center"/>
            <w:hideMark/>
          </w:tcPr>
          <w:p w14:paraId="2CE94872"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c>
          <w:tcPr>
            <w:tcW w:w="620" w:type="dxa"/>
            <w:tcBorders>
              <w:top w:val="nil"/>
              <w:left w:val="nil"/>
              <w:bottom w:val="single" w:sz="8" w:space="0" w:color="auto"/>
              <w:right w:val="single" w:sz="8" w:space="0" w:color="auto"/>
            </w:tcBorders>
            <w:shd w:val="clear" w:color="auto" w:fill="auto"/>
            <w:vAlign w:val="center"/>
            <w:hideMark/>
          </w:tcPr>
          <w:p w14:paraId="0C8D06EC"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c>
          <w:tcPr>
            <w:tcW w:w="540" w:type="dxa"/>
            <w:tcBorders>
              <w:top w:val="nil"/>
              <w:left w:val="nil"/>
              <w:bottom w:val="single" w:sz="8" w:space="0" w:color="auto"/>
              <w:right w:val="single" w:sz="8" w:space="0" w:color="auto"/>
            </w:tcBorders>
            <w:shd w:val="clear" w:color="auto" w:fill="auto"/>
            <w:vAlign w:val="center"/>
            <w:hideMark/>
          </w:tcPr>
          <w:p w14:paraId="194F467B"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c>
          <w:tcPr>
            <w:tcW w:w="670" w:type="dxa"/>
            <w:tcBorders>
              <w:top w:val="nil"/>
              <w:left w:val="nil"/>
              <w:bottom w:val="single" w:sz="8" w:space="0" w:color="auto"/>
              <w:right w:val="single" w:sz="8" w:space="0" w:color="auto"/>
            </w:tcBorders>
            <w:shd w:val="clear" w:color="auto" w:fill="auto"/>
            <w:vAlign w:val="center"/>
            <w:hideMark/>
          </w:tcPr>
          <w:p w14:paraId="114F9FBF"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r>
      <w:tr w:rsidR="00BD228D" w:rsidRPr="00BD228D" w14:paraId="5372BC28" w14:textId="77777777" w:rsidTr="00F96E94">
        <w:trPr>
          <w:trHeight w:val="555"/>
          <w:jc w:val="center"/>
        </w:trPr>
        <w:tc>
          <w:tcPr>
            <w:tcW w:w="860" w:type="dxa"/>
            <w:tcBorders>
              <w:top w:val="nil"/>
              <w:left w:val="single" w:sz="8" w:space="0" w:color="auto"/>
              <w:bottom w:val="single" w:sz="8" w:space="0" w:color="auto"/>
              <w:right w:val="single" w:sz="8" w:space="0" w:color="auto"/>
            </w:tcBorders>
            <w:shd w:val="clear" w:color="auto" w:fill="auto"/>
            <w:vAlign w:val="center"/>
            <w:hideMark/>
          </w:tcPr>
          <w:p w14:paraId="1F880B53" w14:textId="77777777" w:rsidR="00BD228D" w:rsidRPr="00BD228D" w:rsidRDefault="00BD228D" w:rsidP="00BD228D">
            <w:pPr>
              <w:spacing w:after="0" w:line="240" w:lineRule="auto"/>
              <w:jc w:val="center"/>
              <w:rPr>
                <w:rFonts w:ascii="Calibri" w:eastAsia="Times New Roman" w:hAnsi="Calibri" w:cs="Calibri"/>
                <w:b/>
                <w:bCs/>
                <w:color w:val="000000"/>
                <w:lang w:val="en-US"/>
              </w:rPr>
            </w:pPr>
            <w:r w:rsidRPr="00BD228D">
              <w:rPr>
                <w:rFonts w:ascii="Calibri" w:eastAsia="Times New Roman" w:hAnsi="Calibri" w:cs="Calibri"/>
                <w:b/>
                <w:bCs/>
                <w:color w:val="000000"/>
                <w:lang w:val="en-US"/>
              </w:rPr>
              <w:t>2</w:t>
            </w:r>
          </w:p>
        </w:tc>
        <w:tc>
          <w:tcPr>
            <w:tcW w:w="4620" w:type="dxa"/>
            <w:tcBorders>
              <w:top w:val="nil"/>
              <w:left w:val="nil"/>
              <w:bottom w:val="single" w:sz="8" w:space="0" w:color="auto"/>
              <w:right w:val="single" w:sz="8" w:space="0" w:color="auto"/>
            </w:tcBorders>
            <w:shd w:val="clear" w:color="auto" w:fill="auto"/>
            <w:vAlign w:val="center"/>
            <w:hideMark/>
          </w:tcPr>
          <w:p w14:paraId="41273E94" w14:textId="77777777" w:rsidR="00BD228D" w:rsidRPr="00BD228D" w:rsidRDefault="00BD228D" w:rsidP="00BD228D">
            <w:pPr>
              <w:spacing w:after="0" w:line="240" w:lineRule="auto"/>
              <w:jc w:val="both"/>
              <w:rPr>
                <w:rFonts w:ascii="Times New Roman" w:eastAsia="Times New Roman" w:hAnsi="Times New Roman" w:cs="Times New Roman"/>
                <w:color w:val="000000"/>
                <w:sz w:val="21"/>
                <w:szCs w:val="21"/>
                <w:lang w:val="en-US"/>
              </w:rPr>
            </w:pPr>
            <w:r w:rsidRPr="00BD228D">
              <w:rPr>
                <w:rFonts w:ascii="Times New Roman" w:eastAsia="Times New Roman" w:hAnsi="Times New Roman" w:cs="Times New Roman"/>
                <w:color w:val="000000"/>
                <w:sz w:val="21"/>
                <w:szCs w:val="21"/>
                <w:lang w:val="en-US"/>
              </w:rPr>
              <w:t>I can buy the food in canteen at the lowest possible price.</w:t>
            </w:r>
          </w:p>
        </w:tc>
        <w:tc>
          <w:tcPr>
            <w:tcW w:w="640" w:type="dxa"/>
            <w:tcBorders>
              <w:top w:val="nil"/>
              <w:left w:val="nil"/>
              <w:bottom w:val="single" w:sz="8" w:space="0" w:color="auto"/>
              <w:right w:val="single" w:sz="8" w:space="0" w:color="auto"/>
            </w:tcBorders>
            <w:shd w:val="clear" w:color="auto" w:fill="auto"/>
            <w:vAlign w:val="center"/>
            <w:hideMark/>
          </w:tcPr>
          <w:p w14:paraId="19987BED"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c>
          <w:tcPr>
            <w:tcW w:w="620" w:type="dxa"/>
            <w:tcBorders>
              <w:top w:val="nil"/>
              <w:left w:val="nil"/>
              <w:bottom w:val="single" w:sz="8" w:space="0" w:color="auto"/>
              <w:right w:val="single" w:sz="8" w:space="0" w:color="auto"/>
            </w:tcBorders>
            <w:shd w:val="clear" w:color="auto" w:fill="auto"/>
            <w:vAlign w:val="center"/>
            <w:hideMark/>
          </w:tcPr>
          <w:p w14:paraId="09D6E381"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c>
          <w:tcPr>
            <w:tcW w:w="540" w:type="dxa"/>
            <w:tcBorders>
              <w:top w:val="nil"/>
              <w:left w:val="nil"/>
              <w:bottom w:val="single" w:sz="8" w:space="0" w:color="auto"/>
              <w:right w:val="single" w:sz="8" w:space="0" w:color="auto"/>
            </w:tcBorders>
            <w:shd w:val="clear" w:color="auto" w:fill="auto"/>
            <w:vAlign w:val="center"/>
            <w:hideMark/>
          </w:tcPr>
          <w:p w14:paraId="13E28C61"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c>
          <w:tcPr>
            <w:tcW w:w="670" w:type="dxa"/>
            <w:tcBorders>
              <w:top w:val="nil"/>
              <w:left w:val="nil"/>
              <w:bottom w:val="single" w:sz="8" w:space="0" w:color="auto"/>
              <w:right w:val="single" w:sz="8" w:space="0" w:color="auto"/>
            </w:tcBorders>
            <w:shd w:val="clear" w:color="auto" w:fill="auto"/>
            <w:vAlign w:val="center"/>
            <w:hideMark/>
          </w:tcPr>
          <w:p w14:paraId="753027C6"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r>
      <w:tr w:rsidR="00BD228D" w:rsidRPr="00BD228D" w14:paraId="200A93C6" w14:textId="77777777" w:rsidTr="00F96E94">
        <w:trPr>
          <w:trHeight w:val="915"/>
          <w:jc w:val="center"/>
        </w:trPr>
        <w:tc>
          <w:tcPr>
            <w:tcW w:w="860" w:type="dxa"/>
            <w:tcBorders>
              <w:top w:val="nil"/>
              <w:left w:val="single" w:sz="8" w:space="0" w:color="auto"/>
              <w:bottom w:val="single" w:sz="8" w:space="0" w:color="auto"/>
              <w:right w:val="single" w:sz="8" w:space="0" w:color="auto"/>
            </w:tcBorders>
            <w:shd w:val="clear" w:color="auto" w:fill="auto"/>
            <w:vAlign w:val="center"/>
            <w:hideMark/>
          </w:tcPr>
          <w:p w14:paraId="73A933A7" w14:textId="77777777" w:rsidR="00BD228D" w:rsidRPr="00BD228D" w:rsidRDefault="00BD228D" w:rsidP="00BD228D">
            <w:pPr>
              <w:spacing w:after="0" w:line="240" w:lineRule="auto"/>
              <w:jc w:val="center"/>
              <w:rPr>
                <w:rFonts w:ascii="Calibri" w:eastAsia="Times New Roman" w:hAnsi="Calibri" w:cs="Calibri"/>
                <w:b/>
                <w:bCs/>
                <w:color w:val="000000"/>
                <w:lang w:val="en-US"/>
              </w:rPr>
            </w:pPr>
            <w:r w:rsidRPr="00BD228D">
              <w:rPr>
                <w:rFonts w:ascii="Calibri" w:eastAsia="Times New Roman" w:hAnsi="Calibri" w:cs="Calibri"/>
                <w:b/>
                <w:bCs/>
                <w:color w:val="000000"/>
                <w:lang w:val="en-US"/>
              </w:rPr>
              <w:t>3</w:t>
            </w:r>
          </w:p>
        </w:tc>
        <w:tc>
          <w:tcPr>
            <w:tcW w:w="4620" w:type="dxa"/>
            <w:tcBorders>
              <w:top w:val="nil"/>
              <w:left w:val="nil"/>
              <w:bottom w:val="single" w:sz="8" w:space="0" w:color="auto"/>
              <w:right w:val="single" w:sz="8" w:space="0" w:color="auto"/>
            </w:tcBorders>
            <w:shd w:val="clear" w:color="auto" w:fill="auto"/>
            <w:vAlign w:val="center"/>
            <w:hideMark/>
          </w:tcPr>
          <w:p w14:paraId="3D2F87CD" w14:textId="77777777" w:rsidR="00BD228D" w:rsidRPr="00BD228D" w:rsidRDefault="00BD228D" w:rsidP="00BD228D">
            <w:pPr>
              <w:spacing w:after="0" w:line="240" w:lineRule="auto"/>
              <w:jc w:val="both"/>
              <w:rPr>
                <w:rFonts w:ascii="Times New Roman" w:eastAsia="Times New Roman" w:hAnsi="Times New Roman" w:cs="Times New Roman"/>
                <w:color w:val="000000"/>
                <w:lang w:val="en-US"/>
              </w:rPr>
            </w:pPr>
            <w:r w:rsidRPr="00BD228D">
              <w:rPr>
                <w:rFonts w:ascii="Times New Roman" w:eastAsia="Times New Roman" w:hAnsi="Times New Roman" w:cs="Times New Roman"/>
                <w:color w:val="000000"/>
                <w:lang w:val="en-US"/>
              </w:rPr>
              <w:t>I prefer food that has large quantity because it is convenient to my daily allowance.</w:t>
            </w:r>
          </w:p>
        </w:tc>
        <w:tc>
          <w:tcPr>
            <w:tcW w:w="640" w:type="dxa"/>
            <w:tcBorders>
              <w:top w:val="nil"/>
              <w:left w:val="nil"/>
              <w:bottom w:val="single" w:sz="8" w:space="0" w:color="auto"/>
              <w:right w:val="single" w:sz="8" w:space="0" w:color="auto"/>
            </w:tcBorders>
            <w:shd w:val="clear" w:color="auto" w:fill="auto"/>
            <w:vAlign w:val="center"/>
            <w:hideMark/>
          </w:tcPr>
          <w:p w14:paraId="6379A04F"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c>
          <w:tcPr>
            <w:tcW w:w="620" w:type="dxa"/>
            <w:tcBorders>
              <w:top w:val="nil"/>
              <w:left w:val="nil"/>
              <w:bottom w:val="single" w:sz="8" w:space="0" w:color="auto"/>
              <w:right w:val="single" w:sz="8" w:space="0" w:color="auto"/>
            </w:tcBorders>
            <w:shd w:val="clear" w:color="auto" w:fill="auto"/>
            <w:vAlign w:val="center"/>
            <w:hideMark/>
          </w:tcPr>
          <w:p w14:paraId="4C07D290"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c>
          <w:tcPr>
            <w:tcW w:w="540" w:type="dxa"/>
            <w:tcBorders>
              <w:top w:val="nil"/>
              <w:left w:val="nil"/>
              <w:bottom w:val="single" w:sz="8" w:space="0" w:color="auto"/>
              <w:right w:val="single" w:sz="8" w:space="0" w:color="auto"/>
            </w:tcBorders>
            <w:shd w:val="clear" w:color="auto" w:fill="auto"/>
            <w:vAlign w:val="center"/>
            <w:hideMark/>
          </w:tcPr>
          <w:p w14:paraId="6325AC50"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c>
          <w:tcPr>
            <w:tcW w:w="670" w:type="dxa"/>
            <w:tcBorders>
              <w:top w:val="nil"/>
              <w:left w:val="nil"/>
              <w:bottom w:val="single" w:sz="8" w:space="0" w:color="auto"/>
              <w:right w:val="single" w:sz="8" w:space="0" w:color="auto"/>
            </w:tcBorders>
            <w:shd w:val="clear" w:color="auto" w:fill="auto"/>
            <w:vAlign w:val="center"/>
            <w:hideMark/>
          </w:tcPr>
          <w:p w14:paraId="37505646"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r>
      <w:tr w:rsidR="00BD228D" w:rsidRPr="00BD228D" w14:paraId="1125349B" w14:textId="77777777" w:rsidTr="00F96E94">
        <w:trPr>
          <w:trHeight w:val="675"/>
          <w:jc w:val="center"/>
        </w:trPr>
        <w:tc>
          <w:tcPr>
            <w:tcW w:w="860" w:type="dxa"/>
            <w:tcBorders>
              <w:top w:val="nil"/>
              <w:left w:val="single" w:sz="8" w:space="0" w:color="auto"/>
              <w:bottom w:val="single" w:sz="8" w:space="0" w:color="auto"/>
              <w:right w:val="single" w:sz="8" w:space="0" w:color="auto"/>
            </w:tcBorders>
            <w:shd w:val="clear" w:color="auto" w:fill="auto"/>
            <w:vAlign w:val="center"/>
            <w:hideMark/>
          </w:tcPr>
          <w:p w14:paraId="50D3CC53" w14:textId="77777777" w:rsidR="00BD228D" w:rsidRPr="00BD228D" w:rsidRDefault="00BD228D" w:rsidP="00BD228D">
            <w:pPr>
              <w:spacing w:after="0" w:line="240" w:lineRule="auto"/>
              <w:jc w:val="center"/>
              <w:rPr>
                <w:rFonts w:ascii="Calibri" w:eastAsia="Times New Roman" w:hAnsi="Calibri" w:cs="Calibri"/>
                <w:b/>
                <w:bCs/>
                <w:color w:val="000000"/>
                <w:lang w:val="en-US"/>
              </w:rPr>
            </w:pPr>
            <w:r w:rsidRPr="00BD228D">
              <w:rPr>
                <w:rFonts w:ascii="Calibri" w:eastAsia="Times New Roman" w:hAnsi="Calibri" w:cs="Calibri"/>
                <w:b/>
                <w:bCs/>
                <w:color w:val="000000"/>
                <w:lang w:val="en-US"/>
              </w:rPr>
              <w:t>4</w:t>
            </w:r>
          </w:p>
        </w:tc>
        <w:tc>
          <w:tcPr>
            <w:tcW w:w="4620" w:type="dxa"/>
            <w:tcBorders>
              <w:top w:val="nil"/>
              <w:left w:val="nil"/>
              <w:bottom w:val="single" w:sz="8" w:space="0" w:color="auto"/>
              <w:right w:val="single" w:sz="8" w:space="0" w:color="auto"/>
            </w:tcBorders>
            <w:shd w:val="clear" w:color="auto" w:fill="auto"/>
            <w:vAlign w:val="center"/>
            <w:hideMark/>
          </w:tcPr>
          <w:p w14:paraId="68526B3C" w14:textId="769E765F" w:rsidR="00BD228D" w:rsidRPr="00BD228D" w:rsidRDefault="00BD228D" w:rsidP="00BD228D">
            <w:pPr>
              <w:spacing w:after="0" w:line="240" w:lineRule="auto"/>
              <w:jc w:val="both"/>
              <w:rPr>
                <w:rFonts w:ascii="Times New Roman" w:eastAsia="Times New Roman" w:hAnsi="Times New Roman" w:cs="Times New Roman"/>
                <w:color w:val="000000"/>
                <w:sz w:val="21"/>
                <w:szCs w:val="21"/>
                <w:lang w:val="en-US"/>
              </w:rPr>
            </w:pPr>
            <w:r w:rsidRPr="00BD228D">
              <w:rPr>
                <w:rFonts w:ascii="Times New Roman" w:eastAsia="Times New Roman" w:hAnsi="Times New Roman" w:cs="Times New Roman"/>
                <w:color w:val="000000"/>
                <w:sz w:val="21"/>
                <w:szCs w:val="21"/>
                <w:lang w:val="en-US"/>
              </w:rPr>
              <w:t>I buy the biscuits, and juices within the range of my daily allowance.</w:t>
            </w:r>
          </w:p>
        </w:tc>
        <w:tc>
          <w:tcPr>
            <w:tcW w:w="640" w:type="dxa"/>
            <w:tcBorders>
              <w:top w:val="nil"/>
              <w:left w:val="nil"/>
              <w:bottom w:val="single" w:sz="8" w:space="0" w:color="auto"/>
              <w:right w:val="single" w:sz="8" w:space="0" w:color="auto"/>
            </w:tcBorders>
            <w:shd w:val="clear" w:color="auto" w:fill="auto"/>
            <w:vAlign w:val="center"/>
            <w:hideMark/>
          </w:tcPr>
          <w:p w14:paraId="3CE8C9E5"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c>
          <w:tcPr>
            <w:tcW w:w="620" w:type="dxa"/>
            <w:tcBorders>
              <w:top w:val="nil"/>
              <w:left w:val="nil"/>
              <w:bottom w:val="single" w:sz="8" w:space="0" w:color="auto"/>
              <w:right w:val="single" w:sz="8" w:space="0" w:color="auto"/>
            </w:tcBorders>
            <w:shd w:val="clear" w:color="auto" w:fill="auto"/>
            <w:vAlign w:val="center"/>
            <w:hideMark/>
          </w:tcPr>
          <w:p w14:paraId="49961BA6"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c>
          <w:tcPr>
            <w:tcW w:w="540" w:type="dxa"/>
            <w:tcBorders>
              <w:top w:val="nil"/>
              <w:left w:val="nil"/>
              <w:bottom w:val="single" w:sz="8" w:space="0" w:color="auto"/>
              <w:right w:val="single" w:sz="8" w:space="0" w:color="auto"/>
            </w:tcBorders>
            <w:shd w:val="clear" w:color="auto" w:fill="auto"/>
            <w:vAlign w:val="center"/>
            <w:hideMark/>
          </w:tcPr>
          <w:p w14:paraId="1EAF97C2"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c>
          <w:tcPr>
            <w:tcW w:w="670" w:type="dxa"/>
            <w:tcBorders>
              <w:top w:val="nil"/>
              <w:left w:val="nil"/>
              <w:bottom w:val="single" w:sz="8" w:space="0" w:color="auto"/>
              <w:right w:val="single" w:sz="8" w:space="0" w:color="auto"/>
            </w:tcBorders>
            <w:shd w:val="clear" w:color="auto" w:fill="auto"/>
            <w:vAlign w:val="center"/>
            <w:hideMark/>
          </w:tcPr>
          <w:p w14:paraId="515DA8E5"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r>
      <w:tr w:rsidR="00BD228D" w:rsidRPr="00BD228D" w14:paraId="31060473" w14:textId="77777777" w:rsidTr="00F96E94">
        <w:trPr>
          <w:trHeight w:val="705"/>
          <w:jc w:val="center"/>
        </w:trPr>
        <w:tc>
          <w:tcPr>
            <w:tcW w:w="860" w:type="dxa"/>
            <w:tcBorders>
              <w:top w:val="nil"/>
              <w:left w:val="single" w:sz="8" w:space="0" w:color="auto"/>
              <w:bottom w:val="single" w:sz="8" w:space="0" w:color="auto"/>
              <w:right w:val="single" w:sz="8" w:space="0" w:color="auto"/>
            </w:tcBorders>
            <w:shd w:val="clear" w:color="auto" w:fill="auto"/>
            <w:vAlign w:val="center"/>
            <w:hideMark/>
          </w:tcPr>
          <w:p w14:paraId="5B5FE8DC" w14:textId="77777777" w:rsidR="00BD228D" w:rsidRPr="00BD228D" w:rsidRDefault="00BD228D" w:rsidP="00BD228D">
            <w:pPr>
              <w:spacing w:after="0" w:line="240" w:lineRule="auto"/>
              <w:jc w:val="center"/>
              <w:rPr>
                <w:rFonts w:ascii="Calibri" w:eastAsia="Times New Roman" w:hAnsi="Calibri" w:cs="Calibri"/>
                <w:b/>
                <w:bCs/>
                <w:color w:val="000000"/>
                <w:lang w:val="en-US"/>
              </w:rPr>
            </w:pPr>
            <w:r w:rsidRPr="00BD228D">
              <w:rPr>
                <w:rFonts w:ascii="Calibri" w:eastAsia="Times New Roman" w:hAnsi="Calibri" w:cs="Calibri"/>
                <w:b/>
                <w:bCs/>
                <w:color w:val="000000"/>
                <w:lang w:val="en-US"/>
              </w:rPr>
              <w:t>5</w:t>
            </w:r>
          </w:p>
        </w:tc>
        <w:tc>
          <w:tcPr>
            <w:tcW w:w="4620" w:type="dxa"/>
            <w:tcBorders>
              <w:top w:val="nil"/>
              <w:left w:val="nil"/>
              <w:bottom w:val="single" w:sz="8" w:space="0" w:color="auto"/>
              <w:right w:val="single" w:sz="8" w:space="0" w:color="auto"/>
            </w:tcBorders>
            <w:shd w:val="clear" w:color="auto" w:fill="auto"/>
            <w:vAlign w:val="center"/>
            <w:hideMark/>
          </w:tcPr>
          <w:p w14:paraId="097535DD" w14:textId="77777777" w:rsidR="00BD228D" w:rsidRPr="00BD228D" w:rsidRDefault="00BD228D" w:rsidP="00BD228D">
            <w:pPr>
              <w:spacing w:after="0" w:line="240" w:lineRule="auto"/>
              <w:jc w:val="both"/>
              <w:rPr>
                <w:rFonts w:ascii="Times New Roman" w:eastAsia="Times New Roman" w:hAnsi="Times New Roman" w:cs="Times New Roman"/>
                <w:color w:val="000000"/>
                <w:sz w:val="21"/>
                <w:szCs w:val="21"/>
                <w:lang w:val="en-US"/>
              </w:rPr>
            </w:pPr>
            <w:r w:rsidRPr="00BD228D">
              <w:rPr>
                <w:rFonts w:ascii="Times New Roman" w:eastAsia="Times New Roman" w:hAnsi="Times New Roman" w:cs="Times New Roman"/>
                <w:color w:val="000000"/>
                <w:sz w:val="21"/>
                <w:szCs w:val="21"/>
                <w:lang w:val="en-US"/>
              </w:rPr>
              <w:t>I check the price first before buying foods from the canteen to make sure that it is affordable.</w:t>
            </w:r>
          </w:p>
        </w:tc>
        <w:tc>
          <w:tcPr>
            <w:tcW w:w="640" w:type="dxa"/>
            <w:tcBorders>
              <w:top w:val="nil"/>
              <w:left w:val="nil"/>
              <w:bottom w:val="single" w:sz="8" w:space="0" w:color="auto"/>
              <w:right w:val="single" w:sz="8" w:space="0" w:color="auto"/>
            </w:tcBorders>
            <w:shd w:val="clear" w:color="auto" w:fill="auto"/>
            <w:vAlign w:val="center"/>
            <w:hideMark/>
          </w:tcPr>
          <w:p w14:paraId="70A00F03"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c>
          <w:tcPr>
            <w:tcW w:w="620" w:type="dxa"/>
            <w:tcBorders>
              <w:top w:val="nil"/>
              <w:left w:val="nil"/>
              <w:bottom w:val="single" w:sz="8" w:space="0" w:color="auto"/>
              <w:right w:val="single" w:sz="8" w:space="0" w:color="auto"/>
            </w:tcBorders>
            <w:shd w:val="clear" w:color="auto" w:fill="auto"/>
            <w:vAlign w:val="center"/>
            <w:hideMark/>
          </w:tcPr>
          <w:p w14:paraId="476CDAFA"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c>
          <w:tcPr>
            <w:tcW w:w="540" w:type="dxa"/>
            <w:tcBorders>
              <w:top w:val="nil"/>
              <w:left w:val="nil"/>
              <w:bottom w:val="single" w:sz="8" w:space="0" w:color="auto"/>
              <w:right w:val="single" w:sz="8" w:space="0" w:color="auto"/>
            </w:tcBorders>
            <w:shd w:val="clear" w:color="auto" w:fill="auto"/>
            <w:vAlign w:val="center"/>
            <w:hideMark/>
          </w:tcPr>
          <w:p w14:paraId="36199072"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c>
          <w:tcPr>
            <w:tcW w:w="670" w:type="dxa"/>
            <w:tcBorders>
              <w:top w:val="nil"/>
              <w:left w:val="nil"/>
              <w:bottom w:val="single" w:sz="8" w:space="0" w:color="auto"/>
              <w:right w:val="single" w:sz="8" w:space="0" w:color="auto"/>
            </w:tcBorders>
            <w:shd w:val="clear" w:color="auto" w:fill="auto"/>
            <w:vAlign w:val="center"/>
            <w:hideMark/>
          </w:tcPr>
          <w:p w14:paraId="0DC74746"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r>
    </w:tbl>
    <w:p w14:paraId="4EE57636" w14:textId="3702122C" w:rsidR="00743ED9" w:rsidRDefault="00743ED9" w:rsidP="00743ED9">
      <w:pPr>
        <w:spacing w:line="480" w:lineRule="auto"/>
        <w:ind w:left="-432" w:right="-576"/>
        <w:rPr>
          <w:b/>
        </w:rPr>
      </w:pPr>
    </w:p>
    <w:p w14:paraId="53F4C591" w14:textId="7BE04C3F" w:rsidR="00743ED9" w:rsidRDefault="00743ED9" w:rsidP="00EE68E8">
      <w:pPr>
        <w:spacing w:line="480" w:lineRule="auto"/>
        <w:jc w:val="center"/>
        <w:rPr>
          <w:b/>
        </w:rPr>
      </w:pPr>
    </w:p>
    <w:p w14:paraId="66D9F58F" w14:textId="77777777" w:rsidR="001B2D40" w:rsidRDefault="001B2D40" w:rsidP="00EE68E8">
      <w:pPr>
        <w:spacing w:line="480" w:lineRule="auto"/>
        <w:jc w:val="center"/>
        <w:rPr>
          <w:b/>
        </w:rPr>
      </w:pPr>
    </w:p>
    <w:tbl>
      <w:tblPr>
        <w:tblW w:w="7800" w:type="dxa"/>
        <w:jc w:val="center"/>
        <w:tblLook w:val="04A0" w:firstRow="1" w:lastRow="0" w:firstColumn="1" w:lastColumn="0" w:noHBand="0" w:noVBand="1"/>
      </w:tblPr>
      <w:tblGrid>
        <w:gridCol w:w="860"/>
        <w:gridCol w:w="4620"/>
        <w:gridCol w:w="640"/>
        <w:gridCol w:w="620"/>
        <w:gridCol w:w="540"/>
        <w:gridCol w:w="520"/>
      </w:tblGrid>
      <w:tr w:rsidR="00BD228D" w:rsidRPr="00BD228D" w14:paraId="3331372C" w14:textId="77777777" w:rsidTr="00BD228D">
        <w:trPr>
          <w:trHeight w:val="315"/>
          <w:jc w:val="center"/>
        </w:trPr>
        <w:tc>
          <w:tcPr>
            <w:tcW w:w="7800" w:type="dxa"/>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14:paraId="704C1E3E" w14:textId="77777777" w:rsidR="00BD228D" w:rsidRPr="00BD228D" w:rsidRDefault="00BD228D" w:rsidP="00BD228D">
            <w:pPr>
              <w:spacing w:after="0" w:line="240" w:lineRule="auto"/>
              <w:rPr>
                <w:rFonts w:ascii="Calibri" w:eastAsia="Times New Roman" w:hAnsi="Calibri" w:cs="Calibri"/>
                <w:b/>
                <w:bCs/>
                <w:color w:val="000000"/>
                <w:lang w:val="en-US"/>
              </w:rPr>
            </w:pPr>
            <w:r w:rsidRPr="00BD228D">
              <w:rPr>
                <w:rFonts w:ascii="Calibri" w:eastAsia="Times New Roman" w:hAnsi="Calibri" w:cs="Calibri"/>
                <w:b/>
                <w:bCs/>
                <w:color w:val="000000"/>
                <w:lang w:val="en-US"/>
              </w:rPr>
              <w:lastRenderedPageBreak/>
              <w:t xml:space="preserve">                                                         FOOD QUALITY</w:t>
            </w:r>
          </w:p>
        </w:tc>
      </w:tr>
      <w:tr w:rsidR="00BD228D" w:rsidRPr="00BD228D" w14:paraId="08DF9875" w14:textId="77777777" w:rsidTr="00BD228D">
        <w:trPr>
          <w:trHeight w:val="825"/>
          <w:jc w:val="center"/>
        </w:trPr>
        <w:tc>
          <w:tcPr>
            <w:tcW w:w="860" w:type="dxa"/>
            <w:tcBorders>
              <w:top w:val="nil"/>
              <w:left w:val="single" w:sz="8" w:space="0" w:color="auto"/>
              <w:bottom w:val="single" w:sz="8" w:space="0" w:color="auto"/>
              <w:right w:val="single" w:sz="8" w:space="0" w:color="auto"/>
            </w:tcBorders>
            <w:shd w:val="clear" w:color="auto" w:fill="auto"/>
            <w:vAlign w:val="center"/>
            <w:hideMark/>
          </w:tcPr>
          <w:p w14:paraId="021E5633" w14:textId="77777777" w:rsidR="00BD228D" w:rsidRPr="00BD228D" w:rsidRDefault="00BD228D" w:rsidP="00BD228D">
            <w:pPr>
              <w:spacing w:after="0" w:line="240" w:lineRule="auto"/>
              <w:jc w:val="center"/>
              <w:rPr>
                <w:rFonts w:ascii="Calibri" w:eastAsia="Times New Roman" w:hAnsi="Calibri" w:cs="Calibri"/>
                <w:b/>
                <w:bCs/>
                <w:color w:val="000000"/>
                <w:lang w:val="en-US"/>
              </w:rPr>
            </w:pPr>
            <w:r w:rsidRPr="00BD228D">
              <w:rPr>
                <w:rFonts w:ascii="Calibri" w:eastAsia="Times New Roman" w:hAnsi="Calibri" w:cs="Calibri"/>
                <w:b/>
                <w:bCs/>
                <w:color w:val="000000"/>
                <w:lang w:val="en-US"/>
              </w:rPr>
              <w:t>6</w:t>
            </w:r>
          </w:p>
        </w:tc>
        <w:tc>
          <w:tcPr>
            <w:tcW w:w="4620" w:type="dxa"/>
            <w:tcBorders>
              <w:top w:val="nil"/>
              <w:left w:val="nil"/>
              <w:bottom w:val="single" w:sz="8" w:space="0" w:color="auto"/>
              <w:right w:val="single" w:sz="8" w:space="0" w:color="auto"/>
            </w:tcBorders>
            <w:shd w:val="clear" w:color="auto" w:fill="auto"/>
            <w:vAlign w:val="center"/>
            <w:hideMark/>
          </w:tcPr>
          <w:p w14:paraId="60DD9361" w14:textId="77777777" w:rsidR="00BD228D" w:rsidRPr="00BD228D" w:rsidRDefault="00BD228D" w:rsidP="00BD228D">
            <w:pPr>
              <w:spacing w:after="0" w:line="240" w:lineRule="auto"/>
              <w:rPr>
                <w:rFonts w:ascii="Times New Roman" w:eastAsia="Times New Roman" w:hAnsi="Times New Roman" w:cs="Times New Roman"/>
                <w:color w:val="000000"/>
                <w:sz w:val="21"/>
                <w:szCs w:val="21"/>
                <w:lang w:val="en-US"/>
              </w:rPr>
            </w:pPr>
            <w:r w:rsidRPr="00BD228D">
              <w:rPr>
                <w:rFonts w:ascii="Times New Roman" w:eastAsia="Times New Roman" w:hAnsi="Times New Roman" w:cs="Times New Roman"/>
                <w:color w:val="000000"/>
                <w:sz w:val="21"/>
                <w:szCs w:val="21"/>
                <w:lang w:val="en-US"/>
              </w:rPr>
              <w:t>I check how long the food will last take before I buy in the school canteen.</w:t>
            </w:r>
          </w:p>
        </w:tc>
        <w:tc>
          <w:tcPr>
            <w:tcW w:w="640" w:type="dxa"/>
            <w:tcBorders>
              <w:top w:val="nil"/>
              <w:left w:val="nil"/>
              <w:bottom w:val="single" w:sz="8" w:space="0" w:color="auto"/>
              <w:right w:val="single" w:sz="8" w:space="0" w:color="auto"/>
            </w:tcBorders>
            <w:shd w:val="clear" w:color="auto" w:fill="auto"/>
            <w:vAlign w:val="center"/>
            <w:hideMark/>
          </w:tcPr>
          <w:p w14:paraId="2F6BDA91"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c>
          <w:tcPr>
            <w:tcW w:w="620" w:type="dxa"/>
            <w:tcBorders>
              <w:top w:val="nil"/>
              <w:left w:val="nil"/>
              <w:bottom w:val="single" w:sz="8" w:space="0" w:color="auto"/>
              <w:right w:val="single" w:sz="8" w:space="0" w:color="auto"/>
            </w:tcBorders>
            <w:shd w:val="clear" w:color="auto" w:fill="auto"/>
            <w:vAlign w:val="center"/>
            <w:hideMark/>
          </w:tcPr>
          <w:p w14:paraId="57ACAD7D"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c>
          <w:tcPr>
            <w:tcW w:w="540" w:type="dxa"/>
            <w:tcBorders>
              <w:top w:val="nil"/>
              <w:left w:val="nil"/>
              <w:bottom w:val="single" w:sz="8" w:space="0" w:color="auto"/>
              <w:right w:val="single" w:sz="8" w:space="0" w:color="auto"/>
            </w:tcBorders>
            <w:shd w:val="clear" w:color="auto" w:fill="auto"/>
            <w:vAlign w:val="center"/>
            <w:hideMark/>
          </w:tcPr>
          <w:p w14:paraId="168872D3"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c>
          <w:tcPr>
            <w:tcW w:w="520" w:type="dxa"/>
            <w:tcBorders>
              <w:top w:val="nil"/>
              <w:left w:val="nil"/>
              <w:bottom w:val="single" w:sz="8" w:space="0" w:color="auto"/>
              <w:right w:val="single" w:sz="8" w:space="0" w:color="auto"/>
            </w:tcBorders>
            <w:shd w:val="clear" w:color="auto" w:fill="auto"/>
            <w:vAlign w:val="center"/>
            <w:hideMark/>
          </w:tcPr>
          <w:p w14:paraId="0BA9B709"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r>
      <w:tr w:rsidR="00BD228D" w:rsidRPr="00BD228D" w14:paraId="6851E2EC" w14:textId="77777777" w:rsidTr="00BD228D">
        <w:trPr>
          <w:trHeight w:val="315"/>
          <w:jc w:val="center"/>
        </w:trPr>
        <w:tc>
          <w:tcPr>
            <w:tcW w:w="860" w:type="dxa"/>
            <w:tcBorders>
              <w:top w:val="nil"/>
              <w:left w:val="single" w:sz="8" w:space="0" w:color="auto"/>
              <w:bottom w:val="single" w:sz="8" w:space="0" w:color="auto"/>
              <w:right w:val="single" w:sz="8" w:space="0" w:color="auto"/>
            </w:tcBorders>
            <w:shd w:val="clear" w:color="auto" w:fill="auto"/>
            <w:vAlign w:val="center"/>
            <w:hideMark/>
          </w:tcPr>
          <w:p w14:paraId="04E87F39" w14:textId="77777777" w:rsidR="00BD228D" w:rsidRPr="00BD228D" w:rsidRDefault="00BD228D" w:rsidP="00BD228D">
            <w:pPr>
              <w:spacing w:after="0" w:line="240" w:lineRule="auto"/>
              <w:jc w:val="center"/>
              <w:rPr>
                <w:rFonts w:ascii="Calibri" w:eastAsia="Times New Roman" w:hAnsi="Calibri" w:cs="Calibri"/>
                <w:b/>
                <w:bCs/>
                <w:color w:val="000000"/>
                <w:lang w:val="en-US"/>
              </w:rPr>
            </w:pPr>
            <w:r w:rsidRPr="00BD228D">
              <w:rPr>
                <w:rFonts w:ascii="Calibri" w:eastAsia="Times New Roman" w:hAnsi="Calibri" w:cs="Calibri"/>
                <w:b/>
                <w:bCs/>
                <w:color w:val="000000"/>
                <w:lang w:val="en-US"/>
              </w:rPr>
              <w:t>7</w:t>
            </w:r>
          </w:p>
        </w:tc>
        <w:tc>
          <w:tcPr>
            <w:tcW w:w="4620" w:type="dxa"/>
            <w:tcBorders>
              <w:top w:val="nil"/>
              <w:left w:val="nil"/>
              <w:bottom w:val="single" w:sz="8" w:space="0" w:color="auto"/>
              <w:right w:val="single" w:sz="8" w:space="0" w:color="auto"/>
            </w:tcBorders>
            <w:shd w:val="clear" w:color="auto" w:fill="auto"/>
            <w:vAlign w:val="center"/>
            <w:hideMark/>
          </w:tcPr>
          <w:p w14:paraId="66656274" w14:textId="77777777" w:rsidR="00BD228D" w:rsidRPr="00BD228D" w:rsidRDefault="00BD228D" w:rsidP="00BD228D">
            <w:pPr>
              <w:spacing w:after="0" w:line="240" w:lineRule="auto"/>
              <w:rPr>
                <w:rFonts w:ascii="Times New Roman" w:eastAsia="Times New Roman" w:hAnsi="Times New Roman" w:cs="Times New Roman"/>
                <w:color w:val="000000"/>
                <w:sz w:val="21"/>
                <w:szCs w:val="21"/>
                <w:lang w:val="en-US"/>
              </w:rPr>
            </w:pPr>
            <w:r w:rsidRPr="00BD228D">
              <w:rPr>
                <w:rFonts w:ascii="Times New Roman" w:eastAsia="Times New Roman" w:hAnsi="Times New Roman" w:cs="Times New Roman"/>
                <w:color w:val="000000"/>
                <w:sz w:val="21"/>
                <w:szCs w:val="21"/>
                <w:lang w:val="en-US"/>
              </w:rPr>
              <w:t>I prefer the food that is clean.</w:t>
            </w:r>
          </w:p>
        </w:tc>
        <w:tc>
          <w:tcPr>
            <w:tcW w:w="640" w:type="dxa"/>
            <w:tcBorders>
              <w:top w:val="nil"/>
              <w:left w:val="nil"/>
              <w:bottom w:val="single" w:sz="8" w:space="0" w:color="auto"/>
              <w:right w:val="single" w:sz="8" w:space="0" w:color="auto"/>
            </w:tcBorders>
            <w:shd w:val="clear" w:color="auto" w:fill="auto"/>
            <w:vAlign w:val="center"/>
            <w:hideMark/>
          </w:tcPr>
          <w:p w14:paraId="5A7EF78C"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c>
          <w:tcPr>
            <w:tcW w:w="620" w:type="dxa"/>
            <w:tcBorders>
              <w:top w:val="nil"/>
              <w:left w:val="nil"/>
              <w:bottom w:val="single" w:sz="8" w:space="0" w:color="auto"/>
              <w:right w:val="single" w:sz="8" w:space="0" w:color="auto"/>
            </w:tcBorders>
            <w:shd w:val="clear" w:color="auto" w:fill="auto"/>
            <w:vAlign w:val="center"/>
            <w:hideMark/>
          </w:tcPr>
          <w:p w14:paraId="53EB95EB"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c>
          <w:tcPr>
            <w:tcW w:w="540" w:type="dxa"/>
            <w:tcBorders>
              <w:top w:val="nil"/>
              <w:left w:val="nil"/>
              <w:bottom w:val="single" w:sz="8" w:space="0" w:color="auto"/>
              <w:right w:val="single" w:sz="8" w:space="0" w:color="auto"/>
            </w:tcBorders>
            <w:shd w:val="clear" w:color="auto" w:fill="auto"/>
            <w:vAlign w:val="center"/>
            <w:hideMark/>
          </w:tcPr>
          <w:p w14:paraId="0FE32CF8"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c>
          <w:tcPr>
            <w:tcW w:w="520" w:type="dxa"/>
            <w:tcBorders>
              <w:top w:val="nil"/>
              <w:left w:val="nil"/>
              <w:bottom w:val="single" w:sz="8" w:space="0" w:color="auto"/>
              <w:right w:val="single" w:sz="8" w:space="0" w:color="auto"/>
            </w:tcBorders>
            <w:shd w:val="clear" w:color="auto" w:fill="auto"/>
            <w:vAlign w:val="center"/>
            <w:hideMark/>
          </w:tcPr>
          <w:p w14:paraId="1940DC58"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r>
      <w:tr w:rsidR="00BD228D" w:rsidRPr="00BD228D" w14:paraId="4CDC69CE" w14:textId="77777777" w:rsidTr="00BD228D">
        <w:trPr>
          <w:trHeight w:val="825"/>
          <w:jc w:val="center"/>
        </w:trPr>
        <w:tc>
          <w:tcPr>
            <w:tcW w:w="860" w:type="dxa"/>
            <w:tcBorders>
              <w:top w:val="nil"/>
              <w:left w:val="single" w:sz="8" w:space="0" w:color="auto"/>
              <w:bottom w:val="single" w:sz="8" w:space="0" w:color="auto"/>
              <w:right w:val="single" w:sz="8" w:space="0" w:color="auto"/>
            </w:tcBorders>
            <w:shd w:val="clear" w:color="auto" w:fill="auto"/>
            <w:vAlign w:val="center"/>
            <w:hideMark/>
          </w:tcPr>
          <w:p w14:paraId="287B7877" w14:textId="77777777" w:rsidR="00BD228D" w:rsidRPr="00BD228D" w:rsidRDefault="00BD228D" w:rsidP="00BD228D">
            <w:pPr>
              <w:spacing w:after="0" w:line="240" w:lineRule="auto"/>
              <w:jc w:val="center"/>
              <w:rPr>
                <w:rFonts w:ascii="Calibri" w:eastAsia="Times New Roman" w:hAnsi="Calibri" w:cs="Calibri"/>
                <w:b/>
                <w:bCs/>
                <w:color w:val="000000"/>
                <w:lang w:val="en-US"/>
              </w:rPr>
            </w:pPr>
            <w:r w:rsidRPr="00BD228D">
              <w:rPr>
                <w:rFonts w:ascii="Calibri" w:eastAsia="Times New Roman" w:hAnsi="Calibri" w:cs="Calibri"/>
                <w:b/>
                <w:bCs/>
                <w:color w:val="000000"/>
                <w:lang w:val="en-US"/>
              </w:rPr>
              <w:t>8</w:t>
            </w:r>
          </w:p>
        </w:tc>
        <w:tc>
          <w:tcPr>
            <w:tcW w:w="4620" w:type="dxa"/>
            <w:tcBorders>
              <w:top w:val="nil"/>
              <w:left w:val="nil"/>
              <w:bottom w:val="single" w:sz="8" w:space="0" w:color="auto"/>
              <w:right w:val="single" w:sz="8" w:space="0" w:color="auto"/>
            </w:tcBorders>
            <w:shd w:val="clear" w:color="auto" w:fill="auto"/>
            <w:vAlign w:val="center"/>
            <w:hideMark/>
          </w:tcPr>
          <w:p w14:paraId="23C922F5" w14:textId="77777777" w:rsidR="00BD228D" w:rsidRPr="00BD228D" w:rsidRDefault="00BD228D" w:rsidP="00BD228D">
            <w:pPr>
              <w:spacing w:after="0" w:line="240" w:lineRule="auto"/>
              <w:rPr>
                <w:rFonts w:ascii="Times New Roman" w:eastAsia="Times New Roman" w:hAnsi="Times New Roman" w:cs="Times New Roman"/>
                <w:color w:val="000000"/>
                <w:sz w:val="21"/>
                <w:szCs w:val="21"/>
                <w:lang w:val="en-US"/>
              </w:rPr>
            </w:pPr>
            <w:r w:rsidRPr="00BD228D">
              <w:rPr>
                <w:rFonts w:ascii="Times New Roman" w:eastAsia="Times New Roman" w:hAnsi="Times New Roman" w:cs="Times New Roman"/>
                <w:color w:val="000000"/>
                <w:sz w:val="21"/>
                <w:szCs w:val="21"/>
                <w:lang w:val="en-US"/>
              </w:rPr>
              <w:t>I prefer food that looks tastier in school canteen but appropriate in my daily allowance.</w:t>
            </w:r>
          </w:p>
        </w:tc>
        <w:tc>
          <w:tcPr>
            <w:tcW w:w="640" w:type="dxa"/>
            <w:tcBorders>
              <w:top w:val="nil"/>
              <w:left w:val="nil"/>
              <w:bottom w:val="single" w:sz="8" w:space="0" w:color="auto"/>
              <w:right w:val="single" w:sz="8" w:space="0" w:color="auto"/>
            </w:tcBorders>
            <w:shd w:val="clear" w:color="auto" w:fill="auto"/>
            <w:vAlign w:val="center"/>
            <w:hideMark/>
          </w:tcPr>
          <w:p w14:paraId="764ECD8B"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c>
          <w:tcPr>
            <w:tcW w:w="620" w:type="dxa"/>
            <w:tcBorders>
              <w:top w:val="nil"/>
              <w:left w:val="nil"/>
              <w:bottom w:val="single" w:sz="8" w:space="0" w:color="auto"/>
              <w:right w:val="single" w:sz="8" w:space="0" w:color="auto"/>
            </w:tcBorders>
            <w:shd w:val="clear" w:color="auto" w:fill="auto"/>
            <w:vAlign w:val="center"/>
            <w:hideMark/>
          </w:tcPr>
          <w:p w14:paraId="483044B5"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c>
          <w:tcPr>
            <w:tcW w:w="540" w:type="dxa"/>
            <w:tcBorders>
              <w:top w:val="nil"/>
              <w:left w:val="nil"/>
              <w:bottom w:val="single" w:sz="8" w:space="0" w:color="auto"/>
              <w:right w:val="single" w:sz="8" w:space="0" w:color="auto"/>
            </w:tcBorders>
            <w:shd w:val="clear" w:color="auto" w:fill="auto"/>
            <w:vAlign w:val="center"/>
            <w:hideMark/>
          </w:tcPr>
          <w:p w14:paraId="7EC8AD4A"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c>
          <w:tcPr>
            <w:tcW w:w="520" w:type="dxa"/>
            <w:tcBorders>
              <w:top w:val="nil"/>
              <w:left w:val="nil"/>
              <w:bottom w:val="single" w:sz="8" w:space="0" w:color="auto"/>
              <w:right w:val="single" w:sz="8" w:space="0" w:color="auto"/>
            </w:tcBorders>
            <w:shd w:val="clear" w:color="auto" w:fill="auto"/>
            <w:vAlign w:val="center"/>
            <w:hideMark/>
          </w:tcPr>
          <w:p w14:paraId="73ACF268"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r>
      <w:tr w:rsidR="00BD228D" w:rsidRPr="00BD228D" w14:paraId="3E7A3FFE" w14:textId="77777777" w:rsidTr="00BD228D">
        <w:trPr>
          <w:trHeight w:val="555"/>
          <w:jc w:val="center"/>
        </w:trPr>
        <w:tc>
          <w:tcPr>
            <w:tcW w:w="860" w:type="dxa"/>
            <w:tcBorders>
              <w:top w:val="nil"/>
              <w:left w:val="single" w:sz="8" w:space="0" w:color="auto"/>
              <w:bottom w:val="single" w:sz="8" w:space="0" w:color="auto"/>
              <w:right w:val="single" w:sz="8" w:space="0" w:color="auto"/>
            </w:tcBorders>
            <w:shd w:val="clear" w:color="auto" w:fill="auto"/>
            <w:vAlign w:val="center"/>
            <w:hideMark/>
          </w:tcPr>
          <w:p w14:paraId="3ED3DE93" w14:textId="77777777" w:rsidR="00BD228D" w:rsidRPr="00BD228D" w:rsidRDefault="00BD228D" w:rsidP="00BD228D">
            <w:pPr>
              <w:spacing w:after="0" w:line="240" w:lineRule="auto"/>
              <w:jc w:val="center"/>
              <w:rPr>
                <w:rFonts w:ascii="Calibri" w:eastAsia="Times New Roman" w:hAnsi="Calibri" w:cs="Calibri"/>
                <w:b/>
                <w:bCs/>
                <w:color w:val="000000"/>
                <w:lang w:val="en-US"/>
              </w:rPr>
            </w:pPr>
            <w:r w:rsidRPr="00BD228D">
              <w:rPr>
                <w:rFonts w:ascii="Calibri" w:eastAsia="Times New Roman" w:hAnsi="Calibri" w:cs="Calibri"/>
                <w:b/>
                <w:bCs/>
                <w:color w:val="000000"/>
                <w:lang w:val="en-US"/>
              </w:rPr>
              <w:t>9</w:t>
            </w:r>
          </w:p>
        </w:tc>
        <w:tc>
          <w:tcPr>
            <w:tcW w:w="4620" w:type="dxa"/>
            <w:tcBorders>
              <w:top w:val="nil"/>
              <w:left w:val="nil"/>
              <w:bottom w:val="single" w:sz="8" w:space="0" w:color="auto"/>
              <w:right w:val="single" w:sz="8" w:space="0" w:color="auto"/>
            </w:tcBorders>
            <w:shd w:val="clear" w:color="auto" w:fill="auto"/>
            <w:vAlign w:val="center"/>
            <w:hideMark/>
          </w:tcPr>
          <w:p w14:paraId="610E85F7" w14:textId="77777777" w:rsidR="00BD228D" w:rsidRPr="00BD228D" w:rsidRDefault="00BD228D" w:rsidP="00BD228D">
            <w:pPr>
              <w:spacing w:after="0" w:line="240" w:lineRule="auto"/>
              <w:rPr>
                <w:rFonts w:ascii="Times New Roman" w:eastAsia="Times New Roman" w:hAnsi="Times New Roman" w:cs="Times New Roman"/>
                <w:color w:val="000000"/>
                <w:sz w:val="21"/>
                <w:szCs w:val="21"/>
                <w:lang w:val="en-US"/>
              </w:rPr>
            </w:pPr>
            <w:r w:rsidRPr="00BD228D">
              <w:rPr>
                <w:rFonts w:ascii="Times New Roman" w:eastAsia="Times New Roman" w:hAnsi="Times New Roman" w:cs="Times New Roman"/>
                <w:color w:val="000000"/>
                <w:sz w:val="21"/>
                <w:szCs w:val="21"/>
                <w:lang w:val="en-US"/>
              </w:rPr>
              <w:t>I prefer the food that is inside a good packaging and that is sufficient to my daily allowance.</w:t>
            </w:r>
          </w:p>
        </w:tc>
        <w:tc>
          <w:tcPr>
            <w:tcW w:w="640" w:type="dxa"/>
            <w:tcBorders>
              <w:top w:val="nil"/>
              <w:left w:val="nil"/>
              <w:bottom w:val="single" w:sz="8" w:space="0" w:color="auto"/>
              <w:right w:val="single" w:sz="8" w:space="0" w:color="auto"/>
            </w:tcBorders>
            <w:shd w:val="clear" w:color="auto" w:fill="auto"/>
            <w:vAlign w:val="center"/>
            <w:hideMark/>
          </w:tcPr>
          <w:p w14:paraId="05364966"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c>
          <w:tcPr>
            <w:tcW w:w="620" w:type="dxa"/>
            <w:tcBorders>
              <w:top w:val="nil"/>
              <w:left w:val="nil"/>
              <w:bottom w:val="single" w:sz="8" w:space="0" w:color="auto"/>
              <w:right w:val="single" w:sz="8" w:space="0" w:color="auto"/>
            </w:tcBorders>
            <w:shd w:val="clear" w:color="auto" w:fill="auto"/>
            <w:vAlign w:val="center"/>
            <w:hideMark/>
          </w:tcPr>
          <w:p w14:paraId="0EAA7A6A"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c>
          <w:tcPr>
            <w:tcW w:w="540" w:type="dxa"/>
            <w:tcBorders>
              <w:top w:val="nil"/>
              <w:left w:val="nil"/>
              <w:bottom w:val="single" w:sz="8" w:space="0" w:color="auto"/>
              <w:right w:val="single" w:sz="8" w:space="0" w:color="auto"/>
            </w:tcBorders>
            <w:shd w:val="clear" w:color="auto" w:fill="auto"/>
            <w:vAlign w:val="center"/>
            <w:hideMark/>
          </w:tcPr>
          <w:p w14:paraId="3D26FC5D"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c>
          <w:tcPr>
            <w:tcW w:w="520" w:type="dxa"/>
            <w:tcBorders>
              <w:top w:val="nil"/>
              <w:left w:val="nil"/>
              <w:bottom w:val="single" w:sz="8" w:space="0" w:color="auto"/>
              <w:right w:val="single" w:sz="8" w:space="0" w:color="auto"/>
            </w:tcBorders>
            <w:shd w:val="clear" w:color="auto" w:fill="auto"/>
            <w:vAlign w:val="center"/>
            <w:hideMark/>
          </w:tcPr>
          <w:p w14:paraId="1BAC5D0B"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r>
      <w:tr w:rsidR="00BD228D" w:rsidRPr="00BD228D" w14:paraId="54D95367" w14:textId="77777777" w:rsidTr="00BD228D">
        <w:trPr>
          <w:trHeight w:val="300"/>
          <w:jc w:val="center"/>
        </w:trPr>
        <w:tc>
          <w:tcPr>
            <w:tcW w:w="860" w:type="dxa"/>
            <w:tcBorders>
              <w:top w:val="nil"/>
              <w:left w:val="single" w:sz="8" w:space="0" w:color="auto"/>
              <w:bottom w:val="single" w:sz="8" w:space="0" w:color="auto"/>
              <w:right w:val="single" w:sz="8" w:space="0" w:color="auto"/>
            </w:tcBorders>
            <w:shd w:val="clear" w:color="auto" w:fill="auto"/>
            <w:vAlign w:val="center"/>
            <w:hideMark/>
          </w:tcPr>
          <w:p w14:paraId="72F5DAAC" w14:textId="77777777" w:rsidR="00BD228D" w:rsidRPr="00BD228D" w:rsidRDefault="00BD228D" w:rsidP="00BD228D">
            <w:pPr>
              <w:spacing w:after="0" w:line="240" w:lineRule="auto"/>
              <w:jc w:val="center"/>
              <w:rPr>
                <w:rFonts w:ascii="Calibri" w:eastAsia="Times New Roman" w:hAnsi="Calibri" w:cs="Calibri"/>
                <w:b/>
                <w:bCs/>
                <w:color w:val="000000"/>
                <w:lang w:val="en-US"/>
              </w:rPr>
            </w:pPr>
            <w:r w:rsidRPr="00BD228D">
              <w:rPr>
                <w:rFonts w:ascii="Calibri" w:eastAsia="Times New Roman" w:hAnsi="Calibri" w:cs="Calibri"/>
                <w:b/>
                <w:bCs/>
                <w:color w:val="000000"/>
                <w:lang w:val="en-US"/>
              </w:rPr>
              <w:t>10</w:t>
            </w:r>
          </w:p>
        </w:tc>
        <w:tc>
          <w:tcPr>
            <w:tcW w:w="4620" w:type="dxa"/>
            <w:tcBorders>
              <w:top w:val="nil"/>
              <w:left w:val="nil"/>
              <w:bottom w:val="single" w:sz="8" w:space="0" w:color="auto"/>
              <w:right w:val="single" w:sz="8" w:space="0" w:color="auto"/>
            </w:tcBorders>
            <w:shd w:val="clear" w:color="auto" w:fill="auto"/>
            <w:vAlign w:val="center"/>
            <w:hideMark/>
          </w:tcPr>
          <w:p w14:paraId="5CD2EBCC" w14:textId="77777777" w:rsidR="00BD228D" w:rsidRPr="00BD228D" w:rsidRDefault="00BD228D" w:rsidP="00BD228D">
            <w:pPr>
              <w:spacing w:after="0" w:line="240" w:lineRule="auto"/>
              <w:rPr>
                <w:rFonts w:ascii="Times New Roman" w:eastAsia="Times New Roman" w:hAnsi="Times New Roman" w:cs="Times New Roman"/>
                <w:color w:val="000000"/>
                <w:sz w:val="21"/>
                <w:szCs w:val="21"/>
                <w:lang w:val="en-US"/>
              </w:rPr>
            </w:pPr>
            <w:r w:rsidRPr="00BD228D">
              <w:rPr>
                <w:rFonts w:ascii="Times New Roman" w:eastAsia="Times New Roman" w:hAnsi="Times New Roman" w:cs="Times New Roman"/>
                <w:color w:val="000000"/>
                <w:sz w:val="21"/>
                <w:szCs w:val="21"/>
                <w:lang w:val="en-US"/>
              </w:rPr>
              <w:t xml:space="preserve"> I prefer the product that is nutritious.</w:t>
            </w:r>
          </w:p>
        </w:tc>
        <w:tc>
          <w:tcPr>
            <w:tcW w:w="640" w:type="dxa"/>
            <w:tcBorders>
              <w:top w:val="nil"/>
              <w:left w:val="nil"/>
              <w:bottom w:val="single" w:sz="8" w:space="0" w:color="auto"/>
              <w:right w:val="single" w:sz="8" w:space="0" w:color="auto"/>
            </w:tcBorders>
            <w:shd w:val="clear" w:color="auto" w:fill="auto"/>
            <w:vAlign w:val="center"/>
            <w:hideMark/>
          </w:tcPr>
          <w:p w14:paraId="22ACDFEE"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c>
          <w:tcPr>
            <w:tcW w:w="620" w:type="dxa"/>
            <w:tcBorders>
              <w:top w:val="nil"/>
              <w:left w:val="nil"/>
              <w:bottom w:val="single" w:sz="8" w:space="0" w:color="auto"/>
              <w:right w:val="single" w:sz="8" w:space="0" w:color="auto"/>
            </w:tcBorders>
            <w:shd w:val="clear" w:color="auto" w:fill="auto"/>
            <w:vAlign w:val="center"/>
            <w:hideMark/>
          </w:tcPr>
          <w:p w14:paraId="5D1779BD"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c>
          <w:tcPr>
            <w:tcW w:w="540" w:type="dxa"/>
            <w:tcBorders>
              <w:top w:val="nil"/>
              <w:left w:val="nil"/>
              <w:bottom w:val="single" w:sz="8" w:space="0" w:color="auto"/>
              <w:right w:val="single" w:sz="8" w:space="0" w:color="auto"/>
            </w:tcBorders>
            <w:shd w:val="clear" w:color="auto" w:fill="auto"/>
            <w:vAlign w:val="center"/>
            <w:hideMark/>
          </w:tcPr>
          <w:p w14:paraId="68A61E0D"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c>
          <w:tcPr>
            <w:tcW w:w="520" w:type="dxa"/>
            <w:tcBorders>
              <w:top w:val="nil"/>
              <w:left w:val="nil"/>
              <w:bottom w:val="single" w:sz="8" w:space="0" w:color="auto"/>
              <w:right w:val="single" w:sz="8" w:space="0" w:color="auto"/>
            </w:tcBorders>
            <w:shd w:val="clear" w:color="auto" w:fill="auto"/>
            <w:vAlign w:val="center"/>
            <w:hideMark/>
          </w:tcPr>
          <w:p w14:paraId="47DBC31F"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r>
      <w:tr w:rsidR="00BD228D" w:rsidRPr="00BD228D" w14:paraId="2689753A" w14:textId="77777777" w:rsidTr="00BD228D">
        <w:trPr>
          <w:trHeight w:val="405"/>
          <w:jc w:val="center"/>
        </w:trPr>
        <w:tc>
          <w:tcPr>
            <w:tcW w:w="7800" w:type="dxa"/>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14:paraId="306179C6" w14:textId="258E83F6" w:rsidR="00BD228D" w:rsidRPr="00BD228D" w:rsidRDefault="001B2D40" w:rsidP="00BD228D">
            <w:pPr>
              <w:spacing w:after="0" w:line="240" w:lineRule="auto"/>
              <w:rPr>
                <w:rFonts w:ascii="Calibri" w:eastAsia="Times New Roman" w:hAnsi="Calibri" w:cs="Calibri"/>
                <w:b/>
                <w:bCs/>
                <w:color w:val="000000"/>
                <w:lang w:val="en-US"/>
              </w:rPr>
            </w:pPr>
            <w:r w:rsidRPr="00BD228D">
              <w:rPr>
                <w:rFonts w:ascii="Calibri" w:eastAsia="Times New Roman" w:hAnsi="Calibri" w:cs="Calibri"/>
                <w:b/>
                <w:bCs/>
                <w:color w:val="000000"/>
                <w:lang w:val="en-US"/>
              </w:rPr>
              <w:t xml:space="preserve">                                                       </w:t>
            </w:r>
            <w:r>
              <w:rPr>
                <w:rFonts w:ascii="Calibri" w:eastAsia="Times New Roman" w:hAnsi="Calibri" w:cs="Calibri"/>
                <w:b/>
                <w:bCs/>
                <w:color w:val="000000"/>
                <w:lang w:val="en-US"/>
              </w:rPr>
              <w:t>VARIETY OF FOOD</w:t>
            </w:r>
          </w:p>
        </w:tc>
      </w:tr>
      <w:tr w:rsidR="00BD228D" w:rsidRPr="00BD228D" w14:paraId="21963C82" w14:textId="77777777" w:rsidTr="00BD228D">
        <w:trPr>
          <w:trHeight w:val="375"/>
          <w:jc w:val="center"/>
        </w:trPr>
        <w:tc>
          <w:tcPr>
            <w:tcW w:w="860" w:type="dxa"/>
            <w:tcBorders>
              <w:top w:val="nil"/>
              <w:left w:val="single" w:sz="8" w:space="0" w:color="auto"/>
              <w:bottom w:val="single" w:sz="8" w:space="0" w:color="auto"/>
              <w:right w:val="single" w:sz="8" w:space="0" w:color="auto"/>
            </w:tcBorders>
            <w:shd w:val="clear" w:color="auto" w:fill="auto"/>
            <w:vAlign w:val="center"/>
            <w:hideMark/>
          </w:tcPr>
          <w:p w14:paraId="0262F2D0" w14:textId="77777777" w:rsidR="00BD228D" w:rsidRPr="00BD228D" w:rsidRDefault="00BD228D" w:rsidP="00BD228D">
            <w:pPr>
              <w:spacing w:after="0" w:line="240" w:lineRule="auto"/>
              <w:jc w:val="center"/>
              <w:rPr>
                <w:rFonts w:ascii="Calibri" w:eastAsia="Times New Roman" w:hAnsi="Calibri" w:cs="Calibri"/>
                <w:b/>
                <w:bCs/>
                <w:color w:val="000000"/>
                <w:lang w:val="en-US"/>
              </w:rPr>
            </w:pPr>
            <w:r w:rsidRPr="00BD228D">
              <w:rPr>
                <w:rFonts w:ascii="Calibri" w:eastAsia="Times New Roman" w:hAnsi="Calibri" w:cs="Calibri"/>
                <w:b/>
                <w:bCs/>
                <w:color w:val="000000"/>
                <w:lang w:val="en-US"/>
              </w:rPr>
              <w:t>11</w:t>
            </w:r>
          </w:p>
        </w:tc>
        <w:tc>
          <w:tcPr>
            <w:tcW w:w="4620" w:type="dxa"/>
            <w:tcBorders>
              <w:top w:val="nil"/>
              <w:left w:val="nil"/>
              <w:bottom w:val="single" w:sz="8" w:space="0" w:color="auto"/>
              <w:right w:val="single" w:sz="8" w:space="0" w:color="auto"/>
            </w:tcBorders>
            <w:shd w:val="clear" w:color="auto" w:fill="auto"/>
            <w:vAlign w:val="center"/>
            <w:hideMark/>
          </w:tcPr>
          <w:p w14:paraId="2909C6A4" w14:textId="77777777" w:rsidR="00BD228D" w:rsidRPr="00BD228D" w:rsidRDefault="00BD228D" w:rsidP="00BD228D">
            <w:pPr>
              <w:spacing w:after="0" w:line="240" w:lineRule="auto"/>
              <w:jc w:val="both"/>
              <w:rPr>
                <w:rFonts w:ascii="Times New Roman" w:eastAsia="Times New Roman" w:hAnsi="Times New Roman" w:cs="Times New Roman"/>
                <w:color w:val="000000"/>
                <w:sz w:val="21"/>
                <w:szCs w:val="21"/>
                <w:lang w:val="en-US"/>
              </w:rPr>
            </w:pPr>
            <w:r w:rsidRPr="00BD228D">
              <w:rPr>
                <w:rFonts w:ascii="Times New Roman" w:eastAsia="Times New Roman" w:hAnsi="Times New Roman" w:cs="Times New Roman"/>
                <w:color w:val="000000"/>
                <w:sz w:val="21"/>
                <w:szCs w:val="21"/>
                <w:lang w:val="en-US"/>
              </w:rPr>
              <w:t>I choose the cheapest food in the canteen.</w:t>
            </w:r>
          </w:p>
        </w:tc>
        <w:tc>
          <w:tcPr>
            <w:tcW w:w="640" w:type="dxa"/>
            <w:tcBorders>
              <w:top w:val="nil"/>
              <w:left w:val="nil"/>
              <w:bottom w:val="single" w:sz="8" w:space="0" w:color="auto"/>
              <w:right w:val="single" w:sz="8" w:space="0" w:color="auto"/>
            </w:tcBorders>
            <w:shd w:val="clear" w:color="auto" w:fill="auto"/>
            <w:vAlign w:val="center"/>
            <w:hideMark/>
          </w:tcPr>
          <w:p w14:paraId="77165A71"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c>
          <w:tcPr>
            <w:tcW w:w="620" w:type="dxa"/>
            <w:tcBorders>
              <w:top w:val="nil"/>
              <w:left w:val="nil"/>
              <w:bottom w:val="single" w:sz="8" w:space="0" w:color="auto"/>
              <w:right w:val="single" w:sz="8" w:space="0" w:color="auto"/>
            </w:tcBorders>
            <w:shd w:val="clear" w:color="auto" w:fill="auto"/>
            <w:vAlign w:val="center"/>
            <w:hideMark/>
          </w:tcPr>
          <w:p w14:paraId="2F98A23A"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c>
          <w:tcPr>
            <w:tcW w:w="540" w:type="dxa"/>
            <w:tcBorders>
              <w:top w:val="nil"/>
              <w:left w:val="nil"/>
              <w:bottom w:val="single" w:sz="8" w:space="0" w:color="auto"/>
              <w:right w:val="single" w:sz="8" w:space="0" w:color="auto"/>
            </w:tcBorders>
            <w:shd w:val="clear" w:color="auto" w:fill="auto"/>
            <w:vAlign w:val="center"/>
            <w:hideMark/>
          </w:tcPr>
          <w:p w14:paraId="0D946A9B"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c>
          <w:tcPr>
            <w:tcW w:w="520" w:type="dxa"/>
            <w:tcBorders>
              <w:top w:val="nil"/>
              <w:left w:val="nil"/>
              <w:bottom w:val="single" w:sz="8" w:space="0" w:color="auto"/>
              <w:right w:val="single" w:sz="8" w:space="0" w:color="auto"/>
            </w:tcBorders>
            <w:shd w:val="clear" w:color="auto" w:fill="auto"/>
            <w:vAlign w:val="center"/>
            <w:hideMark/>
          </w:tcPr>
          <w:p w14:paraId="11CA867E"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r>
      <w:tr w:rsidR="00BD228D" w:rsidRPr="00BD228D" w14:paraId="7681A693" w14:textId="77777777" w:rsidTr="00BD228D">
        <w:trPr>
          <w:trHeight w:val="435"/>
          <w:jc w:val="center"/>
        </w:trPr>
        <w:tc>
          <w:tcPr>
            <w:tcW w:w="860" w:type="dxa"/>
            <w:vMerge w:val="restart"/>
            <w:tcBorders>
              <w:top w:val="nil"/>
              <w:left w:val="single" w:sz="8" w:space="0" w:color="auto"/>
              <w:bottom w:val="single" w:sz="8" w:space="0" w:color="000000"/>
              <w:right w:val="single" w:sz="8" w:space="0" w:color="auto"/>
            </w:tcBorders>
            <w:shd w:val="clear" w:color="auto" w:fill="auto"/>
            <w:vAlign w:val="center"/>
            <w:hideMark/>
          </w:tcPr>
          <w:p w14:paraId="1B9C0B90" w14:textId="77777777" w:rsidR="00BD228D" w:rsidRPr="00BD228D" w:rsidRDefault="00BD228D" w:rsidP="00BD228D">
            <w:pPr>
              <w:spacing w:after="0" w:line="240" w:lineRule="auto"/>
              <w:jc w:val="center"/>
              <w:rPr>
                <w:rFonts w:ascii="Calibri" w:eastAsia="Times New Roman" w:hAnsi="Calibri" w:cs="Calibri"/>
                <w:b/>
                <w:bCs/>
                <w:color w:val="000000"/>
                <w:lang w:val="en-US"/>
              </w:rPr>
            </w:pPr>
            <w:r w:rsidRPr="00BD228D">
              <w:rPr>
                <w:rFonts w:ascii="Calibri" w:eastAsia="Times New Roman" w:hAnsi="Calibri" w:cs="Calibri"/>
                <w:b/>
                <w:bCs/>
                <w:color w:val="000000"/>
                <w:lang w:val="en-US"/>
              </w:rPr>
              <w:t>12</w:t>
            </w:r>
          </w:p>
        </w:tc>
        <w:tc>
          <w:tcPr>
            <w:tcW w:w="4620" w:type="dxa"/>
            <w:vMerge w:val="restart"/>
            <w:tcBorders>
              <w:top w:val="nil"/>
              <w:left w:val="single" w:sz="8" w:space="0" w:color="auto"/>
              <w:bottom w:val="single" w:sz="8" w:space="0" w:color="000000"/>
              <w:right w:val="single" w:sz="8" w:space="0" w:color="auto"/>
            </w:tcBorders>
            <w:shd w:val="clear" w:color="auto" w:fill="auto"/>
            <w:vAlign w:val="center"/>
            <w:hideMark/>
          </w:tcPr>
          <w:p w14:paraId="4C745FF7" w14:textId="77777777" w:rsidR="00BD228D" w:rsidRPr="00BD228D" w:rsidRDefault="00BD228D" w:rsidP="00BD228D">
            <w:pPr>
              <w:spacing w:after="0" w:line="240" w:lineRule="auto"/>
              <w:jc w:val="both"/>
              <w:rPr>
                <w:rFonts w:ascii="Times New Roman" w:eastAsia="Times New Roman" w:hAnsi="Times New Roman" w:cs="Times New Roman"/>
                <w:color w:val="000000"/>
                <w:sz w:val="21"/>
                <w:szCs w:val="21"/>
                <w:lang w:val="en-US"/>
              </w:rPr>
            </w:pPr>
            <w:r w:rsidRPr="00BD228D">
              <w:rPr>
                <w:rFonts w:ascii="Times New Roman" w:eastAsia="Times New Roman" w:hAnsi="Times New Roman" w:cs="Times New Roman"/>
                <w:color w:val="000000"/>
                <w:sz w:val="21"/>
                <w:szCs w:val="21"/>
                <w:lang w:val="en-US"/>
              </w:rPr>
              <w:t>I prefer foods with soup over fried foods.</w:t>
            </w:r>
          </w:p>
        </w:tc>
        <w:tc>
          <w:tcPr>
            <w:tcW w:w="640" w:type="dxa"/>
            <w:vMerge w:val="restart"/>
            <w:tcBorders>
              <w:top w:val="nil"/>
              <w:left w:val="single" w:sz="8" w:space="0" w:color="auto"/>
              <w:bottom w:val="single" w:sz="8" w:space="0" w:color="000000"/>
              <w:right w:val="single" w:sz="8" w:space="0" w:color="auto"/>
            </w:tcBorders>
            <w:shd w:val="clear" w:color="auto" w:fill="auto"/>
            <w:vAlign w:val="center"/>
            <w:hideMark/>
          </w:tcPr>
          <w:p w14:paraId="2792599A"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c>
          <w:tcPr>
            <w:tcW w:w="620" w:type="dxa"/>
            <w:vMerge w:val="restart"/>
            <w:tcBorders>
              <w:top w:val="nil"/>
              <w:left w:val="single" w:sz="8" w:space="0" w:color="auto"/>
              <w:bottom w:val="single" w:sz="8" w:space="0" w:color="000000"/>
              <w:right w:val="single" w:sz="8" w:space="0" w:color="auto"/>
            </w:tcBorders>
            <w:shd w:val="clear" w:color="auto" w:fill="auto"/>
            <w:vAlign w:val="center"/>
            <w:hideMark/>
          </w:tcPr>
          <w:p w14:paraId="34843EBD"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c>
          <w:tcPr>
            <w:tcW w:w="540" w:type="dxa"/>
            <w:vMerge w:val="restart"/>
            <w:tcBorders>
              <w:top w:val="nil"/>
              <w:left w:val="single" w:sz="8" w:space="0" w:color="auto"/>
              <w:bottom w:val="single" w:sz="8" w:space="0" w:color="000000"/>
              <w:right w:val="single" w:sz="8" w:space="0" w:color="auto"/>
            </w:tcBorders>
            <w:shd w:val="clear" w:color="auto" w:fill="auto"/>
            <w:vAlign w:val="center"/>
            <w:hideMark/>
          </w:tcPr>
          <w:p w14:paraId="5067B1AD"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c>
          <w:tcPr>
            <w:tcW w:w="520" w:type="dxa"/>
            <w:vMerge w:val="restart"/>
            <w:tcBorders>
              <w:top w:val="nil"/>
              <w:left w:val="single" w:sz="8" w:space="0" w:color="auto"/>
              <w:bottom w:val="single" w:sz="8" w:space="0" w:color="000000"/>
              <w:right w:val="single" w:sz="8" w:space="0" w:color="auto"/>
            </w:tcBorders>
            <w:shd w:val="clear" w:color="auto" w:fill="auto"/>
            <w:vAlign w:val="center"/>
            <w:hideMark/>
          </w:tcPr>
          <w:p w14:paraId="35180B98"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r>
      <w:tr w:rsidR="00BD228D" w:rsidRPr="00BD228D" w14:paraId="4C30F6ED" w14:textId="77777777" w:rsidTr="00BD228D">
        <w:trPr>
          <w:trHeight w:val="269"/>
          <w:jc w:val="center"/>
        </w:trPr>
        <w:tc>
          <w:tcPr>
            <w:tcW w:w="860" w:type="dxa"/>
            <w:vMerge/>
            <w:tcBorders>
              <w:top w:val="nil"/>
              <w:left w:val="single" w:sz="8" w:space="0" w:color="auto"/>
              <w:bottom w:val="single" w:sz="8" w:space="0" w:color="000000"/>
              <w:right w:val="single" w:sz="8" w:space="0" w:color="auto"/>
            </w:tcBorders>
            <w:vAlign w:val="center"/>
            <w:hideMark/>
          </w:tcPr>
          <w:p w14:paraId="66E045DE" w14:textId="77777777" w:rsidR="00BD228D" w:rsidRPr="00BD228D" w:rsidRDefault="00BD228D" w:rsidP="00BD228D">
            <w:pPr>
              <w:spacing w:after="0" w:line="240" w:lineRule="auto"/>
              <w:rPr>
                <w:rFonts w:ascii="Calibri" w:eastAsia="Times New Roman" w:hAnsi="Calibri" w:cs="Calibri"/>
                <w:b/>
                <w:bCs/>
                <w:color w:val="000000"/>
                <w:lang w:val="en-US"/>
              </w:rPr>
            </w:pPr>
          </w:p>
        </w:tc>
        <w:tc>
          <w:tcPr>
            <w:tcW w:w="4620" w:type="dxa"/>
            <w:vMerge/>
            <w:tcBorders>
              <w:top w:val="nil"/>
              <w:left w:val="single" w:sz="8" w:space="0" w:color="auto"/>
              <w:bottom w:val="single" w:sz="8" w:space="0" w:color="000000"/>
              <w:right w:val="single" w:sz="8" w:space="0" w:color="auto"/>
            </w:tcBorders>
            <w:vAlign w:val="center"/>
            <w:hideMark/>
          </w:tcPr>
          <w:p w14:paraId="44E54837" w14:textId="77777777" w:rsidR="00BD228D" w:rsidRPr="00BD228D" w:rsidRDefault="00BD228D" w:rsidP="00BD228D">
            <w:pPr>
              <w:spacing w:after="0" w:line="240" w:lineRule="auto"/>
              <w:rPr>
                <w:rFonts w:ascii="Times New Roman" w:eastAsia="Times New Roman" w:hAnsi="Times New Roman" w:cs="Times New Roman"/>
                <w:color w:val="000000"/>
                <w:sz w:val="21"/>
                <w:szCs w:val="21"/>
                <w:lang w:val="en-US"/>
              </w:rPr>
            </w:pPr>
          </w:p>
        </w:tc>
        <w:tc>
          <w:tcPr>
            <w:tcW w:w="640" w:type="dxa"/>
            <w:vMerge/>
            <w:tcBorders>
              <w:top w:val="nil"/>
              <w:left w:val="single" w:sz="8" w:space="0" w:color="auto"/>
              <w:bottom w:val="single" w:sz="8" w:space="0" w:color="000000"/>
              <w:right w:val="single" w:sz="8" w:space="0" w:color="auto"/>
            </w:tcBorders>
            <w:vAlign w:val="center"/>
            <w:hideMark/>
          </w:tcPr>
          <w:p w14:paraId="2B103568" w14:textId="77777777" w:rsidR="00BD228D" w:rsidRPr="00BD228D" w:rsidRDefault="00BD228D" w:rsidP="00BD228D">
            <w:pPr>
              <w:spacing w:after="0" w:line="240" w:lineRule="auto"/>
              <w:rPr>
                <w:rFonts w:ascii="Calibri" w:eastAsia="Times New Roman" w:hAnsi="Calibri" w:cs="Calibri"/>
                <w:color w:val="000000"/>
                <w:lang w:val="en-US"/>
              </w:rPr>
            </w:pPr>
          </w:p>
        </w:tc>
        <w:tc>
          <w:tcPr>
            <w:tcW w:w="620" w:type="dxa"/>
            <w:vMerge/>
            <w:tcBorders>
              <w:top w:val="nil"/>
              <w:left w:val="single" w:sz="8" w:space="0" w:color="auto"/>
              <w:bottom w:val="single" w:sz="8" w:space="0" w:color="000000"/>
              <w:right w:val="single" w:sz="8" w:space="0" w:color="auto"/>
            </w:tcBorders>
            <w:vAlign w:val="center"/>
            <w:hideMark/>
          </w:tcPr>
          <w:p w14:paraId="27DD9EF0" w14:textId="77777777" w:rsidR="00BD228D" w:rsidRPr="00BD228D" w:rsidRDefault="00BD228D" w:rsidP="00BD228D">
            <w:pPr>
              <w:spacing w:after="0" w:line="240" w:lineRule="auto"/>
              <w:rPr>
                <w:rFonts w:ascii="Calibri" w:eastAsia="Times New Roman" w:hAnsi="Calibri" w:cs="Calibri"/>
                <w:color w:val="000000"/>
                <w:lang w:val="en-US"/>
              </w:rPr>
            </w:pPr>
          </w:p>
        </w:tc>
        <w:tc>
          <w:tcPr>
            <w:tcW w:w="540" w:type="dxa"/>
            <w:vMerge/>
            <w:tcBorders>
              <w:top w:val="nil"/>
              <w:left w:val="single" w:sz="8" w:space="0" w:color="auto"/>
              <w:bottom w:val="single" w:sz="8" w:space="0" w:color="000000"/>
              <w:right w:val="single" w:sz="8" w:space="0" w:color="auto"/>
            </w:tcBorders>
            <w:vAlign w:val="center"/>
            <w:hideMark/>
          </w:tcPr>
          <w:p w14:paraId="7C2733F3" w14:textId="77777777" w:rsidR="00BD228D" w:rsidRPr="00BD228D" w:rsidRDefault="00BD228D" w:rsidP="00BD228D">
            <w:pPr>
              <w:spacing w:after="0" w:line="240" w:lineRule="auto"/>
              <w:rPr>
                <w:rFonts w:ascii="Calibri" w:eastAsia="Times New Roman" w:hAnsi="Calibri" w:cs="Calibri"/>
                <w:color w:val="000000"/>
                <w:lang w:val="en-US"/>
              </w:rPr>
            </w:pPr>
          </w:p>
        </w:tc>
        <w:tc>
          <w:tcPr>
            <w:tcW w:w="520" w:type="dxa"/>
            <w:vMerge/>
            <w:tcBorders>
              <w:top w:val="nil"/>
              <w:left w:val="single" w:sz="8" w:space="0" w:color="auto"/>
              <w:bottom w:val="single" w:sz="8" w:space="0" w:color="000000"/>
              <w:right w:val="single" w:sz="8" w:space="0" w:color="auto"/>
            </w:tcBorders>
            <w:vAlign w:val="center"/>
            <w:hideMark/>
          </w:tcPr>
          <w:p w14:paraId="0700FE85" w14:textId="77777777" w:rsidR="00BD228D" w:rsidRPr="00BD228D" w:rsidRDefault="00BD228D" w:rsidP="00BD228D">
            <w:pPr>
              <w:spacing w:after="0" w:line="240" w:lineRule="auto"/>
              <w:rPr>
                <w:rFonts w:ascii="Calibri" w:eastAsia="Times New Roman" w:hAnsi="Calibri" w:cs="Calibri"/>
                <w:color w:val="000000"/>
                <w:lang w:val="en-US"/>
              </w:rPr>
            </w:pPr>
          </w:p>
        </w:tc>
      </w:tr>
      <w:tr w:rsidR="00BD228D" w:rsidRPr="00BD228D" w14:paraId="54594886" w14:textId="77777777" w:rsidTr="00BD228D">
        <w:trPr>
          <w:trHeight w:val="825"/>
          <w:jc w:val="center"/>
        </w:trPr>
        <w:tc>
          <w:tcPr>
            <w:tcW w:w="860" w:type="dxa"/>
            <w:tcBorders>
              <w:top w:val="nil"/>
              <w:left w:val="single" w:sz="8" w:space="0" w:color="auto"/>
              <w:bottom w:val="single" w:sz="8" w:space="0" w:color="auto"/>
              <w:right w:val="single" w:sz="8" w:space="0" w:color="auto"/>
            </w:tcBorders>
            <w:shd w:val="clear" w:color="auto" w:fill="auto"/>
            <w:vAlign w:val="center"/>
            <w:hideMark/>
          </w:tcPr>
          <w:p w14:paraId="0D7DCE4C" w14:textId="77777777" w:rsidR="00BD228D" w:rsidRPr="00BD228D" w:rsidRDefault="00BD228D" w:rsidP="00BD228D">
            <w:pPr>
              <w:spacing w:after="0" w:line="240" w:lineRule="auto"/>
              <w:jc w:val="center"/>
              <w:rPr>
                <w:rFonts w:ascii="Calibri" w:eastAsia="Times New Roman" w:hAnsi="Calibri" w:cs="Calibri"/>
                <w:b/>
                <w:bCs/>
                <w:color w:val="000000"/>
                <w:lang w:val="en-US"/>
              </w:rPr>
            </w:pPr>
            <w:r w:rsidRPr="00BD228D">
              <w:rPr>
                <w:rFonts w:ascii="Calibri" w:eastAsia="Times New Roman" w:hAnsi="Calibri" w:cs="Calibri"/>
                <w:b/>
                <w:bCs/>
                <w:color w:val="000000"/>
                <w:lang w:val="en-US"/>
              </w:rPr>
              <w:t>13</w:t>
            </w:r>
          </w:p>
        </w:tc>
        <w:tc>
          <w:tcPr>
            <w:tcW w:w="4620" w:type="dxa"/>
            <w:tcBorders>
              <w:top w:val="nil"/>
              <w:left w:val="nil"/>
              <w:bottom w:val="single" w:sz="8" w:space="0" w:color="auto"/>
              <w:right w:val="single" w:sz="8" w:space="0" w:color="auto"/>
            </w:tcBorders>
            <w:shd w:val="clear" w:color="auto" w:fill="auto"/>
            <w:vAlign w:val="center"/>
            <w:hideMark/>
          </w:tcPr>
          <w:p w14:paraId="2E5FF82D" w14:textId="77777777" w:rsidR="00BD228D" w:rsidRPr="00BD228D" w:rsidRDefault="00BD228D" w:rsidP="00BD228D">
            <w:pPr>
              <w:spacing w:after="0" w:line="240" w:lineRule="auto"/>
              <w:jc w:val="both"/>
              <w:rPr>
                <w:rFonts w:ascii="Times New Roman" w:eastAsia="Times New Roman" w:hAnsi="Times New Roman" w:cs="Times New Roman"/>
                <w:color w:val="000000"/>
                <w:sz w:val="21"/>
                <w:szCs w:val="21"/>
                <w:lang w:val="en-US"/>
              </w:rPr>
            </w:pPr>
            <w:r w:rsidRPr="00BD228D">
              <w:rPr>
                <w:rFonts w:ascii="Times New Roman" w:eastAsia="Times New Roman" w:hAnsi="Times New Roman" w:cs="Times New Roman"/>
                <w:color w:val="000000"/>
                <w:sz w:val="21"/>
                <w:szCs w:val="21"/>
                <w:lang w:val="en-US"/>
              </w:rPr>
              <w:t>To save money, I would rather bring my own rice and purchase some meals in school canteen that fit within my daily budget.</w:t>
            </w:r>
          </w:p>
        </w:tc>
        <w:tc>
          <w:tcPr>
            <w:tcW w:w="640" w:type="dxa"/>
            <w:tcBorders>
              <w:top w:val="nil"/>
              <w:left w:val="nil"/>
              <w:bottom w:val="single" w:sz="8" w:space="0" w:color="auto"/>
              <w:right w:val="single" w:sz="8" w:space="0" w:color="auto"/>
            </w:tcBorders>
            <w:shd w:val="clear" w:color="auto" w:fill="auto"/>
            <w:vAlign w:val="center"/>
            <w:hideMark/>
          </w:tcPr>
          <w:p w14:paraId="32C0A386"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c>
          <w:tcPr>
            <w:tcW w:w="620" w:type="dxa"/>
            <w:tcBorders>
              <w:top w:val="nil"/>
              <w:left w:val="nil"/>
              <w:bottom w:val="single" w:sz="8" w:space="0" w:color="auto"/>
              <w:right w:val="single" w:sz="8" w:space="0" w:color="auto"/>
            </w:tcBorders>
            <w:shd w:val="clear" w:color="auto" w:fill="auto"/>
            <w:vAlign w:val="center"/>
            <w:hideMark/>
          </w:tcPr>
          <w:p w14:paraId="234E28F8"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c>
          <w:tcPr>
            <w:tcW w:w="540" w:type="dxa"/>
            <w:tcBorders>
              <w:top w:val="nil"/>
              <w:left w:val="nil"/>
              <w:bottom w:val="single" w:sz="8" w:space="0" w:color="auto"/>
              <w:right w:val="single" w:sz="8" w:space="0" w:color="auto"/>
            </w:tcBorders>
            <w:shd w:val="clear" w:color="auto" w:fill="auto"/>
            <w:vAlign w:val="center"/>
            <w:hideMark/>
          </w:tcPr>
          <w:p w14:paraId="08866B0B"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c>
          <w:tcPr>
            <w:tcW w:w="520" w:type="dxa"/>
            <w:tcBorders>
              <w:top w:val="nil"/>
              <w:left w:val="nil"/>
              <w:bottom w:val="single" w:sz="8" w:space="0" w:color="auto"/>
              <w:right w:val="single" w:sz="8" w:space="0" w:color="auto"/>
            </w:tcBorders>
            <w:shd w:val="clear" w:color="auto" w:fill="auto"/>
            <w:vAlign w:val="center"/>
            <w:hideMark/>
          </w:tcPr>
          <w:p w14:paraId="27C53A46"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r>
      <w:tr w:rsidR="00BD228D" w:rsidRPr="00BD228D" w14:paraId="63BC1299" w14:textId="77777777" w:rsidTr="00BD228D">
        <w:trPr>
          <w:trHeight w:val="555"/>
          <w:jc w:val="center"/>
        </w:trPr>
        <w:tc>
          <w:tcPr>
            <w:tcW w:w="860" w:type="dxa"/>
            <w:tcBorders>
              <w:top w:val="nil"/>
              <w:left w:val="single" w:sz="8" w:space="0" w:color="auto"/>
              <w:bottom w:val="single" w:sz="8" w:space="0" w:color="auto"/>
              <w:right w:val="single" w:sz="8" w:space="0" w:color="auto"/>
            </w:tcBorders>
            <w:shd w:val="clear" w:color="auto" w:fill="auto"/>
            <w:vAlign w:val="center"/>
            <w:hideMark/>
          </w:tcPr>
          <w:p w14:paraId="00402642" w14:textId="77777777" w:rsidR="00BD228D" w:rsidRPr="00BD228D" w:rsidRDefault="00BD228D" w:rsidP="00BD228D">
            <w:pPr>
              <w:spacing w:after="0" w:line="240" w:lineRule="auto"/>
              <w:jc w:val="center"/>
              <w:rPr>
                <w:rFonts w:ascii="Calibri" w:eastAsia="Times New Roman" w:hAnsi="Calibri" w:cs="Calibri"/>
                <w:b/>
                <w:bCs/>
                <w:color w:val="000000"/>
                <w:lang w:val="en-US"/>
              </w:rPr>
            </w:pPr>
            <w:r w:rsidRPr="00BD228D">
              <w:rPr>
                <w:rFonts w:ascii="Calibri" w:eastAsia="Times New Roman" w:hAnsi="Calibri" w:cs="Calibri"/>
                <w:b/>
                <w:bCs/>
                <w:color w:val="000000"/>
                <w:lang w:val="en-US"/>
              </w:rPr>
              <w:t>14</w:t>
            </w:r>
          </w:p>
        </w:tc>
        <w:tc>
          <w:tcPr>
            <w:tcW w:w="4620" w:type="dxa"/>
            <w:tcBorders>
              <w:top w:val="nil"/>
              <w:left w:val="nil"/>
              <w:bottom w:val="single" w:sz="8" w:space="0" w:color="auto"/>
              <w:right w:val="single" w:sz="8" w:space="0" w:color="auto"/>
            </w:tcBorders>
            <w:shd w:val="clear" w:color="auto" w:fill="auto"/>
            <w:vAlign w:val="center"/>
            <w:hideMark/>
          </w:tcPr>
          <w:p w14:paraId="380862D5" w14:textId="77777777" w:rsidR="00BD228D" w:rsidRPr="00BD228D" w:rsidRDefault="00BD228D" w:rsidP="00BD228D">
            <w:pPr>
              <w:spacing w:after="0" w:line="240" w:lineRule="auto"/>
              <w:jc w:val="both"/>
              <w:rPr>
                <w:rFonts w:ascii="Times New Roman" w:eastAsia="Times New Roman" w:hAnsi="Times New Roman" w:cs="Times New Roman"/>
                <w:color w:val="000000"/>
                <w:sz w:val="21"/>
                <w:szCs w:val="21"/>
                <w:lang w:val="en-US"/>
              </w:rPr>
            </w:pPr>
            <w:r w:rsidRPr="00BD228D">
              <w:rPr>
                <w:rFonts w:ascii="Times New Roman" w:eastAsia="Times New Roman" w:hAnsi="Times New Roman" w:cs="Times New Roman"/>
                <w:color w:val="000000"/>
                <w:sz w:val="21"/>
                <w:szCs w:val="21"/>
                <w:lang w:val="en-US"/>
              </w:rPr>
              <w:t>I prefer water than juice because it is healthier and more affordable.</w:t>
            </w:r>
          </w:p>
        </w:tc>
        <w:tc>
          <w:tcPr>
            <w:tcW w:w="640" w:type="dxa"/>
            <w:tcBorders>
              <w:top w:val="nil"/>
              <w:left w:val="nil"/>
              <w:bottom w:val="single" w:sz="8" w:space="0" w:color="auto"/>
              <w:right w:val="single" w:sz="8" w:space="0" w:color="auto"/>
            </w:tcBorders>
            <w:shd w:val="clear" w:color="auto" w:fill="auto"/>
            <w:vAlign w:val="center"/>
            <w:hideMark/>
          </w:tcPr>
          <w:p w14:paraId="34C44957"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c>
          <w:tcPr>
            <w:tcW w:w="620" w:type="dxa"/>
            <w:tcBorders>
              <w:top w:val="nil"/>
              <w:left w:val="nil"/>
              <w:bottom w:val="single" w:sz="8" w:space="0" w:color="auto"/>
              <w:right w:val="single" w:sz="8" w:space="0" w:color="auto"/>
            </w:tcBorders>
            <w:shd w:val="clear" w:color="auto" w:fill="auto"/>
            <w:vAlign w:val="center"/>
            <w:hideMark/>
          </w:tcPr>
          <w:p w14:paraId="693E6D2A"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c>
          <w:tcPr>
            <w:tcW w:w="540" w:type="dxa"/>
            <w:tcBorders>
              <w:top w:val="nil"/>
              <w:left w:val="nil"/>
              <w:bottom w:val="single" w:sz="8" w:space="0" w:color="auto"/>
              <w:right w:val="single" w:sz="8" w:space="0" w:color="auto"/>
            </w:tcBorders>
            <w:shd w:val="clear" w:color="auto" w:fill="auto"/>
            <w:vAlign w:val="center"/>
            <w:hideMark/>
          </w:tcPr>
          <w:p w14:paraId="1AEEC6F1"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c>
          <w:tcPr>
            <w:tcW w:w="520" w:type="dxa"/>
            <w:tcBorders>
              <w:top w:val="nil"/>
              <w:left w:val="nil"/>
              <w:bottom w:val="single" w:sz="8" w:space="0" w:color="auto"/>
              <w:right w:val="single" w:sz="8" w:space="0" w:color="auto"/>
            </w:tcBorders>
            <w:shd w:val="clear" w:color="auto" w:fill="auto"/>
            <w:vAlign w:val="center"/>
            <w:hideMark/>
          </w:tcPr>
          <w:p w14:paraId="5552C77E"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r>
      <w:tr w:rsidR="00BD228D" w:rsidRPr="00BD228D" w14:paraId="6BB33EFB" w14:textId="77777777" w:rsidTr="00BD228D">
        <w:trPr>
          <w:trHeight w:val="615"/>
          <w:jc w:val="center"/>
        </w:trPr>
        <w:tc>
          <w:tcPr>
            <w:tcW w:w="860" w:type="dxa"/>
            <w:tcBorders>
              <w:top w:val="nil"/>
              <w:left w:val="single" w:sz="8" w:space="0" w:color="auto"/>
              <w:bottom w:val="single" w:sz="8" w:space="0" w:color="auto"/>
              <w:right w:val="single" w:sz="8" w:space="0" w:color="auto"/>
            </w:tcBorders>
            <w:shd w:val="clear" w:color="auto" w:fill="auto"/>
            <w:vAlign w:val="center"/>
            <w:hideMark/>
          </w:tcPr>
          <w:p w14:paraId="41227204" w14:textId="77777777" w:rsidR="00BD228D" w:rsidRPr="00BD228D" w:rsidRDefault="00BD228D" w:rsidP="00BD228D">
            <w:pPr>
              <w:spacing w:after="0" w:line="240" w:lineRule="auto"/>
              <w:jc w:val="center"/>
              <w:rPr>
                <w:rFonts w:ascii="Calibri" w:eastAsia="Times New Roman" w:hAnsi="Calibri" w:cs="Calibri"/>
                <w:b/>
                <w:bCs/>
                <w:color w:val="000000"/>
                <w:lang w:val="en-US"/>
              </w:rPr>
            </w:pPr>
            <w:r w:rsidRPr="00BD228D">
              <w:rPr>
                <w:rFonts w:ascii="Calibri" w:eastAsia="Times New Roman" w:hAnsi="Calibri" w:cs="Calibri"/>
                <w:b/>
                <w:bCs/>
                <w:color w:val="000000"/>
                <w:lang w:val="en-US"/>
              </w:rPr>
              <w:t>15</w:t>
            </w:r>
          </w:p>
        </w:tc>
        <w:tc>
          <w:tcPr>
            <w:tcW w:w="4620" w:type="dxa"/>
            <w:tcBorders>
              <w:top w:val="nil"/>
              <w:left w:val="nil"/>
              <w:bottom w:val="single" w:sz="8" w:space="0" w:color="auto"/>
              <w:right w:val="single" w:sz="8" w:space="0" w:color="auto"/>
            </w:tcBorders>
            <w:shd w:val="clear" w:color="auto" w:fill="auto"/>
            <w:vAlign w:val="center"/>
            <w:hideMark/>
          </w:tcPr>
          <w:p w14:paraId="617CD5A6" w14:textId="77777777" w:rsidR="00BD228D" w:rsidRPr="00BD228D" w:rsidRDefault="00BD228D" w:rsidP="00BD228D">
            <w:pPr>
              <w:spacing w:after="0" w:line="240" w:lineRule="auto"/>
              <w:jc w:val="both"/>
              <w:rPr>
                <w:rFonts w:ascii="Times New Roman" w:eastAsia="Times New Roman" w:hAnsi="Times New Roman" w:cs="Times New Roman"/>
                <w:color w:val="000000"/>
                <w:sz w:val="21"/>
                <w:szCs w:val="21"/>
                <w:lang w:val="en-US"/>
              </w:rPr>
            </w:pPr>
            <w:r w:rsidRPr="00BD228D">
              <w:rPr>
                <w:rFonts w:ascii="Times New Roman" w:eastAsia="Times New Roman" w:hAnsi="Times New Roman" w:cs="Times New Roman"/>
                <w:color w:val="000000"/>
                <w:sz w:val="21"/>
                <w:szCs w:val="21"/>
                <w:lang w:val="en-US"/>
              </w:rPr>
              <w:t>I bring my own food so that I don’t have to spend a lot of money in buying food at the school canteen.</w:t>
            </w:r>
          </w:p>
        </w:tc>
        <w:tc>
          <w:tcPr>
            <w:tcW w:w="640" w:type="dxa"/>
            <w:tcBorders>
              <w:top w:val="nil"/>
              <w:left w:val="nil"/>
              <w:bottom w:val="single" w:sz="8" w:space="0" w:color="auto"/>
              <w:right w:val="single" w:sz="8" w:space="0" w:color="auto"/>
            </w:tcBorders>
            <w:shd w:val="clear" w:color="auto" w:fill="auto"/>
            <w:vAlign w:val="center"/>
            <w:hideMark/>
          </w:tcPr>
          <w:p w14:paraId="0D1D251D"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c>
          <w:tcPr>
            <w:tcW w:w="620" w:type="dxa"/>
            <w:tcBorders>
              <w:top w:val="nil"/>
              <w:left w:val="nil"/>
              <w:bottom w:val="single" w:sz="8" w:space="0" w:color="auto"/>
              <w:right w:val="single" w:sz="8" w:space="0" w:color="auto"/>
            </w:tcBorders>
            <w:shd w:val="clear" w:color="auto" w:fill="auto"/>
            <w:vAlign w:val="center"/>
            <w:hideMark/>
          </w:tcPr>
          <w:p w14:paraId="32257AEA"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c>
          <w:tcPr>
            <w:tcW w:w="540" w:type="dxa"/>
            <w:tcBorders>
              <w:top w:val="nil"/>
              <w:left w:val="nil"/>
              <w:bottom w:val="single" w:sz="8" w:space="0" w:color="auto"/>
              <w:right w:val="single" w:sz="8" w:space="0" w:color="auto"/>
            </w:tcBorders>
            <w:shd w:val="clear" w:color="auto" w:fill="auto"/>
            <w:vAlign w:val="center"/>
            <w:hideMark/>
          </w:tcPr>
          <w:p w14:paraId="62E93162"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c>
          <w:tcPr>
            <w:tcW w:w="520" w:type="dxa"/>
            <w:tcBorders>
              <w:top w:val="nil"/>
              <w:left w:val="nil"/>
              <w:bottom w:val="single" w:sz="8" w:space="0" w:color="auto"/>
              <w:right w:val="single" w:sz="8" w:space="0" w:color="auto"/>
            </w:tcBorders>
            <w:shd w:val="clear" w:color="auto" w:fill="auto"/>
            <w:vAlign w:val="center"/>
            <w:hideMark/>
          </w:tcPr>
          <w:p w14:paraId="2718564B" w14:textId="77777777" w:rsidR="00BD228D" w:rsidRPr="00BD228D" w:rsidRDefault="00BD228D" w:rsidP="00BD228D">
            <w:pPr>
              <w:spacing w:after="0" w:line="240" w:lineRule="auto"/>
              <w:rPr>
                <w:rFonts w:ascii="Calibri" w:eastAsia="Times New Roman" w:hAnsi="Calibri" w:cs="Calibri"/>
                <w:color w:val="000000"/>
                <w:lang w:val="en-US"/>
              </w:rPr>
            </w:pPr>
            <w:r w:rsidRPr="00BD228D">
              <w:rPr>
                <w:rFonts w:ascii="Calibri" w:eastAsia="Times New Roman" w:hAnsi="Calibri" w:cs="Calibri"/>
                <w:color w:val="000000"/>
                <w:lang w:val="en-US"/>
              </w:rPr>
              <w:t> </w:t>
            </w:r>
          </w:p>
        </w:tc>
      </w:tr>
    </w:tbl>
    <w:p w14:paraId="568404D0" w14:textId="200669A3" w:rsidR="00743ED9" w:rsidRDefault="00E87A3D" w:rsidP="00EE68E8">
      <w:pPr>
        <w:spacing w:line="480" w:lineRule="auto"/>
        <w:jc w:val="center"/>
        <w:rPr>
          <w:b/>
        </w:rPr>
      </w:pPr>
      <w:r>
        <w:rPr>
          <w:rFonts w:ascii="Times New Roman" w:hAnsi="Times New Roman" w:cs="Times New Roman"/>
          <w:b/>
          <w:bCs/>
          <w:noProof/>
          <w:sz w:val="24"/>
          <w:szCs w:val="24"/>
          <w:lang w:val="en-US"/>
        </w:rPr>
        <mc:AlternateContent>
          <mc:Choice Requires="wps">
            <w:drawing>
              <wp:anchor distT="0" distB="0" distL="114300" distR="114300" simplePos="0" relativeHeight="251853824" behindDoc="0" locked="0" layoutInCell="1" allowOverlap="1" wp14:anchorId="67436413" wp14:editId="41197381">
                <wp:simplePos x="0" y="0"/>
                <wp:positionH relativeFrom="column">
                  <wp:posOffset>5130800</wp:posOffset>
                </wp:positionH>
                <wp:positionV relativeFrom="paragraph">
                  <wp:posOffset>-5053965</wp:posOffset>
                </wp:positionV>
                <wp:extent cx="1003300" cy="522000"/>
                <wp:effectExtent l="0" t="0" r="0" b="0"/>
                <wp:wrapNone/>
                <wp:docPr id="319" name="Text Box 319"/>
                <wp:cNvGraphicFramePr/>
                <a:graphic xmlns:a="http://schemas.openxmlformats.org/drawingml/2006/main">
                  <a:graphicData uri="http://schemas.microsoft.com/office/word/2010/wordprocessingShape">
                    <wps:wsp>
                      <wps:cNvSpPr txBox="1"/>
                      <wps:spPr>
                        <a:xfrm>
                          <a:off x="0" y="0"/>
                          <a:ext cx="1003300" cy="522000"/>
                        </a:xfrm>
                        <a:prstGeom prst="rect">
                          <a:avLst/>
                        </a:prstGeom>
                        <a:noFill/>
                        <a:ln w="6350">
                          <a:noFill/>
                        </a:ln>
                      </wps:spPr>
                      <wps:txbx>
                        <w:txbxContent>
                          <w:p w14:paraId="6A0F99E3" w14:textId="32672344" w:rsidR="00E87A3D" w:rsidRPr="002F7294" w:rsidRDefault="00E87A3D" w:rsidP="00E87A3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sidR="00D12096">
                              <w:rPr>
                                <w:rFonts w:ascii="Times" w:hAnsi="Times"/>
                                <w:sz w:val="32"/>
                                <w:szCs w:val="32"/>
                                <w:lang w:val="en-US"/>
                                <w14:textOutline w14:w="9525" w14:cap="rnd" w14:cmpd="sng" w14:algn="ctr">
                                  <w14:noFill/>
                                  <w14:prstDash w14:val="solid"/>
                                  <w14:bevel/>
                                </w14:textOutline>
                              </w:rP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36413" id="Text Box 319" o:spid="_x0000_s1082" type="#_x0000_t202" style="position:absolute;left:0;text-align:left;margin-left:404pt;margin-top:-397.95pt;width:79pt;height:41.1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" filled="f" stroked="f" strokeweight=".5pt">
                <v:textbox>
                  <w:txbxContent>
                    <w:p w14:paraId="6A0F99E3" w14:textId="32672344" w:rsidR="00E87A3D" w:rsidRPr="002F7294" w:rsidRDefault="00E87A3D" w:rsidP="00E87A3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sidR="00D12096">
                        <w:rPr>
                          <w:rFonts w:ascii="Times" w:hAnsi="Times"/>
                          <w:sz w:val="32"/>
                          <w:szCs w:val="32"/>
                          <w:lang w:val="en-US"/>
                          <w14:textOutline w14:w="9525" w14:cap="rnd" w14:cmpd="sng" w14:algn="ctr">
                            <w14:noFill/>
                            <w14:prstDash w14:val="solid"/>
                            <w14:bevel/>
                          </w14:textOutline>
                        </w:rPr>
                        <w:t>40</w:t>
                      </w:r>
                    </w:p>
                  </w:txbxContent>
                </v:textbox>
              </v:shape>
            </w:pict>
          </mc:Fallback>
        </mc:AlternateContent>
      </w:r>
    </w:p>
    <w:p w14:paraId="21B9937B" w14:textId="77777777" w:rsidR="00743ED9" w:rsidRDefault="00743ED9" w:rsidP="00EE68E8">
      <w:pPr>
        <w:spacing w:line="480" w:lineRule="auto"/>
        <w:jc w:val="center"/>
        <w:rPr>
          <w:b/>
        </w:rPr>
      </w:pPr>
    </w:p>
    <w:p w14:paraId="675B8915" w14:textId="0478FC2B" w:rsidR="00743ED9" w:rsidRDefault="00743ED9" w:rsidP="00EE68E8">
      <w:pPr>
        <w:spacing w:line="480" w:lineRule="auto"/>
        <w:jc w:val="center"/>
        <w:rPr>
          <w:b/>
        </w:rPr>
      </w:pPr>
    </w:p>
    <w:p w14:paraId="35D25DDC" w14:textId="62679657" w:rsidR="00C5656E" w:rsidRDefault="00C5656E" w:rsidP="00EE68E8">
      <w:pPr>
        <w:spacing w:line="480" w:lineRule="auto"/>
        <w:jc w:val="center"/>
        <w:rPr>
          <w:b/>
        </w:rPr>
      </w:pPr>
    </w:p>
    <w:p w14:paraId="3AFF6424" w14:textId="32C65CDE" w:rsidR="00C5656E" w:rsidRDefault="00C5656E" w:rsidP="00EE68E8">
      <w:pPr>
        <w:spacing w:line="480" w:lineRule="auto"/>
        <w:jc w:val="center"/>
        <w:rPr>
          <w:b/>
        </w:rPr>
      </w:pPr>
    </w:p>
    <w:p w14:paraId="233E1D73" w14:textId="40F9AF8E" w:rsidR="00C5656E" w:rsidRDefault="00C5656E" w:rsidP="00EE68E8">
      <w:pPr>
        <w:spacing w:line="480" w:lineRule="auto"/>
        <w:jc w:val="center"/>
        <w:rPr>
          <w:b/>
        </w:rPr>
      </w:pPr>
    </w:p>
    <w:p w14:paraId="38618224" w14:textId="45541D48" w:rsidR="00C5656E" w:rsidRDefault="00C5656E" w:rsidP="00EE68E8">
      <w:pPr>
        <w:spacing w:line="480" w:lineRule="auto"/>
        <w:jc w:val="center"/>
        <w:rPr>
          <w:b/>
        </w:rPr>
      </w:pPr>
    </w:p>
    <w:p w14:paraId="204BC90F" w14:textId="03427C5A" w:rsidR="00B71213" w:rsidRDefault="00B71213" w:rsidP="00EE68E8">
      <w:pPr>
        <w:spacing w:line="480" w:lineRule="auto"/>
        <w:jc w:val="center"/>
        <w:rPr>
          <w:b/>
        </w:rPr>
      </w:pPr>
    </w:p>
    <w:p w14:paraId="166CFD19" w14:textId="39EBF165" w:rsidR="004D6284" w:rsidRDefault="00E87A3D" w:rsidP="004D6284">
      <w:pPr>
        <w:jc w:val="center"/>
        <w:rPr>
          <w:rFonts w:ascii="Times New Roman" w:hAnsi="Times New Roman" w:cs="Times New Roman"/>
          <w:b/>
          <w:sz w:val="24"/>
          <w:szCs w:val="24"/>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855872" behindDoc="0" locked="0" layoutInCell="1" allowOverlap="1" wp14:anchorId="3912CCCC" wp14:editId="2B9885DC">
                <wp:simplePos x="0" y="0"/>
                <wp:positionH relativeFrom="column">
                  <wp:posOffset>5125720</wp:posOffset>
                </wp:positionH>
                <wp:positionV relativeFrom="paragraph">
                  <wp:posOffset>-675005</wp:posOffset>
                </wp:positionV>
                <wp:extent cx="1003300" cy="522000"/>
                <wp:effectExtent l="0" t="0" r="0" b="0"/>
                <wp:wrapNone/>
                <wp:docPr id="320" name="Text Box 320"/>
                <wp:cNvGraphicFramePr/>
                <a:graphic xmlns:a="http://schemas.openxmlformats.org/drawingml/2006/main">
                  <a:graphicData uri="http://schemas.microsoft.com/office/word/2010/wordprocessingShape">
                    <wps:wsp>
                      <wps:cNvSpPr txBox="1"/>
                      <wps:spPr>
                        <a:xfrm>
                          <a:off x="0" y="0"/>
                          <a:ext cx="1003300" cy="522000"/>
                        </a:xfrm>
                        <a:prstGeom prst="rect">
                          <a:avLst/>
                        </a:prstGeom>
                        <a:noFill/>
                        <a:ln w="6350">
                          <a:noFill/>
                        </a:ln>
                      </wps:spPr>
                      <wps:txbx>
                        <w:txbxContent>
                          <w:p w14:paraId="4FEB0EE1" w14:textId="2F050EC1" w:rsidR="00E87A3D" w:rsidRPr="002F7294" w:rsidRDefault="00E87A3D" w:rsidP="00E87A3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4</w:t>
                            </w:r>
                            <w:r w:rsidR="00D12096">
                              <w:rPr>
                                <w:rFonts w:ascii="Times" w:hAnsi="Times"/>
                                <w:sz w:val="32"/>
                                <w:szCs w:val="32"/>
                                <w:lang w:val="en-US"/>
                                <w14:textOutline w14:w="9525" w14:cap="rnd" w14:cmpd="sng" w14:algn="ctr">
                                  <w14:no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2CCCC" id="Text Box 320" o:spid="_x0000_s1083" type="#_x0000_t202" style="position:absolute;left:0;text-align:left;margin-left:403.6pt;margin-top:-53.15pt;width:79pt;height:41.1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" filled="f" stroked="f" strokeweight=".5pt">
                <v:textbox>
                  <w:txbxContent>
                    <w:p w14:paraId="4FEB0EE1" w14:textId="2F050EC1" w:rsidR="00E87A3D" w:rsidRPr="002F7294" w:rsidRDefault="00E87A3D" w:rsidP="00E87A3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4</w:t>
                      </w:r>
                      <w:r w:rsidR="00D12096">
                        <w:rPr>
                          <w:rFonts w:ascii="Times" w:hAnsi="Times"/>
                          <w:sz w:val="32"/>
                          <w:szCs w:val="32"/>
                          <w:lang w:val="en-US"/>
                          <w14:textOutline w14:w="9525" w14:cap="rnd" w14:cmpd="sng" w14:algn="ctr">
                            <w14:noFill/>
                            <w14:prstDash w14:val="solid"/>
                            <w14:bevel/>
                          </w14:textOutline>
                        </w:rPr>
                        <w:t>1</w:t>
                      </w:r>
                    </w:p>
                  </w:txbxContent>
                </v:textbox>
              </v:shape>
            </w:pict>
          </mc:Fallback>
        </mc:AlternateContent>
      </w:r>
      <w:r w:rsidR="00993035">
        <w:rPr>
          <w:rFonts w:ascii="Times New Roman" w:hAnsi="Times New Roman" w:cs="Times New Roman"/>
          <w:b/>
          <w:sz w:val="24"/>
          <w:szCs w:val="24"/>
        </w:rPr>
        <w:t xml:space="preserve"> </w:t>
      </w:r>
      <w:r w:rsidR="004D6284">
        <w:rPr>
          <w:rFonts w:ascii="Times New Roman" w:hAnsi="Times New Roman" w:cs="Times New Roman"/>
          <w:b/>
          <w:sz w:val="24"/>
          <w:szCs w:val="24"/>
        </w:rPr>
        <w:t>APPENDIX B</w:t>
      </w:r>
    </w:p>
    <w:p w14:paraId="6E3667D8" w14:textId="77777777" w:rsidR="00B71213" w:rsidRDefault="00993035" w:rsidP="00EE68E8">
      <w:pPr>
        <w:spacing w:line="480" w:lineRule="auto"/>
        <w:jc w:val="center"/>
        <w:rPr>
          <w:b/>
        </w:rPr>
      </w:pPr>
      <w:r>
        <w:rPr>
          <w:b/>
          <w:noProof/>
          <w:lang w:val="en-US"/>
        </w:rPr>
        <w:drawing>
          <wp:anchor distT="0" distB="0" distL="114300" distR="114300" simplePos="0" relativeHeight="251677696" behindDoc="1" locked="0" layoutInCell="1" allowOverlap="1" wp14:anchorId="2D493A20" wp14:editId="6D47B178">
            <wp:simplePos x="0" y="0"/>
            <wp:positionH relativeFrom="column">
              <wp:posOffset>-196263</wp:posOffset>
            </wp:positionH>
            <wp:positionV relativeFrom="paragraph">
              <wp:posOffset>222885</wp:posOffset>
            </wp:positionV>
            <wp:extent cx="5047013" cy="7101444"/>
            <wp:effectExtent l="0" t="0" r="1270" b="444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6757672_6284379991592526_3667781369113856257_n.jpg"/>
                    <pic:cNvPicPr/>
                  </pic:nvPicPr>
                  <pic:blipFill rotWithShape="1">
                    <a:blip r:embed="rId14">
                      <a:biLevel thresh="50000"/>
                      <a:extLst>
                        <a:ext uri="{28A0092B-C50C-407E-A947-70E740481C1C}">
                          <a14:useLocalDpi xmlns:a14="http://schemas.microsoft.com/office/drawing/2010/main" val="0"/>
                        </a:ext>
                      </a:extLst>
                    </a:blip>
                    <a:srcRect l="4277" t="21444" r="7536" b="22550"/>
                    <a:stretch/>
                  </pic:blipFill>
                  <pic:spPr bwMode="auto">
                    <a:xfrm>
                      <a:off x="0" y="0"/>
                      <a:ext cx="5047013" cy="71014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3AB96A" w14:textId="77777777" w:rsidR="00B71213" w:rsidRDefault="00B71213" w:rsidP="00EE68E8">
      <w:pPr>
        <w:spacing w:line="480" w:lineRule="auto"/>
        <w:jc w:val="center"/>
        <w:rPr>
          <w:b/>
        </w:rPr>
      </w:pPr>
    </w:p>
    <w:p w14:paraId="3FE7D95F" w14:textId="77777777" w:rsidR="00993035" w:rsidRDefault="00993035" w:rsidP="00EE68E8">
      <w:pPr>
        <w:spacing w:line="480" w:lineRule="auto"/>
        <w:jc w:val="center"/>
        <w:rPr>
          <w:b/>
          <w:noProof/>
          <w:lang w:val="en-US"/>
        </w:rPr>
      </w:pPr>
    </w:p>
    <w:p w14:paraId="3C8ADE64" w14:textId="77777777" w:rsidR="004D6284" w:rsidRDefault="004D6284" w:rsidP="00EE68E8">
      <w:pPr>
        <w:spacing w:line="480" w:lineRule="auto"/>
        <w:jc w:val="center"/>
        <w:rPr>
          <w:b/>
          <w:noProof/>
          <w:lang w:val="en-US"/>
        </w:rPr>
      </w:pPr>
    </w:p>
    <w:p w14:paraId="368263BE" w14:textId="77777777" w:rsidR="00B71213" w:rsidRDefault="00B71213" w:rsidP="00EE68E8">
      <w:pPr>
        <w:spacing w:line="480" w:lineRule="auto"/>
        <w:jc w:val="center"/>
        <w:rPr>
          <w:b/>
        </w:rPr>
      </w:pPr>
    </w:p>
    <w:p w14:paraId="43393974" w14:textId="77777777" w:rsidR="004D6284" w:rsidRDefault="004D6284" w:rsidP="00EE68E8">
      <w:pPr>
        <w:spacing w:line="480" w:lineRule="auto"/>
        <w:jc w:val="center"/>
        <w:rPr>
          <w:b/>
        </w:rPr>
      </w:pPr>
    </w:p>
    <w:p w14:paraId="055DF149" w14:textId="77777777" w:rsidR="004D6284" w:rsidRPr="004D6284" w:rsidRDefault="004D6284" w:rsidP="004D6284"/>
    <w:p w14:paraId="7FFE1E56" w14:textId="77777777" w:rsidR="004D6284" w:rsidRPr="004D6284" w:rsidRDefault="004D6284" w:rsidP="004D6284"/>
    <w:p w14:paraId="52DEB883" w14:textId="446C5EA3" w:rsidR="004D6284" w:rsidRPr="004D6284" w:rsidRDefault="004D6284" w:rsidP="004D6284"/>
    <w:p w14:paraId="45594963" w14:textId="77777777" w:rsidR="004D6284" w:rsidRPr="004D6284" w:rsidRDefault="004D6284" w:rsidP="004D6284"/>
    <w:p w14:paraId="0D6145F7" w14:textId="6A7CF5A4" w:rsidR="004D6284" w:rsidRPr="004D6284" w:rsidRDefault="004D6284" w:rsidP="004D6284"/>
    <w:p w14:paraId="67C5D6E4" w14:textId="77777777" w:rsidR="004D6284" w:rsidRPr="004D6284" w:rsidRDefault="004D6284" w:rsidP="004D6284"/>
    <w:p w14:paraId="2BD1D194" w14:textId="77777777" w:rsidR="004D6284" w:rsidRPr="004D6284" w:rsidRDefault="004D6284" w:rsidP="004D6284"/>
    <w:p w14:paraId="2B61F20F" w14:textId="77777777" w:rsidR="004D6284" w:rsidRPr="004D6284" w:rsidRDefault="004D6284" w:rsidP="004D6284"/>
    <w:p w14:paraId="678FF460" w14:textId="5E6B92DC" w:rsidR="004D6284" w:rsidRPr="004D6284" w:rsidRDefault="004D6284" w:rsidP="004D6284"/>
    <w:p w14:paraId="6F97BCA6" w14:textId="2768D080" w:rsidR="00B71213" w:rsidRDefault="00B71213" w:rsidP="004D6284">
      <w:pPr>
        <w:jc w:val="right"/>
      </w:pPr>
    </w:p>
    <w:p w14:paraId="3429BD76" w14:textId="5B2996AC" w:rsidR="00C5656E" w:rsidRDefault="00C5656E" w:rsidP="004D6284">
      <w:pPr>
        <w:jc w:val="right"/>
      </w:pPr>
    </w:p>
    <w:p w14:paraId="449E4B5C" w14:textId="36252416" w:rsidR="00C5656E" w:rsidRDefault="00C5656E" w:rsidP="004D6284">
      <w:pPr>
        <w:jc w:val="right"/>
      </w:pPr>
    </w:p>
    <w:p w14:paraId="191147DD" w14:textId="29D57D1A" w:rsidR="00C5656E" w:rsidRDefault="00C5656E" w:rsidP="004D6284">
      <w:pPr>
        <w:jc w:val="right"/>
      </w:pPr>
    </w:p>
    <w:p w14:paraId="2FBCC2EE" w14:textId="778EE379" w:rsidR="00C5656E" w:rsidRDefault="00C5656E" w:rsidP="004D6284">
      <w:pPr>
        <w:jc w:val="right"/>
      </w:pPr>
    </w:p>
    <w:p w14:paraId="3FB98FF2" w14:textId="54807FF4" w:rsidR="00C5656E" w:rsidRDefault="00C5656E" w:rsidP="004D6284">
      <w:pPr>
        <w:jc w:val="right"/>
      </w:pPr>
    </w:p>
    <w:p w14:paraId="7B633283" w14:textId="1EFBBFC0" w:rsidR="00C5656E" w:rsidRDefault="00C5656E" w:rsidP="004D6284">
      <w:pPr>
        <w:jc w:val="right"/>
      </w:pPr>
    </w:p>
    <w:p w14:paraId="2B2D0E16" w14:textId="5A9FA336" w:rsidR="004D6284" w:rsidRDefault="00E87A3D" w:rsidP="004D6284">
      <w:pPr>
        <w:jc w:val="center"/>
        <w:rPr>
          <w:rFonts w:ascii="Times New Roman" w:hAnsi="Times New Roman" w:cs="Times New Roman"/>
          <w:b/>
          <w:sz w:val="24"/>
          <w:szCs w:val="24"/>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859968" behindDoc="0" locked="0" layoutInCell="1" allowOverlap="1" wp14:anchorId="5FDD963A" wp14:editId="60A06830">
                <wp:simplePos x="0" y="0"/>
                <wp:positionH relativeFrom="column">
                  <wp:posOffset>5125720</wp:posOffset>
                </wp:positionH>
                <wp:positionV relativeFrom="paragraph">
                  <wp:posOffset>-721360</wp:posOffset>
                </wp:positionV>
                <wp:extent cx="1003300" cy="522000"/>
                <wp:effectExtent l="0" t="0" r="0" b="0"/>
                <wp:wrapNone/>
                <wp:docPr id="322" name="Text Box 322"/>
                <wp:cNvGraphicFramePr/>
                <a:graphic xmlns:a="http://schemas.openxmlformats.org/drawingml/2006/main">
                  <a:graphicData uri="http://schemas.microsoft.com/office/word/2010/wordprocessingShape">
                    <wps:wsp>
                      <wps:cNvSpPr txBox="1"/>
                      <wps:spPr>
                        <a:xfrm>
                          <a:off x="0" y="0"/>
                          <a:ext cx="1003300" cy="522000"/>
                        </a:xfrm>
                        <a:prstGeom prst="rect">
                          <a:avLst/>
                        </a:prstGeom>
                        <a:noFill/>
                        <a:ln w="6350">
                          <a:noFill/>
                        </a:ln>
                      </wps:spPr>
                      <wps:txbx>
                        <w:txbxContent>
                          <w:p w14:paraId="1915A30C" w14:textId="404106FC" w:rsidR="00E87A3D" w:rsidRPr="002F7294" w:rsidRDefault="00E87A3D" w:rsidP="00E87A3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4</w:t>
                            </w:r>
                            <w:r w:rsidR="00D12096">
                              <w:rPr>
                                <w:rFonts w:ascii="Times" w:hAnsi="Times"/>
                                <w:sz w:val="32"/>
                                <w:szCs w:val="32"/>
                                <w:lang w:val="en-US"/>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D963A" id="Text Box 322" o:spid="_x0000_s1084" type="#_x0000_t202" style="position:absolute;left:0;text-align:left;margin-left:403.6pt;margin-top:-56.8pt;width:79pt;height:41.1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" filled="f" stroked="f" strokeweight=".5pt">
                <v:textbox>
                  <w:txbxContent>
                    <w:p w14:paraId="1915A30C" w14:textId="404106FC" w:rsidR="00E87A3D" w:rsidRPr="002F7294" w:rsidRDefault="00E87A3D" w:rsidP="00E87A3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4</w:t>
                      </w:r>
                      <w:r w:rsidR="00D12096">
                        <w:rPr>
                          <w:rFonts w:ascii="Times" w:hAnsi="Times"/>
                          <w:sz w:val="32"/>
                          <w:szCs w:val="32"/>
                          <w:lang w:val="en-US"/>
                          <w14:textOutline w14:w="9525" w14:cap="rnd" w14:cmpd="sng" w14:algn="ctr">
                            <w14:noFill/>
                            <w14:prstDash w14:val="solid"/>
                            <w14:bevel/>
                          </w14:textOutline>
                        </w:rPr>
                        <w:t>2</w:t>
                      </w:r>
                    </w:p>
                  </w:txbxContent>
                </v:textbox>
              </v:shape>
            </w:pict>
          </mc:Fallback>
        </mc:AlternateContent>
      </w:r>
      <w:r w:rsidR="004D6284">
        <w:rPr>
          <w:rFonts w:ascii="Times New Roman" w:hAnsi="Times New Roman" w:cs="Times New Roman"/>
          <w:b/>
          <w:sz w:val="24"/>
          <w:szCs w:val="24"/>
        </w:rPr>
        <w:t xml:space="preserve">  APPENDIX C</w:t>
      </w:r>
    </w:p>
    <w:p w14:paraId="7A823D7A" w14:textId="77777777" w:rsidR="004D6284" w:rsidRDefault="004D6284" w:rsidP="004D6284">
      <w:pPr>
        <w:jc w:val="right"/>
        <w:rPr>
          <w:noProof/>
          <w:lang w:val="en-US"/>
        </w:rPr>
      </w:pPr>
      <w:r>
        <w:rPr>
          <w:noProof/>
          <w:lang w:val="en-US"/>
        </w:rPr>
        <w:drawing>
          <wp:anchor distT="0" distB="0" distL="114300" distR="114300" simplePos="0" relativeHeight="251678720" behindDoc="1" locked="0" layoutInCell="1" allowOverlap="1" wp14:anchorId="72702C3F" wp14:editId="545E5D34">
            <wp:simplePos x="0" y="0"/>
            <wp:positionH relativeFrom="column">
              <wp:posOffset>-191814</wp:posOffset>
            </wp:positionH>
            <wp:positionV relativeFrom="paragraph">
              <wp:posOffset>141014</wp:posOffset>
            </wp:positionV>
            <wp:extent cx="5034455" cy="7444242"/>
            <wp:effectExtent l="0" t="0" r="0" b="444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H.jpeg"/>
                    <pic:cNvPicPr/>
                  </pic:nvPicPr>
                  <pic:blipFill rotWithShape="1">
                    <a:blip r:embed="rId15" cstate="print">
                      <a:extLst>
                        <a:ext uri="{28A0092B-C50C-407E-A947-70E740481C1C}">
                          <a14:useLocalDpi xmlns:a14="http://schemas.microsoft.com/office/drawing/2010/main" val="0"/>
                        </a:ext>
                      </a:extLst>
                    </a:blip>
                    <a:srcRect l="17248" t="10033" r="15828" b="14549"/>
                    <a:stretch/>
                  </pic:blipFill>
                  <pic:spPr bwMode="auto">
                    <a:xfrm rot="10800000">
                      <a:off x="0" y="0"/>
                      <a:ext cx="5034362" cy="7444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7D6934" w14:textId="7D41C7D4" w:rsidR="004D6284" w:rsidRDefault="004D6284" w:rsidP="004D6284">
      <w:pPr>
        <w:jc w:val="right"/>
      </w:pPr>
    </w:p>
    <w:p w14:paraId="7339E1B4" w14:textId="77777777" w:rsidR="00993035" w:rsidRDefault="00993035" w:rsidP="004D6284">
      <w:pPr>
        <w:jc w:val="right"/>
      </w:pPr>
    </w:p>
    <w:p w14:paraId="0E94B34D" w14:textId="14A66561" w:rsidR="00993035" w:rsidRDefault="00993035" w:rsidP="004D6284">
      <w:pPr>
        <w:jc w:val="right"/>
      </w:pPr>
    </w:p>
    <w:p w14:paraId="79AF3CA7" w14:textId="77777777" w:rsidR="00993035" w:rsidRDefault="00993035" w:rsidP="004D6284">
      <w:pPr>
        <w:jc w:val="right"/>
      </w:pPr>
    </w:p>
    <w:p w14:paraId="52B6CEE6" w14:textId="77777777" w:rsidR="00993035" w:rsidRDefault="00993035" w:rsidP="004D6284">
      <w:pPr>
        <w:jc w:val="right"/>
      </w:pPr>
    </w:p>
    <w:p w14:paraId="4A2C2DB0" w14:textId="5BA3825C" w:rsidR="00993035" w:rsidRDefault="00993035" w:rsidP="004D6284">
      <w:pPr>
        <w:jc w:val="right"/>
      </w:pPr>
    </w:p>
    <w:p w14:paraId="1BE19481" w14:textId="671684FC" w:rsidR="00993035" w:rsidRDefault="00993035" w:rsidP="004D6284">
      <w:pPr>
        <w:jc w:val="right"/>
      </w:pPr>
    </w:p>
    <w:p w14:paraId="380ACAFE" w14:textId="39D9180B" w:rsidR="00993035" w:rsidRDefault="00993035" w:rsidP="004D6284">
      <w:pPr>
        <w:jc w:val="right"/>
      </w:pPr>
    </w:p>
    <w:p w14:paraId="111A399C" w14:textId="77777777" w:rsidR="00993035" w:rsidRDefault="00993035" w:rsidP="004D6284">
      <w:pPr>
        <w:jc w:val="right"/>
      </w:pPr>
    </w:p>
    <w:p w14:paraId="3620C627" w14:textId="77777777" w:rsidR="00993035" w:rsidRDefault="00993035" w:rsidP="004D6284">
      <w:pPr>
        <w:jc w:val="right"/>
      </w:pPr>
    </w:p>
    <w:p w14:paraId="225E8DA7" w14:textId="77777777" w:rsidR="00993035" w:rsidRDefault="00993035" w:rsidP="004D6284">
      <w:pPr>
        <w:jc w:val="right"/>
      </w:pPr>
    </w:p>
    <w:p w14:paraId="206CFE16" w14:textId="0482CE98" w:rsidR="00993035" w:rsidRDefault="00993035" w:rsidP="004D6284">
      <w:pPr>
        <w:jc w:val="right"/>
      </w:pPr>
    </w:p>
    <w:p w14:paraId="105C513C" w14:textId="77777777" w:rsidR="00993035" w:rsidRDefault="00993035" w:rsidP="004D6284">
      <w:pPr>
        <w:jc w:val="right"/>
      </w:pPr>
    </w:p>
    <w:p w14:paraId="40A529F6" w14:textId="7C943F2E" w:rsidR="00993035" w:rsidRDefault="00993035" w:rsidP="004D6284">
      <w:pPr>
        <w:jc w:val="right"/>
      </w:pPr>
    </w:p>
    <w:p w14:paraId="1B47A0EE" w14:textId="77777777" w:rsidR="00993035" w:rsidRDefault="00993035" w:rsidP="004D6284">
      <w:pPr>
        <w:jc w:val="right"/>
      </w:pPr>
    </w:p>
    <w:p w14:paraId="25F586C8" w14:textId="20EA6F8A" w:rsidR="00993035" w:rsidRDefault="00993035" w:rsidP="004D6284">
      <w:pPr>
        <w:jc w:val="right"/>
      </w:pPr>
    </w:p>
    <w:p w14:paraId="57406299" w14:textId="56EDC706" w:rsidR="00993035" w:rsidRDefault="00993035" w:rsidP="004D6284">
      <w:pPr>
        <w:jc w:val="right"/>
      </w:pPr>
    </w:p>
    <w:p w14:paraId="5C136D68" w14:textId="1F57338C" w:rsidR="00993035" w:rsidRDefault="00993035" w:rsidP="004D6284">
      <w:pPr>
        <w:jc w:val="right"/>
      </w:pPr>
    </w:p>
    <w:p w14:paraId="70592936" w14:textId="60D0364E" w:rsidR="00993035" w:rsidRDefault="00993035" w:rsidP="004D6284">
      <w:pPr>
        <w:jc w:val="right"/>
      </w:pPr>
    </w:p>
    <w:p w14:paraId="278EF52E" w14:textId="3FB2E708" w:rsidR="00993035" w:rsidRDefault="00993035" w:rsidP="004D6284">
      <w:pPr>
        <w:jc w:val="right"/>
      </w:pPr>
    </w:p>
    <w:p w14:paraId="3260A33A" w14:textId="77777777" w:rsidR="00993035" w:rsidRDefault="00993035" w:rsidP="004D6284">
      <w:pPr>
        <w:jc w:val="right"/>
      </w:pPr>
    </w:p>
    <w:p w14:paraId="4062C6C8" w14:textId="77777777" w:rsidR="00993035" w:rsidRDefault="00993035" w:rsidP="004D6284">
      <w:pPr>
        <w:jc w:val="right"/>
      </w:pPr>
    </w:p>
    <w:p w14:paraId="2870B0E9" w14:textId="1CB40571" w:rsidR="00993035" w:rsidRDefault="00993035" w:rsidP="004D6284">
      <w:pPr>
        <w:jc w:val="right"/>
      </w:pPr>
    </w:p>
    <w:p w14:paraId="063FB4B6" w14:textId="77777777" w:rsidR="00993035" w:rsidRDefault="00993035" w:rsidP="004D6284">
      <w:pPr>
        <w:jc w:val="right"/>
      </w:pPr>
    </w:p>
    <w:p w14:paraId="55046A54" w14:textId="0703E6B8" w:rsidR="00993035" w:rsidRDefault="00E87A3D" w:rsidP="004D6284">
      <w:pPr>
        <w:jc w:val="right"/>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862016" behindDoc="0" locked="0" layoutInCell="1" allowOverlap="1" wp14:anchorId="729CB65D" wp14:editId="7B0924BD">
                <wp:simplePos x="0" y="0"/>
                <wp:positionH relativeFrom="column">
                  <wp:posOffset>5138420</wp:posOffset>
                </wp:positionH>
                <wp:positionV relativeFrom="paragraph">
                  <wp:posOffset>-682625</wp:posOffset>
                </wp:positionV>
                <wp:extent cx="1003300" cy="522000"/>
                <wp:effectExtent l="0" t="0" r="0" b="0"/>
                <wp:wrapNone/>
                <wp:docPr id="323" name="Text Box 323"/>
                <wp:cNvGraphicFramePr/>
                <a:graphic xmlns:a="http://schemas.openxmlformats.org/drawingml/2006/main">
                  <a:graphicData uri="http://schemas.microsoft.com/office/word/2010/wordprocessingShape">
                    <wps:wsp>
                      <wps:cNvSpPr txBox="1"/>
                      <wps:spPr>
                        <a:xfrm>
                          <a:off x="0" y="0"/>
                          <a:ext cx="1003300" cy="522000"/>
                        </a:xfrm>
                        <a:prstGeom prst="rect">
                          <a:avLst/>
                        </a:prstGeom>
                        <a:noFill/>
                        <a:ln w="6350">
                          <a:noFill/>
                        </a:ln>
                      </wps:spPr>
                      <wps:txbx>
                        <w:txbxContent>
                          <w:p w14:paraId="6B88E3D7" w14:textId="6BD00316" w:rsidR="00E87A3D" w:rsidRPr="002F7294" w:rsidRDefault="00E87A3D" w:rsidP="00E87A3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4</w:t>
                            </w:r>
                            <w:r w:rsidR="00D12096">
                              <w:rPr>
                                <w:rFonts w:ascii="Times" w:hAnsi="Times"/>
                                <w:sz w:val="32"/>
                                <w:szCs w:val="32"/>
                                <w:lang w:val="en-US"/>
                                <w14:textOutline w14:w="9525" w14:cap="rnd" w14:cmpd="sng" w14:algn="ctr">
                                  <w14:noFill/>
                                  <w14:prstDash w14:val="solid"/>
                                  <w14:bevel/>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CB65D" id="Text Box 323" o:spid="_x0000_s1085" type="#_x0000_t202" style="position:absolute;left:0;text-align:left;margin-left:404.6pt;margin-top:-53.75pt;width:79pt;height:41.1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" filled="f" stroked="f" strokeweight=".5pt">
                <v:textbox>
                  <w:txbxContent>
                    <w:p w14:paraId="6B88E3D7" w14:textId="6BD00316" w:rsidR="00E87A3D" w:rsidRPr="002F7294" w:rsidRDefault="00E87A3D" w:rsidP="00E87A3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4</w:t>
                      </w:r>
                      <w:r w:rsidR="00D12096">
                        <w:rPr>
                          <w:rFonts w:ascii="Times" w:hAnsi="Times"/>
                          <w:sz w:val="32"/>
                          <w:szCs w:val="32"/>
                          <w:lang w:val="en-US"/>
                          <w14:textOutline w14:w="9525" w14:cap="rnd" w14:cmpd="sng" w14:algn="ctr">
                            <w14:noFill/>
                            <w14:prstDash w14:val="solid"/>
                            <w14:bevel/>
                          </w14:textOutline>
                        </w:rPr>
                        <w:t>3</w:t>
                      </w:r>
                    </w:p>
                  </w:txbxContent>
                </v:textbox>
              </v:shape>
            </w:pict>
          </mc:Fallback>
        </mc:AlternateContent>
      </w:r>
    </w:p>
    <w:p w14:paraId="25700BE8" w14:textId="77777777" w:rsidR="00993035" w:rsidRPr="00993035" w:rsidRDefault="00993035" w:rsidP="00993035"/>
    <w:p w14:paraId="568592A1" w14:textId="77777777" w:rsidR="00993035" w:rsidRPr="00993035" w:rsidRDefault="00993035" w:rsidP="00993035"/>
    <w:p w14:paraId="5D57120A" w14:textId="77777777" w:rsidR="00993035" w:rsidRPr="00993035" w:rsidRDefault="00993035" w:rsidP="00993035"/>
    <w:p w14:paraId="705BE485" w14:textId="77777777" w:rsidR="00993035" w:rsidRPr="00993035" w:rsidRDefault="00993035" w:rsidP="00993035"/>
    <w:p w14:paraId="105AA8D2" w14:textId="783A6469" w:rsidR="00993035" w:rsidRPr="00993035" w:rsidRDefault="00993035" w:rsidP="00993035"/>
    <w:p w14:paraId="010B465A" w14:textId="77777777" w:rsidR="00993035" w:rsidRDefault="00993035" w:rsidP="00993035"/>
    <w:p w14:paraId="289697CE" w14:textId="77777777" w:rsidR="00993035" w:rsidRDefault="00993035" w:rsidP="00993035"/>
    <w:p w14:paraId="344A7AA7" w14:textId="06F734C8" w:rsidR="004D6912" w:rsidRDefault="004D6912" w:rsidP="00993035"/>
    <w:p w14:paraId="28501C38" w14:textId="4D5C32E9" w:rsidR="00993035" w:rsidRDefault="00993035" w:rsidP="00993035"/>
    <w:p w14:paraId="24574D60" w14:textId="673B073B" w:rsidR="00993035" w:rsidRDefault="00993035" w:rsidP="00993035">
      <w:pPr>
        <w:jc w:val="center"/>
      </w:pPr>
    </w:p>
    <w:p w14:paraId="44402079" w14:textId="2ED8D7A7" w:rsidR="00993035" w:rsidRDefault="00993035" w:rsidP="00993035">
      <w:pPr>
        <w:jc w:val="center"/>
        <w:rPr>
          <w:rFonts w:ascii="Times New Roman" w:hAnsi="Times New Roman" w:cs="Times New Roman"/>
          <w:b/>
        </w:rPr>
      </w:pPr>
      <w:r>
        <w:rPr>
          <w:rFonts w:ascii="Times New Roman" w:hAnsi="Times New Roman" w:cs="Times New Roman"/>
          <w:b/>
        </w:rPr>
        <w:t xml:space="preserve">  </w:t>
      </w:r>
      <w:r w:rsidRPr="00993035">
        <w:rPr>
          <w:rFonts w:ascii="Times New Roman" w:hAnsi="Times New Roman" w:cs="Times New Roman"/>
          <w:b/>
        </w:rPr>
        <w:t>CURRICULUM VITAE</w:t>
      </w:r>
    </w:p>
    <w:p w14:paraId="6B2A93D0" w14:textId="7996F136" w:rsidR="00993035" w:rsidRPr="00993035" w:rsidRDefault="00993035" w:rsidP="00993035">
      <w:pPr>
        <w:rPr>
          <w:rFonts w:ascii="Times New Roman" w:hAnsi="Times New Roman" w:cs="Times New Roman"/>
        </w:rPr>
      </w:pPr>
    </w:p>
    <w:p w14:paraId="5B759097" w14:textId="7F3A1F6B" w:rsidR="00993035" w:rsidRPr="00993035" w:rsidRDefault="00993035" w:rsidP="00993035">
      <w:pPr>
        <w:rPr>
          <w:rFonts w:ascii="Times New Roman" w:hAnsi="Times New Roman" w:cs="Times New Roman"/>
        </w:rPr>
      </w:pPr>
    </w:p>
    <w:p w14:paraId="4838DEC6" w14:textId="77777777" w:rsidR="00993035" w:rsidRPr="00993035" w:rsidRDefault="00993035" w:rsidP="00993035">
      <w:pPr>
        <w:rPr>
          <w:rFonts w:ascii="Times New Roman" w:hAnsi="Times New Roman" w:cs="Times New Roman"/>
        </w:rPr>
      </w:pPr>
    </w:p>
    <w:p w14:paraId="48C73DAD" w14:textId="043D91D7" w:rsidR="00993035" w:rsidRPr="00993035" w:rsidRDefault="00993035" w:rsidP="00993035">
      <w:pPr>
        <w:rPr>
          <w:rFonts w:ascii="Times New Roman" w:hAnsi="Times New Roman" w:cs="Times New Roman"/>
        </w:rPr>
      </w:pPr>
    </w:p>
    <w:p w14:paraId="1E95F755" w14:textId="5D5DEC3F" w:rsidR="00993035" w:rsidRPr="00993035" w:rsidRDefault="00993035" w:rsidP="00993035">
      <w:pPr>
        <w:rPr>
          <w:rFonts w:ascii="Times New Roman" w:hAnsi="Times New Roman" w:cs="Times New Roman"/>
        </w:rPr>
      </w:pPr>
    </w:p>
    <w:p w14:paraId="7A3E376A" w14:textId="351683C2" w:rsidR="00993035" w:rsidRPr="00993035" w:rsidRDefault="00993035" w:rsidP="00993035">
      <w:pPr>
        <w:rPr>
          <w:rFonts w:ascii="Times New Roman" w:hAnsi="Times New Roman" w:cs="Times New Roman"/>
        </w:rPr>
      </w:pPr>
    </w:p>
    <w:p w14:paraId="3FE0DEE9" w14:textId="24CD66DD" w:rsidR="00993035" w:rsidRPr="00993035" w:rsidRDefault="00993035" w:rsidP="00993035">
      <w:pPr>
        <w:rPr>
          <w:rFonts w:ascii="Times New Roman" w:hAnsi="Times New Roman" w:cs="Times New Roman"/>
        </w:rPr>
      </w:pPr>
    </w:p>
    <w:p w14:paraId="30D45ECC" w14:textId="38064EA7" w:rsidR="00993035" w:rsidRPr="00993035" w:rsidRDefault="00993035" w:rsidP="00993035">
      <w:pPr>
        <w:rPr>
          <w:rFonts w:ascii="Times New Roman" w:hAnsi="Times New Roman" w:cs="Times New Roman"/>
        </w:rPr>
      </w:pPr>
    </w:p>
    <w:p w14:paraId="5E457CE4" w14:textId="255095C0" w:rsidR="00993035" w:rsidRPr="00993035" w:rsidRDefault="00993035" w:rsidP="00993035">
      <w:pPr>
        <w:rPr>
          <w:rFonts w:ascii="Times New Roman" w:hAnsi="Times New Roman" w:cs="Times New Roman"/>
        </w:rPr>
      </w:pPr>
    </w:p>
    <w:p w14:paraId="2AD52D4B" w14:textId="4E9778C8" w:rsidR="00993035" w:rsidRPr="00993035" w:rsidRDefault="00993035" w:rsidP="00993035">
      <w:pPr>
        <w:rPr>
          <w:rFonts w:ascii="Times New Roman" w:hAnsi="Times New Roman" w:cs="Times New Roman"/>
        </w:rPr>
      </w:pPr>
    </w:p>
    <w:p w14:paraId="4F375064" w14:textId="3F17BEF9" w:rsidR="00993035" w:rsidRPr="00993035" w:rsidRDefault="00993035" w:rsidP="00993035">
      <w:pPr>
        <w:rPr>
          <w:rFonts w:ascii="Times New Roman" w:hAnsi="Times New Roman" w:cs="Times New Roman"/>
        </w:rPr>
      </w:pPr>
    </w:p>
    <w:p w14:paraId="1813E45F" w14:textId="77777777" w:rsidR="00993035" w:rsidRDefault="00993035" w:rsidP="00993035">
      <w:pPr>
        <w:rPr>
          <w:rFonts w:ascii="Times New Roman" w:hAnsi="Times New Roman" w:cs="Times New Roman"/>
        </w:rPr>
      </w:pPr>
    </w:p>
    <w:p w14:paraId="4E2CD465" w14:textId="77777777" w:rsidR="00993035" w:rsidRDefault="00993035" w:rsidP="00993035">
      <w:pPr>
        <w:rPr>
          <w:rFonts w:ascii="Times New Roman" w:hAnsi="Times New Roman" w:cs="Times New Roman"/>
        </w:rPr>
      </w:pPr>
    </w:p>
    <w:p w14:paraId="28DD1643" w14:textId="4920DE1C" w:rsidR="00993035" w:rsidRDefault="00993035" w:rsidP="00993035">
      <w:pPr>
        <w:tabs>
          <w:tab w:val="left" w:pos="4702"/>
        </w:tabs>
        <w:rPr>
          <w:rFonts w:ascii="Times New Roman" w:hAnsi="Times New Roman" w:cs="Times New Roman"/>
        </w:rPr>
      </w:pPr>
      <w:r>
        <w:rPr>
          <w:rFonts w:ascii="Times New Roman" w:hAnsi="Times New Roman" w:cs="Times New Roman"/>
        </w:rPr>
        <w:tab/>
      </w:r>
    </w:p>
    <w:p w14:paraId="44ABCD93" w14:textId="0EAC0590" w:rsidR="00993035" w:rsidRDefault="00E87A3D" w:rsidP="00993035">
      <w:pPr>
        <w:tabs>
          <w:tab w:val="left" w:pos="4702"/>
        </w:tabs>
        <w:rPr>
          <w:rFonts w:ascii="Times New Roman" w:hAnsi="Times New Roman" w:cs="Times New Roman"/>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864064" behindDoc="0" locked="0" layoutInCell="1" allowOverlap="1" wp14:anchorId="2526286B" wp14:editId="01ECFDA9">
                <wp:simplePos x="0" y="0"/>
                <wp:positionH relativeFrom="column">
                  <wp:posOffset>5143500</wp:posOffset>
                </wp:positionH>
                <wp:positionV relativeFrom="paragraph">
                  <wp:posOffset>-645160</wp:posOffset>
                </wp:positionV>
                <wp:extent cx="1003300" cy="445770"/>
                <wp:effectExtent l="0" t="0" r="0" b="0"/>
                <wp:wrapNone/>
                <wp:docPr id="324" name="Text Box 324"/>
                <wp:cNvGraphicFramePr/>
                <a:graphic xmlns:a="http://schemas.openxmlformats.org/drawingml/2006/main">
                  <a:graphicData uri="http://schemas.microsoft.com/office/word/2010/wordprocessingShape">
                    <wps:wsp>
                      <wps:cNvSpPr txBox="1"/>
                      <wps:spPr>
                        <a:xfrm>
                          <a:off x="0" y="0"/>
                          <a:ext cx="1003300" cy="445770"/>
                        </a:xfrm>
                        <a:prstGeom prst="rect">
                          <a:avLst/>
                        </a:prstGeom>
                        <a:noFill/>
                        <a:ln w="6350">
                          <a:noFill/>
                        </a:ln>
                      </wps:spPr>
                      <wps:txbx>
                        <w:txbxContent>
                          <w:p w14:paraId="7AB1FBBF" w14:textId="4EA3A000" w:rsidR="00E87A3D" w:rsidRPr="002F7294" w:rsidRDefault="00E87A3D" w:rsidP="00E87A3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4</w:t>
                            </w:r>
                            <w:r w:rsidR="00D12096">
                              <w:rPr>
                                <w:rFonts w:ascii="Times" w:hAnsi="Times"/>
                                <w:sz w:val="32"/>
                                <w:szCs w:val="32"/>
                                <w:lang w:val="en-US"/>
                                <w14:textOutline w14:w="9525" w14:cap="rnd" w14:cmpd="sng" w14:algn="ctr">
                                  <w14:noFill/>
                                  <w14:prstDash w14:val="solid"/>
                                  <w14:bevel/>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6286B" id="Text Box 324" o:spid="_x0000_s1086" type="#_x0000_t202" style="position:absolute;margin-left:405pt;margin-top:-50.8pt;width:79pt;height:35.1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" filled="f" stroked="f" strokeweight=".5pt">
                <v:textbox>
                  <w:txbxContent>
                    <w:p w14:paraId="7AB1FBBF" w14:textId="4EA3A000" w:rsidR="00E87A3D" w:rsidRPr="002F7294" w:rsidRDefault="00E87A3D" w:rsidP="00E87A3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4</w:t>
                      </w:r>
                      <w:r w:rsidR="00D12096">
                        <w:rPr>
                          <w:rFonts w:ascii="Times" w:hAnsi="Times"/>
                          <w:sz w:val="32"/>
                          <w:szCs w:val="32"/>
                          <w:lang w:val="en-US"/>
                          <w14:textOutline w14:w="9525" w14:cap="rnd" w14:cmpd="sng" w14:algn="ctr">
                            <w14:noFill/>
                            <w14:prstDash w14:val="solid"/>
                            <w14:bevel/>
                          </w14:textOutline>
                        </w:rPr>
                        <w:t>4</w:t>
                      </w:r>
                    </w:p>
                  </w:txbxContent>
                </v:textbox>
              </v:shape>
            </w:pict>
          </mc:Fallback>
        </mc:AlternateContent>
      </w:r>
      <w:r w:rsidR="00993035">
        <w:rPr>
          <w:rFonts w:ascii="Times New Roman" w:hAnsi="Times New Roman" w:cs="Times New Roman"/>
          <w:noProof/>
          <w:lang w:val="en-US"/>
        </w:rPr>
        <mc:AlternateContent>
          <mc:Choice Requires="wps">
            <w:drawing>
              <wp:anchor distT="0" distB="0" distL="114300" distR="114300" simplePos="0" relativeHeight="251679744" behindDoc="0" locked="0" layoutInCell="1" allowOverlap="1" wp14:anchorId="432A7885" wp14:editId="4F5E5DFB">
                <wp:simplePos x="0" y="0"/>
                <wp:positionH relativeFrom="column">
                  <wp:posOffset>-153785</wp:posOffset>
                </wp:positionH>
                <wp:positionV relativeFrom="paragraph">
                  <wp:posOffset>54437</wp:posOffset>
                </wp:positionV>
                <wp:extent cx="5023164" cy="310342"/>
                <wp:effectExtent l="0" t="0" r="25400" b="13970"/>
                <wp:wrapNone/>
                <wp:docPr id="22" name="Flowchart: Alternate Process 22"/>
                <wp:cNvGraphicFramePr/>
                <a:graphic xmlns:a="http://schemas.openxmlformats.org/drawingml/2006/main">
                  <a:graphicData uri="http://schemas.microsoft.com/office/word/2010/wordprocessingShape">
                    <wps:wsp>
                      <wps:cNvSpPr/>
                      <wps:spPr>
                        <a:xfrm>
                          <a:off x="0" y="0"/>
                          <a:ext cx="5023164" cy="310342"/>
                        </a:xfrm>
                        <a:prstGeom prst="flowChartAlternateProcess">
                          <a:avLst/>
                        </a:prstGeom>
                        <a:solidFill>
                          <a:schemeClr val="bg1">
                            <a:lumMod val="5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9F3C4C" w14:textId="77777777" w:rsidR="006C381C" w:rsidRPr="00993035" w:rsidRDefault="006C381C" w:rsidP="00993035">
                            <w:pPr>
                              <w:jc w:val="center"/>
                              <w:rPr>
                                <w:rFonts w:ascii="Times New Roman" w:hAnsi="Times New Roman" w:cs="Times New Roman"/>
                                <w:b/>
                                <w:color w:val="FFFFFF" w:themeColor="background1"/>
                                <w:sz w:val="24"/>
                                <w:szCs w:val="24"/>
                              </w:rPr>
                            </w:pPr>
                            <w:r w:rsidRPr="00993035">
                              <w:rPr>
                                <w:rFonts w:ascii="Times New Roman" w:hAnsi="Times New Roman" w:cs="Times New Roman"/>
                                <w:b/>
                                <w:color w:val="FFFFFF" w:themeColor="background1"/>
                                <w:sz w:val="24"/>
                                <w:szCs w:val="24"/>
                              </w:rPr>
                              <w:t>CURRICULUM VITAE</w:t>
                            </w:r>
                            <w:r w:rsidRPr="00BA6EE9">
                              <w:rPr>
                                <w:noProof/>
                                <w:lang w:val="en-US"/>
                              </w:rPr>
                              <w:t xml:space="preserve"> </w:t>
                            </w:r>
                            <w:r>
                              <w:rPr>
                                <w:noProof/>
                                <w:lang w:val="en-US"/>
                              </w:rPr>
                              <w:drawing>
                                <wp:inline distT="0" distB="0" distL="0" distR="0" wp14:anchorId="0C0D323B" wp14:editId="714CB0A3">
                                  <wp:extent cx="4784090" cy="2990056"/>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84090" cy="2990056"/>
                                          </a:xfrm>
                                          <a:prstGeom prst="rect">
                                            <a:avLst/>
                                          </a:prstGeom>
                                        </pic:spPr>
                                      </pic:pic>
                                    </a:graphicData>
                                  </a:graphic>
                                </wp:inline>
                              </w:drawing>
                            </w:r>
                            <w:r>
                              <w:rPr>
                                <w:noProof/>
                                <w:lang w:val="en-US"/>
                              </w:rPr>
                              <w:drawing>
                                <wp:inline distT="0" distB="0" distL="0" distR="0" wp14:anchorId="262147B1" wp14:editId="65C8091F">
                                  <wp:extent cx="4784090" cy="2990056"/>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84090" cy="2990056"/>
                                          </a:xfrm>
                                          <a:prstGeom prst="rect">
                                            <a:avLst/>
                                          </a:prstGeom>
                                        </pic:spPr>
                                      </pic:pic>
                                    </a:graphicData>
                                  </a:graphic>
                                </wp:inline>
                              </w:drawing>
                            </w:r>
                            <w:r>
                              <w:rPr>
                                <w:noProof/>
                                <w:lang w:val="en-US"/>
                              </w:rPr>
                              <w:drawing>
                                <wp:inline distT="0" distB="0" distL="0" distR="0" wp14:anchorId="4612D077" wp14:editId="5AD435C7">
                                  <wp:extent cx="4784090" cy="2990056"/>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84090" cy="299005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2A788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2" o:spid="_x0000_s1087" type="#_x0000_t176" style="position:absolute;margin-left:-12.1pt;margin-top:4.3pt;width:395.5pt;height:24.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" fillcolor="#7f7f7f [1612]" strokecolor="#a5a5a5 [2092]" strokeweight="2pt">
                <v:textbox>
                  <w:txbxContent>
                    <w:p w14:paraId="439F3C4C" w14:textId="77777777" w:rsidR="006C381C" w:rsidRPr="00993035" w:rsidRDefault="006C381C" w:rsidP="00993035">
                      <w:pPr>
                        <w:jc w:val="center"/>
                        <w:rPr>
                          <w:rFonts w:ascii="Times New Roman" w:hAnsi="Times New Roman" w:cs="Times New Roman"/>
                          <w:b/>
                          <w:color w:val="FFFFFF" w:themeColor="background1"/>
                          <w:sz w:val="24"/>
                          <w:szCs w:val="24"/>
                        </w:rPr>
                      </w:pPr>
                      <w:r w:rsidRPr="00993035">
                        <w:rPr>
                          <w:rFonts w:ascii="Times New Roman" w:hAnsi="Times New Roman" w:cs="Times New Roman"/>
                          <w:b/>
                          <w:color w:val="FFFFFF" w:themeColor="background1"/>
                          <w:sz w:val="24"/>
                          <w:szCs w:val="24"/>
                        </w:rPr>
                        <w:t>CURRICULUM VITAE</w:t>
                      </w:r>
                      <w:r w:rsidRPr="00BA6EE9">
                        <w:rPr>
                          <w:noProof/>
                          <w:lang w:val="en-US"/>
                        </w:rPr>
                        <w:t xml:space="preserve"> </w:t>
                      </w:r>
                      <w:r>
                        <w:rPr>
                          <w:noProof/>
                          <w:lang w:val="en-US"/>
                        </w:rPr>
                        <w:drawing>
                          <wp:inline distT="0" distB="0" distL="0" distR="0" wp14:anchorId="0C0D323B" wp14:editId="714CB0A3">
                            <wp:extent cx="4784090" cy="2990056"/>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84090" cy="2990056"/>
                                    </a:xfrm>
                                    <a:prstGeom prst="rect">
                                      <a:avLst/>
                                    </a:prstGeom>
                                  </pic:spPr>
                                </pic:pic>
                              </a:graphicData>
                            </a:graphic>
                          </wp:inline>
                        </w:drawing>
                      </w:r>
                      <w:r>
                        <w:rPr>
                          <w:noProof/>
                          <w:lang w:val="en-US"/>
                        </w:rPr>
                        <w:drawing>
                          <wp:inline distT="0" distB="0" distL="0" distR="0" wp14:anchorId="262147B1" wp14:editId="65C8091F">
                            <wp:extent cx="4784090" cy="2990056"/>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84090" cy="2990056"/>
                                    </a:xfrm>
                                    <a:prstGeom prst="rect">
                                      <a:avLst/>
                                    </a:prstGeom>
                                  </pic:spPr>
                                </pic:pic>
                              </a:graphicData>
                            </a:graphic>
                          </wp:inline>
                        </w:drawing>
                      </w:r>
                      <w:r>
                        <w:rPr>
                          <w:noProof/>
                          <w:lang w:val="en-US"/>
                        </w:rPr>
                        <w:drawing>
                          <wp:inline distT="0" distB="0" distL="0" distR="0" wp14:anchorId="4612D077" wp14:editId="5AD435C7">
                            <wp:extent cx="4784090" cy="2990056"/>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84090" cy="2990056"/>
                                    </a:xfrm>
                                    <a:prstGeom prst="rect">
                                      <a:avLst/>
                                    </a:prstGeom>
                                  </pic:spPr>
                                </pic:pic>
                              </a:graphicData>
                            </a:graphic>
                          </wp:inline>
                        </w:drawing>
                      </w:r>
                    </w:p>
                  </w:txbxContent>
                </v:textbox>
              </v:shape>
            </w:pict>
          </mc:Fallback>
        </mc:AlternateContent>
      </w:r>
    </w:p>
    <w:p w14:paraId="0DFA53F3" w14:textId="77777777" w:rsidR="00993035" w:rsidRDefault="00993035" w:rsidP="00993035">
      <w:pPr>
        <w:tabs>
          <w:tab w:val="left" w:pos="4702"/>
        </w:tabs>
        <w:rPr>
          <w:rFonts w:ascii="Times New Roman" w:hAnsi="Times New Roman" w:cs="Times New Roman"/>
        </w:rPr>
      </w:pPr>
      <w:r>
        <w:rPr>
          <w:rFonts w:ascii="Times New Roman" w:hAnsi="Times New Roman" w:cs="Times New Roman"/>
          <w:noProof/>
          <w:lang w:val="en-US"/>
        </w:rPr>
        <w:drawing>
          <wp:anchor distT="0" distB="0" distL="114300" distR="114300" simplePos="0" relativeHeight="251680768" behindDoc="1" locked="0" layoutInCell="1" allowOverlap="1" wp14:anchorId="724853F3" wp14:editId="5BC99573">
            <wp:simplePos x="0" y="0"/>
            <wp:positionH relativeFrom="column">
              <wp:posOffset>3371850</wp:posOffset>
            </wp:positionH>
            <wp:positionV relativeFrom="paragraph">
              <wp:posOffset>241935</wp:posOffset>
            </wp:positionV>
            <wp:extent cx="1419225" cy="1419225"/>
            <wp:effectExtent l="57150" t="57150" r="123825" b="1238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5979113_2955835938058341_3810631734589240756_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19225" cy="141922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00BA6EE9">
        <w:rPr>
          <w:rFonts w:ascii="Times New Roman" w:hAnsi="Times New Roman" w:cs="Times New Roman"/>
        </w:rPr>
        <w:t xml:space="preserve"> </w:t>
      </w:r>
    </w:p>
    <w:p w14:paraId="5773590F" w14:textId="5F96F51D" w:rsidR="00BA6EE9" w:rsidRDefault="00BA6EE9" w:rsidP="00993035">
      <w:pPr>
        <w:tabs>
          <w:tab w:val="left" w:pos="4702"/>
        </w:tabs>
        <w:rPr>
          <w:rFonts w:ascii="Times New Roman" w:hAnsi="Times New Roman" w:cs="Times New Roman"/>
        </w:rPr>
      </w:pPr>
      <w:r w:rsidRPr="00BA6EE9">
        <w:rPr>
          <w:rFonts w:ascii="Times New Roman" w:hAnsi="Times New Roman" w:cs="Times New Roman"/>
          <w:b/>
        </w:rPr>
        <w:t>NAME:</w:t>
      </w:r>
      <w:r>
        <w:rPr>
          <w:rFonts w:ascii="Times New Roman" w:hAnsi="Times New Roman" w:cs="Times New Roman"/>
        </w:rPr>
        <w:t xml:space="preserve">  Iverson R. </w:t>
      </w:r>
      <w:proofErr w:type="spellStart"/>
      <w:r>
        <w:rPr>
          <w:rFonts w:ascii="Times New Roman" w:hAnsi="Times New Roman" w:cs="Times New Roman"/>
        </w:rPr>
        <w:t>Marzan</w:t>
      </w:r>
      <w:proofErr w:type="spellEnd"/>
    </w:p>
    <w:p w14:paraId="7F2C6EBC" w14:textId="671BB06A" w:rsidR="00BA6EE9" w:rsidRDefault="00BA6EE9" w:rsidP="00993035">
      <w:pPr>
        <w:tabs>
          <w:tab w:val="left" w:pos="4702"/>
        </w:tabs>
        <w:rPr>
          <w:rFonts w:ascii="Times New Roman" w:hAnsi="Times New Roman" w:cs="Times New Roman"/>
        </w:rPr>
      </w:pPr>
      <w:r w:rsidRPr="00BA6EE9">
        <w:rPr>
          <w:rFonts w:ascii="Times New Roman" w:hAnsi="Times New Roman" w:cs="Times New Roman"/>
          <w:b/>
        </w:rPr>
        <w:t>ADDRESS:</w:t>
      </w:r>
      <w:r>
        <w:rPr>
          <w:rFonts w:ascii="Times New Roman" w:hAnsi="Times New Roman" w:cs="Times New Roman"/>
        </w:rPr>
        <w:t xml:space="preserve"> 2493 M Delos Reyes Gen </w:t>
      </w:r>
      <w:proofErr w:type="spellStart"/>
      <w:r>
        <w:rPr>
          <w:rFonts w:ascii="Times New Roman" w:hAnsi="Times New Roman" w:cs="Times New Roman"/>
        </w:rPr>
        <w:t>Tiburcio</w:t>
      </w:r>
      <w:proofErr w:type="spellEnd"/>
      <w:r>
        <w:rPr>
          <w:rFonts w:ascii="Times New Roman" w:hAnsi="Times New Roman" w:cs="Times New Roman"/>
        </w:rPr>
        <w:t xml:space="preserve"> Deleon, </w:t>
      </w:r>
    </w:p>
    <w:p w14:paraId="66A11DC7" w14:textId="3DC14D17" w:rsidR="00BA6EE9" w:rsidRDefault="00BA6EE9" w:rsidP="00993035">
      <w:pPr>
        <w:tabs>
          <w:tab w:val="left" w:pos="4702"/>
        </w:tabs>
        <w:rPr>
          <w:rFonts w:ascii="Times New Roman" w:hAnsi="Times New Roman" w:cs="Times New Roman"/>
        </w:rPr>
      </w:pPr>
      <w:r>
        <w:rPr>
          <w:rFonts w:ascii="Times New Roman" w:hAnsi="Times New Roman" w:cs="Times New Roman"/>
        </w:rPr>
        <w:t>Valenzuela City</w:t>
      </w:r>
    </w:p>
    <w:p w14:paraId="4E004252" w14:textId="69D05E8D" w:rsidR="00BA6EE9" w:rsidRDefault="00BA6EE9" w:rsidP="00993035">
      <w:pPr>
        <w:tabs>
          <w:tab w:val="left" w:pos="4702"/>
        </w:tabs>
        <w:rPr>
          <w:rFonts w:ascii="Times New Roman" w:hAnsi="Times New Roman" w:cs="Times New Roman"/>
        </w:rPr>
      </w:pPr>
      <w:r w:rsidRPr="00BA6EE9">
        <w:rPr>
          <w:rFonts w:ascii="Times New Roman" w:hAnsi="Times New Roman" w:cs="Times New Roman"/>
          <w:b/>
        </w:rPr>
        <w:t>MOBILE NUMBER:</w:t>
      </w:r>
      <w:r>
        <w:rPr>
          <w:rFonts w:ascii="Times New Roman" w:hAnsi="Times New Roman" w:cs="Times New Roman"/>
        </w:rPr>
        <w:t xml:space="preserve"> (+63)908 143 6621</w:t>
      </w:r>
    </w:p>
    <w:p w14:paraId="7AFD1442" w14:textId="17FC6DAF" w:rsidR="00BA6EE9" w:rsidRPr="00BA6EE9" w:rsidRDefault="00BA6EE9" w:rsidP="00993035">
      <w:pPr>
        <w:tabs>
          <w:tab w:val="left" w:pos="4702"/>
        </w:tabs>
        <w:rPr>
          <w:rFonts w:ascii="Times New Roman" w:hAnsi="Times New Roman" w:cs="Times New Roman"/>
          <w:b/>
        </w:rPr>
      </w:pPr>
      <w:r w:rsidRPr="00BA6EE9">
        <w:rPr>
          <w:rFonts w:ascii="Times New Roman" w:hAnsi="Times New Roman" w:cs="Times New Roman"/>
          <w:b/>
        </w:rPr>
        <w:t>EMAIL:</w:t>
      </w:r>
      <w:r>
        <w:rPr>
          <w:rFonts w:ascii="Times New Roman" w:hAnsi="Times New Roman" w:cs="Times New Roman"/>
          <w:b/>
        </w:rPr>
        <w:t xml:space="preserve"> </w:t>
      </w:r>
      <w:r w:rsidRPr="00BA6EE9">
        <w:rPr>
          <w:rFonts w:ascii="Times New Roman" w:hAnsi="Times New Roman" w:cs="Times New Roman"/>
        </w:rPr>
        <w:t>iversonmarzan123@gmail.com</w:t>
      </w:r>
    </w:p>
    <w:p w14:paraId="59FF2B53" w14:textId="77777777" w:rsidR="00BA6EE9" w:rsidRDefault="00BA6EE9" w:rsidP="00993035">
      <w:pPr>
        <w:tabs>
          <w:tab w:val="left" w:pos="4702"/>
        </w:tabs>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1681792" behindDoc="0" locked="0" layoutInCell="1" allowOverlap="1" wp14:anchorId="5F774680" wp14:editId="7DD881A6">
                <wp:simplePos x="0" y="0"/>
                <wp:positionH relativeFrom="column">
                  <wp:posOffset>-146050</wp:posOffset>
                </wp:positionH>
                <wp:positionV relativeFrom="paragraph">
                  <wp:posOffset>102235</wp:posOffset>
                </wp:positionV>
                <wp:extent cx="5019675" cy="114300"/>
                <wp:effectExtent l="0" t="0" r="9525" b="0"/>
                <wp:wrapNone/>
                <wp:docPr id="24" name="Rectangle 24"/>
                <wp:cNvGraphicFramePr/>
                <a:graphic xmlns:a="http://schemas.openxmlformats.org/drawingml/2006/main">
                  <a:graphicData uri="http://schemas.microsoft.com/office/word/2010/wordprocessingShape">
                    <wps:wsp>
                      <wps:cNvSpPr/>
                      <wps:spPr>
                        <a:xfrm>
                          <a:off x="0" y="0"/>
                          <a:ext cx="5019675" cy="114300"/>
                        </a:xfrm>
                        <a:prstGeom prst="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D381AE" id="Rectangle 24" o:spid="_x0000_s1026" style="position:absolute;margin-left:-11.5pt;margin-top:8.05pt;width:395.25pt;height:9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" fillcolor="#7f7f7f [1612]" stroked="f" strokeweight="2pt"/>
            </w:pict>
          </mc:Fallback>
        </mc:AlternateContent>
      </w:r>
    </w:p>
    <w:p w14:paraId="2D2DF907" w14:textId="77777777" w:rsidR="00BA6EE9" w:rsidRDefault="00BA6EE9" w:rsidP="00993035">
      <w:pPr>
        <w:tabs>
          <w:tab w:val="left" w:pos="4702"/>
        </w:tabs>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1683840" behindDoc="0" locked="0" layoutInCell="1" allowOverlap="1" wp14:anchorId="75F2C5BF" wp14:editId="7D9927BE">
                <wp:simplePos x="0" y="0"/>
                <wp:positionH relativeFrom="column">
                  <wp:posOffset>-147955</wp:posOffset>
                </wp:positionH>
                <wp:positionV relativeFrom="paragraph">
                  <wp:posOffset>58420</wp:posOffset>
                </wp:positionV>
                <wp:extent cx="5022850" cy="309880"/>
                <wp:effectExtent l="0" t="0" r="25400" b="13970"/>
                <wp:wrapNone/>
                <wp:docPr id="30" name="Flowchart: Alternate Process 30"/>
                <wp:cNvGraphicFramePr/>
                <a:graphic xmlns:a="http://schemas.openxmlformats.org/drawingml/2006/main">
                  <a:graphicData uri="http://schemas.microsoft.com/office/word/2010/wordprocessingShape">
                    <wps:wsp>
                      <wps:cNvSpPr/>
                      <wps:spPr>
                        <a:xfrm>
                          <a:off x="0" y="0"/>
                          <a:ext cx="5022850" cy="309880"/>
                        </a:xfrm>
                        <a:prstGeom prst="flowChartAlternateProcess">
                          <a:avLst/>
                        </a:prstGeom>
                        <a:solidFill>
                          <a:schemeClr val="bg1">
                            <a:lumMod val="5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8EC67E" w14:textId="77777777" w:rsidR="006C381C" w:rsidRPr="00993035" w:rsidRDefault="006C381C" w:rsidP="00BA6EE9">
                            <w:pP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PERSONAL BACKGROUND: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2C5BF" id="Flowchart: Alternate Process 30" o:spid="_x0000_s1088" type="#_x0000_t176" style="position:absolute;margin-left:-11.65pt;margin-top:4.6pt;width:395.5pt;height:24.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" fillcolor="#7f7f7f [1612]" strokecolor="#a5a5a5 [2092]" strokeweight="2pt">
                <v:textbox>
                  <w:txbxContent>
                    <w:p w14:paraId="758EC67E" w14:textId="77777777" w:rsidR="006C381C" w:rsidRPr="00993035" w:rsidRDefault="006C381C" w:rsidP="00BA6EE9">
                      <w:pP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PERSONAL BACKGROUND:</w:t>
                      </w:r>
                    </w:p>
                  </w:txbxContent>
                </v:textbox>
              </v:shape>
            </w:pict>
          </mc:Fallback>
        </mc:AlternateContent>
      </w:r>
    </w:p>
    <w:p w14:paraId="57B74E45" w14:textId="2557C5C4" w:rsidR="00BA6EE9" w:rsidRDefault="00BA6EE9" w:rsidP="00993035">
      <w:pPr>
        <w:tabs>
          <w:tab w:val="left" w:pos="4702"/>
        </w:tabs>
        <w:rPr>
          <w:rFonts w:ascii="Times New Roman" w:hAnsi="Times New Roman" w:cs="Times New Roman"/>
        </w:rPr>
      </w:pPr>
    </w:p>
    <w:p w14:paraId="2E4286E8" w14:textId="77777777" w:rsidR="00BA6EE9" w:rsidRDefault="00BA6EE9" w:rsidP="00993035">
      <w:pPr>
        <w:tabs>
          <w:tab w:val="left" w:pos="4702"/>
        </w:tabs>
        <w:rPr>
          <w:rFonts w:ascii="Times New Roman" w:hAnsi="Times New Roman" w:cs="Times New Roman"/>
        </w:rPr>
      </w:pPr>
      <w:r w:rsidRPr="00BA6EE9">
        <w:rPr>
          <w:rFonts w:ascii="Times New Roman" w:hAnsi="Times New Roman" w:cs="Times New Roman"/>
          <w:b/>
        </w:rPr>
        <w:t>DATE OF BIRTH</w:t>
      </w:r>
      <w:r>
        <w:rPr>
          <w:rFonts w:ascii="Times New Roman" w:hAnsi="Times New Roman" w:cs="Times New Roman"/>
          <w:b/>
        </w:rPr>
        <w:t xml:space="preserve">     : </w:t>
      </w:r>
      <w:r>
        <w:rPr>
          <w:rFonts w:ascii="Times New Roman" w:hAnsi="Times New Roman" w:cs="Times New Roman"/>
        </w:rPr>
        <w:t>November 14, 2004</w:t>
      </w:r>
    </w:p>
    <w:p w14:paraId="493E43F4" w14:textId="77777777" w:rsidR="00BA6EE9" w:rsidRDefault="00BA6EE9" w:rsidP="00993035">
      <w:pPr>
        <w:tabs>
          <w:tab w:val="left" w:pos="4702"/>
        </w:tabs>
        <w:rPr>
          <w:rFonts w:ascii="Times New Roman" w:hAnsi="Times New Roman" w:cs="Times New Roman"/>
        </w:rPr>
      </w:pPr>
      <w:r w:rsidRPr="00BA6EE9">
        <w:rPr>
          <w:rFonts w:ascii="Times New Roman" w:hAnsi="Times New Roman" w:cs="Times New Roman"/>
          <w:b/>
        </w:rPr>
        <w:t>PLACE OF BIRTH</w:t>
      </w:r>
      <w:r>
        <w:rPr>
          <w:rFonts w:ascii="Times New Roman" w:hAnsi="Times New Roman" w:cs="Times New Roman"/>
          <w:b/>
        </w:rPr>
        <w:t xml:space="preserve">   </w:t>
      </w:r>
      <w:r w:rsidRPr="00BA6EE9">
        <w:rPr>
          <w:rFonts w:ascii="Times New Roman" w:hAnsi="Times New Roman" w:cs="Times New Roman"/>
          <w:b/>
        </w:rPr>
        <w:t xml:space="preserve">: </w:t>
      </w:r>
      <w:proofErr w:type="spellStart"/>
      <w:r>
        <w:rPr>
          <w:rFonts w:ascii="Times New Roman" w:hAnsi="Times New Roman" w:cs="Times New Roman"/>
        </w:rPr>
        <w:t>Karuhatan</w:t>
      </w:r>
      <w:proofErr w:type="spellEnd"/>
      <w:r>
        <w:rPr>
          <w:rFonts w:ascii="Times New Roman" w:hAnsi="Times New Roman" w:cs="Times New Roman"/>
        </w:rPr>
        <w:t>, Valenzuela City</w:t>
      </w:r>
    </w:p>
    <w:p w14:paraId="74C1C107" w14:textId="77777777" w:rsidR="00BA6EE9" w:rsidRDefault="00BA6EE9" w:rsidP="00993035">
      <w:pPr>
        <w:tabs>
          <w:tab w:val="left" w:pos="4702"/>
        </w:tabs>
        <w:rPr>
          <w:rFonts w:ascii="Times New Roman" w:hAnsi="Times New Roman" w:cs="Times New Roman"/>
        </w:rPr>
      </w:pPr>
      <w:r w:rsidRPr="00BA6EE9">
        <w:rPr>
          <w:rFonts w:ascii="Times New Roman" w:hAnsi="Times New Roman" w:cs="Times New Roman"/>
          <w:b/>
        </w:rPr>
        <w:t>SEX</w:t>
      </w:r>
      <w:r>
        <w:rPr>
          <w:rFonts w:ascii="Times New Roman" w:hAnsi="Times New Roman" w:cs="Times New Roman"/>
          <w:b/>
        </w:rPr>
        <w:t xml:space="preserve">                             </w:t>
      </w:r>
      <w:r w:rsidRPr="00BA6EE9">
        <w:rPr>
          <w:rFonts w:ascii="Times New Roman" w:hAnsi="Times New Roman" w:cs="Times New Roman"/>
          <w:b/>
        </w:rPr>
        <w:t>:</w:t>
      </w:r>
      <w:r>
        <w:rPr>
          <w:rFonts w:ascii="Times New Roman" w:hAnsi="Times New Roman" w:cs="Times New Roman"/>
        </w:rPr>
        <w:t xml:space="preserve"> Male</w:t>
      </w:r>
    </w:p>
    <w:p w14:paraId="48171E22" w14:textId="77777777" w:rsidR="00BA6EE9" w:rsidRDefault="00BA6EE9" w:rsidP="00993035">
      <w:pPr>
        <w:tabs>
          <w:tab w:val="left" w:pos="4702"/>
        </w:tabs>
        <w:rPr>
          <w:rFonts w:ascii="Times New Roman" w:hAnsi="Times New Roman" w:cs="Times New Roman"/>
        </w:rPr>
      </w:pPr>
      <w:r w:rsidRPr="00BA6EE9">
        <w:rPr>
          <w:rFonts w:ascii="Times New Roman" w:hAnsi="Times New Roman" w:cs="Times New Roman"/>
          <w:b/>
        </w:rPr>
        <w:t>CIVIL STATUS</w:t>
      </w:r>
      <w:r>
        <w:rPr>
          <w:rFonts w:ascii="Times New Roman" w:hAnsi="Times New Roman" w:cs="Times New Roman"/>
          <w:b/>
        </w:rPr>
        <w:t xml:space="preserve">        </w:t>
      </w:r>
      <w:r w:rsidRPr="00BA6EE9">
        <w:rPr>
          <w:rFonts w:ascii="Times New Roman" w:hAnsi="Times New Roman" w:cs="Times New Roman"/>
          <w:b/>
        </w:rPr>
        <w:t>:</w:t>
      </w:r>
      <w:r>
        <w:rPr>
          <w:rFonts w:ascii="Times New Roman" w:hAnsi="Times New Roman" w:cs="Times New Roman"/>
        </w:rPr>
        <w:t xml:space="preserve"> Single</w:t>
      </w:r>
    </w:p>
    <w:p w14:paraId="39EBCA1B" w14:textId="1E5173AC" w:rsidR="00BA6EE9" w:rsidRDefault="00BA6EE9" w:rsidP="00993035">
      <w:pPr>
        <w:tabs>
          <w:tab w:val="left" w:pos="4702"/>
        </w:tabs>
        <w:rPr>
          <w:rFonts w:ascii="Times New Roman" w:hAnsi="Times New Roman" w:cs="Times New Roman"/>
        </w:rPr>
      </w:pPr>
      <w:r w:rsidRPr="00BA6EE9">
        <w:rPr>
          <w:rFonts w:ascii="Times New Roman" w:hAnsi="Times New Roman" w:cs="Times New Roman"/>
          <w:b/>
        </w:rPr>
        <w:t>CITIZENSHIP</w:t>
      </w:r>
      <w:r>
        <w:rPr>
          <w:rFonts w:ascii="Times New Roman" w:hAnsi="Times New Roman" w:cs="Times New Roman"/>
          <w:b/>
        </w:rPr>
        <w:t xml:space="preserve">          </w:t>
      </w:r>
      <w:r w:rsidRPr="00BA6EE9">
        <w:rPr>
          <w:rFonts w:ascii="Times New Roman" w:hAnsi="Times New Roman" w:cs="Times New Roman"/>
          <w:b/>
        </w:rPr>
        <w:t>:</w:t>
      </w:r>
      <w:r>
        <w:rPr>
          <w:rFonts w:ascii="Times New Roman" w:hAnsi="Times New Roman" w:cs="Times New Roman"/>
        </w:rPr>
        <w:t xml:space="preserve"> Filipino</w:t>
      </w:r>
    </w:p>
    <w:p w14:paraId="25B539CA" w14:textId="77777777" w:rsidR="00092DB5" w:rsidRDefault="00092DB5" w:rsidP="00993035">
      <w:pPr>
        <w:tabs>
          <w:tab w:val="left" w:pos="4702"/>
        </w:tabs>
        <w:rPr>
          <w:rFonts w:ascii="Times New Roman" w:hAnsi="Times New Roman" w:cs="Times New Roman"/>
        </w:rPr>
      </w:pPr>
      <w:r w:rsidRPr="00092DB5">
        <w:rPr>
          <w:rFonts w:ascii="Times New Roman" w:hAnsi="Times New Roman" w:cs="Times New Roman"/>
          <w:b/>
        </w:rPr>
        <w:t xml:space="preserve">RELIGION </w:t>
      </w:r>
      <w:r>
        <w:rPr>
          <w:rFonts w:ascii="Times New Roman" w:hAnsi="Times New Roman" w:cs="Times New Roman"/>
          <w:b/>
        </w:rPr>
        <w:t xml:space="preserve">               </w:t>
      </w:r>
      <w:r w:rsidRPr="00092DB5">
        <w:rPr>
          <w:rFonts w:ascii="Times New Roman" w:hAnsi="Times New Roman" w:cs="Times New Roman"/>
          <w:b/>
        </w:rPr>
        <w:t>:</w:t>
      </w:r>
      <w:r w:rsidRPr="00092DB5">
        <w:rPr>
          <w:rFonts w:ascii="Times New Roman" w:hAnsi="Times New Roman" w:cs="Times New Roman"/>
        </w:rPr>
        <w:t xml:space="preserve"> Catholic</w:t>
      </w:r>
    </w:p>
    <w:p w14:paraId="3476B4E7" w14:textId="77777777" w:rsidR="00092DB5" w:rsidRDefault="00092DB5" w:rsidP="00993035">
      <w:pPr>
        <w:tabs>
          <w:tab w:val="left" w:pos="4702"/>
        </w:tabs>
        <w:rPr>
          <w:rFonts w:ascii="Times New Roman" w:hAnsi="Times New Roman" w:cs="Times New Roman"/>
        </w:rPr>
      </w:pPr>
      <w:r>
        <w:rPr>
          <w:rFonts w:ascii="Times New Roman" w:hAnsi="Times New Roman" w:cs="Times New Roman"/>
          <w:b/>
        </w:rPr>
        <w:t xml:space="preserve">Height                         </w:t>
      </w:r>
      <w:r w:rsidRPr="00092DB5">
        <w:rPr>
          <w:rFonts w:ascii="Times New Roman" w:hAnsi="Times New Roman" w:cs="Times New Roman"/>
          <w:b/>
        </w:rPr>
        <w:t>:</w:t>
      </w:r>
      <w:r w:rsidRPr="00092DB5">
        <w:rPr>
          <w:rFonts w:ascii="Times New Roman" w:hAnsi="Times New Roman" w:cs="Times New Roman"/>
        </w:rPr>
        <w:t xml:space="preserve"> 5’01</w:t>
      </w:r>
    </w:p>
    <w:p w14:paraId="4906D670" w14:textId="77777777" w:rsidR="00092DB5" w:rsidRPr="00092DB5" w:rsidRDefault="00092DB5" w:rsidP="00993035">
      <w:pPr>
        <w:tabs>
          <w:tab w:val="left" w:pos="4702"/>
        </w:tabs>
        <w:rPr>
          <w:rFonts w:ascii="Times New Roman" w:hAnsi="Times New Roman" w:cs="Times New Roman"/>
          <w:b/>
        </w:rPr>
      </w:pPr>
      <w:r>
        <w:rPr>
          <w:rFonts w:ascii="Times New Roman" w:hAnsi="Times New Roman" w:cs="Times New Roman"/>
          <w:b/>
        </w:rPr>
        <w:t xml:space="preserve">Weight                        </w:t>
      </w:r>
      <w:r w:rsidRPr="00092DB5">
        <w:rPr>
          <w:rFonts w:ascii="Times New Roman" w:hAnsi="Times New Roman" w:cs="Times New Roman"/>
          <w:b/>
        </w:rPr>
        <w:t>:</w:t>
      </w:r>
      <w:r>
        <w:rPr>
          <w:rFonts w:ascii="Times New Roman" w:hAnsi="Times New Roman" w:cs="Times New Roman"/>
          <w:b/>
        </w:rPr>
        <w:t xml:space="preserve"> </w:t>
      </w:r>
      <w:r w:rsidRPr="00092DB5">
        <w:rPr>
          <w:rFonts w:ascii="Times New Roman" w:hAnsi="Times New Roman" w:cs="Times New Roman"/>
        </w:rPr>
        <w:t>80 kgs</w:t>
      </w:r>
    </w:p>
    <w:p w14:paraId="265D5C55" w14:textId="26EF81F9" w:rsidR="00092DB5" w:rsidRPr="00092DB5" w:rsidRDefault="00092DB5" w:rsidP="00993035">
      <w:pPr>
        <w:tabs>
          <w:tab w:val="left" w:pos="4702"/>
        </w:tabs>
        <w:rPr>
          <w:rFonts w:ascii="Times New Roman" w:hAnsi="Times New Roman" w:cs="Times New Roman"/>
          <w:b/>
        </w:rPr>
      </w:pPr>
      <w:r>
        <w:rPr>
          <w:rFonts w:ascii="Times New Roman" w:hAnsi="Times New Roman" w:cs="Times New Roman"/>
          <w:noProof/>
          <w:lang w:val="en-US"/>
        </w:rPr>
        <mc:AlternateContent>
          <mc:Choice Requires="wps">
            <w:drawing>
              <wp:anchor distT="0" distB="0" distL="114300" distR="114300" simplePos="0" relativeHeight="251685888" behindDoc="0" locked="0" layoutInCell="1" allowOverlap="1" wp14:anchorId="7796B1DC" wp14:editId="11698533">
                <wp:simplePos x="0" y="0"/>
                <wp:positionH relativeFrom="column">
                  <wp:posOffset>-147955</wp:posOffset>
                </wp:positionH>
                <wp:positionV relativeFrom="paragraph">
                  <wp:posOffset>55245</wp:posOffset>
                </wp:positionV>
                <wp:extent cx="5022850" cy="309880"/>
                <wp:effectExtent l="0" t="0" r="25400" b="13970"/>
                <wp:wrapNone/>
                <wp:docPr id="33" name="Flowchart: Alternate Process 33"/>
                <wp:cNvGraphicFramePr/>
                <a:graphic xmlns:a="http://schemas.openxmlformats.org/drawingml/2006/main">
                  <a:graphicData uri="http://schemas.microsoft.com/office/word/2010/wordprocessingShape">
                    <wps:wsp>
                      <wps:cNvSpPr/>
                      <wps:spPr>
                        <a:xfrm>
                          <a:off x="0" y="0"/>
                          <a:ext cx="5022850" cy="309880"/>
                        </a:xfrm>
                        <a:prstGeom prst="flowChartAlternateProcess">
                          <a:avLst/>
                        </a:prstGeom>
                        <a:solidFill>
                          <a:schemeClr val="bg1">
                            <a:lumMod val="5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60B392" w14:textId="77777777" w:rsidR="006C381C" w:rsidRPr="00993035" w:rsidRDefault="006C381C" w:rsidP="00092DB5">
                            <w:pP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EDUCATION BACKGROUND: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6B1DC" id="Flowchart: Alternate Process 33" o:spid="_x0000_s1089" type="#_x0000_t176" style="position:absolute;margin-left:-11.65pt;margin-top:4.35pt;width:395.5pt;height:24.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" fillcolor="#7f7f7f [1612]" strokecolor="#a5a5a5 [2092]" strokeweight="2pt">
                <v:textbox>
                  <w:txbxContent>
                    <w:p w14:paraId="1E60B392" w14:textId="77777777" w:rsidR="006C381C" w:rsidRPr="00993035" w:rsidRDefault="006C381C" w:rsidP="00092DB5">
                      <w:pP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EDUCATION BACKGROUND:</w:t>
                      </w:r>
                    </w:p>
                  </w:txbxContent>
                </v:textbox>
              </v:shape>
            </w:pict>
          </mc:Fallback>
        </mc:AlternateContent>
      </w:r>
    </w:p>
    <w:p w14:paraId="66ABF3F4" w14:textId="74F2F8CC" w:rsidR="00092DB5" w:rsidRDefault="00092DB5" w:rsidP="00092DB5">
      <w:pPr>
        <w:tabs>
          <w:tab w:val="left" w:pos="4702"/>
        </w:tabs>
        <w:rPr>
          <w:rFonts w:ascii="Times New Roman" w:hAnsi="Times New Roman" w:cs="Times New Roman"/>
        </w:rPr>
      </w:pPr>
    </w:p>
    <w:p w14:paraId="6DBAD7FE" w14:textId="0A65C236" w:rsidR="00092DB5" w:rsidRPr="00092DB5" w:rsidRDefault="00BA2BD3" w:rsidP="00092DB5">
      <w:pPr>
        <w:tabs>
          <w:tab w:val="left" w:pos="4702"/>
        </w:tabs>
        <w:rPr>
          <w:rFonts w:ascii="Times New Roman" w:hAnsi="Times New Roman" w:cs="Times New Roman"/>
          <w:b/>
        </w:rPr>
      </w:pPr>
      <w:r>
        <w:rPr>
          <w:rFonts w:ascii="Times New Roman" w:hAnsi="Times New Roman" w:cs="Times New Roman"/>
          <w:b/>
        </w:rPr>
        <w:t>2022-</w:t>
      </w:r>
      <w:r w:rsidR="00092DB5" w:rsidRPr="00092DB5">
        <w:rPr>
          <w:rFonts w:ascii="Times New Roman" w:hAnsi="Times New Roman" w:cs="Times New Roman"/>
          <w:b/>
        </w:rPr>
        <w:t>2023 Present</w:t>
      </w:r>
    </w:p>
    <w:p w14:paraId="33FD0AE2" w14:textId="2C04BCDD" w:rsidR="00092DB5" w:rsidRPr="00092DB5" w:rsidRDefault="00092DB5" w:rsidP="00092DB5">
      <w:pPr>
        <w:tabs>
          <w:tab w:val="left" w:pos="4702"/>
        </w:tabs>
        <w:rPr>
          <w:rFonts w:ascii="Times New Roman" w:hAnsi="Times New Roman" w:cs="Times New Roman"/>
          <w:b/>
        </w:rPr>
      </w:pPr>
      <w:r w:rsidRPr="00092DB5">
        <w:rPr>
          <w:rFonts w:ascii="Times New Roman" w:hAnsi="Times New Roman" w:cs="Times New Roman"/>
          <w:b/>
        </w:rPr>
        <w:t xml:space="preserve">Senior High School: Gent De Leon National High School </w:t>
      </w:r>
    </w:p>
    <w:p w14:paraId="0D975141" w14:textId="41E4A0FF" w:rsidR="00417053" w:rsidRPr="00092DB5" w:rsidRDefault="00092DB5" w:rsidP="00092DB5">
      <w:pPr>
        <w:tabs>
          <w:tab w:val="left" w:pos="4702"/>
        </w:tabs>
        <w:rPr>
          <w:rFonts w:ascii="Times New Roman" w:hAnsi="Times New Roman" w:cs="Times New Roman"/>
        </w:rPr>
      </w:pPr>
      <w:r w:rsidRPr="00092DB5">
        <w:rPr>
          <w:rFonts w:ascii="Times New Roman" w:hAnsi="Times New Roman" w:cs="Times New Roman"/>
        </w:rPr>
        <w:t xml:space="preserve">Corner Mercado St. Gent De Leon Valenzuela City. </w:t>
      </w:r>
    </w:p>
    <w:p w14:paraId="0114D33B" w14:textId="33F57F6D" w:rsidR="00092DB5" w:rsidRPr="00417053" w:rsidRDefault="00417053" w:rsidP="00092DB5">
      <w:pPr>
        <w:tabs>
          <w:tab w:val="left" w:pos="4702"/>
        </w:tabs>
        <w:rPr>
          <w:rFonts w:ascii="Times New Roman" w:hAnsi="Times New Roman" w:cs="Times New Roman"/>
          <w:b/>
        </w:rPr>
      </w:pPr>
      <w:r w:rsidRPr="00417053">
        <w:rPr>
          <w:rFonts w:ascii="Times New Roman" w:hAnsi="Times New Roman" w:cs="Times New Roman"/>
          <w:b/>
        </w:rPr>
        <w:t>2020</w:t>
      </w:r>
      <w:r w:rsidR="00092DB5" w:rsidRPr="00417053">
        <w:rPr>
          <w:rFonts w:ascii="Times New Roman" w:hAnsi="Times New Roman" w:cs="Times New Roman"/>
          <w:b/>
        </w:rPr>
        <w:t>- 2021</w:t>
      </w:r>
    </w:p>
    <w:p w14:paraId="16F81CC8" w14:textId="77777777" w:rsidR="00092DB5" w:rsidRPr="00417053" w:rsidRDefault="00092DB5" w:rsidP="00092DB5">
      <w:pPr>
        <w:tabs>
          <w:tab w:val="left" w:pos="4702"/>
        </w:tabs>
        <w:rPr>
          <w:rFonts w:ascii="Times New Roman" w:hAnsi="Times New Roman" w:cs="Times New Roman"/>
          <w:b/>
        </w:rPr>
      </w:pPr>
      <w:r w:rsidRPr="00417053">
        <w:rPr>
          <w:rFonts w:ascii="Times New Roman" w:hAnsi="Times New Roman" w:cs="Times New Roman"/>
          <w:b/>
        </w:rPr>
        <w:t>Junior High School</w:t>
      </w:r>
      <w:r w:rsidR="00417053">
        <w:rPr>
          <w:rFonts w:ascii="Times New Roman" w:hAnsi="Times New Roman" w:cs="Times New Roman"/>
          <w:b/>
        </w:rPr>
        <w:t xml:space="preserve"> (Grade-10)</w:t>
      </w:r>
      <w:r w:rsidRPr="00417053">
        <w:rPr>
          <w:rFonts w:ascii="Times New Roman" w:hAnsi="Times New Roman" w:cs="Times New Roman"/>
          <w:b/>
        </w:rPr>
        <w:t>: Gent De Leon National High School</w:t>
      </w:r>
    </w:p>
    <w:p w14:paraId="4774EDCA" w14:textId="78580354" w:rsidR="00092DB5" w:rsidRPr="00092DB5" w:rsidRDefault="00092DB5" w:rsidP="00092DB5">
      <w:pPr>
        <w:tabs>
          <w:tab w:val="left" w:pos="4702"/>
        </w:tabs>
        <w:rPr>
          <w:rFonts w:ascii="Times New Roman" w:hAnsi="Times New Roman" w:cs="Times New Roman"/>
        </w:rPr>
      </w:pPr>
      <w:r w:rsidRPr="00092DB5">
        <w:rPr>
          <w:rFonts w:ascii="Times New Roman" w:hAnsi="Times New Roman" w:cs="Times New Roman"/>
        </w:rPr>
        <w:t>Corner Mercado St. Gent De Leon Valenzuela City.</w:t>
      </w:r>
      <w:r w:rsidR="00417053">
        <w:rPr>
          <w:rFonts w:ascii="Times New Roman" w:hAnsi="Times New Roman" w:cs="Times New Roman"/>
        </w:rPr>
        <w:t xml:space="preserve"> </w:t>
      </w:r>
      <w:r w:rsidR="00417053" w:rsidRPr="00417053">
        <w:rPr>
          <w:rFonts w:ascii="Times New Roman" w:hAnsi="Times New Roman" w:cs="Times New Roman"/>
          <w:b/>
        </w:rPr>
        <w:t>Graduated: March, 2021</w:t>
      </w:r>
    </w:p>
    <w:p w14:paraId="6BD32826" w14:textId="57EB7BB6" w:rsidR="00092DB5" w:rsidRPr="00417053" w:rsidRDefault="00E87A3D" w:rsidP="00092DB5">
      <w:pPr>
        <w:tabs>
          <w:tab w:val="left" w:pos="4702"/>
        </w:tabs>
        <w:rPr>
          <w:rFonts w:ascii="Times New Roman" w:hAnsi="Times New Roman" w:cs="Times New Roman"/>
          <w:b/>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866112" behindDoc="0" locked="0" layoutInCell="1" allowOverlap="1" wp14:anchorId="5B2F2D8B" wp14:editId="1922E846">
                <wp:simplePos x="0" y="0"/>
                <wp:positionH relativeFrom="column">
                  <wp:posOffset>5143500</wp:posOffset>
                </wp:positionH>
                <wp:positionV relativeFrom="paragraph">
                  <wp:posOffset>-645160</wp:posOffset>
                </wp:positionV>
                <wp:extent cx="1003300" cy="445770"/>
                <wp:effectExtent l="0" t="0" r="0" b="0"/>
                <wp:wrapNone/>
                <wp:docPr id="325" name="Text Box 325"/>
                <wp:cNvGraphicFramePr/>
                <a:graphic xmlns:a="http://schemas.openxmlformats.org/drawingml/2006/main">
                  <a:graphicData uri="http://schemas.microsoft.com/office/word/2010/wordprocessingShape">
                    <wps:wsp>
                      <wps:cNvSpPr txBox="1"/>
                      <wps:spPr>
                        <a:xfrm>
                          <a:off x="0" y="0"/>
                          <a:ext cx="1003300" cy="445770"/>
                        </a:xfrm>
                        <a:prstGeom prst="rect">
                          <a:avLst/>
                        </a:prstGeom>
                        <a:noFill/>
                        <a:ln w="6350">
                          <a:noFill/>
                        </a:ln>
                      </wps:spPr>
                      <wps:txbx>
                        <w:txbxContent>
                          <w:p w14:paraId="6A481CEA" w14:textId="42B4DE21" w:rsidR="00E87A3D" w:rsidRPr="002F7294" w:rsidRDefault="00E87A3D" w:rsidP="00E87A3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4</w:t>
                            </w:r>
                            <w:r w:rsidR="00D12096">
                              <w:rPr>
                                <w:rFonts w:ascii="Times" w:hAnsi="Times"/>
                                <w:sz w:val="32"/>
                                <w:szCs w:val="32"/>
                                <w:lang w:val="en-US"/>
                                <w14:textOutline w14:w="9525" w14:cap="rnd" w14:cmpd="sng" w14:algn="ctr">
                                  <w14:noFill/>
                                  <w14:prstDash w14:val="solid"/>
                                  <w14:bevel/>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F2D8B" id="Text Box 325" o:spid="_x0000_s1090" type="#_x0000_t202" style="position:absolute;margin-left:405pt;margin-top:-50.8pt;width:79pt;height:35.1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" filled="f" stroked="f" strokeweight=".5pt">
                <v:textbox>
                  <w:txbxContent>
                    <w:p w14:paraId="6A481CEA" w14:textId="42B4DE21" w:rsidR="00E87A3D" w:rsidRPr="002F7294" w:rsidRDefault="00E87A3D" w:rsidP="00E87A3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4</w:t>
                      </w:r>
                      <w:r w:rsidR="00D12096">
                        <w:rPr>
                          <w:rFonts w:ascii="Times" w:hAnsi="Times"/>
                          <w:sz w:val="32"/>
                          <w:szCs w:val="32"/>
                          <w:lang w:val="en-US"/>
                          <w14:textOutline w14:w="9525" w14:cap="rnd" w14:cmpd="sng" w14:algn="ctr">
                            <w14:noFill/>
                            <w14:prstDash w14:val="solid"/>
                            <w14:bevel/>
                          </w14:textOutline>
                        </w:rPr>
                        <w:t>5</w:t>
                      </w:r>
                    </w:p>
                  </w:txbxContent>
                </v:textbox>
              </v:shape>
            </w:pict>
          </mc:Fallback>
        </mc:AlternateContent>
      </w:r>
      <w:r w:rsidR="00417053" w:rsidRPr="00417053">
        <w:rPr>
          <w:rFonts w:ascii="Times New Roman" w:hAnsi="Times New Roman" w:cs="Times New Roman"/>
          <w:b/>
        </w:rPr>
        <w:t>2019- 2020</w:t>
      </w:r>
    </w:p>
    <w:p w14:paraId="1EB82029" w14:textId="44A6691E" w:rsidR="00417053" w:rsidRDefault="00417053" w:rsidP="00417053">
      <w:pPr>
        <w:tabs>
          <w:tab w:val="left" w:pos="4702"/>
        </w:tabs>
        <w:rPr>
          <w:rFonts w:ascii="Times New Roman" w:hAnsi="Times New Roman" w:cs="Times New Roman"/>
          <w:b/>
        </w:rPr>
      </w:pPr>
      <w:r w:rsidRPr="00417053">
        <w:rPr>
          <w:rFonts w:ascii="Times New Roman" w:hAnsi="Times New Roman" w:cs="Times New Roman"/>
          <w:b/>
        </w:rPr>
        <w:t>Junior High School</w:t>
      </w:r>
      <w:r>
        <w:rPr>
          <w:rFonts w:ascii="Times New Roman" w:hAnsi="Times New Roman" w:cs="Times New Roman"/>
          <w:b/>
        </w:rPr>
        <w:t xml:space="preserve"> (Grade-9)</w:t>
      </w:r>
      <w:r w:rsidRPr="00417053">
        <w:rPr>
          <w:rFonts w:ascii="Times New Roman" w:hAnsi="Times New Roman" w:cs="Times New Roman"/>
          <w:b/>
        </w:rPr>
        <w:t xml:space="preserve">: </w:t>
      </w:r>
      <w:r>
        <w:rPr>
          <w:rFonts w:ascii="Times New Roman" w:hAnsi="Times New Roman" w:cs="Times New Roman"/>
          <w:b/>
        </w:rPr>
        <w:t xml:space="preserve">ST. Bernadette College of Valenzuela </w:t>
      </w:r>
    </w:p>
    <w:p w14:paraId="18B67D2B" w14:textId="2535E613" w:rsidR="00BA6EE9" w:rsidRDefault="00417053" w:rsidP="00417053">
      <w:pPr>
        <w:tabs>
          <w:tab w:val="left" w:pos="4702"/>
        </w:tabs>
        <w:rPr>
          <w:rFonts w:ascii="Times New Roman" w:hAnsi="Times New Roman" w:cs="Times New Roman"/>
        </w:rPr>
      </w:pPr>
      <w:r w:rsidRPr="00092DB5">
        <w:rPr>
          <w:rFonts w:ascii="Times New Roman" w:hAnsi="Times New Roman" w:cs="Times New Roman"/>
        </w:rPr>
        <w:t>Corner Mercado St. Gent De Leon Valenzuela City.</w:t>
      </w:r>
    </w:p>
    <w:p w14:paraId="2BEC9DE9" w14:textId="586F5861" w:rsidR="00417053" w:rsidRDefault="00417053" w:rsidP="00417053">
      <w:pPr>
        <w:tabs>
          <w:tab w:val="left" w:pos="4702"/>
        </w:tabs>
        <w:rPr>
          <w:rFonts w:ascii="Times New Roman" w:hAnsi="Times New Roman" w:cs="Times New Roman"/>
        </w:rPr>
      </w:pPr>
    </w:p>
    <w:p w14:paraId="2F72AB78" w14:textId="53D780FF" w:rsidR="00417053" w:rsidRPr="00417053" w:rsidRDefault="00417053" w:rsidP="00417053">
      <w:pPr>
        <w:tabs>
          <w:tab w:val="left" w:pos="4702"/>
        </w:tabs>
        <w:rPr>
          <w:rFonts w:ascii="Times New Roman" w:hAnsi="Times New Roman" w:cs="Times New Roman"/>
          <w:b/>
        </w:rPr>
      </w:pPr>
      <w:r>
        <w:rPr>
          <w:rFonts w:ascii="Times New Roman" w:hAnsi="Times New Roman" w:cs="Times New Roman"/>
          <w:b/>
        </w:rPr>
        <w:t>2017- 2019</w:t>
      </w:r>
    </w:p>
    <w:p w14:paraId="5D28DA6E" w14:textId="77777777" w:rsidR="00417053" w:rsidRDefault="00417053" w:rsidP="00417053">
      <w:pPr>
        <w:tabs>
          <w:tab w:val="left" w:pos="4702"/>
        </w:tabs>
        <w:rPr>
          <w:rFonts w:ascii="Times New Roman" w:hAnsi="Times New Roman" w:cs="Times New Roman"/>
          <w:b/>
        </w:rPr>
      </w:pPr>
      <w:r w:rsidRPr="00417053">
        <w:rPr>
          <w:rFonts w:ascii="Times New Roman" w:hAnsi="Times New Roman" w:cs="Times New Roman"/>
          <w:b/>
        </w:rPr>
        <w:t>Junior High School</w:t>
      </w:r>
      <w:r>
        <w:rPr>
          <w:rFonts w:ascii="Times New Roman" w:hAnsi="Times New Roman" w:cs="Times New Roman"/>
          <w:b/>
        </w:rPr>
        <w:t xml:space="preserve"> (Grade 7 to 8)</w:t>
      </w:r>
      <w:r w:rsidRPr="00417053">
        <w:rPr>
          <w:rFonts w:ascii="Times New Roman" w:hAnsi="Times New Roman" w:cs="Times New Roman"/>
          <w:b/>
        </w:rPr>
        <w:t xml:space="preserve">: </w:t>
      </w:r>
      <w:proofErr w:type="spellStart"/>
      <w:r>
        <w:rPr>
          <w:rFonts w:ascii="Times New Roman" w:hAnsi="Times New Roman" w:cs="Times New Roman"/>
          <w:b/>
        </w:rPr>
        <w:t>Tinigban</w:t>
      </w:r>
      <w:proofErr w:type="spellEnd"/>
      <w:r>
        <w:rPr>
          <w:rFonts w:ascii="Times New Roman" w:hAnsi="Times New Roman" w:cs="Times New Roman"/>
          <w:b/>
        </w:rPr>
        <w:t xml:space="preserve"> National High School</w:t>
      </w:r>
    </w:p>
    <w:p w14:paraId="0350A4E0" w14:textId="2B8C0DAF" w:rsidR="00417053" w:rsidRDefault="00417053" w:rsidP="00417053">
      <w:pPr>
        <w:tabs>
          <w:tab w:val="left" w:pos="4702"/>
        </w:tabs>
        <w:rPr>
          <w:rFonts w:ascii="Times New Roman" w:hAnsi="Times New Roman" w:cs="Times New Roman"/>
        </w:rPr>
      </w:pPr>
      <w:r>
        <w:rPr>
          <w:rFonts w:ascii="Times New Roman" w:hAnsi="Times New Roman" w:cs="Times New Roman"/>
        </w:rPr>
        <w:t xml:space="preserve">Centro </w:t>
      </w:r>
      <w:proofErr w:type="spellStart"/>
      <w:r>
        <w:rPr>
          <w:rFonts w:ascii="Times New Roman" w:hAnsi="Times New Roman" w:cs="Times New Roman"/>
        </w:rPr>
        <w:t>Tinigban</w:t>
      </w:r>
      <w:proofErr w:type="spellEnd"/>
      <w:r>
        <w:rPr>
          <w:rFonts w:ascii="Times New Roman" w:hAnsi="Times New Roman" w:cs="Times New Roman"/>
        </w:rPr>
        <w:t xml:space="preserve"> </w:t>
      </w:r>
      <w:proofErr w:type="spellStart"/>
      <w:r>
        <w:rPr>
          <w:rFonts w:ascii="Times New Roman" w:hAnsi="Times New Roman" w:cs="Times New Roman"/>
        </w:rPr>
        <w:t>Aroroy</w:t>
      </w:r>
      <w:proofErr w:type="spellEnd"/>
      <w:r>
        <w:rPr>
          <w:rFonts w:ascii="Times New Roman" w:hAnsi="Times New Roman" w:cs="Times New Roman"/>
        </w:rPr>
        <w:t xml:space="preserve"> Masbate City</w:t>
      </w:r>
    </w:p>
    <w:p w14:paraId="47D1E2F7" w14:textId="77777777" w:rsidR="00417053" w:rsidRDefault="00417053" w:rsidP="00417053">
      <w:pPr>
        <w:tabs>
          <w:tab w:val="left" w:pos="4702"/>
        </w:tabs>
        <w:rPr>
          <w:rFonts w:ascii="Times New Roman" w:hAnsi="Times New Roman" w:cs="Times New Roman"/>
        </w:rPr>
      </w:pPr>
    </w:p>
    <w:p w14:paraId="59FD0369" w14:textId="77777777" w:rsidR="00417053" w:rsidRPr="00417053" w:rsidRDefault="00417053" w:rsidP="00417053">
      <w:pPr>
        <w:tabs>
          <w:tab w:val="left" w:pos="4702"/>
        </w:tabs>
        <w:rPr>
          <w:rFonts w:ascii="Times New Roman" w:hAnsi="Times New Roman" w:cs="Times New Roman"/>
          <w:b/>
        </w:rPr>
      </w:pPr>
      <w:r w:rsidRPr="00417053">
        <w:rPr>
          <w:rFonts w:ascii="Times New Roman" w:hAnsi="Times New Roman" w:cs="Times New Roman"/>
          <w:b/>
        </w:rPr>
        <w:t>2011- 2017</w:t>
      </w:r>
    </w:p>
    <w:p w14:paraId="5A78B047" w14:textId="3F9F015E" w:rsidR="00417053" w:rsidRDefault="00417053" w:rsidP="00417053">
      <w:pPr>
        <w:tabs>
          <w:tab w:val="left" w:pos="4702"/>
        </w:tabs>
        <w:rPr>
          <w:rFonts w:ascii="Times New Roman" w:hAnsi="Times New Roman" w:cs="Times New Roman"/>
          <w:b/>
        </w:rPr>
      </w:pPr>
      <w:r w:rsidRPr="00417053">
        <w:rPr>
          <w:rFonts w:ascii="Times New Roman" w:hAnsi="Times New Roman" w:cs="Times New Roman"/>
          <w:b/>
        </w:rPr>
        <w:t xml:space="preserve">Elementary School: Marulas Elementary School </w:t>
      </w:r>
    </w:p>
    <w:p w14:paraId="630F8B87" w14:textId="77777777" w:rsidR="00417053" w:rsidRDefault="00BA2BD3" w:rsidP="00417053">
      <w:pPr>
        <w:tabs>
          <w:tab w:val="left" w:pos="4702"/>
        </w:tabs>
        <w:rPr>
          <w:rFonts w:ascii="Times New Roman" w:hAnsi="Times New Roman" w:cs="Times New Roman"/>
        </w:rPr>
      </w:pPr>
      <w:r w:rsidRPr="00BA2BD3">
        <w:rPr>
          <w:rFonts w:ascii="Times New Roman" w:hAnsi="Times New Roman" w:cs="Times New Roman"/>
        </w:rPr>
        <w:t xml:space="preserve">B </w:t>
      </w:r>
      <w:proofErr w:type="spellStart"/>
      <w:r w:rsidRPr="00BA2BD3">
        <w:rPr>
          <w:rFonts w:ascii="Times New Roman" w:hAnsi="Times New Roman" w:cs="Times New Roman"/>
        </w:rPr>
        <w:t>Espirito</w:t>
      </w:r>
      <w:proofErr w:type="spellEnd"/>
      <w:r w:rsidRPr="00BA2BD3">
        <w:rPr>
          <w:rFonts w:ascii="Times New Roman" w:hAnsi="Times New Roman" w:cs="Times New Roman"/>
        </w:rPr>
        <w:t xml:space="preserve"> Barangay Marulas Valenzuela city</w:t>
      </w:r>
    </w:p>
    <w:p w14:paraId="66689DEC" w14:textId="77777777" w:rsidR="00BA2BD3" w:rsidRDefault="00BA2BD3" w:rsidP="00417053">
      <w:pPr>
        <w:tabs>
          <w:tab w:val="left" w:pos="4702"/>
        </w:tabs>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1687936" behindDoc="0" locked="0" layoutInCell="1" allowOverlap="1" wp14:anchorId="01B27877" wp14:editId="36C40F79">
                <wp:simplePos x="0" y="0"/>
                <wp:positionH relativeFrom="column">
                  <wp:posOffset>-128905</wp:posOffset>
                </wp:positionH>
                <wp:positionV relativeFrom="paragraph">
                  <wp:posOffset>51435</wp:posOffset>
                </wp:positionV>
                <wp:extent cx="5022850" cy="309880"/>
                <wp:effectExtent l="0" t="0" r="25400" b="13970"/>
                <wp:wrapNone/>
                <wp:docPr id="34" name="Flowchart: Alternate Process 34"/>
                <wp:cNvGraphicFramePr/>
                <a:graphic xmlns:a="http://schemas.openxmlformats.org/drawingml/2006/main">
                  <a:graphicData uri="http://schemas.microsoft.com/office/word/2010/wordprocessingShape">
                    <wps:wsp>
                      <wps:cNvSpPr/>
                      <wps:spPr>
                        <a:xfrm>
                          <a:off x="0" y="0"/>
                          <a:ext cx="5022850" cy="309880"/>
                        </a:xfrm>
                        <a:prstGeom prst="flowChartAlternateProcess">
                          <a:avLst/>
                        </a:prstGeom>
                        <a:solidFill>
                          <a:schemeClr val="bg1">
                            <a:lumMod val="5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068541" w14:textId="77777777" w:rsidR="006C381C" w:rsidRPr="00993035" w:rsidRDefault="006C381C" w:rsidP="00BA2BD3">
                            <w:pP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SKILLS AND QUALIFICATION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27877" id="Flowchart: Alternate Process 34" o:spid="_x0000_s1091" type="#_x0000_t176" style="position:absolute;margin-left:-10.15pt;margin-top:4.05pt;width:395.5pt;height:24.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" fillcolor="#7f7f7f [1612]" strokecolor="#a5a5a5 [2092]" strokeweight="2pt">
                <v:textbox>
                  <w:txbxContent>
                    <w:p w14:paraId="65068541" w14:textId="77777777" w:rsidR="006C381C" w:rsidRPr="00993035" w:rsidRDefault="006C381C" w:rsidP="00BA2BD3">
                      <w:pP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SKILLS AND QUALIFICATION </w:t>
                      </w:r>
                    </w:p>
                  </w:txbxContent>
                </v:textbox>
              </v:shape>
            </w:pict>
          </mc:Fallback>
        </mc:AlternateContent>
      </w:r>
    </w:p>
    <w:p w14:paraId="567F4571" w14:textId="77777777" w:rsidR="00BA2BD3" w:rsidRDefault="00BA2BD3" w:rsidP="00417053">
      <w:pPr>
        <w:tabs>
          <w:tab w:val="left" w:pos="4702"/>
        </w:tabs>
        <w:rPr>
          <w:rFonts w:ascii="Times New Roman" w:hAnsi="Times New Roman" w:cs="Times New Roman"/>
        </w:rPr>
      </w:pPr>
    </w:p>
    <w:p w14:paraId="6B97F0AA" w14:textId="77777777" w:rsidR="00BA2BD3" w:rsidRPr="00BA2BD3" w:rsidRDefault="00BA2BD3" w:rsidP="00BA2BD3">
      <w:pPr>
        <w:pStyle w:val="ListParagraph"/>
        <w:numPr>
          <w:ilvl w:val="0"/>
          <w:numId w:val="2"/>
        </w:numPr>
        <w:tabs>
          <w:tab w:val="left" w:pos="4702"/>
        </w:tabs>
        <w:rPr>
          <w:rFonts w:ascii="Times New Roman" w:hAnsi="Times New Roman" w:cs="Times New Roman"/>
          <w:b/>
        </w:rPr>
      </w:pPr>
      <w:r w:rsidRPr="00BA2BD3">
        <w:rPr>
          <w:rFonts w:ascii="Times New Roman" w:hAnsi="Times New Roman" w:cs="Times New Roman"/>
          <w:b/>
        </w:rPr>
        <w:t>Computer Skills</w:t>
      </w:r>
    </w:p>
    <w:p w14:paraId="3EF8AA2F" w14:textId="4260D290" w:rsidR="00BA2BD3" w:rsidRPr="00BA2BD3" w:rsidRDefault="00BA2BD3" w:rsidP="00BA2BD3">
      <w:pPr>
        <w:pStyle w:val="ListParagraph"/>
        <w:numPr>
          <w:ilvl w:val="0"/>
          <w:numId w:val="2"/>
        </w:numPr>
        <w:tabs>
          <w:tab w:val="left" w:pos="4702"/>
        </w:tabs>
        <w:rPr>
          <w:rFonts w:ascii="Times New Roman" w:hAnsi="Times New Roman" w:cs="Times New Roman"/>
          <w:b/>
        </w:rPr>
      </w:pPr>
      <w:r w:rsidRPr="00BA2BD3">
        <w:rPr>
          <w:rFonts w:ascii="Times New Roman" w:hAnsi="Times New Roman" w:cs="Times New Roman"/>
          <w:b/>
        </w:rPr>
        <w:t>Problem Solving Skills</w:t>
      </w:r>
    </w:p>
    <w:p w14:paraId="64A5B3CD" w14:textId="1795A117" w:rsidR="00BA2BD3" w:rsidRPr="00BA2BD3" w:rsidRDefault="00BA2BD3" w:rsidP="00BA2BD3">
      <w:pPr>
        <w:pStyle w:val="ListParagraph"/>
        <w:numPr>
          <w:ilvl w:val="0"/>
          <w:numId w:val="2"/>
        </w:numPr>
        <w:tabs>
          <w:tab w:val="left" w:pos="4702"/>
        </w:tabs>
        <w:rPr>
          <w:rFonts w:ascii="Times New Roman" w:hAnsi="Times New Roman" w:cs="Times New Roman"/>
          <w:b/>
        </w:rPr>
      </w:pPr>
      <w:r w:rsidRPr="00BA2BD3">
        <w:rPr>
          <w:rFonts w:ascii="Times New Roman" w:hAnsi="Times New Roman" w:cs="Times New Roman"/>
          <w:b/>
        </w:rPr>
        <w:t>Creativity</w:t>
      </w:r>
    </w:p>
    <w:p w14:paraId="43EF9A70" w14:textId="68FBA744" w:rsidR="00BA2BD3" w:rsidRDefault="00BA2BD3" w:rsidP="00BA2BD3">
      <w:pPr>
        <w:pStyle w:val="ListParagraph"/>
        <w:numPr>
          <w:ilvl w:val="0"/>
          <w:numId w:val="2"/>
        </w:numPr>
        <w:tabs>
          <w:tab w:val="left" w:pos="4702"/>
        </w:tabs>
        <w:rPr>
          <w:rFonts w:ascii="Times New Roman" w:hAnsi="Times New Roman" w:cs="Times New Roman"/>
          <w:b/>
        </w:rPr>
      </w:pPr>
      <w:r>
        <w:rPr>
          <w:rFonts w:ascii="Times New Roman" w:hAnsi="Times New Roman" w:cs="Times New Roman"/>
          <w:noProof/>
          <w:lang w:val="en-US"/>
        </w:rPr>
        <mc:AlternateContent>
          <mc:Choice Requires="wps">
            <w:drawing>
              <wp:anchor distT="0" distB="0" distL="114300" distR="114300" simplePos="0" relativeHeight="251689984" behindDoc="0" locked="0" layoutInCell="1" allowOverlap="1" wp14:anchorId="1A926F2D" wp14:editId="31EE23DD">
                <wp:simplePos x="0" y="0"/>
                <wp:positionH relativeFrom="column">
                  <wp:posOffset>-128905</wp:posOffset>
                </wp:positionH>
                <wp:positionV relativeFrom="paragraph">
                  <wp:posOffset>367665</wp:posOffset>
                </wp:positionV>
                <wp:extent cx="5022850" cy="309880"/>
                <wp:effectExtent l="0" t="0" r="25400" b="13970"/>
                <wp:wrapNone/>
                <wp:docPr id="41" name="Flowchart: Alternate Process 41"/>
                <wp:cNvGraphicFramePr/>
                <a:graphic xmlns:a="http://schemas.openxmlformats.org/drawingml/2006/main">
                  <a:graphicData uri="http://schemas.microsoft.com/office/word/2010/wordprocessingShape">
                    <wps:wsp>
                      <wps:cNvSpPr/>
                      <wps:spPr>
                        <a:xfrm>
                          <a:off x="0" y="0"/>
                          <a:ext cx="5022850" cy="309880"/>
                        </a:xfrm>
                        <a:prstGeom prst="flowChartAlternateProcess">
                          <a:avLst/>
                        </a:prstGeom>
                        <a:solidFill>
                          <a:schemeClr val="bg1">
                            <a:lumMod val="5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293A85" w14:textId="77777777" w:rsidR="006C381C" w:rsidRPr="00993035" w:rsidRDefault="006C381C" w:rsidP="00BA2BD3">
                            <w:pP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INTERESTS / HOBBIES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26F2D" id="Flowchart: Alternate Process 41" o:spid="_x0000_s1092" type="#_x0000_t176" style="position:absolute;left:0;text-align:left;margin-left:-10.15pt;margin-top:28.95pt;width:395.5pt;height:24.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" fillcolor="#7f7f7f [1612]" strokecolor="#a5a5a5 [2092]" strokeweight="2pt">
                <v:textbox>
                  <w:txbxContent>
                    <w:p w14:paraId="2A293A85" w14:textId="77777777" w:rsidR="006C381C" w:rsidRPr="00993035" w:rsidRDefault="006C381C" w:rsidP="00BA2BD3">
                      <w:pP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INTERESTS / HOBBIES</w:t>
                      </w:r>
                    </w:p>
                  </w:txbxContent>
                </v:textbox>
              </v:shape>
            </w:pict>
          </mc:Fallback>
        </mc:AlternateContent>
      </w:r>
      <w:r w:rsidRPr="00BA2BD3">
        <w:rPr>
          <w:rFonts w:ascii="Times New Roman" w:hAnsi="Times New Roman" w:cs="Times New Roman"/>
          <w:b/>
        </w:rPr>
        <w:t>Communication skills</w:t>
      </w:r>
    </w:p>
    <w:p w14:paraId="5A0481CB" w14:textId="4E299CFC" w:rsidR="00BA2BD3" w:rsidRDefault="00BA2BD3" w:rsidP="00BA2BD3">
      <w:pPr>
        <w:tabs>
          <w:tab w:val="left" w:pos="4702"/>
        </w:tabs>
        <w:rPr>
          <w:rFonts w:ascii="Times New Roman" w:hAnsi="Times New Roman" w:cs="Times New Roman"/>
          <w:b/>
        </w:rPr>
      </w:pPr>
    </w:p>
    <w:p w14:paraId="79F4310B" w14:textId="77777777" w:rsidR="00BA2BD3" w:rsidRDefault="00BA2BD3" w:rsidP="00BA2BD3">
      <w:pPr>
        <w:tabs>
          <w:tab w:val="left" w:pos="4702"/>
        </w:tabs>
        <w:rPr>
          <w:rFonts w:ascii="Times New Roman" w:hAnsi="Times New Roman" w:cs="Times New Roman"/>
          <w:b/>
        </w:rPr>
      </w:pPr>
    </w:p>
    <w:p w14:paraId="280A6D35" w14:textId="77777777" w:rsidR="00BA2BD3" w:rsidRDefault="00BA2BD3" w:rsidP="00BA2BD3">
      <w:pPr>
        <w:pStyle w:val="ListParagraph"/>
        <w:numPr>
          <w:ilvl w:val="0"/>
          <w:numId w:val="2"/>
        </w:numPr>
        <w:tabs>
          <w:tab w:val="left" w:pos="4702"/>
        </w:tabs>
        <w:rPr>
          <w:rFonts w:ascii="Times New Roman" w:hAnsi="Times New Roman" w:cs="Times New Roman"/>
          <w:b/>
        </w:rPr>
      </w:pPr>
      <w:r>
        <w:rPr>
          <w:rFonts w:ascii="Times New Roman" w:hAnsi="Times New Roman" w:cs="Times New Roman"/>
          <w:b/>
        </w:rPr>
        <w:t>Reading</w:t>
      </w:r>
    </w:p>
    <w:p w14:paraId="330C479F" w14:textId="77777777" w:rsidR="00BA2BD3" w:rsidRDefault="00BA2BD3" w:rsidP="00BA2BD3">
      <w:pPr>
        <w:pStyle w:val="ListParagraph"/>
        <w:numPr>
          <w:ilvl w:val="0"/>
          <w:numId w:val="2"/>
        </w:numPr>
        <w:tabs>
          <w:tab w:val="left" w:pos="4702"/>
        </w:tabs>
        <w:rPr>
          <w:rFonts w:ascii="Times New Roman" w:hAnsi="Times New Roman" w:cs="Times New Roman"/>
          <w:b/>
        </w:rPr>
      </w:pPr>
      <w:r>
        <w:rPr>
          <w:rFonts w:ascii="Times New Roman" w:hAnsi="Times New Roman" w:cs="Times New Roman"/>
          <w:b/>
        </w:rPr>
        <w:t>Listening to Music</w:t>
      </w:r>
    </w:p>
    <w:p w14:paraId="79246F88" w14:textId="019472F7" w:rsidR="00BA2BD3" w:rsidRDefault="00BA2BD3" w:rsidP="00BA2BD3">
      <w:pPr>
        <w:pStyle w:val="ListParagraph"/>
        <w:numPr>
          <w:ilvl w:val="0"/>
          <w:numId w:val="2"/>
        </w:numPr>
        <w:tabs>
          <w:tab w:val="left" w:pos="4702"/>
        </w:tabs>
        <w:rPr>
          <w:rFonts w:ascii="Times New Roman" w:hAnsi="Times New Roman" w:cs="Times New Roman"/>
          <w:b/>
        </w:rPr>
      </w:pPr>
      <w:r>
        <w:rPr>
          <w:rFonts w:ascii="Times New Roman" w:hAnsi="Times New Roman" w:cs="Times New Roman"/>
          <w:b/>
        </w:rPr>
        <w:t>Watching Korea novella</w:t>
      </w:r>
    </w:p>
    <w:p w14:paraId="05D7AD45" w14:textId="77777777" w:rsidR="00BA2BD3" w:rsidRDefault="00BA2BD3" w:rsidP="00BA2BD3">
      <w:pPr>
        <w:pStyle w:val="ListParagraph"/>
        <w:numPr>
          <w:ilvl w:val="0"/>
          <w:numId w:val="2"/>
        </w:numPr>
        <w:tabs>
          <w:tab w:val="left" w:pos="4702"/>
        </w:tabs>
        <w:rPr>
          <w:rFonts w:ascii="Times New Roman" w:hAnsi="Times New Roman" w:cs="Times New Roman"/>
          <w:b/>
        </w:rPr>
      </w:pPr>
      <w:r>
        <w:rPr>
          <w:rFonts w:ascii="Times New Roman" w:hAnsi="Times New Roman" w:cs="Times New Roman"/>
          <w:b/>
        </w:rPr>
        <w:t>Singing</w:t>
      </w:r>
    </w:p>
    <w:p w14:paraId="3E1EE318" w14:textId="5F0167E7" w:rsidR="00BA2BD3" w:rsidRDefault="00BA2BD3" w:rsidP="00BA2BD3">
      <w:pPr>
        <w:tabs>
          <w:tab w:val="left" w:pos="4702"/>
        </w:tabs>
        <w:rPr>
          <w:rFonts w:ascii="Times New Roman" w:hAnsi="Times New Roman" w:cs="Times New Roman"/>
          <w:b/>
        </w:rPr>
      </w:pPr>
    </w:p>
    <w:p w14:paraId="41FADDF2" w14:textId="66ACA889" w:rsidR="00BA2BD3" w:rsidRDefault="00BA2BD3" w:rsidP="00BA2BD3">
      <w:pPr>
        <w:tabs>
          <w:tab w:val="left" w:pos="4702"/>
        </w:tabs>
        <w:rPr>
          <w:rFonts w:ascii="Times New Roman" w:hAnsi="Times New Roman" w:cs="Times New Roman"/>
          <w:b/>
        </w:rPr>
      </w:pPr>
    </w:p>
    <w:p w14:paraId="502158AA" w14:textId="77777777" w:rsidR="00BA2BD3" w:rsidRDefault="00BA2BD3" w:rsidP="00BA2BD3">
      <w:pPr>
        <w:tabs>
          <w:tab w:val="left" w:pos="4702"/>
        </w:tabs>
        <w:rPr>
          <w:rFonts w:ascii="Times New Roman" w:hAnsi="Times New Roman" w:cs="Times New Roman"/>
          <w:b/>
        </w:rPr>
      </w:pPr>
    </w:p>
    <w:p w14:paraId="2A53641A" w14:textId="77777777" w:rsidR="00BA2BD3" w:rsidRDefault="00BA2BD3" w:rsidP="00BA2BD3">
      <w:pPr>
        <w:tabs>
          <w:tab w:val="left" w:pos="4702"/>
        </w:tabs>
        <w:rPr>
          <w:rFonts w:ascii="Times New Roman" w:hAnsi="Times New Roman" w:cs="Times New Roman"/>
          <w:b/>
        </w:rPr>
      </w:pPr>
    </w:p>
    <w:p w14:paraId="5C33F3F7" w14:textId="77777777" w:rsidR="00BA2BD3" w:rsidRDefault="00BA2BD3" w:rsidP="00BA2BD3">
      <w:pPr>
        <w:tabs>
          <w:tab w:val="left" w:pos="4702"/>
        </w:tabs>
        <w:rPr>
          <w:rFonts w:ascii="Times New Roman" w:hAnsi="Times New Roman" w:cs="Times New Roman"/>
          <w:b/>
        </w:rPr>
      </w:pPr>
    </w:p>
    <w:p w14:paraId="50231F40" w14:textId="004794DC" w:rsidR="00BA2BD3" w:rsidRDefault="00BA2BD3" w:rsidP="00BA2BD3">
      <w:pPr>
        <w:tabs>
          <w:tab w:val="left" w:pos="4702"/>
        </w:tabs>
        <w:rPr>
          <w:rFonts w:ascii="Times New Roman" w:hAnsi="Times New Roman" w:cs="Times New Roman"/>
          <w:b/>
        </w:rPr>
      </w:pPr>
    </w:p>
    <w:p w14:paraId="6E72AFE4" w14:textId="727BF742" w:rsidR="00C50327" w:rsidRDefault="00E87A3D" w:rsidP="00BA2BD3">
      <w:pPr>
        <w:tabs>
          <w:tab w:val="left" w:pos="4702"/>
        </w:tabs>
        <w:rPr>
          <w:rFonts w:ascii="Times New Roman" w:hAnsi="Times New Roman" w:cs="Times New Roman"/>
          <w:b/>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868160" behindDoc="0" locked="0" layoutInCell="1" allowOverlap="1" wp14:anchorId="5B42B0BF" wp14:editId="18C985B5">
                <wp:simplePos x="0" y="0"/>
                <wp:positionH relativeFrom="column">
                  <wp:posOffset>5137150</wp:posOffset>
                </wp:positionH>
                <wp:positionV relativeFrom="paragraph">
                  <wp:posOffset>-649605</wp:posOffset>
                </wp:positionV>
                <wp:extent cx="1003300" cy="445770"/>
                <wp:effectExtent l="0" t="0" r="0" b="0"/>
                <wp:wrapNone/>
                <wp:docPr id="326" name="Text Box 326"/>
                <wp:cNvGraphicFramePr/>
                <a:graphic xmlns:a="http://schemas.openxmlformats.org/drawingml/2006/main">
                  <a:graphicData uri="http://schemas.microsoft.com/office/word/2010/wordprocessingShape">
                    <wps:wsp>
                      <wps:cNvSpPr txBox="1"/>
                      <wps:spPr>
                        <a:xfrm>
                          <a:off x="0" y="0"/>
                          <a:ext cx="1003300" cy="445770"/>
                        </a:xfrm>
                        <a:prstGeom prst="rect">
                          <a:avLst/>
                        </a:prstGeom>
                        <a:noFill/>
                        <a:ln w="6350">
                          <a:noFill/>
                        </a:ln>
                      </wps:spPr>
                      <wps:txbx>
                        <w:txbxContent>
                          <w:p w14:paraId="792C9F80" w14:textId="214885B0" w:rsidR="00E87A3D" w:rsidRPr="002F7294" w:rsidRDefault="00E87A3D" w:rsidP="00E87A3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4</w:t>
                            </w:r>
                            <w:r w:rsidR="00D12096">
                              <w:rPr>
                                <w:rFonts w:ascii="Times" w:hAnsi="Times"/>
                                <w:sz w:val="32"/>
                                <w:szCs w:val="32"/>
                                <w:lang w:val="en-US"/>
                                <w14:textOutline w14:w="9525" w14:cap="rnd" w14:cmpd="sng" w14:algn="ctr">
                                  <w14:noFill/>
                                  <w14:prstDash w14:val="solid"/>
                                  <w14:bevel/>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2B0BF" id="Text Box 326" o:spid="_x0000_s1093" type="#_x0000_t202" style="position:absolute;margin-left:404.5pt;margin-top:-51.15pt;width:79pt;height:35.1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" filled="f" stroked="f" strokeweight=".5pt">
                <v:textbox>
                  <w:txbxContent>
                    <w:p w14:paraId="792C9F80" w14:textId="214885B0" w:rsidR="00E87A3D" w:rsidRPr="002F7294" w:rsidRDefault="00E87A3D" w:rsidP="00E87A3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4</w:t>
                      </w:r>
                      <w:r w:rsidR="00D12096">
                        <w:rPr>
                          <w:rFonts w:ascii="Times" w:hAnsi="Times"/>
                          <w:sz w:val="32"/>
                          <w:szCs w:val="32"/>
                          <w:lang w:val="en-US"/>
                          <w14:textOutline w14:w="9525" w14:cap="rnd" w14:cmpd="sng" w14:algn="ctr">
                            <w14:noFill/>
                            <w14:prstDash w14:val="solid"/>
                            <w14:bevel/>
                          </w14:textOutline>
                        </w:rPr>
                        <w:t>6</w:t>
                      </w:r>
                    </w:p>
                  </w:txbxContent>
                </v:textbox>
              </v:shape>
            </w:pict>
          </mc:Fallback>
        </mc:AlternateContent>
      </w:r>
      <w:r w:rsidR="00C50327">
        <w:rPr>
          <w:rFonts w:ascii="Times New Roman" w:hAnsi="Times New Roman" w:cs="Times New Roman"/>
          <w:noProof/>
          <w:lang w:val="en-US"/>
        </w:rPr>
        <mc:AlternateContent>
          <mc:Choice Requires="wps">
            <w:drawing>
              <wp:anchor distT="0" distB="0" distL="114300" distR="114300" simplePos="0" relativeHeight="251692032" behindDoc="0" locked="0" layoutInCell="1" allowOverlap="1" wp14:anchorId="1FA0B0CC" wp14:editId="72AB531B">
                <wp:simplePos x="0" y="0"/>
                <wp:positionH relativeFrom="column">
                  <wp:posOffset>-189230</wp:posOffset>
                </wp:positionH>
                <wp:positionV relativeFrom="paragraph">
                  <wp:posOffset>19685</wp:posOffset>
                </wp:positionV>
                <wp:extent cx="5022850" cy="309880"/>
                <wp:effectExtent l="0" t="0" r="25400" b="13970"/>
                <wp:wrapNone/>
                <wp:docPr id="45" name="Flowchart: Alternate Process 45"/>
                <wp:cNvGraphicFramePr/>
                <a:graphic xmlns:a="http://schemas.openxmlformats.org/drawingml/2006/main">
                  <a:graphicData uri="http://schemas.microsoft.com/office/word/2010/wordprocessingShape">
                    <wps:wsp>
                      <wps:cNvSpPr/>
                      <wps:spPr>
                        <a:xfrm>
                          <a:off x="0" y="0"/>
                          <a:ext cx="5022850" cy="309880"/>
                        </a:xfrm>
                        <a:prstGeom prst="flowChartAlternateProcess">
                          <a:avLst/>
                        </a:prstGeom>
                        <a:solidFill>
                          <a:schemeClr val="bg1">
                            <a:lumMod val="5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5D87E5" w14:textId="77777777" w:rsidR="006C381C" w:rsidRPr="00993035" w:rsidRDefault="006C381C" w:rsidP="00BA2BD3">
                            <w:pPr>
                              <w:jc w:val="center"/>
                              <w:rPr>
                                <w:rFonts w:ascii="Times New Roman" w:hAnsi="Times New Roman" w:cs="Times New Roman"/>
                                <w:b/>
                                <w:color w:val="FFFFFF" w:themeColor="background1"/>
                                <w:sz w:val="24"/>
                                <w:szCs w:val="24"/>
                              </w:rPr>
                            </w:pPr>
                            <w:r w:rsidRPr="00993035">
                              <w:rPr>
                                <w:rFonts w:ascii="Times New Roman" w:hAnsi="Times New Roman" w:cs="Times New Roman"/>
                                <w:b/>
                                <w:color w:val="FFFFFF" w:themeColor="background1"/>
                                <w:sz w:val="24"/>
                                <w:szCs w:val="24"/>
                              </w:rPr>
                              <w:t>CURRICULUM VITAE</w:t>
                            </w:r>
                            <w:r w:rsidRPr="00BA6EE9">
                              <w:rPr>
                                <w:noProof/>
                                <w:lang w:val="en-US"/>
                              </w:rPr>
                              <w:t xml:space="preserve"> </w:t>
                            </w:r>
                            <w:r>
                              <w:rPr>
                                <w:noProof/>
                                <w:lang w:val="en-US"/>
                              </w:rPr>
                              <w:drawing>
                                <wp:inline distT="0" distB="0" distL="0" distR="0" wp14:anchorId="1A1FF740" wp14:editId="575D1190">
                                  <wp:extent cx="4784090" cy="2990056"/>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84090" cy="2990056"/>
                                          </a:xfrm>
                                          <a:prstGeom prst="rect">
                                            <a:avLst/>
                                          </a:prstGeom>
                                        </pic:spPr>
                                      </pic:pic>
                                    </a:graphicData>
                                  </a:graphic>
                                </wp:inline>
                              </w:drawing>
                            </w:r>
                            <w:r>
                              <w:rPr>
                                <w:noProof/>
                                <w:lang w:val="en-US"/>
                              </w:rPr>
                              <w:drawing>
                                <wp:inline distT="0" distB="0" distL="0" distR="0" wp14:anchorId="2877ADCF" wp14:editId="1253B8A4">
                                  <wp:extent cx="4784090" cy="2990056"/>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84090" cy="2990056"/>
                                          </a:xfrm>
                                          <a:prstGeom prst="rect">
                                            <a:avLst/>
                                          </a:prstGeom>
                                        </pic:spPr>
                                      </pic:pic>
                                    </a:graphicData>
                                  </a:graphic>
                                </wp:inline>
                              </w:drawing>
                            </w:r>
                            <w:r>
                              <w:rPr>
                                <w:noProof/>
                                <w:lang w:val="en-US"/>
                              </w:rPr>
                              <w:drawing>
                                <wp:inline distT="0" distB="0" distL="0" distR="0" wp14:anchorId="30DF2845" wp14:editId="7C18BDD9">
                                  <wp:extent cx="4784090" cy="2990056"/>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84090" cy="299005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0B0CC" id="Flowchart: Alternate Process 45" o:spid="_x0000_s1094" type="#_x0000_t176" style="position:absolute;margin-left:-14.9pt;margin-top:1.55pt;width:395.5pt;height:24.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" fillcolor="#7f7f7f [1612]" strokecolor="#a5a5a5 [2092]" strokeweight="2pt">
                <v:textbox>
                  <w:txbxContent>
                    <w:p w14:paraId="235D87E5" w14:textId="77777777" w:rsidR="006C381C" w:rsidRPr="00993035" w:rsidRDefault="006C381C" w:rsidP="00BA2BD3">
                      <w:pPr>
                        <w:jc w:val="center"/>
                        <w:rPr>
                          <w:rFonts w:ascii="Times New Roman" w:hAnsi="Times New Roman" w:cs="Times New Roman"/>
                          <w:b/>
                          <w:color w:val="FFFFFF" w:themeColor="background1"/>
                          <w:sz w:val="24"/>
                          <w:szCs w:val="24"/>
                        </w:rPr>
                      </w:pPr>
                      <w:r w:rsidRPr="00993035">
                        <w:rPr>
                          <w:rFonts w:ascii="Times New Roman" w:hAnsi="Times New Roman" w:cs="Times New Roman"/>
                          <w:b/>
                          <w:color w:val="FFFFFF" w:themeColor="background1"/>
                          <w:sz w:val="24"/>
                          <w:szCs w:val="24"/>
                        </w:rPr>
                        <w:t>CURRICULUM VITAE</w:t>
                      </w:r>
                      <w:r w:rsidRPr="00BA6EE9">
                        <w:rPr>
                          <w:noProof/>
                          <w:lang w:val="en-US"/>
                        </w:rPr>
                        <w:t xml:space="preserve"> </w:t>
                      </w:r>
                      <w:r>
                        <w:rPr>
                          <w:noProof/>
                          <w:lang w:val="en-US"/>
                        </w:rPr>
                        <w:drawing>
                          <wp:inline distT="0" distB="0" distL="0" distR="0" wp14:anchorId="1A1FF740" wp14:editId="575D1190">
                            <wp:extent cx="4784090" cy="2990056"/>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84090" cy="2990056"/>
                                    </a:xfrm>
                                    <a:prstGeom prst="rect">
                                      <a:avLst/>
                                    </a:prstGeom>
                                  </pic:spPr>
                                </pic:pic>
                              </a:graphicData>
                            </a:graphic>
                          </wp:inline>
                        </w:drawing>
                      </w:r>
                      <w:r>
                        <w:rPr>
                          <w:noProof/>
                          <w:lang w:val="en-US"/>
                        </w:rPr>
                        <w:drawing>
                          <wp:inline distT="0" distB="0" distL="0" distR="0" wp14:anchorId="2877ADCF" wp14:editId="1253B8A4">
                            <wp:extent cx="4784090" cy="2990056"/>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84090" cy="2990056"/>
                                    </a:xfrm>
                                    <a:prstGeom prst="rect">
                                      <a:avLst/>
                                    </a:prstGeom>
                                  </pic:spPr>
                                </pic:pic>
                              </a:graphicData>
                            </a:graphic>
                          </wp:inline>
                        </w:drawing>
                      </w:r>
                      <w:r>
                        <w:rPr>
                          <w:noProof/>
                          <w:lang w:val="en-US"/>
                        </w:rPr>
                        <w:drawing>
                          <wp:inline distT="0" distB="0" distL="0" distR="0" wp14:anchorId="30DF2845" wp14:editId="7C18BDD9">
                            <wp:extent cx="4784090" cy="2990056"/>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84090" cy="2990056"/>
                                    </a:xfrm>
                                    <a:prstGeom prst="rect">
                                      <a:avLst/>
                                    </a:prstGeom>
                                  </pic:spPr>
                                </pic:pic>
                              </a:graphicData>
                            </a:graphic>
                          </wp:inline>
                        </w:drawing>
                      </w:r>
                    </w:p>
                  </w:txbxContent>
                </v:textbox>
              </v:shape>
            </w:pict>
          </mc:Fallback>
        </mc:AlternateContent>
      </w:r>
    </w:p>
    <w:p w14:paraId="40D2AF45" w14:textId="77777777" w:rsidR="00C50327" w:rsidRDefault="00F96E94" w:rsidP="00BA2BD3">
      <w:pPr>
        <w:tabs>
          <w:tab w:val="left" w:pos="4702"/>
        </w:tabs>
        <w:rPr>
          <w:rFonts w:ascii="Times New Roman" w:hAnsi="Times New Roman" w:cs="Times New Roman"/>
          <w:b/>
        </w:rPr>
      </w:pPr>
      <w:r>
        <w:rPr>
          <w:rFonts w:ascii="Times New Roman" w:hAnsi="Times New Roman" w:cs="Times New Roman"/>
          <w:b/>
          <w:noProof/>
          <w:lang w:val="en-US"/>
        </w:rPr>
        <w:drawing>
          <wp:anchor distT="0" distB="0" distL="114300" distR="114300" simplePos="0" relativeHeight="251693056" behindDoc="1" locked="0" layoutInCell="1" allowOverlap="1" wp14:anchorId="31A01A36" wp14:editId="661A5691">
            <wp:simplePos x="0" y="0"/>
            <wp:positionH relativeFrom="column">
              <wp:posOffset>3335020</wp:posOffset>
            </wp:positionH>
            <wp:positionV relativeFrom="paragraph">
              <wp:posOffset>252095</wp:posOffset>
            </wp:positionV>
            <wp:extent cx="1496060" cy="1421130"/>
            <wp:effectExtent l="57150" t="57150" r="123190" b="12192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6841081_682621790315333_3043822485531137183_n.jpg"/>
                    <pic:cNvPicPr/>
                  </pic:nvPicPr>
                  <pic:blipFill>
                    <a:blip r:embed="rId21" cstate="print">
                      <a:extLst>
                        <a:ext uri="{BEBA8EAE-BF5A-486C-A8C5-ECC9F3942E4B}">
                          <a14:imgProps xmlns:a14="http://schemas.microsoft.com/office/drawing/2010/main">
                            <a14:imgLayer r:embed="rId22">
                              <a14:imgEffect>
                                <a14:backgroundRemoval t="0" b="100000" l="0" r="98252">
                                  <a14:foregroundMark x1="16434" y1="82627" x2="16434" y2="82627"/>
                                  <a14:foregroundMark x1="17133" y1="86299" x2="17133" y2="86299"/>
                                  <a14:foregroundMark x1="21154" y1="89124" x2="21154" y2="89124"/>
                                </a14:backgroundRemoval>
                              </a14:imgEffect>
                            </a14:imgLayer>
                          </a14:imgProps>
                        </a:ext>
                        <a:ext uri="{28A0092B-C50C-407E-A947-70E740481C1C}">
                          <a14:useLocalDpi xmlns:a14="http://schemas.microsoft.com/office/drawing/2010/main" val="0"/>
                        </a:ext>
                      </a:extLst>
                    </a:blip>
                    <a:stretch>
                      <a:fillRect/>
                    </a:stretch>
                  </pic:blipFill>
                  <pic:spPr>
                    <a:xfrm>
                      <a:off x="0" y="0"/>
                      <a:ext cx="1496060" cy="1421130"/>
                    </a:xfrm>
                    <a:prstGeom prst="rect">
                      <a:avLst/>
                    </a:prstGeom>
                    <a:ln w="9525" cap="sq">
                      <a:solidFill>
                        <a:schemeClr val="tx1"/>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14:paraId="6D9AC434" w14:textId="77777777" w:rsidR="00F96E94" w:rsidRDefault="00F96E94" w:rsidP="00F96E94">
      <w:pPr>
        <w:tabs>
          <w:tab w:val="left" w:pos="4702"/>
        </w:tabs>
        <w:rPr>
          <w:rFonts w:ascii="Times New Roman" w:hAnsi="Times New Roman" w:cs="Times New Roman"/>
        </w:rPr>
      </w:pPr>
      <w:r w:rsidRPr="00BA6EE9">
        <w:rPr>
          <w:rFonts w:ascii="Times New Roman" w:hAnsi="Times New Roman" w:cs="Times New Roman"/>
          <w:b/>
        </w:rPr>
        <w:t>NAME:</w:t>
      </w:r>
      <w:r>
        <w:rPr>
          <w:rFonts w:ascii="Times New Roman" w:hAnsi="Times New Roman" w:cs="Times New Roman"/>
        </w:rPr>
        <w:t xml:space="preserve"> </w:t>
      </w:r>
      <w:r w:rsidRPr="00F96E94">
        <w:rPr>
          <w:rFonts w:ascii="Times New Roman" w:hAnsi="Times New Roman" w:cs="Times New Roman"/>
        </w:rPr>
        <w:t xml:space="preserve"> Grace Ann B</w:t>
      </w:r>
      <w:r>
        <w:rPr>
          <w:rFonts w:ascii="Times New Roman" w:hAnsi="Times New Roman" w:cs="Times New Roman"/>
        </w:rPr>
        <w:t>. Franco</w:t>
      </w:r>
    </w:p>
    <w:p w14:paraId="6565EC6F" w14:textId="77777777" w:rsidR="00F96E94" w:rsidRDefault="00F96E94" w:rsidP="00F96E94">
      <w:pPr>
        <w:tabs>
          <w:tab w:val="left" w:pos="4702"/>
        </w:tabs>
        <w:rPr>
          <w:rFonts w:ascii="Times New Roman" w:hAnsi="Times New Roman" w:cs="Times New Roman"/>
        </w:rPr>
      </w:pPr>
      <w:r w:rsidRPr="00BA6EE9">
        <w:rPr>
          <w:rFonts w:ascii="Times New Roman" w:hAnsi="Times New Roman" w:cs="Times New Roman"/>
          <w:b/>
        </w:rPr>
        <w:t>ADDRESS:</w:t>
      </w:r>
      <w:r>
        <w:rPr>
          <w:rFonts w:ascii="Times New Roman" w:hAnsi="Times New Roman" w:cs="Times New Roman"/>
        </w:rPr>
        <w:t xml:space="preserve"> </w:t>
      </w:r>
      <w:r w:rsidRPr="00F96E94">
        <w:rPr>
          <w:rFonts w:ascii="Times New Roman" w:hAnsi="Times New Roman" w:cs="Times New Roman"/>
        </w:rPr>
        <w:t xml:space="preserve">1816 Joy St </w:t>
      </w:r>
      <w:proofErr w:type="spellStart"/>
      <w:r w:rsidRPr="00F96E94">
        <w:rPr>
          <w:rFonts w:ascii="Times New Roman" w:hAnsi="Times New Roman" w:cs="Times New Roman"/>
        </w:rPr>
        <w:t>Karuhatan</w:t>
      </w:r>
      <w:proofErr w:type="spellEnd"/>
      <w:r w:rsidRPr="00F96E94">
        <w:rPr>
          <w:rFonts w:ascii="Times New Roman" w:hAnsi="Times New Roman" w:cs="Times New Roman"/>
        </w:rPr>
        <w:t xml:space="preserve"> Valenzuela City</w:t>
      </w:r>
    </w:p>
    <w:p w14:paraId="122C4DBF" w14:textId="3C8BF0A6" w:rsidR="00F96E94" w:rsidRDefault="00F96E94" w:rsidP="00F96E94">
      <w:pPr>
        <w:tabs>
          <w:tab w:val="left" w:pos="4702"/>
        </w:tabs>
        <w:rPr>
          <w:rFonts w:ascii="Times New Roman" w:hAnsi="Times New Roman" w:cs="Times New Roman"/>
        </w:rPr>
      </w:pPr>
      <w:r w:rsidRPr="00BA6EE9">
        <w:rPr>
          <w:rFonts w:ascii="Times New Roman" w:hAnsi="Times New Roman" w:cs="Times New Roman"/>
          <w:b/>
        </w:rPr>
        <w:t>MOBILE NUMBER:</w:t>
      </w:r>
      <w:r>
        <w:rPr>
          <w:rFonts w:ascii="Times New Roman" w:hAnsi="Times New Roman" w:cs="Times New Roman"/>
        </w:rPr>
        <w:t xml:space="preserve"> </w:t>
      </w:r>
      <w:r w:rsidRPr="00F96E94">
        <w:rPr>
          <w:rFonts w:ascii="Times New Roman" w:hAnsi="Times New Roman" w:cs="Times New Roman"/>
        </w:rPr>
        <w:t>(+63) 995 982 0009</w:t>
      </w:r>
    </w:p>
    <w:p w14:paraId="48AF4FAF" w14:textId="449993F9" w:rsidR="00F96E94" w:rsidRPr="00F96E94" w:rsidRDefault="00F96E94" w:rsidP="00F96E94">
      <w:pPr>
        <w:tabs>
          <w:tab w:val="left" w:pos="4702"/>
        </w:tabs>
        <w:rPr>
          <w:rFonts w:ascii="Times New Roman" w:hAnsi="Times New Roman" w:cs="Times New Roman"/>
        </w:rPr>
      </w:pPr>
      <w:r w:rsidRPr="00BA6EE9">
        <w:rPr>
          <w:rFonts w:ascii="Times New Roman" w:hAnsi="Times New Roman" w:cs="Times New Roman"/>
          <w:b/>
        </w:rPr>
        <w:t>EMAIL:</w:t>
      </w:r>
      <w:r>
        <w:rPr>
          <w:rFonts w:ascii="Times New Roman" w:hAnsi="Times New Roman" w:cs="Times New Roman"/>
          <w:b/>
        </w:rPr>
        <w:t xml:space="preserve"> </w:t>
      </w:r>
      <w:r w:rsidRPr="00F96E94">
        <w:rPr>
          <w:rFonts w:ascii="Times New Roman" w:hAnsi="Times New Roman" w:cs="Times New Roman"/>
        </w:rPr>
        <w:t>francograceee@gmail.com</w:t>
      </w:r>
      <w:r>
        <w:rPr>
          <w:rFonts w:ascii="Times New Roman" w:hAnsi="Times New Roman" w:cs="Times New Roman"/>
        </w:rPr>
        <w:t xml:space="preserve"> </w:t>
      </w:r>
    </w:p>
    <w:p w14:paraId="0890C85D" w14:textId="77777777" w:rsidR="00F96E94" w:rsidRDefault="00F96E94" w:rsidP="00F96E94">
      <w:pPr>
        <w:tabs>
          <w:tab w:val="left" w:pos="4702"/>
        </w:tabs>
        <w:rPr>
          <w:rFonts w:ascii="Times New Roman" w:hAnsi="Times New Roman" w:cs="Times New Roman"/>
          <w:b/>
        </w:rPr>
      </w:pPr>
    </w:p>
    <w:p w14:paraId="35635ED1" w14:textId="77777777" w:rsidR="00F96E94" w:rsidRDefault="00F96E94" w:rsidP="00F96E94">
      <w:pPr>
        <w:tabs>
          <w:tab w:val="left" w:pos="4702"/>
        </w:tabs>
        <w:rPr>
          <w:rFonts w:ascii="Times New Roman" w:hAnsi="Times New Roman" w:cs="Times New Roman"/>
          <w:b/>
        </w:rPr>
      </w:pPr>
      <w:r>
        <w:rPr>
          <w:rFonts w:ascii="Times New Roman" w:hAnsi="Times New Roman" w:cs="Times New Roman"/>
          <w:noProof/>
          <w:lang w:val="en-US"/>
        </w:rPr>
        <mc:AlternateContent>
          <mc:Choice Requires="wps">
            <w:drawing>
              <wp:anchor distT="0" distB="0" distL="114300" distR="114300" simplePos="0" relativeHeight="251695104" behindDoc="0" locked="0" layoutInCell="1" allowOverlap="1" wp14:anchorId="1B77E76C" wp14:editId="61F5DF8B">
                <wp:simplePos x="0" y="0"/>
                <wp:positionH relativeFrom="column">
                  <wp:posOffset>-190500</wp:posOffset>
                </wp:positionH>
                <wp:positionV relativeFrom="paragraph">
                  <wp:posOffset>41275</wp:posOffset>
                </wp:positionV>
                <wp:extent cx="5019675" cy="114300"/>
                <wp:effectExtent l="0" t="0" r="9525" b="0"/>
                <wp:wrapNone/>
                <wp:docPr id="50" name="Rectangle 50"/>
                <wp:cNvGraphicFramePr/>
                <a:graphic xmlns:a="http://schemas.openxmlformats.org/drawingml/2006/main">
                  <a:graphicData uri="http://schemas.microsoft.com/office/word/2010/wordprocessingShape">
                    <wps:wsp>
                      <wps:cNvSpPr/>
                      <wps:spPr>
                        <a:xfrm>
                          <a:off x="0" y="0"/>
                          <a:ext cx="5019675" cy="114300"/>
                        </a:xfrm>
                        <a:prstGeom prst="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B15AC4" id="Rectangle 50" o:spid="_x0000_s1026" style="position:absolute;margin-left:-15pt;margin-top:3.25pt;width:395.25pt;height:9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" fillcolor="#7f7f7f [1612]" stroked="f" strokeweight="2pt"/>
            </w:pict>
          </mc:Fallback>
        </mc:AlternateContent>
      </w:r>
    </w:p>
    <w:p w14:paraId="40395942" w14:textId="77777777" w:rsidR="00F96E94" w:rsidRDefault="00F96E94" w:rsidP="00F96E94">
      <w:pPr>
        <w:tabs>
          <w:tab w:val="left" w:pos="4702"/>
        </w:tabs>
        <w:rPr>
          <w:rFonts w:ascii="Times New Roman" w:hAnsi="Times New Roman" w:cs="Times New Roman"/>
          <w:b/>
        </w:rPr>
      </w:pPr>
      <w:r>
        <w:rPr>
          <w:rFonts w:ascii="Times New Roman" w:hAnsi="Times New Roman" w:cs="Times New Roman"/>
          <w:noProof/>
          <w:lang w:val="en-US"/>
        </w:rPr>
        <mc:AlternateContent>
          <mc:Choice Requires="wps">
            <w:drawing>
              <wp:anchor distT="0" distB="0" distL="114300" distR="114300" simplePos="0" relativeHeight="251697152" behindDoc="0" locked="0" layoutInCell="1" allowOverlap="1" wp14:anchorId="308DB203" wp14:editId="46F2E0C0">
                <wp:simplePos x="0" y="0"/>
                <wp:positionH relativeFrom="column">
                  <wp:posOffset>-195580</wp:posOffset>
                </wp:positionH>
                <wp:positionV relativeFrom="paragraph">
                  <wp:posOffset>26035</wp:posOffset>
                </wp:positionV>
                <wp:extent cx="5022850" cy="309880"/>
                <wp:effectExtent l="0" t="0" r="25400" b="13970"/>
                <wp:wrapNone/>
                <wp:docPr id="52" name="Flowchart: Alternate Process 52"/>
                <wp:cNvGraphicFramePr/>
                <a:graphic xmlns:a="http://schemas.openxmlformats.org/drawingml/2006/main">
                  <a:graphicData uri="http://schemas.microsoft.com/office/word/2010/wordprocessingShape">
                    <wps:wsp>
                      <wps:cNvSpPr/>
                      <wps:spPr>
                        <a:xfrm>
                          <a:off x="0" y="0"/>
                          <a:ext cx="5022850" cy="309880"/>
                        </a:xfrm>
                        <a:prstGeom prst="flowChartAlternateProcess">
                          <a:avLst/>
                        </a:prstGeom>
                        <a:solidFill>
                          <a:schemeClr val="bg1">
                            <a:lumMod val="5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08F577" w14:textId="77777777" w:rsidR="006C381C" w:rsidRPr="00993035" w:rsidRDefault="006C381C" w:rsidP="00F96E94">
                            <w:pP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PERSONAL BACKGROUND: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DB203" id="Flowchart: Alternate Process 52" o:spid="_x0000_s1095" type="#_x0000_t176" style="position:absolute;margin-left:-15.4pt;margin-top:2.05pt;width:395.5pt;height:2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" fillcolor="#7f7f7f [1612]" strokecolor="#a5a5a5 [2092]" strokeweight="2pt">
                <v:textbox>
                  <w:txbxContent>
                    <w:p w14:paraId="0408F577" w14:textId="77777777" w:rsidR="006C381C" w:rsidRPr="00993035" w:rsidRDefault="006C381C" w:rsidP="00F96E94">
                      <w:pP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PERSONAL BACKGROUND:</w:t>
                      </w:r>
                    </w:p>
                  </w:txbxContent>
                </v:textbox>
              </v:shape>
            </w:pict>
          </mc:Fallback>
        </mc:AlternateContent>
      </w:r>
    </w:p>
    <w:p w14:paraId="732210F1" w14:textId="77777777" w:rsidR="00F96E94" w:rsidRDefault="00F96E94" w:rsidP="00F96E94">
      <w:pPr>
        <w:tabs>
          <w:tab w:val="left" w:pos="4702"/>
        </w:tabs>
        <w:rPr>
          <w:rFonts w:ascii="Times New Roman" w:hAnsi="Times New Roman" w:cs="Times New Roman"/>
          <w:b/>
        </w:rPr>
      </w:pPr>
    </w:p>
    <w:p w14:paraId="7CF0D0D4" w14:textId="77777777" w:rsidR="00F96E94" w:rsidRDefault="00F96E94" w:rsidP="00F96E94">
      <w:pPr>
        <w:tabs>
          <w:tab w:val="left" w:pos="4702"/>
        </w:tabs>
        <w:rPr>
          <w:rFonts w:ascii="Times New Roman" w:hAnsi="Times New Roman" w:cs="Times New Roman"/>
        </w:rPr>
      </w:pPr>
      <w:r w:rsidRPr="00BA6EE9">
        <w:rPr>
          <w:rFonts w:ascii="Times New Roman" w:hAnsi="Times New Roman" w:cs="Times New Roman"/>
          <w:b/>
        </w:rPr>
        <w:t>DATE OF BIRTH</w:t>
      </w:r>
      <w:r>
        <w:rPr>
          <w:rFonts w:ascii="Times New Roman" w:hAnsi="Times New Roman" w:cs="Times New Roman"/>
          <w:b/>
        </w:rPr>
        <w:t xml:space="preserve">     : </w:t>
      </w:r>
      <w:r w:rsidRPr="00F96E94">
        <w:rPr>
          <w:rFonts w:ascii="Times New Roman" w:hAnsi="Times New Roman" w:cs="Times New Roman"/>
        </w:rPr>
        <w:t>May 10, 2005</w:t>
      </w:r>
    </w:p>
    <w:p w14:paraId="3D8848C8" w14:textId="1B6705B2" w:rsidR="00F96E94" w:rsidRDefault="00F96E94" w:rsidP="00F96E94">
      <w:pPr>
        <w:tabs>
          <w:tab w:val="left" w:pos="4702"/>
        </w:tabs>
        <w:rPr>
          <w:rFonts w:ascii="Times New Roman" w:hAnsi="Times New Roman" w:cs="Times New Roman"/>
        </w:rPr>
      </w:pPr>
      <w:r w:rsidRPr="00BA6EE9">
        <w:rPr>
          <w:rFonts w:ascii="Times New Roman" w:hAnsi="Times New Roman" w:cs="Times New Roman"/>
          <w:b/>
        </w:rPr>
        <w:t>PLACE OF BIRTH</w:t>
      </w:r>
      <w:r>
        <w:rPr>
          <w:rFonts w:ascii="Times New Roman" w:hAnsi="Times New Roman" w:cs="Times New Roman"/>
          <w:b/>
        </w:rPr>
        <w:t xml:space="preserve">   </w:t>
      </w:r>
      <w:r w:rsidRPr="00BA6EE9">
        <w:rPr>
          <w:rFonts w:ascii="Times New Roman" w:hAnsi="Times New Roman" w:cs="Times New Roman"/>
          <w:b/>
        </w:rPr>
        <w:t xml:space="preserve">: </w:t>
      </w:r>
      <w:r w:rsidR="005A130B" w:rsidRPr="005A130B">
        <w:rPr>
          <w:rFonts w:ascii="Times New Roman" w:hAnsi="Times New Roman" w:cs="Times New Roman"/>
        </w:rPr>
        <w:t>Valenzuela Medical Center</w:t>
      </w:r>
    </w:p>
    <w:p w14:paraId="305CEC8F" w14:textId="3B7C6E60" w:rsidR="00F96E94" w:rsidRDefault="00F96E94" w:rsidP="00F96E94">
      <w:pPr>
        <w:tabs>
          <w:tab w:val="left" w:pos="4702"/>
        </w:tabs>
        <w:rPr>
          <w:rFonts w:ascii="Times New Roman" w:hAnsi="Times New Roman" w:cs="Times New Roman"/>
        </w:rPr>
      </w:pPr>
      <w:r w:rsidRPr="00BA6EE9">
        <w:rPr>
          <w:rFonts w:ascii="Times New Roman" w:hAnsi="Times New Roman" w:cs="Times New Roman"/>
          <w:b/>
        </w:rPr>
        <w:t>SEX</w:t>
      </w:r>
      <w:r>
        <w:rPr>
          <w:rFonts w:ascii="Times New Roman" w:hAnsi="Times New Roman" w:cs="Times New Roman"/>
          <w:b/>
        </w:rPr>
        <w:t xml:space="preserve">                             </w:t>
      </w:r>
      <w:r w:rsidRPr="00BA6EE9">
        <w:rPr>
          <w:rFonts w:ascii="Times New Roman" w:hAnsi="Times New Roman" w:cs="Times New Roman"/>
          <w:b/>
        </w:rPr>
        <w:t>:</w:t>
      </w:r>
      <w:r>
        <w:rPr>
          <w:rFonts w:ascii="Times New Roman" w:hAnsi="Times New Roman" w:cs="Times New Roman"/>
        </w:rPr>
        <w:t xml:space="preserve"> </w:t>
      </w:r>
      <w:r w:rsidR="005A130B">
        <w:rPr>
          <w:rFonts w:ascii="Times New Roman" w:hAnsi="Times New Roman" w:cs="Times New Roman"/>
        </w:rPr>
        <w:t>Female</w:t>
      </w:r>
    </w:p>
    <w:p w14:paraId="77EC03DC" w14:textId="71A53EA0" w:rsidR="00F96E94" w:rsidRDefault="00F96E94" w:rsidP="00F96E94">
      <w:pPr>
        <w:tabs>
          <w:tab w:val="left" w:pos="4702"/>
        </w:tabs>
        <w:rPr>
          <w:rFonts w:ascii="Times New Roman" w:hAnsi="Times New Roman" w:cs="Times New Roman"/>
        </w:rPr>
      </w:pPr>
      <w:r w:rsidRPr="00BA6EE9">
        <w:rPr>
          <w:rFonts w:ascii="Times New Roman" w:hAnsi="Times New Roman" w:cs="Times New Roman"/>
          <w:b/>
        </w:rPr>
        <w:t>CIVIL STATUS</w:t>
      </w:r>
      <w:r>
        <w:rPr>
          <w:rFonts w:ascii="Times New Roman" w:hAnsi="Times New Roman" w:cs="Times New Roman"/>
          <w:b/>
        </w:rPr>
        <w:t xml:space="preserve">        </w:t>
      </w:r>
      <w:r w:rsidRPr="00BA6EE9">
        <w:rPr>
          <w:rFonts w:ascii="Times New Roman" w:hAnsi="Times New Roman" w:cs="Times New Roman"/>
          <w:b/>
        </w:rPr>
        <w:t>:</w:t>
      </w:r>
      <w:r>
        <w:rPr>
          <w:rFonts w:ascii="Times New Roman" w:hAnsi="Times New Roman" w:cs="Times New Roman"/>
        </w:rPr>
        <w:t xml:space="preserve"> Single</w:t>
      </w:r>
    </w:p>
    <w:p w14:paraId="345D0DED" w14:textId="1B6BF441" w:rsidR="00F96E94" w:rsidRDefault="00F96E94" w:rsidP="00F96E94">
      <w:pPr>
        <w:tabs>
          <w:tab w:val="left" w:pos="4702"/>
        </w:tabs>
        <w:rPr>
          <w:rFonts w:ascii="Times New Roman" w:hAnsi="Times New Roman" w:cs="Times New Roman"/>
        </w:rPr>
      </w:pPr>
      <w:r w:rsidRPr="00BA6EE9">
        <w:rPr>
          <w:rFonts w:ascii="Times New Roman" w:hAnsi="Times New Roman" w:cs="Times New Roman"/>
          <w:b/>
        </w:rPr>
        <w:t>CITIZENSHIP</w:t>
      </w:r>
      <w:r>
        <w:rPr>
          <w:rFonts w:ascii="Times New Roman" w:hAnsi="Times New Roman" w:cs="Times New Roman"/>
          <w:b/>
        </w:rPr>
        <w:t xml:space="preserve">          </w:t>
      </w:r>
      <w:r w:rsidRPr="00BA6EE9">
        <w:rPr>
          <w:rFonts w:ascii="Times New Roman" w:hAnsi="Times New Roman" w:cs="Times New Roman"/>
          <w:b/>
        </w:rPr>
        <w:t>:</w:t>
      </w:r>
      <w:r>
        <w:rPr>
          <w:rFonts w:ascii="Times New Roman" w:hAnsi="Times New Roman" w:cs="Times New Roman"/>
        </w:rPr>
        <w:t xml:space="preserve"> Filipino</w:t>
      </w:r>
    </w:p>
    <w:p w14:paraId="70EC1270" w14:textId="423830CB" w:rsidR="00F96E94" w:rsidRDefault="00F96E94" w:rsidP="00F96E94">
      <w:pPr>
        <w:tabs>
          <w:tab w:val="left" w:pos="4702"/>
        </w:tabs>
        <w:rPr>
          <w:rFonts w:ascii="Times New Roman" w:hAnsi="Times New Roman" w:cs="Times New Roman"/>
        </w:rPr>
      </w:pPr>
      <w:r w:rsidRPr="00092DB5">
        <w:rPr>
          <w:rFonts w:ascii="Times New Roman" w:hAnsi="Times New Roman" w:cs="Times New Roman"/>
          <w:b/>
        </w:rPr>
        <w:t xml:space="preserve">RELIGION </w:t>
      </w:r>
      <w:r>
        <w:rPr>
          <w:rFonts w:ascii="Times New Roman" w:hAnsi="Times New Roman" w:cs="Times New Roman"/>
          <w:b/>
        </w:rPr>
        <w:t xml:space="preserve">               </w:t>
      </w:r>
      <w:r w:rsidRPr="00092DB5">
        <w:rPr>
          <w:rFonts w:ascii="Times New Roman" w:hAnsi="Times New Roman" w:cs="Times New Roman"/>
          <w:b/>
        </w:rPr>
        <w:t>:</w:t>
      </w:r>
      <w:r w:rsidRPr="00092DB5">
        <w:rPr>
          <w:rFonts w:ascii="Times New Roman" w:hAnsi="Times New Roman" w:cs="Times New Roman"/>
        </w:rPr>
        <w:t xml:space="preserve"> Catholic</w:t>
      </w:r>
    </w:p>
    <w:p w14:paraId="2B8C4E9F" w14:textId="1817B530" w:rsidR="00F96E94" w:rsidRDefault="00F96E94" w:rsidP="00F96E94">
      <w:pPr>
        <w:tabs>
          <w:tab w:val="left" w:pos="4702"/>
        </w:tabs>
        <w:rPr>
          <w:rFonts w:ascii="Times New Roman" w:hAnsi="Times New Roman" w:cs="Times New Roman"/>
        </w:rPr>
      </w:pPr>
      <w:r>
        <w:rPr>
          <w:rFonts w:ascii="Times New Roman" w:hAnsi="Times New Roman" w:cs="Times New Roman"/>
          <w:b/>
        </w:rPr>
        <w:t xml:space="preserve">Height                         </w:t>
      </w:r>
      <w:r w:rsidRPr="00092DB5">
        <w:rPr>
          <w:rFonts w:ascii="Times New Roman" w:hAnsi="Times New Roman" w:cs="Times New Roman"/>
          <w:b/>
        </w:rPr>
        <w:t>:</w:t>
      </w:r>
      <w:r w:rsidR="005A130B">
        <w:rPr>
          <w:rFonts w:ascii="Times New Roman" w:hAnsi="Times New Roman" w:cs="Times New Roman"/>
        </w:rPr>
        <w:t xml:space="preserve"> 4’11</w:t>
      </w:r>
    </w:p>
    <w:p w14:paraId="40B0EE06" w14:textId="1006A56A" w:rsidR="00F96E94" w:rsidRPr="00092DB5" w:rsidRDefault="00F96E94" w:rsidP="00F96E94">
      <w:pPr>
        <w:tabs>
          <w:tab w:val="left" w:pos="4702"/>
        </w:tabs>
        <w:rPr>
          <w:rFonts w:ascii="Times New Roman" w:hAnsi="Times New Roman" w:cs="Times New Roman"/>
          <w:b/>
        </w:rPr>
      </w:pPr>
      <w:r>
        <w:rPr>
          <w:rFonts w:ascii="Times New Roman" w:hAnsi="Times New Roman" w:cs="Times New Roman"/>
          <w:b/>
        </w:rPr>
        <w:t xml:space="preserve">Weight                        </w:t>
      </w:r>
      <w:r w:rsidRPr="00092DB5">
        <w:rPr>
          <w:rFonts w:ascii="Times New Roman" w:hAnsi="Times New Roman" w:cs="Times New Roman"/>
          <w:b/>
        </w:rPr>
        <w:t>:</w:t>
      </w:r>
      <w:r>
        <w:rPr>
          <w:rFonts w:ascii="Times New Roman" w:hAnsi="Times New Roman" w:cs="Times New Roman"/>
          <w:b/>
        </w:rPr>
        <w:t xml:space="preserve"> </w:t>
      </w:r>
      <w:r w:rsidR="005A130B">
        <w:rPr>
          <w:rFonts w:ascii="Times New Roman" w:hAnsi="Times New Roman" w:cs="Times New Roman"/>
        </w:rPr>
        <w:t>47 kgs</w:t>
      </w:r>
    </w:p>
    <w:p w14:paraId="5EA821DD" w14:textId="77777777" w:rsidR="005A130B" w:rsidRDefault="005A130B" w:rsidP="00F96E94">
      <w:pPr>
        <w:tabs>
          <w:tab w:val="left" w:pos="4702"/>
        </w:tabs>
        <w:rPr>
          <w:rFonts w:ascii="Times New Roman" w:hAnsi="Times New Roman" w:cs="Times New Roman"/>
          <w:b/>
        </w:rPr>
      </w:pPr>
      <w:r>
        <w:rPr>
          <w:rFonts w:ascii="Times New Roman" w:hAnsi="Times New Roman" w:cs="Times New Roman"/>
          <w:noProof/>
          <w:lang w:val="en-US"/>
        </w:rPr>
        <mc:AlternateContent>
          <mc:Choice Requires="wps">
            <w:drawing>
              <wp:anchor distT="0" distB="0" distL="114300" distR="114300" simplePos="0" relativeHeight="251699200" behindDoc="0" locked="0" layoutInCell="1" allowOverlap="1" wp14:anchorId="6EA50069" wp14:editId="4B0DB41B">
                <wp:simplePos x="0" y="0"/>
                <wp:positionH relativeFrom="column">
                  <wp:posOffset>-185371</wp:posOffset>
                </wp:positionH>
                <wp:positionV relativeFrom="paragraph">
                  <wp:posOffset>101062</wp:posOffset>
                </wp:positionV>
                <wp:extent cx="5022850" cy="309880"/>
                <wp:effectExtent l="0" t="0" r="25400" b="13970"/>
                <wp:wrapNone/>
                <wp:docPr id="53" name="Flowchart: Alternate Process 53"/>
                <wp:cNvGraphicFramePr/>
                <a:graphic xmlns:a="http://schemas.openxmlformats.org/drawingml/2006/main">
                  <a:graphicData uri="http://schemas.microsoft.com/office/word/2010/wordprocessingShape">
                    <wps:wsp>
                      <wps:cNvSpPr/>
                      <wps:spPr>
                        <a:xfrm>
                          <a:off x="0" y="0"/>
                          <a:ext cx="5022850" cy="309880"/>
                        </a:xfrm>
                        <a:prstGeom prst="flowChartAlternateProcess">
                          <a:avLst/>
                        </a:prstGeom>
                        <a:solidFill>
                          <a:schemeClr val="bg1">
                            <a:lumMod val="5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75CC28" w14:textId="77777777" w:rsidR="006C381C" w:rsidRPr="00993035" w:rsidRDefault="006C381C" w:rsidP="005A130B">
                            <w:pP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EDUCATION BACKGROUND: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50069" id="Flowchart: Alternate Process 53" o:spid="_x0000_s1096" type="#_x0000_t176" style="position:absolute;margin-left:-14.6pt;margin-top:7.95pt;width:395.5pt;height:24.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" fillcolor="#7f7f7f [1612]" strokecolor="#a5a5a5 [2092]" strokeweight="2pt">
                <v:textbox>
                  <w:txbxContent>
                    <w:p w14:paraId="0E75CC28" w14:textId="77777777" w:rsidR="006C381C" w:rsidRPr="00993035" w:rsidRDefault="006C381C" w:rsidP="005A130B">
                      <w:pP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EDUCATION BACKGROUND:</w:t>
                      </w:r>
                    </w:p>
                  </w:txbxContent>
                </v:textbox>
              </v:shape>
            </w:pict>
          </mc:Fallback>
        </mc:AlternateContent>
      </w:r>
    </w:p>
    <w:p w14:paraId="7327F246" w14:textId="77777777" w:rsidR="005A130B" w:rsidRDefault="005A130B" w:rsidP="00F96E94">
      <w:pPr>
        <w:tabs>
          <w:tab w:val="left" w:pos="4702"/>
        </w:tabs>
        <w:rPr>
          <w:rFonts w:ascii="Times New Roman" w:hAnsi="Times New Roman" w:cs="Times New Roman"/>
          <w:b/>
        </w:rPr>
      </w:pPr>
    </w:p>
    <w:p w14:paraId="5E866336" w14:textId="77F1222C" w:rsidR="005A130B" w:rsidRPr="005A130B" w:rsidRDefault="005A130B" w:rsidP="005A130B">
      <w:pPr>
        <w:tabs>
          <w:tab w:val="left" w:pos="4702"/>
        </w:tabs>
        <w:rPr>
          <w:rFonts w:ascii="Times New Roman" w:hAnsi="Times New Roman" w:cs="Times New Roman"/>
          <w:b/>
        </w:rPr>
      </w:pPr>
      <w:r>
        <w:rPr>
          <w:rFonts w:ascii="Times New Roman" w:hAnsi="Times New Roman" w:cs="Times New Roman"/>
          <w:b/>
        </w:rPr>
        <w:t>2022-</w:t>
      </w:r>
      <w:r w:rsidRPr="005A130B">
        <w:rPr>
          <w:rFonts w:ascii="Times New Roman" w:hAnsi="Times New Roman" w:cs="Times New Roman"/>
          <w:b/>
        </w:rPr>
        <w:t>2023 Present</w:t>
      </w:r>
    </w:p>
    <w:p w14:paraId="6498EB27" w14:textId="77777777" w:rsidR="005A130B" w:rsidRPr="005A130B" w:rsidRDefault="005A130B" w:rsidP="005A130B">
      <w:pPr>
        <w:tabs>
          <w:tab w:val="left" w:pos="4702"/>
        </w:tabs>
        <w:rPr>
          <w:rFonts w:ascii="Times New Roman" w:hAnsi="Times New Roman" w:cs="Times New Roman"/>
          <w:b/>
        </w:rPr>
      </w:pPr>
      <w:r w:rsidRPr="005A130B">
        <w:rPr>
          <w:rFonts w:ascii="Times New Roman" w:hAnsi="Times New Roman" w:cs="Times New Roman"/>
          <w:b/>
        </w:rPr>
        <w:t xml:space="preserve">Senior High School: Gent De Leon National High School </w:t>
      </w:r>
    </w:p>
    <w:p w14:paraId="59821D85" w14:textId="77777777" w:rsidR="005A130B" w:rsidRPr="005A130B" w:rsidRDefault="005A130B" w:rsidP="005A130B">
      <w:pPr>
        <w:tabs>
          <w:tab w:val="left" w:pos="4702"/>
        </w:tabs>
        <w:rPr>
          <w:rFonts w:ascii="Times New Roman" w:hAnsi="Times New Roman" w:cs="Times New Roman"/>
        </w:rPr>
      </w:pPr>
      <w:r w:rsidRPr="005A130B">
        <w:rPr>
          <w:rFonts w:ascii="Times New Roman" w:hAnsi="Times New Roman" w:cs="Times New Roman"/>
        </w:rPr>
        <w:t xml:space="preserve">Corner Mercado St. Gent De Leon Valenzuela City. </w:t>
      </w:r>
    </w:p>
    <w:p w14:paraId="6FB355CC" w14:textId="77777777" w:rsidR="005A130B" w:rsidRPr="005A130B" w:rsidRDefault="005A130B" w:rsidP="005A130B">
      <w:pPr>
        <w:tabs>
          <w:tab w:val="left" w:pos="4702"/>
        </w:tabs>
        <w:rPr>
          <w:rFonts w:ascii="Times New Roman" w:hAnsi="Times New Roman" w:cs="Times New Roman"/>
          <w:b/>
        </w:rPr>
      </w:pPr>
      <w:r w:rsidRPr="005A130B">
        <w:rPr>
          <w:rFonts w:ascii="Times New Roman" w:hAnsi="Times New Roman" w:cs="Times New Roman"/>
          <w:b/>
        </w:rPr>
        <w:t>2017- 2021</w:t>
      </w:r>
    </w:p>
    <w:p w14:paraId="4DEF752F" w14:textId="77777777" w:rsidR="005A130B" w:rsidRPr="005A130B" w:rsidRDefault="005A130B" w:rsidP="005A130B">
      <w:pPr>
        <w:tabs>
          <w:tab w:val="left" w:pos="4702"/>
        </w:tabs>
        <w:rPr>
          <w:rFonts w:ascii="Times New Roman" w:hAnsi="Times New Roman" w:cs="Times New Roman"/>
          <w:b/>
        </w:rPr>
      </w:pPr>
      <w:r w:rsidRPr="005A130B">
        <w:rPr>
          <w:rFonts w:ascii="Times New Roman" w:hAnsi="Times New Roman" w:cs="Times New Roman"/>
          <w:b/>
        </w:rPr>
        <w:t>Junior High School: Gent De Leon National High School</w:t>
      </w:r>
    </w:p>
    <w:p w14:paraId="766F7280" w14:textId="1E11A5B9" w:rsidR="005A130B" w:rsidRPr="00092DB5" w:rsidRDefault="005A130B" w:rsidP="005A130B">
      <w:pPr>
        <w:tabs>
          <w:tab w:val="left" w:pos="4702"/>
        </w:tabs>
        <w:rPr>
          <w:rFonts w:ascii="Times New Roman" w:hAnsi="Times New Roman" w:cs="Times New Roman"/>
        </w:rPr>
      </w:pPr>
      <w:r w:rsidRPr="005A130B">
        <w:rPr>
          <w:rFonts w:ascii="Times New Roman" w:hAnsi="Times New Roman" w:cs="Times New Roman"/>
        </w:rPr>
        <w:t>Corner Mercado St. Gent De Leon Valenzuela City.</w:t>
      </w:r>
      <w:r>
        <w:rPr>
          <w:rFonts w:ascii="Times New Roman" w:hAnsi="Times New Roman" w:cs="Times New Roman"/>
        </w:rPr>
        <w:t xml:space="preserve"> </w:t>
      </w:r>
      <w:r w:rsidRPr="00417053">
        <w:rPr>
          <w:rFonts w:ascii="Times New Roman" w:hAnsi="Times New Roman" w:cs="Times New Roman"/>
          <w:b/>
        </w:rPr>
        <w:t>Graduated: March, 2021</w:t>
      </w:r>
    </w:p>
    <w:p w14:paraId="2C887DF4" w14:textId="3282D5AA" w:rsidR="005A130B" w:rsidRPr="005A130B" w:rsidRDefault="00E87A3D" w:rsidP="005A130B">
      <w:pPr>
        <w:tabs>
          <w:tab w:val="left" w:pos="4702"/>
        </w:tabs>
        <w:rPr>
          <w:rFonts w:ascii="Times New Roman" w:hAnsi="Times New Roman" w:cs="Times New Roman"/>
          <w:b/>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872256" behindDoc="0" locked="0" layoutInCell="1" allowOverlap="1" wp14:anchorId="02E921B4" wp14:editId="159E3149">
                <wp:simplePos x="0" y="0"/>
                <wp:positionH relativeFrom="column">
                  <wp:posOffset>5143500</wp:posOffset>
                </wp:positionH>
                <wp:positionV relativeFrom="paragraph">
                  <wp:posOffset>-709295</wp:posOffset>
                </wp:positionV>
                <wp:extent cx="1003300" cy="445770"/>
                <wp:effectExtent l="0" t="0" r="0" b="0"/>
                <wp:wrapNone/>
                <wp:docPr id="328" name="Text Box 328"/>
                <wp:cNvGraphicFramePr/>
                <a:graphic xmlns:a="http://schemas.openxmlformats.org/drawingml/2006/main">
                  <a:graphicData uri="http://schemas.microsoft.com/office/word/2010/wordprocessingShape">
                    <wps:wsp>
                      <wps:cNvSpPr txBox="1"/>
                      <wps:spPr>
                        <a:xfrm>
                          <a:off x="0" y="0"/>
                          <a:ext cx="1003300" cy="445770"/>
                        </a:xfrm>
                        <a:prstGeom prst="rect">
                          <a:avLst/>
                        </a:prstGeom>
                        <a:noFill/>
                        <a:ln w="6350">
                          <a:noFill/>
                        </a:ln>
                      </wps:spPr>
                      <wps:txbx>
                        <w:txbxContent>
                          <w:p w14:paraId="68761DF8" w14:textId="2CA3C3C9" w:rsidR="00E87A3D" w:rsidRPr="002F7294" w:rsidRDefault="00E87A3D" w:rsidP="00E87A3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4</w:t>
                            </w:r>
                            <w:r w:rsidR="00D12096">
                              <w:rPr>
                                <w:rFonts w:ascii="Times" w:hAnsi="Times"/>
                                <w:sz w:val="32"/>
                                <w:szCs w:val="32"/>
                                <w:lang w:val="en-US"/>
                                <w14:textOutline w14:w="9525" w14:cap="rnd" w14:cmpd="sng" w14:algn="ctr">
                                  <w14:noFill/>
                                  <w14:prstDash w14:val="solid"/>
                                  <w14:bevel/>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921B4" id="Text Box 328" o:spid="_x0000_s1097" type="#_x0000_t202" style="position:absolute;margin-left:405pt;margin-top:-55.85pt;width:79pt;height:35.1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" filled="f" stroked="f" strokeweight=".5pt">
                <v:textbox>
                  <w:txbxContent>
                    <w:p w14:paraId="68761DF8" w14:textId="2CA3C3C9" w:rsidR="00E87A3D" w:rsidRPr="002F7294" w:rsidRDefault="00E87A3D" w:rsidP="00E87A3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4</w:t>
                      </w:r>
                      <w:r w:rsidR="00D12096">
                        <w:rPr>
                          <w:rFonts w:ascii="Times" w:hAnsi="Times"/>
                          <w:sz w:val="32"/>
                          <w:szCs w:val="32"/>
                          <w:lang w:val="en-US"/>
                          <w14:textOutline w14:w="9525" w14:cap="rnd" w14:cmpd="sng" w14:algn="ctr">
                            <w14:noFill/>
                            <w14:prstDash w14:val="solid"/>
                            <w14:bevel/>
                          </w14:textOutline>
                        </w:rPr>
                        <w:t>7</w:t>
                      </w:r>
                    </w:p>
                  </w:txbxContent>
                </v:textbox>
              </v:shape>
            </w:pict>
          </mc:Fallback>
        </mc:AlternateContent>
      </w:r>
      <w:r w:rsidR="005A130B" w:rsidRPr="005A130B">
        <w:rPr>
          <w:rFonts w:ascii="Times New Roman" w:hAnsi="Times New Roman" w:cs="Times New Roman"/>
          <w:b/>
        </w:rPr>
        <w:t>2011- 2017</w:t>
      </w:r>
    </w:p>
    <w:p w14:paraId="0B54D163" w14:textId="277F96B4" w:rsidR="00F96E94" w:rsidRDefault="005A130B" w:rsidP="005A130B">
      <w:pPr>
        <w:tabs>
          <w:tab w:val="left" w:pos="4702"/>
        </w:tabs>
        <w:rPr>
          <w:rFonts w:ascii="Times New Roman" w:hAnsi="Times New Roman" w:cs="Times New Roman"/>
          <w:b/>
        </w:rPr>
      </w:pPr>
      <w:r>
        <w:rPr>
          <w:rFonts w:ascii="Times New Roman" w:hAnsi="Times New Roman" w:cs="Times New Roman"/>
          <w:b/>
        </w:rPr>
        <w:t xml:space="preserve">Elementary School: </w:t>
      </w:r>
      <w:proofErr w:type="spellStart"/>
      <w:r>
        <w:rPr>
          <w:rFonts w:ascii="Times New Roman" w:hAnsi="Times New Roman" w:cs="Times New Roman"/>
          <w:b/>
        </w:rPr>
        <w:t>k</w:t>
      </w:r>
      <w:r w:rsidRPr="005A130B">
        <w:rPr>
          <w:rFonts w:ascii="Times New Roman" w:hAnsi="Times New Roman" w:cs="Times New Roman"/>
          <w:b/>
        </w:rPr>
        <w:t>aruhatan</w:t>
      </w:r>
      <w:proofErr w:type="spellEnd"/>
      <w:r w:rsidRPr="005A130B">
        <w:rPr>
          <w:rFonts w:ascii="Times New Roman" w:hAnsi="Times New Roman" w:cs="Times New Roman"/>
          <w:b/>
        </w:rPr>
        <w:t xml:space="preserve"> East Elementary School</w:t>
      </w:r>
    </w:p>
    <w:p w14:paraId="4FF16AFA" w14:textId="77777777" w:rsidR="005A130B" w:rsidRDefault="005A130B" w:rsidP="005A130B">
      <w:pPr>
        <w:tabs>
          <w:tab w:val="left" w:pos="4702"/>
        </w:tabs>
        <w:rPr>
          <w:rFonts w:ascii="Times New Roman" w:hAnsi="Times New Roman" w:cs="Times New Roman"/>
          <w:b/>
        </w:rPr>
      </w:pPr>
      <w:r>
        <w:rPr>
          <w:rFonts w:ascii="Times New Roman" w:hAnsi="Times New Roman" w:cs="Times New Roman"/>
          <w:noProof/>
          <w:lang w:val="en-US"/>
        </w:rPr>
        <mc:AlternateContent>
          <mc:Choice Requires="wps">
            <w:drawing>
              <wp:anchor distT="0" distB="0" distL="114300" distR="114300" simplePos="0" relativeHeight="251701248" behindDoc="0" locked="0" layoutInCell="1" allowOverlap="1" wp14:anchorId="67C3424D" wp14:editId="48D383A6">
                <wp:simplePos x="0" y="0"/>
                <wp:positionH relativeFrom="column">
                  <wp:posOffset>-196850</wp:posOffset>
                </wp:positionH>
                <wp:positionV relativeFrom="paragraph">
                  <wp:posOffset>300893</wp:posOffset>
                </wp:positionV>
                <wp:extent cx="5022850" cy="309880"/>
                <wp:effectExtent l="0" t="0" r="25400" b="13970"/>
                <wp:wrapNone/>
                <wp:docPr id="55" name="Flowchart: Alternate Process 55"/>
                <wp:cNvGraphicFramePr/>
                <a:graphic xmlns:a="http://schemas.openxmlformats.org/drawingml/2006/main">
                  <a:graphicData uri="http://schemas.microsoft.com/office/word/2010/wordprocessingShape">
                    <wps:wsp>
                      <wps:cNvSpPr/>
                      <wps:spPr>
                        <a:xfrm>
                          <a:off x="0" y="0"/>
                          <a:ext cx="5022850" cy="309880"/>
                        </a:xfrm>
                        <a:prstGeom prst="flowChartAlternateProcess">
                          <a:avLst/>
                        </a:prstGeom>
                        <a:solidFill>
                          <a:schemeClr val="bg1">
                            <a:lumMod val="5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90B212" w14:textId="77777777" w:rsidR="006C381C" w:rsidRPr="00993035" w:rsidRDefault="006C381C" w:rsidP="005A130B">
                            <w:pP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SKILLS AND QUALIFICATION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3424D" id="Flowchart: Alternate Process 55" o:spid="_x0000_s1098" type="#_x0000_t176" style="position:absolute;margin-left:-15.5pt;margin-top:23.7pt;width:395.5pt;height:24.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" fillcolor="#7f7f7f [1612]" strokecolor="#a5a5a5 [2092]" strokeweight="2pt">
                <v:textbox>
                  <w:txbxContent>
                    <w:p w14:paraId="3D90B212" w14:textId="77777777" w:rsidR="006C381C" w:rsidRPr="00993035" w:rsidRDefault="006C381C" w:rsidP="005A130B">
                      <w:pP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SKILLS AND QUALIFICATION </w:t>
                      </w:r>
                    </w:p>
                  </w:txbxContent>
                </v:textbox>
              </v:shape>
            </w:pict>
          </mc:Fallback>
        </mc:AlternateContent>
      </w:r>
    </w:p>
    <w:p w14:paraId="7BA1D282" w14:textId="720E6E24" w:rsidR="005A130B" w:rsidRDefault="005A130B" w:rsidP="005A130B">
      <w:pPr>
        <w:tabs>
          <w:tab w:val="left" w:pos="4702"/>
        </w:tabs>
        <w:rPr>
          <w:rFonts w:ascii="Times New Roman" w:hAnsi="Times New Roman" w:cs="Times New Roman"/>
          <w:b/>
        </w:rPr>
      </w:pPr>
    </w:p>
    <w:p w14:paraId="0A15AF54" w14:textId="46930C35" w:rsidR="005A130B" w:rsidRDefault="005A130B" w:rsidP="005A130B">
      <w:pPr>
        <w:tabs>
          <w:tab w:val="left" w:pos="4702"/>
        </w:tabs>
        <w:ind w:left="360"/>
        <w:rPr>
          <w:rFonts w:ascii="Times New Roman" w:hAnsi="Times New Roman" w:cs="Times New Roman"/>
          <w:b/>
        </w:rPr>
      </w:pPr>
    </w:p>
    <w:p w14:paraId="7CF3E4C8" w14:textId="785DF3FA" w:rsidR="005A130B" w:rsidRPr="005A130B" w:rsidRDefault="005A130B" w:rsidP="005A130B">
      <w:pPr>
        <w:pStyle w:val="ListParagraph"/>
        <w:numPr>
          <w:ilvl w:val="0"/>
          <w:numId w:val="4"/>
        </w:numPr>
        <w:tabs>
          <w:tab w:val="left" w:pos="4702"/>
        </w:tabs>
        <w:rPr>
          <w:rFonts w:ascii="Times New Roman" w:hAnsi="Times New Roman" w:cs="Times New Roman"/>
          <w:b/>
        </w:rPr>
      </w:pPr>
      <w:r w:rsidRPr="005A130B">
        <w:rPr>
          <w:rFonts w:ascii="Times New Roman" w:hAnsi="Times New Roman" w:cs="Times New Roman"/>
          <w:b/>
        </w:rPr>
        <w:t>Communication Skills</w:t>
      </w:r>
    </w:p>
    <w:p w14:paraId="339CC07F" w14:textId="77777777" w:rsidR="005A130B" w:rsidRPr="005A130B" w:rsidRDefault="005A130B" w:rsidP="005A130B">
      <w:pPr>
        <w:pStyle w:val="ListParagraph"/>
        <w:numPr>
          <w:ilvl w:val="0"/>
          <w:numId w:val="4"/>
        </w:numPr>
        <w:tabs>
          <w:tab w:val="left" w:pos="4702"/>
        </w:tabs>
        <w:rPr>
          <w:rFonts w:ascii="Times New Roman" w:hAnsi="Times New Roman" w:cs="Times New Roman"/>
          <w:b/>
        </w:rPr>
      </w:pPr>
      <w:r w:rsidRPr="005A130B">
        <w:rPr>
          <w:rFonts w:ascii="Times New Roman" w:hAnsi="Times New Roman" w:cs="Times New Roman"/>
          <w:b/>
        </w:rPr>
        <w:t>Creativity</w:t>
      </w:r>
    </w:p>
    <w:p w14:paraId="1F919B16" w14:textId="45044744" w:rsidR="005A130B" w:rsidRPr="005A130B" w:rsidRDefault="005A130B" w:rsidP="005A130B">
      <w:pPr>
        <w:pStyle w:val="ListParagraph"/>
        <w:numPr>
          <w:ilvl w:val="0"/>
          <w:numId w:val="4"/>
        </w:numPr>
        <w:tabs>
          <w:tab w:val="left" w:pos="4702"/>
        </w:tabs>
        <w:rPr>
          <w:rFonts w:ascii="Times New Roman" w:hAnsi="Times New Roman" w:cs="Times New Roman"/>
          <w:b/>
        </w:rPr>
      </w:pPr>
      <w:r w:rsidRPr="005A130B">
        <w:rPr>
          <w:rFonts w:ascii="Times New Roman" w:hAnsi="Times New Roman" w:cs="Times New Roman"/>
          <w:b/>
        </w:rPr>
        <w:t>Accounting Skills</w:t>
      </w:r>
    </w:p>
    <w:p w14:paraId="2FF75164" w14:textId="77777777" w:rsidR="005A130B" w:rsidRPr="005A130B" w:rsidRDefault="005A130B" w:rsidP="005A130B">
      <w:pPr>
        <w:pStyle w:val="ListParagraph"/>
        <w:numPr>
          <w:ilvl w:val="0"/>
          <w:numId w:val="4"/>
        </w:numPr>
        <w:tabs>
          <w:tab w:val="left" w:pos="4702"/>
        </w:tabs>
        <w:rPr>
          <w:rFonts w:ascii="Times New Roman" w:hAnsi="Times New Roman" w:cs="Times New Roman"/>
          <w:b/>
        </w:rPr>
      </w:pPr>
      <w:r w:rsidRPr="005A130B">
        <w:rPr>
          <w:rFonts w:ascii="Times New Roman" w:hAnsi="Times New Roman" w:cs="Times New Roman"/>
          <w:b/>
        </w:rPr>
        <w:t>Critical Thinking</w:t>
      </w:r>
    </w:p>
    <w:p w14:paraId="3DFA3E39" w14:textId="77777777" w:rsidR="005A130B" w:rsidRDefault="005A130B" w:rsidP="005A130B">
      <w:pPr>
        <w:pStyle w:val="ListParagraph"/>
        <w:numPr>
          <w:ilvl w:val="0"/>
          <w:numId w:val="4"/>
        </w:numPr>
        <w:tabs>
          <w:tab w:val="left" w:pos="4702"/>
        </w:tabs>
        <w:rPr>
          <w:rFonts w:ascii="Times New Roman" w:hAnsi="Times New Roman" w:cs="Times New Roman"/>
          <w:b/>
        </w:rPr>
      </w:pPr>
      <w:r w:rsidRPr="005A130B">
        <w:rPr>
          <w:rFonts w:ascii="Times New Roman" w:hAnsi="Times New Roman" w:cs="Times New Roman"/>
          <w:b/>
        </w:rPr>
        <w:t>Coordination</w:t>
      </w:r>
    </w:p>
    <w:p w14:paraId="4431E2D4" w14:textId="77777777" w:rsidR="005A130B" w:rsidRDefault="005A130B" w:rsidP="005A130B">
      <w:pPr>
        <w:tabs>
          <w:tab w:val="left" w:pos="4702"/>
        </w:tabs>
        <w:rPr>
          <w:rFonts w:ascii="Times New Roman" w:hAnsi="Times New Roman" w:cs="Times New Roman"/>
          <w:b/>
        </w:rPr>
      </w:pPr>
      <w:r>
        <w:rPr>
          <w:rFonts w:ascii="Times New Roman" w:hAnsi="Times New Roman" w:cs="Times New Roman"/>
          <w:noProof/>
          <w:lang w:val="en-US"/>
        </w:rPr>
        <mc:AlternateContent>
          <mc:Choice Requires="wps">
            <w:drawing>
              <wp:anchor distT="0" distB="0" distL="114300" distR="114300" simplePos="0" relativeHeight="251703296" behindDoc="0" locked="0" layoutInCell="1" allowOverlap="1" wp14:anchorId="756E64EC" wp14:editId="2722A7F9">
                <wp:simplePos x="0" y="0"/>
                <wp:positionH relativeFrom="column">
                  <wp:posOffset>-195873</wp:posOffset>
                </wp:positionH>
                <wp:positionV relativeFrom="paragraph">
                  <wp:posOffset>281402</wp:posOffset>
                </wp:positionV>
                <wp:extent cx="5022850" cy="309880"/>
                <wp:effectExtent l="0" t="0" r="25400" b="13970"/>
                <wp:wrapNone/>
                <wp:docPr id="57" name="Flowchart: Alternate Process 57"/>
                <wp:cNvGraphicFramePr/>
                <a:graphic xmlns:a="http://schemas.openxmlformats.org/drawingml/2006/main">
                  <a:graphicData uri="http://schemas.microsoft.com/office/word/2010/wordprocessingShape">
                    <wps:wsp>
                      <wps:cNvSpPr/>
                      <wps:spPr>
                        <a:xfrm>
                          <a:off x="0" y="0"/>
                          <a:ext cx="5022850" cy="309880"/>
                        </a:xfrm>
                        <a:prstGeom prst="flowChartAlternateProcess">
                          <a:avLst/>
                        </a:prstGeom>
                        <a:solidFill>
                          <a:schemeClr val="bg1">
                            <a:lumMod val="5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DF754A" w14:textId="77777777" w:rsidR="006C381C" w:rsidRPr="00993035" w:rsidRDefault="006C381C" w:rsidP="005A130B">
                            <w:pP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INTERESTS / HOBBIES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E64EC" id="Flowchart: Alternate Process 57" o:spid="_x0000_s1099" type="#_x0000_t176" style="position:absolute;margin-left:-15.4pt;margin-top:22.15pt;width:395.5pt;height:24.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" fillcolor="#7f7f7f [1612]" strokecolor="#a5a5a5 [2092]" strokeweight="2pt">
                <v:textbox>
                  <w:txbxContent>
                    <w:p w14:paraId="36DF754A" w14:textId="77777777" w:rsidR="006C381C" w:rsidRPr="00993035" w:rsidRDefault="006C381C" w:rsidP="005A130B">
                      <w:pP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INTERESTS / HOBBIES</w:t>
                      </w:r>
                    </w:p>
                  </w:txbxContent>
                </v:textbox>
              </v:shape>
            </w:pict>
          </mc:Fallback>
        </mc:AlternateContent>
      </w:r>
    </w:p>
    <w:p w14:paraId="48D7BBDA" w14:textId="77777777" w:rsidR="005A130B" w:rsidRDefault="005A130B" w:rsidP="005A130B">
      <w:pPr>
        <w:tabs>
          <w:tab w:val="left" w:pos="4702"/>
        </w:tabs>
        <w:rPr>
          <w:rFonts w:ascii="Times New Roman" w:hAnsi="Times New Roman" w:cs="Times New Roman"/>
          <w:b/>
        </w:rPr>
      </w:pPr>
    </w:p>
    <w:p w14:paraId="174E760F" w14:textId="45C26325" w:rsidR="005A130B" w:rsidRDefault="005A130B" w:rsidP="005A130B">
      <w:pPr>
        <w:tabs>
          <w:tab w:val="left" w:pos="4702"/>
        </w:tabs>
        <w:rPr>
          <w:rFonts w:ascii="Times New Roman" w:hAnsi="Times New Roman" w:cs="Times New Roman"/>
          <w:b/>
        </w:rPr>
      </w:pPr>
    </w:p>
    <w:p w14:paraId="3813EB73" w14:textId="77777777" w:rsidR="005A130B" w:rsidRPr="005A130B" w:rsidRDefault="005A130B" w:rsidP="005A130B">
      <w:pPr>
        <w:pStyle w:val="ListParagraph"/>
        <w:numPr>
          <w:ilvl w:val="0"/>
          <w:numId w:val="4"/>
        </w:numPr>
        <w:tabs>
          <w:tab w:val="left" w:pos="4702"/>
        </w:tabs>
        <w:rPr>
          <w:rFonts w:ascii="Times New Roman" w:hAnsi="Times New Roman" w:cs="Times New Roman"/>
          <w:b/>
        </w:rPr>
      </w:pPr>
      <w:r w:rsidRPr="005A130B">
        <w:rPr>
          <w:rFonts w:ascii="Times New Roman" w:hAnsi="Times New Roman" w:cs="Times New Roman"/>
          <w:b/>
        </w:rPr>
        <w:t>Poetry</w:t>
      </w:r>
    </w:p>
    <w:p w14:paraId="6F3C77FC" w14:textId="77777777" w:rsidR="005A130B" w:rsidRPr="005A130B" w:rsidRDefault="005A130B" w:rsidP="005A130B">
      <w:pPr>
        <w:pStyle w:val="ListParagraph"/>
        <w:numPr>
          <w:ilvl w:val="0"/>
          <w:numId w:val="4"/>
        </w:numPr>
        <w:tabs>
          <w:tab w:val="left" w:pos="4702"/>
        </w:tabs>
        <w:rPr>
          <w:rFonts w:ascii="Times New Roman" w:hAnsi="Times New Roman" w:cs="Times New Roman"/>
          <w:b/>
        </w:rPr>
      </w:pPr>
      <w:r w:rsidRPr="005A130B">
        <w:rPr>
          <w:rFonts w:ascii="Times New Roman" w:hAnsi="Times New Roman" w:cs="Times New Roman"/>
          <w:b/>
        </w:rPr>
        <w:t>Singing</w:t>
      </w:r>
    </w:p>
    <w:p w14:paraId="7DD3FD3F" w14:textId="7FAE37CC" w:rsidR="005A130B" w:rsidRPr="005A130B" w:rsidRDefault="005A130B" w:rsidP="005A130B">
      <w:pPr>
        <w:pStyle w:val="ListParagraph"/>
        <w:numPr>
          <w:ilvl w:val="0"/>
          <w:numId w:val="4"/>
        </w:numPr>
        <w:tabs>
          <w:tab w:val="left" w:pos="4702"/>
        </w:tabs>
        <w:rPr>
          <w:rFonts w:ascii="Times New Roman" w:hAnsi="Times New Roman" w:cs="Times New Roman"/>
          <w:b/>
        </w:rPr>
      </w:pPr>
      <w:r w:rsidRPr="005A130B">
        <w:rPr>
          <w:rFonts w:ascii="Times New Roman" w:hAnsi="Times New Roman" w:cs="Times New Roman"/>
          <w:b/>
        </w:rPr>
        <w:t>Reading</w:t>
      </w:r>
    </w:p>
    <w:p w14:paraId="48A76015" w14:textId="4B1D8BE0" w:rsidR="005A130B" w:rsidRPr="005A130B" w:rsidRDefault="005A130B" w:rsidP="005A130B">
      <w:pPr>
        <w:pStyle w:val="ListParagraph"/>
        <w:numPr>
          <w:ilvl w:val="0"/>
          <w:numId w:val="4"/>
        </w:numPr>
        <w:tabs>
          <w:tab w:val="left" w:pos="4702"/>
        </w:tabs>
        <w:rPr>
          <w:rFonts w:ascii="Times New Roman" w:hAnsi="Times New Roman" w:cs="Times New Roman"/>
          <w:b/>
        </w:rPr>
      </w:pPr>
      <w:r w:rsidRPr="005A130B">
        <w:rPr>
          <w:rFonts w:ascii="Times New Roman" w:hAnsi="Times New Roman" w:cs="Times New Roman"/>
          <w:b/>
        </w:rPr>
        <w:t>Composing</w:t>
      </w:r>
    </w:p>
    <w:p w14:paraId="581DEBC1" w14:textId="34ABBF5D" w:rsidR="005A130B" w:rsidRDefault="005A130B" w:rsidP="005A130B">
      <w:pPr>
        <w:pStyle w:val="ListParagraph"/>
        <w:tabs>
          <w:tab w:val="left" w:pos="4702"/>
        </w:tabs>
        <w:rPr>
          <w:rFonts w:ascii="Times New Roman" w:hAnsi="Times New Roman" w:cs="Times New Roman"/>
          <w:b/>
        </w:rPr>
      </w:pPr>
    </w:p>
    <w:p w14:paraId="0EEA3B0F" w14:textId="6BE1BA34" w:rsidR="005B23CA" w:rsidRDefault="005B23CA" w:rsidP="005A130B">
      <w:pPr>
        <w:pStyle w:val="ListParagraph"/>
        <w:tabs>
          <w:tab w:val="left" w:pos="4702"/>
        </w:tabs>
        <w:rPr>
          <w:rFonts w:ascii="Times New Roman" w:hAnsi="Times New Roman" w:cs="Times New Roman"/>
          <w:b/>
        </w:rPr>
      </w:pPr>
    </w:p>
    <w:p w14:paraId="4AE87029" w14:textId="4F8FE007" w:rsidR="005B23CA" w:rsidRDefault="005B23CA" w:rsidP="005A130B">
      <w:pPr>
        <w:pStyle w:val="ListParagraph"/>
        <w:tabs>
          <w:tab w:val="left" w:pos="4702"/>
        </w:tabs>
        <w:rPr>
          <w:rFonts w:ascii="Times New Roman" w:hAnsi="Times New Roman" w:cs="Times New Roman"/>
          <w:b/>
        </w:rPr>
      </w:pPr>
    </w:p>
    <w:p w14:paraId="5223BA32" w14:textId="4F6D9816" w:rsidR="005B23CA" w:rsidRDefault="005B23CA" w:rsidP="005A130B">
      <w:pPr>
        <w:pStyle w:val="ListParagraph"/>
        <w:tabs>
          <w:tab w:val="left" w:pos="4702"/>
        </w:tabs>
        <w:rPr>
          <w:rFonts w:ascii="Times New Roman" w:hAnsi="Times New Roman" w:cs="Times New Roman"/>
          <w:b/>
        </w:rPr>
      </w:pPr>
    </w:p>
    <w:p w14:paraId="3FAB002F" w14:textId="77777777" w:rsidR="005B23CA" w:rsidRDefault="005B23CA" w:rsidP="005A130B">
      <w:pPr>
        <w:pStyle w:val="ListParagraph"/>
        <w:tabs>
          <w:tab w:val="left" w:pos="4702"/>
        </w:tabs>
        <w:rPr>
          <w:rFonts w:ascii="Times New Roman" w:hAnsi="Times New Roman" w:cs="Times New Roman"/>
          <w:b/>
        </w:rPr>
      </w:pPr>
    </w:p>
    <w:p w14:paraId="1E32D3C2" w14:textId="103E7F38" w:rsidR="005B23CA" w:rsidRDefault="005B23CA" w:rsidP="005A130B">
      <w:pPr>
        <w:pStyle w:val="ListParagraph"/>
        <w:tabs>
          <w:tab w:val="left" w:pos="4702"/>
        </w:tabs>
        <w:rPr>
          <w:rFonts w:ascii="Times New Roman" w:hAnsi="Times New Roman" w:cs="Times New Roman"/>
          <w:b/>
        </w:rPr>
      </w:pPr>
    </w:p>
    <w:p w14:paraId="1EF2744C" w14:textId="77777777" w:rsidR="005B23CA" w:rsidRDefault="005B23CA" w:rsidP="005A130B">
      <w:pPr>
        <w:pStyle w:val="ListParagraph"/>
        <w:tabs>
          <w:tab w:val="left" w:pos="4702"/>
        </w:tabs>
        <w:rPr>
          <w:rFonts w:ascii="Times New Roman" w:hAnsi="Times New Roman" w:cs="Times New Roman"/>
          <w:b/>
        </w:rPr>
      </w:pPr>
    </w:p>
    <w:p w14:paraId="566451A3" w14:textId="77777777" w:rsidR="005B23CA" w:rsidRDefault="005B23CA" w:rsidP="005A130B">
      <w:pPr>
        <w:pStyle w:val="ListParagraph"/>
        <w:tabs>
          <w:tab w:val="left" w:pos="4702"/>
        </w:tabs>
        <w:rPr>
          <w:rFonts w:ascii="Times New Roman" w:hAnsi="Times New Roman" w:cs="Times New Roman"/>
          <w:b/>
        </w:rPr>
      </w:pPr>
    </w:p>
    <w:p w14:paraId="619CC5BC" w14:textId="77777777" w:rsidR="005B23CA" w:rsidRDefault="005B23CA" w:rsidP="005A130B">
      <w:pPr>
        <w:pStyle w:val="ListParagraph"/>
        <w:tabs>
          <w:tab w:val="left" w:pos="4702"/>
        </w:tabs>
        <w:rPr>
          <w:rFonts w:ascii="Times New Roman" w:hAnsi="Times New Roman" w:cs="Times New Roman"/>
          <w:b/>
        </w:rPr>
      </w:pPr>
    </w:p>
    <w:p w14:paraId="565AB03C" w14:textId="77777777" w:rsidR="005B23CA" w:rsidRDefault="005B23CA" w:rsidP="005A130B">
      <w:pPr>
        <w:pStyle w:val="ListParagraph"/>
        <w:tabs>
          <w:tab w:val="left" w:pos="4702"/>
        </w:tabs>
        <w:rPr>
          <w:rFonts w:ascii="Times New Roman" w:hAnsi="Times New Roman" w:cs="Times New Roman"/>
          <w:b/>
        </w:rPr>
      </w:pPr>
    </w:p>
    <w:p w14:paraId="7027E00F" w14:textId="77777777" w:rsidR="005B23CA" w:rsidRDefault="005B23CA" w:rsidP="005A130B">
      <w:pPr>
        <w:pStyle w:val="ListParagraph"/>
        <w:tabs>
          <w:tab w:val="left" w:pos="4702"/>
        </w:tabs>
        <w:rPr>
          <w:rFonts w:ascii="Times New Roman" w:hAnsi="Times New Roman" w:cs="Times New Roman"/>
          <w:b/>
        </w:rPr>
      </w:pPr>
    </w:p>
    <w:p w14:paraId="44CB9FBA" w14:textId="77777777" w:rsidR="005B23CA" w:rsidRDefault="005B23CA" w:rsidP="005A130B">
      <w:pPr>
        <w:pStyle w:val="ListParagraph"/>
        <w:tabs>
          <w:tab w:val="left" w:pos="4702"/>
        </w:tabs>
        <w:rPr>
          <w:rFonts w:ascii="Times New Roman" w:hAnsi="Times New Roman" w:cs="Times New Roman"/>
          <w:b/>
        </w:rPr>
      </w:pPr>
    </w:p>
    <w:p w14:paraId="52BB7B36" w14:textId="77777777" w:rsidR="005B23CA" w:rsidRDefault="005B23CA" w:rsidP="005A130B">
      <w:pPr>
        <w:pStyle w:val="ListParagraph"/>
        <w:tabs>
          <w:tab w:val="left" w:pos="4702"/>
        </w:tabs>
        <w:rPr>
          <w:rFonts w:ascii="Times New Roman" w:hAnsi="Times New Roman" w:cs="Times New Roman"/>
          <w:b/>
        </w:rPr>
      </w:pPr>
    </w:p>
    <w:p w14:paraId="7D729BE2" w14:textId="77777777" w:rsidR="005B23CA" w:rsidRDefault="005B23CA" w:rsidP="005A130B">
      <w:pPr>
        <w:pStyle w:val="ListParagraph"/>
        <w:tabs>
          <w:tab w:val="left" w:pos="4702"/>
        </w:tabs>
        <w:rPr>
          <w:rFonts w:ascii="Times New Roman" w:hAnsi="Times New Roman" w:cs="Times New Roman"/>
          <w:b/>
        </w:rPr>
      </w:pPr>
    </w:p>
    <w:p w14:paraId="30D32211" w14:textId="77777777" w:rsidR="005B23CA" w:rsidRDefault="005B23CA" w:rsidP="005A130B">
      <w:pPr>
        <w:pStyle w:val="ListParagraph"/>
        <w:tabs>
          <w:tab w:val="left" w:pos="4702"/>
        </w:tabs>
        <w:rPr>
          <w:rFonts w:ascii="Times New Roman" w:hAnsi="Times New Roman" w:cs="Times New Roman"/>
          <w:b/>
        </w:rPr>
      </w:pPr>
    </w:p>
    <w:p w14:paraId="2ECEAE7C" w14:textId="0F71839E" w:rsidR="005B23CA" w:rsidRDefault="005B23CA" w:rsidP="005A130B">
      <w:pPr>
        <w:pStyle w:val="ListParagraph"/>
        <w:tabs>
          <w:tab w:val="left" w:pos="4702"/>
        </w:tabs>
        <w:rPr>
          <w:rFonts w:ascii="Times New Roman" w:hAnsi="Times New Roman" w:cs="Times New Roman"/>
          <w:b/>
        </w:rPr>
      </w:pPr>
    </w:p>
    <w:p w14:paraId="4A088963" w14:textId="77777777" w:rsidR="005B23CA" w:rsidRDefault="005B23CA" w:rsidP="005A130B">
      <w:pPr>
        <w:pStyle w:val="ListParagraph"/>
        <w:tabs>
          <w:tab w:val="left" w:pos="4702"/>
        </w:tabs>
        <w:rPr>
          <w:rFonts w:ascii="Times New Roman" w:hAnsi="Times New Roman" w:cs="Times New Roman"/>
          <w:b/>
        </w:rPr>
      </w:pPr>
    </w:p>
    <w:p w14:paraId="448B7999" w14:textId="77777777" w:rsidR="005B23CA" w:rsidRDefault="005B23CA" w:rsidP="005A130B">
      <w:pPr>
        <w:pStyle w:val="ListParagraph"/>
        <w:tabs>
          <w:tab w:val="left" w:pos="4702"/>
        </w:tabs>
        <w:rPr>
          <w:rFonts w:ascii="Times New Roman" w:hAnsi="Times New Roman" w:cs="Times New Roman"/>
          <w:b/>
        </w:rPr>
      </w:pPr>
    </w:p>
    <w:p w14:paraId="35C4CC3B" w14:textId="77777777" w:rsidR="005B23CA" w:rsidRDefault="005B23CA" w:rsidP="005A130B">
      <w:pPr>
        <w:pStyle w:val="ListParagraph"/>
        <w:tabs>
          <w:tab w:val="left" w:pos="4702"/>
        </w:tabs>
        <w:rPr>
          <w:rFonts w:ascii="Times New Roman" w:hAnsi="Times New Roman" w:cs="Times New Roman"/>
          <w:b/>
        </w:rPr>
      </w:pPr>
    </w:p>
    <w:p w14:paraId="59DBD19E" w14:textId="77777777" w:rsidR="005B23CA" w:rsidRDefault="005B23CA" w:rsidP="005A130B">
      <w:pPr>
        <w:pStyle w:val="ListParagraph"/>
        <w:tabs>
          <w:tab w:val="left" w:pos="4702"/>
        </w:tabs>
        <w:rPr>
          <w:rFonts w:ascii="Times New Roman" w:hAnsi="Times New Roman" w:cs="Times New Roman"/>
          <w:b/>
        </w:rPr>
      </w:pPr>
    </w:p>
    <w:p w14:paraId="61058099" w14:textId="39E60A3D" w:rsidR="005B23CA" w:rsidRDefault="005B23CA" w:rsidP="005A130B">
      <w:pPr>
        <w:pStyle w:val="ListParagraph"/>
        <w:tabs>
          <w:tab w:val="left" w:pos="4702"/>
        </w:tabs>
        <w:rPr>
          <w:rFonts w:ascii="Times New Roman" w:hAnsi="Times New Roman" w:cs="Times New Roman"/>
          <w:b/>
        </w:rPr>
      </w:pPr>
    </w:p>
    <w:p w14:paraId="2B23647F" w14:textId="6087EB08" w:rsidR="0034096B" w:rsidRDefault="00E87A3D" w:rsidP="005A130B">
      <w:pPr>
        <w:pStyle w:val="ListParagraph"/>
        <w:tabs>
          <w:tab w:val="left" w:pos="4702"/>
        </w:tabs>
        <w:rPr>
          <w:rFonts w:ascii="Times New Roman" w:hAnsi="Times New Roman" w:cs="Times New Roman"/>
          <w:b/>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874304" behindDoc="0" locked="0" layoutInCell="1" allowOverlap="1" wp14:anchorId="52576CB7" wp14:editId="092E75C5">
                <wp:simplePos x="0" y="0"/>
                <wp:positionH relativeFrom="column">
                  <wp:posOffset>5143500</wp:posOffset>
                </wp:positionH>
                <wp:positionV relativeFrom="paragraph">
                  <wp:posOffset>-645160</wp:posOffset>
                </wp:positionV>
                <wp:extent cx="1003300" cy="445770"/>
                <wp:effectExtent l="0" t="0" r="0" b="0"/>
                <wp:wrapNone/>
                <wp:docPr id="329" name="Text Box 329"/>
                <wp:cNvGraphicFramePr/>
                <a:graphic xmlns:a="http://schemas.openxmlformats.org/drawingml/2006/main">
                  <a:graphicData uri="http://schemas.microsoft.com/office/word/2010/wordprocessingShape">
                    <wps:wsp>
                      <wps:cNvSpPr txBox="1"/>
                      <wps:spPr>
                        <a:xfrm>
                          <a:off x="0" y="0"/>
                          <a:ext cx="1003300" cy="445770"/>
                        </a:xfrm>
                        <a:prstGeom prst="rect">
                          <a:avLst/>
                        </a:prstGeom>
                        <a:noFill/>
                        <a:ln w="6350">
                          <a:noFill/>
                        </a:ln>
                      </wps:spPr>
                      <wps:txbx>
                        <w:txbxContent>
                          <w:p w14:paraId="45C3F2BE" w14:textId="4753A890" w:rsidR="00E87A3D" w:rsidRPr="002F7294" w:rsidRDefault="00E87A3D" w:rsidP="00E87A3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4</w:t>
                            </w:r>
                            <w:r w:rsidR="00D12096">
                              <w:rPr>
                                <w:rFonts w:ascii="Times" w:hAnsi="Times"/>
                                <w:sz w:val="32"/>
                                <w:szCs w:val="32"/>
                                <w:lang w:val="en-US"/>
                                <w14:textOutline w14:w="9525" w14:cap="rnd" w14:cmpd="sng" w14:algn="ctr">
                                  <w14:noFill/>
                                  <w14:prstDash w14:val="solid"/>
                                  <w14:bevel/>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76CB7" id="Text Box 329" o:spid="_x0000_s1100" type="#_x0000_t202" style="position:absolute;left:0;text-align:left;margin-left:405pt;margin-top:-50.8pt;width:79pt;height:35.1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" filled="f" stroked="f" strokeweight=".5pt">
                <v:textbox>
                  <w:txbxContent>
                    <w:p w14:paraId="45C3F2BE" w14:textId="4753A890" w:rsidR="00E87A3D" w:rsidRPr="002F7294" w:rsidRDefault="00E87A3D" w:rsidP="00E87A3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4</w:t>
                      </w:r>
                      <w:r w:rsidR="00D12096">
                        <w:rPr>
                          <w:rFonts w:ascii="Times" w:hAnsi="Times"/>
                          <w:sz w:val="32"/>
                          <w:szCs w:val="32"/>
                          <w:lang w:val="en-US"/>
                          <w14:textOutline w14:w="9525" w14:cap="rnd" w14:cmpd="sng" w14:algn="ctr">
                            <w14:noFill/>
                            <w14:prstDash w14:val="solid"/>
                            <w14:bevel/>
                          </w14:textOutline>
                        </w:rPr>
                        <w:t>8</w:t>
                      </w:r>
                    </w:p>
                  </w:txbxContent>
                </v:textbox>
              </v:shape>
            </w:pict>
          </mc:Fallback>
        </mc:AlternateContent>
      </w:r>
      <w:r w:rsidR="0034096B">
        <w:rPr>
          <w:rFonts w:ascii="Times New Roman" w:hAnsi="Times New Roman" w:cs="Times New Roman"/>
          <w:noProof/>
          <w:lang w:val="en-US"/>
        </w:rPr>
        <mc:AlternateContent>
          <mc:Choice Requires="wps">
            <w:drawing>
              <wp:anchor distT="0" distB="0" distL="114300" distR="114300" simplePos="0" relativeHeight="251705344" behindDoc="0" locked="0" layoutInCell="1" allowOverlap="1" wp14:anchorId="7792C735" wp14:editId="54F12E98">
                <wp:simplePos x="0" y="0"/>
                <wp:positionH relativeFrom="column">
                  <wp:posOffset>-157480</wp:posOffset>
                </wp:positionH>
                <wp:positionV relativeFrom="paragraph">
                  <wp:posOffset>-23495</wp:posOffset>
                </wp:positionV>
                <wp:extent cx="5022850" cy="309880"/>
                <wp:effectExtent l="0" t="0" r="25400" b="13970"/>
                <wp:wrapNone/>
                <wp:docPr id="58" name="Flowchart: Alternate Process 58"/>
                <wp:cNvGraphicFramePr/>
                <a:graphic xmlns:a="http://schemas.openxmlformats.org/drawingml/2006/main">
                  <a:graphicData uri="http://schemas.microsoft.com/office/word/2010/wordprocessingShape">
                    <wps:wsp>
                      <wps:cNvSpPr/>
                      <wps:spPr>
                        <a:xfrm>
                          <a:off x="0" y="0"/>
                          <a:ext cx="5022850" cy="309880"/>
                        </a:xfrm>
                        <a:prstGeom prst="flowChartAlternateProcess">
                          <a:avLst/>
                        </a:prstGeom>
                        <a:solidFill>
                          <a:schemeClr val="bg1">
                            <a:lumMod val="5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3798EA" w14:textId="77777777" w:rsidR="006C381C" w:rsidRPr="00993035" w:rsidRDefault="006C381C" w:rsidP="0034096B">
                            <w:pPr>
                              <w:jc w:val="center"/>
                              <w:rPr>
                                <w:rFonts w:ascii="Times New Roman" w:hAnsi="Times New Roman" w:cs="Times New Roman"/>
                                <w:b/>
                                <w:color w:val="FFFFFF" w:themeColor="background1"/>
                                <w:sz w:val="24"/>
                                <w:szCs w:val="24"/>
                              </w:rPr>
                            </w:pPr>
                            <w:r w:rsidRPr="00993035">
                              <w:rPr>
                                <w:rFonts w:ascii="Times New Roman" w:hAnsi="Times New Roman" w:cs="Times New Roman"/>
                                <w:b/>
                                <w:color w:val="FFFFFF" w:themeColor="background1"/>
                                <w:sz w:val="24"/>
                                <w:szCs w:val="24"/>
                              </w:rPr>
                              <w:t>CURRICULUM VITAE</w:t>
                            </w:r>
                            <w:r w:rsidRPr="00BA6EE9">
                              <w:rPr>
                                <w:noProof/>
                                <w:lang w:val="en-US"/>
                              </w:rPr>
                              <w:t xml:space="preserve"> </w:t>
                            </w:r>
                            <w:r>
                              <w:rPr>
                                <w:noProof/>
                                <w:lang w:val="en-US"/>
                              </w:rPr>
                              <w:drawing>
                                <wp:inline distT="0" distB="0" distL="0" distR="0" wp14:anchorId="5C38256B" wp14:editId="71004FD0">
                                  <wp:extent cx="4784090" cy="2990056"/>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84090" cy="2990056"/>
                                          </a:xfrm>
                                          <a:prstGeom prst="rect">
                                            <a:avLst/>
                                          </a:prstGeom>
                                        </pic:spPr>
                                      </pic:pic>
                                    </a:graphicData>
                                  </a:graphic>
                                </wp:inline>
                              </w:drawing>
                            </w:r>
                            <w:r>
                              <w:rPr>
                                <w:noProof/>
                                <w:lang w:val="en-US"/>
                              </w:rPr>
                              <w:drawing>
                                <wp:inline distT="0" distB="0" distL="0" distR="0" wp14:anchorId="3402C584" wp14:editId="6960229B">
                                  <wp:extent cx="4784090" cy="2990056"/>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84090" cy="2990056"/>
                                          </a:xfrm>
                                          <a:prstGeom prst="rect">
                                            <a:avLst/>
                                          </a:prstGeom>
                                        </pic:spPr>
                                      </pic:pic>
                                    </a:graphicData>
                                  </a:graphic>
                                </wp:inline>
                              </w:drawing>
                            </w:r>
                            <w:r>
                              <w:rPr>
                                <w:noProof/>
                                <w:lang w:val="en-US"/>
                              </w:rPr>
                              <w:drawing>
                                <wp:inline distT="0" distB="0" distL="0" distR="0" wp14:anchorId="281C835B" wp14:editId="68E7F4E0">
                                  <wp:extent cx="4784090" cy="2990056"/>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84090" cy="299005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2C735" id="Flowchart: Alternate Process 58" o:spid="_x0000_s1101" type="#_x0000_t176" style="position:absolute;left:0;text-align:left;margin-left:-12.4pt;margin-top:-1.85pt;width:395.5pt;height:24.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" fillcolor="#7f7f7f [1612]" strokecolor="#a5a5a5 [2092]" strokeweight="2pt">
                <v:textbox>
                  <w:txbxContent>
                    <w:p w14:paraId="5A3798EA" w14:textId="77777777" w:rsidR="006C381C" w:rsidRPr="00993035" w:rsidRDefault="006C381C" w:rsidP="0034096B">
                      <w:pPr>
                        <w:jc w:val="center"/>
                        <w:rPr>
                          <w:rFonts w:ascii="Times New Roman" w:hAnsi="Times New Roman" w:cs="Times New Roman"/>
                          <w:b/>
                          <w:color w:val="FFFFFF" w:themeColor="background1"/>
                          <w:sz w:val="24"/>
                          <w:szCs w:val="24"/>
                        </w:rPr>
                      </w:pPr>
                      <w:r w:rsidRPr="00993035">
                        <w:rPr>
                          <w:rFonts w:ascii="Times New Roman" w:hAnsi="Times New Roman" w:cs="Times New Roman"/>
                          <w:b/>
                          <w:color w:val="FFFFFF" w:themeColor="background1"/>
                          <w:sz w:val="24"/>
                          <w:szCs w:val="24"/>
                        </w:rPr>
                        <w:t>CURRICULUM VITAE</w:t>
                      </w:r>
                      <w:r w:rsidRPr="00BA6EE9">
                        <w:rPr>
                          <w:noProof/>
                          <w:lang w:val="en-US"/>
                        </w:rPr>
                        <w:t xml:space="preserve"> </w:t>
                      </w:r>
                      <w:r>
                        <w:rPr>
                          <w:noProof/>
                          <w:lang w:val="en-US"/>
                        </w:rPr>
                        <w:drawing>
                          <wp:inline distT="0" distB="0" distL="0" distR="0" wp14:anchorId="5C38256B" wp14:editId="71004FD0">
                            <wp:extent cx="4784090" cy="2990056"/>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84090" cy="2990056"/>
                                    </a:xfrm>
                                    <a:prstGeom prst="rect">
                                      <a:avLst/>
                                    </a:prstGeom>
                                  </pic:spPr>
                                </pic:pic>
                              </a:graphicData>
                            </a:graphic>
                          </wp:inline>
                        </w:drawing>
                      </w:r>
                      <w:r>
                        <w:rPr>
                          <w:noProof/>
                          <w:lang w:val="en-US"/>
                        </w:rPr>
                        <w:drawing>
                          <wp:inline distT="0" distB="0" distL="0" distR="0" wp14:anchorId="3402C584" wp14:editId="6960229B">
                            <wp:extent cx="4784090" cy="2990056"/>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84090" cy="2990056"/>
                                    </a:xfrm>
                                    <a:prstGeom prst="rect">
                                      <a:avLst/>
                                    </a:prstGeom>
                                  </pic:spPr>
                                </pic:pic>
                              </a:graphicData>
                            </a:graphic>
                          </wp:inline>
                        </w:drawing>
                      </w:r>
                      <w:r>
                        <w:rPr>
                          <w:noProof/>
                          <w:lang w:val="en-US"/>
                        </w:rPr>
                        <w:drawing>
                          <wp:inline distT="0" distB="0" distL="0" distR="0" wp14:anchorId="281C835B" wp14:editId="68E7F4E0">
                            <wp:extent cx="4784090" cy="2990056"/>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84090" cy="2990056"/>
                                    </a:xfrm>
                                    <a:prstGeom prst="rect">
                                      <a:avLst/>
                                    </a:prstGeom>
                                  </pic:spPr>
                                </pic:pic>
                              </a:graphicData>
                            </a:graphic>
                          </wp:inline>
                        </w:drawing>
                      </w:r>
                    </w:p>
                  </w:txbxContent>
                </v:textbox>
              </v:shape>
            </w:pict>
          </mc:Fallback>
        </mc:AlternateContent>
      </w:r>
    </w:p>
    <w:p w14:paraId="07D319BB" w14:textId="77777777" w:rsidR="0034096B" w:rsidRDefault="0034096B" w:rsidP="005A130B">
      <w:pPr>
        <w:pStyle w:val="ListParagraph"/>
        <w:tabs>
          <w:tab w:val="left" w:pos="4702"/>
        </w:tabs>
        <w:rPr>
          <w:rFonts w:ascii="Times New Roman" w:hAnsi="Times New Roman" w:cs="Times New Roman"/>
          <w:b/>
        </w:rPr>
      </w:pPr>
    </w:p>
    <w:p w14:paraId="488EDA3F" w14:textId="77777777" w:rsidR="0034096B" w:rsidRDefault="0034096B" w:rsidP="005A130B">
      <w:pPr>
        <w:pStyle w:val="ListParagraph"/>
        <w:tabs>
          <w:tab w:val="left" w:pos="4702"/>
        </w:tabs>
        <w:rPr>
          <w:rFonts w:ascii="Times New Roman" w:hAnsi="Times New Roman" w:cs="Times New Roman"/>
          <w:b/>
        </w:rPr>
      </w:pPr>
      <w:r>
        <w:rPr>
          <w:noProof/>
          <w:lang w:val="en-US"/>
        </w:rPr>
        <mc:AlternateContent>
          <mc:Choice Requires="wps">
            <w:drawing>
              <wp:anchor distT="0" distB="0" distL="114300" distR="114300" simplePos="0" relativeHeight="251707392" behindDoc="1" locked="0" layoutInCell="1" allowOverlap="1" wp14:anchorId="43955E40" wp14:editId="544D9FB4">
                <wp:simplePos x="0" y="0"/>
                <wp:positionH relativeFrom="column">
                  <wp:posOffset>3347720</wp:posOffset>
                </wp:positionH>
                <wp:positionV relativeFrom="paragraph">
                  <wp:posOffset>147955</wp:posOffset>
                </wp:positionV>
                <wp:extent cx="1510665" cy="1419860"/>
                <wp:effectExtent l="0" t="0" r="13335" b="27940"/>
                <wp:wrapNone/>
                <wp:docPr id="62" name="Rectangle 62" title="Professional Headshot of Man"/>
                <wp:cNvGraphicFramePr/>
                <a:graphic xmlns:a="http://schemas.openxmlformats.org/drawingml/2006/main">
                  <a:graphicData uri="http://schemas.microsoft.com/office/word/2010/wordprocessingShape">
                    <wps:wsp>
                      <wps:cNvSpPr/>
                      <wps:spPr>
                        <a:xfrm>
                          <a:off x="0" y="0"/>
                          <a:ext cx="1510665" cy="1419860"/>
                        </a:xfrm>
                        <a:prstGeom prst="rect">
                          <a:avLst/>
                        </a:prstGeom>
                        <a:blipFill dpi="0" rotWithShape="1">
                          <a:blip r:embed="rId23" cstate="print">
                            <a:extLst>
                              <a:ext uri="{28A0092B-C50C-407E-A947-70E740481C1C}">
                                <a14:useLocalDpi xmlns:a14="http://schemas.microsoft.com/office/drawing/2010/main" val="0"/>
                              </a:ext>
                            </a:extLst>
                          </a:blip>
                          <a:srcRect/>
                          <a:stretch>
                            <a:fillRect l="-9661" r="-15445" b="-31502"/>
                          </a:stretch>
                        </a:blip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4F7A97" w14:textId="77777777" w:rsidR="006C381C" w:rsidRDefault="006C381C" w:rsidP="0034096B">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43955E40" id="Rectangle 62" o:spid="_x0000_s1102" alt="Title: Professional Headshot of Man" style="position:absolute;left:0;text-align:left;margin-left:263.6pt;margin-top:11.65pt;width:118.95pt;height:111.8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" strokecolor="black [3213]">
                <v:fill r:id="rId24" o:title="" recolor="t" rotate="t" type="frame"/>
                <v:textbox>
                  <w:txbxContent>
                    <w:p w14:paraId="604F7A97" w14:textId="77777777" w:rsidR="006C381C" w:rsidRDefault="006C381C" w:rsidP="0034096B">
                      <w:pPr>
                        <w:jc w:val="center"/>
                      </w:pPr>
                    </w:p>
                  </w:txbxContent>
                </v:textbox>
              </v:rect>
            </w:pict>
          </mc:Fallback>
        </mc:AlternateContent>
      </w:r>
    </w:p>
    <w:p w14:paraId="2B578F62" w14:textId="77777777" w:rsidR="0034096B" w:rsidRDefault="0034096B" w:rsidP="0034096B">
      <w:pPr>
        <w:tabs>
          <w:tab w:val="left" w:pos="4702"/>
        </w:tabs>
        <w:rPr>
          <w:rFonts w:ascii="Times New Roman" w:hAnsi="Times New Roman" w:cs="Times New Roman"/>
        </w:rPr>
      </w:pPr>
      <w:r w:rsidRPr="00BA6EE9">
        <w:rPr>
          <w:rFonts w:ascii="Times New Roman" w:hAnsi="Times New Roman" w:cs="Times New Roman"/>
          <w:b/>
        </w:rPr>
        <w:t>NAME:</w:t>
      </w:r>
      <w:r>
        <w:rPr>
          <w:rFonts w:ascii="Times New Roman" w:hAnsi="Times New Roman" w:cs="Times New Roman"/>
        </w:rPr>
        <w:t xml:space="preserve"> </w:t>
      </w:r>
      <w:r w:rsidRPr="00F96E94">
        <w:rPr>
          <w:rFonts w:ascii="Times New Roman" w:hAnsi="Times New Roman" w:cs="Times New Roman"/>
        </w:rPr>
        <w:t xml:space="preserve"> </w:t>
      </w:r>
      <w:r>
        <w:rPr>
          <w:rFonts w:ascii="Times New Roman" w:hAnsi="Times New Roman" w:cs="Times New Roman"/>
        </w:rPr>
        <w:t>Ervin Joshua M</w:t>
      </w:r>
      <w:r w:rsidRPr="0034096B">
        <w:rPr>
          <w:rFonts w:ascii="Times New Roman" w:hAnsi="Times New Roman" w:cs="Times New Roman"/>
        </w:rPr>
        <w:t>angrobang</w:t>
      </w:r>
    </w:p>
    <w:p w14:paraId="59247D0A" w14:textId="77777777" w:rsidR="0034096B" w:rsidRDefault="0034096B" w:rsidP="0034096B">
      <w:pPr>
        <w:tabs>
          <w:tab w:val="left" w:pos="4702"/>
        </w:tabs>
        <w:rPr>
          <w:rFonts w:ascii="Times New Roman" w:hAnsi="Times New Roman" w:cs="Times New Roman"/>
        </w:rPr>
      </w:pPr>
      <w:r w:rsidRPr="00BA6EE9">
        <w:rPr>
          <w:rFonts w:ascii="Times New Roman" w:hAnsi="Times New Roman" w:cs="Times New Roman"/>
          <w:b/>
        </w:rPr>
        <w:t>ADDRESS:</w:t>
      </w:r>
      <w:r>
        <w:rPr>
          <w:rFonts w:ascii="Times New Roman" w:hAnsi="Times New Roman" w:cs="Times New Roman"/>
        </w:rPr>
        <w:t xml:space="preserve"> 4017 Gen T Road Valenzuela C</w:t>
      </w:r>
      <w:r w:rsidRPr="0034096B">
        <w:rPr>
          <w:rFonts w:ascii="Times New Roman" w:hAnsi="Times New Roman" w:cs="Times New Roman"/>
        </w:rPr>
        <w:t>ity</w:t>
      </w:r>
    </w:p>
    <w:p w14:paraId="67DDCBB0" w14:textId="1B7E9AB1" w:rsidR="0034096B" w:rsidRDefault="0034096B" w:rsidP="0034096B">
      <w:pPr>
        <w:tabs>
          <w:tab w:val="left" w:pos="4702"/>
        </w:tabs>
        <w:rPr>
          <w:rFonts w:ascii="Times New Roman" w:hAnsi="Times New Roman" w:cs="Times New Roman"/>
        </w:rPr>
      </w:pPr>
      <w:r w:rsidRPr="00BA6EE9">
        <w:rPr>
          <w:rFonts w:ascii="Times New Roman" w:hAnsi="Times New Roman" w:cs="Times New Roman"/>
          <w:b/>
        </w:rPr>
        <w:t>MOBILE NUMBER:</w:t>
      </w:r>
      <w:r>
        <w:rPr>
          <w:rFonts w:ascii="Times New Roman" w:hAnsi="Times New Roman" w:cs="Times New Roman"/>
        </w:rPr>
        <w:t xml:space="preserve"> </w:t>
      </w:r>
      <w:r w:rsidRPr="00F96E94">
        <w:rPr>
          <w:rFonts w:ascii="Times New Roman" w:hAnsi="Times New Roman" w:cs="Times New Roman"/>
        </w:rPr>
        <w:t xml:space="preserve">(+63) </w:t>
      </w:r>
      <w:r w:rsidRPr="0034096B">
        <w:rPr>
          <w:rFonts w:ascii="Times New Roman" w:hAnsi="Times New Roman" w:cs="Times New Roman"/>
        </w:rPr>
        <w:t>968</w:t>
      </w:r>
      <w:r>
        <w:rPr>
          <w:rFonts w:ascii="Times New Roman" w:hAnsi="Times New Roman" w:cs="Times New Roman"/>
        </w:rPr>
        <w:t xml:space="preserve"> </w:t>
      </w:r>
      <w:r w:rsidRPr="0034096B">
        <w:rPr>
          <w:rFonts w:ascii="Times New Roman" w:hAnsi="Times New Roman" w:cs="Times New Roman"/>
        </w:rPr>
        <w:t>540</w:t>
      </w:r>
      <w:r>
        <w:rPr>
          <w:rFonts w:ascii="Times New Roman" w:hAnsi="Times New Roman" w:cs="Times New Roman"/>
        </w:rPr>
        <w:t xml:space="preserve"> </w:t>
      </w:r>
      <w:r w:rsidRPr="0034096B">
        <w:rPr>
          <w:rFonts w:ascii="Times New Roman" w:hAnsi="Times New Roman" w:cs="Times New Roman"/>
        </w:rPr>
        <w:t>6665</w:t>
      </w:r>
    </w:p>
    <w:p w14:paraId="42DBFDB9" w14:textId="03542B5B" w:rsidR="0034096B" w:rsidRPr="00F96E94" w:rsidRDefault="0034096B" w:rsidP="0034096B">
      <w:pPr>
        <w:tabs>
          <w:tab w:val="left" w:pos="4702"/>
        </w:tabs>
        <w:rPr>
          <w:rFonts w:ascii="Times New Roman" w:hAnsi="Times New Roman" w:cs="Times New Roman"/>
        </w:rPr>
      </w:pPr>
      <w:r w:rsidRPr="00BA6EE9">
        <w:rPr>
          <w:rFonts w:ascii="Times New Roman" w:hAnsi="Times New Roman" w:cs="Times New Roman"/>
          <w:b/>
        </w:rPr>
        <w:t>EMAIL:</w:t>
      </w:r>
      <w:r>
        <w:rPr>
          <w:rFonts w:ascii="Times New Roman" w:hAnsi="Times New Roman" w:cs="Times New Roman"/>
          <w:b/>
        </w:rPr>
        <w:t xml:space="preserve"> </w:t>
      </w:r>
      <w:r w:rsidRPr="0034096B">
        <w:rPr>
          <w:rFonts w:ascii="Times New Roman" w:hAnsi="Times New Roman" w:cs="Times New Roman"/>
        </w:rPr>
        <w:t>ervinjmangrobang@gmail.com</w:t>
      </w:r>
    </w:p>
    <w:p w14:paraId="0CA1736F" w14:textId="6C0259AA" w:rsidR="0034096B" w:rsidRDefault="0034096B" w:rsidP="0034096B">
      <w:pPr>
        <w:tabs>
          <w:tab w:val="left" w:pos="4702"/>
        </w:tabs>
        <w:rPr>
          <w:rFonts w:ascii="Times New Roman" w:hAnsi="Times New Roman" w:cs="Times New Roman"/>
          <w:b/>
        </w:rPr>
      </w:pPr>
      <w:r>
        <w:rPr>
          <w:rFonts w:ascii="Times New Roman" w:hAnsi="Times New Roman" w:cs="Times New Roman"/>
          <w:noProof/>
          <w:lang w:val="en-US"/>
        </w:rPr>
        <mc:AlternateContent>
          <mc:Choice Requires="wps">
            <w:drawing>
              <wp:anchor distT="0" distB="0" distL="114300" distR="114300" simplePos="0" relativeHeight="251709440" behindDoc="0" locked="0" layoutInCell="1" allowOverlap="1" wp14:anchorId="40F4B028" wp14:editId="1C1682EA">
                <wp:simplePos x="0" y="0"/>
                <wp:positionH relativeFrom="column">
                  <wp:posOffset>-165100</wp:posOffset>
                </wp:positionH>
                <wp:positionV relativeFrom="paragraph">
                  <wp:posOffset>294005</wp:posOffset>
                </wp:positionV>
                <wp:extent cx="5019675" cy="114300"/>
                <wp:effectExtent l="0" t="0" r="9525" b="0"/>
                <wp:wrapNone/>
                <wp:docPr id="288" name="Rectangle 288"/>
                <wp:cNvGraphicFramePr/>
                <a:graphic xmlns:a="http://schemas.openxmlformats.org/drawingml/2006/main">
                  <a:graphicData uri="http://schemas.microsoft.com/office/word/2010/wordprocessingShape">
                    <wps:wsp>
                      <wps:cNvSpPr/>
                      <wps:spPr>
                        <a:xfrm>
                          <a:off x="0" y="0"/>
                          <a:ext cx="5019675" cy="114300"/>
                        </a:xfrm>
                        <a:prstGeom prst="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DF8868" id="Rectangle 288" o:spid="_x0000_s1026" style="position:absolute;margin-left:-13pt;margin-top:23.15pt;width:395.25pt;height:9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" fillcolor="#7f7f7f [1612]" stroked="f" strokeweight="2pt"/>
            </w:pict>
          </mc:Fallback>
        </mc:AlternateContent>
      </w:r>
    </w:p>
    <w:p w14:paraId="28D618E8" w14:textId="0069BA98" w:rsidR="005B23CA" w:rsidRDefault="005B23CA" w:rsidP="0034096B">
      <w:pPr>
        <w:pStyle w:val="ListParagraph"/>
        <w:tabs>
          <w:tab w:val="left" w:pos="4702"/>
        </w:tabs>
        <w:rPr>
          <w:rFonts w:ascii="Times New Roman" w:hAnsi="Times New Roman" w:cs="Times New Roman"/>
          <w:b/>
        </w:rPr>
      </w:pPr>
    </w:p>
    <w:p w14:paraId="38863CDF" w14:textId="77777777" w:rsidR="0034096B" w:rsidRDefault="0034096B" w:rsidP="0034096B">
      <w:pPr>
        <w:pStyle w:val="ListParagraph"/>
        <w:tabs>
          <w:tab w:val="left" w:pos="4702"/>
        </w:tabs>
        <w:rPr>
          <w:rFonts w:ascii="Times New Roman" w:hAnsi="Times New Roman" w:cs="Times New Roman"/>
          <w:b/>
        </w:rPr>
      </w:pPr>
      <w:r>
        <w:rPr>
          <w:rFonts w:ascii="Times New Roman" w:hAnsi="Times New Roman" w:cs="Times New Roman"/>
          <w:noProof/>
          <w:lang w:val="en-US"/>
        </w:rPr>
        <mc:AlternateContent>
          <mc:Choice Requires="wps">
            <w:drawing>
              <wp:anchor distT="0" distB="0" distL="114300" distR="114300" simplePos="0" relativeHeight="251711488" behindDoc="0" locked="0" layoutInCell="1" allowOverlap="1" wp14:anchorId="30F82E5E" wp14:editId="3C17A8E9">
                <wp:simplePos x="0" y="0"/>
                <wp:positionH relativeFrom="column">
                  <wp:posOffset>-160020</wp:posOffset>
                </wp:positionH>
                <wp:positionV relativeFrom="paragraph">
                  <wp:posOffset>62230</wp:posOffset>
                </wp:positionV>
                <wp:extent cx="5022850" cy="309880"/>
                <wp:effectExtent l="0" t="0" r="25400" b="13970"/>
                <wp:wrapNone/>
                <wp:docPr id="289" name="Flowchart: Alternate Process 289"/>
                <wp:cNvGraphicFramePr/>
                <a:graphic xmlns:a="http://schemas.openxmlformats.org/drawingml/2006/main">
                  <a:graphicData uri="http://schemas.microsoft.com/office/word/2010/wordprocessingShape">
                    <wps:wsp>
                      <wps:cNvSpPr/>
                      <wps:spPr>
                        <a:xfrm>
                          <a:off x="0" y="0"/>
                          <a:ext cx="5022850" cy="309880"/>
                        </a:xfrm>
                        <a:prstGeom prst="flowChartAlternateProcess">
                          <a:avLst/>
                        </a:prstGeom>
                        <a:solidFill>
                          <a:schemeClr val="bg1">
                            <a:lumMod val="5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BC0207" w14:textId="77777777" w:rsidR="006C381C" w:rsidRPr="00993035" w:rsidRDefault="006C381C" w:rsidP="0034096B">
                            <w:pP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PERSONAL BACKGROUND: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82E5E" id="Flowchart: Alternate Process 289" o:spid="_x0000_s1103" type="#_x0000_t176" style="position:absolute;left:0;text-align:left;margin-left:-12.6pt;margin-top:4.9pt;width:395.5pt;height:24.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" fillcolor="#7f7f7f [1612]" strokecolor="#a5a5a5 [2092]" strokeweight="2pt">
                <v:textbox>
                  <w:txbxContent>
                    <w:p w14:paraId="0EBC0207" w14:textId="77777777" w:rsidR="006C381C" w:rsidRPr="00993035" w:rsidRDefault="006C381C" w:rsidP="0034096B">
                      <w:pP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PERSONAL BACKGROUND:</w:t>
                      </w:r>
                    </w:p>
                  </w:txbxContent>
                </v:textbox>
              </v:shape>
            </w:pict>
          </mc:Fallback>
        </mc:AlternateContent>
      </w:r>
    </w:p>
    <w:p w14:paraId="10DA0085" w14:textId="589BF20A" w:rsidR="0034096B" w:rsidRDefault="0034096B" w:rsidP="0034096B">
      <w:pPr>
        <w:pStyle w:val="ListParagraph"/>
        <w:tabs>
          <w:tab w:val="left" w:pos="4702"/>
        </w:tabs>
        <w:rPr>
          <w:rFonts w:ascii="Times New Roman" w:hAnsi="Times New Roman" w:cs="Times New Roman"/>
          <w:b/>
        </w:rPr>
      </w:pPr>
    </w:p>
    <w:p w14:paraId="1652A910" w14:textId="4CC9F21F" w:rsidR="0034096B" w:rsidRDefault="0034096B" w:rsidP="0034096B">
      <w:pPr>
        <w:pStyle w:val="ListParagraph"/>
        <w:tabs>
          <w:tab w:val="left" w:pos="4702"/>
        </w:tabs>
        <w:rPr>
          <w:rFonts w:ascii="Times New Roman" w:hAnsi="Times New Roman" w:cs="Times New Roman"/>
          <w:b/>
        </w:rPr>
      </w:pPr>
    </w:p>
    <w:p w14:paraId="7C2C8DDF" w14:textId="7AFEFD3A" w:rsidR="0034096B" w:rsidRDefault="0034096B" w:rsidP="0034096B">
      <w:pPr>
        <w:tabs>
          <w:tab w:val="left" w:pos="4702"/>
        </w:tabs>
        <w:rPr>
          <w:rFonts w:ascii="Times New Roman" w:hAnsi="Times New Roman" w:cs="Times New Roman"/>
        </w:rPr>
      </w:pPr>
      <w:r w:rsidRPr="00BA6EE9">
        <w:rPr>
          <w:rFonts w:ascii="Times New Roman" w:hAnsi="Times New Roman" w:cs="Times New Roman"/>
          <w:b/>
        </w:rPr>
        <w:t>DATE OF BIRTH</w:t>
      </w:r>
      <w:r>
        <w:rPr>
          <w:rFonts w:ascii="Times New Roman" w:hAnsi="Times New Roman" w:cs="Times New Roman"/>
          <w:b/>
        </w:rPr>
        <w:t xml:space="preserve">     </w:t>
      </w:r>
      <w:r w:rsidRPr="00DE3A1D">
        <w:rPr>
          <w:rFonts w:ascii="Times New Roman" w:hAnsi="Times New Roman" w:cs="Times New Roman"/>
        </w:rPr>
        <w:t>: March 12, 2004</w:t>
      </w:r>
    </w:p>
    <w:p w14:paraId="544B93A7" w14:textId="77777777" w:rsidR="0034096B" w:rsidRDefault="0034096B" w:rsidP="0034096B">
      <w:pPr>
        <w:tabs>
          <w:tab w:val="left" w:pos="4702"/>
        </w:tabs>
        <w:rPr>
          <w:rFonts w:ascii="Times New Roman" w:hAnsi="Times New Roman" w:cs="Times New Roman"/>
        </w:rPr>
      </w:pPr>
      <w:r w:rsidRPr="00BA6EE9">
        <w:rPr>
          <w:rFonts w:ascii="Times New Roman" w:hAnsi="Times New Roman" w:cs="Times New Roman"/>
          <w:b/>
        </w:rPr>
        <w:t>PLACE OF BIRTH</w:t>
      </w:r>
      <w:r>
        <w:rPr>
          <w:rFonts w:ascii="Times New Roman" w:hAnsi="Times New Roman" w:cs="Times New Roman"/>
          <w:b/>
        </w:rPr>
        <w:t xml:space="preserve">   </w:t>
      </w:r>
      <w:r w:rsidRPr="00BA6EE9">
        <w:rPr>
          <w:rFonts w:ascii="Times New Roman" w:hAnsi="Times New Roman" w:cs="Times New Roman"/>
          <w:b/>
        </w:rPr>
        <w:t xml:space="preserve">: </w:t>
      </w:r>
      <w:r w:rsidR="00DE3A1D" w:rsidRPr="00DE3A1D">
        <w:rPr>
          <w:rFonts w:ascii="Times New Roman" w:hAnsi="Times New Roman" w:cs="Times New Roman"/>
        </w:rPr>
        <w:t>Tondo Manila</w:t>
      </w:r>
    </w:p>
    <w:p w14:paraId="726C6061" w14:textId="559C9F03" w:rsidR="0034096B" w:rsidRDefault="0034096B" w:rsidP="0034096B">
      <w:pPr>
        <w:tabs>
          <w:tab w:val="left" w:pos="4702"/>
        </w:tabs>
        <w:rPr>
          <w:rFonts w:ascii="Times New Roman" w:hAnsi="Times New Roman" w:cs="Times New Roman"/>
        </w:rPr>
      </w:pPr>
      <w:r w:rsidRPr="00BA6EE9">
        <w:rPr>
          <w:rFonts w:ascii="Times New Roman" w:hAnsi="Times New Roman" w:cs="Times New Roman"/>
          <w:b/>
        </w:rPr>
        <w:t>SEX</w:t>
      </w:r>
      <w:r>
        <w:rPr>
          <w:rFonts w:ascii="Times New Roman" w:hAnsi="Times New Roman" w:cs="Times New Roman"/>
          <w:b/>
        </w:rPr>
        <w:t xml:space="preserve">                             </w:t>
      </w:r>
      <w:r w:rsidRPr="00BA6EE9">
        <w:rPr>
          <w:rFonts w:ascii="Times New Roman" w:hAnsi="Times New Roman" w:cs="Times New Roman"/>
          <w:b/>
        </w:rPr>
        <w:t>:</w:t>
      </w:r>
      <w:r>
        <w:rPr>
          <w:rFonts w:ascii="Times New Roman" w:hAnsi="Times New Roman" w:cs="Times New Roman"/>
        </w:rPr>
        <w:t xml:space="preserve"> </w:t>
      </w:r>
      <w:r w:rsidR="00DE3A1D">
        <w:rPr>
          <w:rFonts w:ascii="Times New Roman" w:hAnsi="Times New Roman" w:cs="Times New Roman"/>
        </w:rPr>
        <w:t>Male</w:t>
      </w:r>
    </w:p>
    <w:p w14:paraId="42BA6CF6" w14:textId="77777777" w:rsidR="0034096B" w:rsidRDefault="0034096B" w:rsidP="0034096B">
      <w:pPr>
        <w:tabs>
          <w:tab w:val="left" w:pos="4702"/>
        </w:tabs>
        <w:rPr>
          <w:rFonts w:ascii="Times New Roman" w:hAnsi="Times New Roman" w:cs="Times New Roman"/>
        </w:rPr>
      </w:pPr>
      <w:r w:rsidRPr="00BA6EE9">
        <w:rPr>
          <w:rFonts w:ascii="Times New Roman" w:hAnsi="Times New Roman" w:cs="Times New Roman"/>
          <w:b/>
        </w:rPr>
        <w:t>CIVIL STATUS</w:t>
      </w:r>
      <w:r>
        <w:rPr>
          <w:rFonts w:ascii="Times New Roman" w:hAnsi="Times New Roman" w:cs="Times New Roman"/>
          <w:b/>
        </w:rPr>
        <w:t xml:space="preserve">        </w:t>
      </w:r>
      <w:r w:rsidRPr="00BA6EE9">
        <w:rPr>
          <w:rFonts w:ascii="Times New Roman" w:hAnsi="Times New Roman" w:cs="Times New Roman"/>
          <w:b/>
        </w:rPr>
        <w:t>:</w:t>
      </w:r>
      <w:r>
        <w:rPr>
          <w:rFonts w:ascii="Times New Roman" w:hAnsi="Times New Roman" w:cs="Times New Roman"/>
        </w:rPr>
        <w:t xml:space="preserve"> Single</w:t>
      </w:r>
    </w:p>
    <w:p w14:paraId="04F2FFCC" w14:textId="77777777" w:rsidR="0034096B" w:rsidRDefault="0034096B" w:rsidP="0034096B">
      <w:pPr>
        <w:tabs>
          <w:tab w:val="left" w:pos="4702"/>
        </w:tabs>
        <w:rPr>
          <w:rFonts w:ascii="Times New Roman" w:hAnsi="Times New Roman" w:cs="Times New Roman"/>
        </w:rPr>
      </w:pPr>
      <w:r w:rsidRPr="00BA6EE9">
        <w:rPr>
          <w:rFonts w:ascii="Times New Roman" w:hAnsi="Times New Roman" w:cs="Times New Roman"/>
          <w:b/>
        </w:rPr>
        <w:t>CITIZENSHIP</w:t>
      </w:r>
      <w:r>
        <w:rPr>
          <w:rFonts w:ascii="Times New Roman" w:hAnsi="Times New Roman" w:cs="Times New Roman"/>
          <w:b/>
        </w:rPr>
        <w:t xml:space="preserve">          </w:t>
      </w:r>
      <w:r w:rsidRPr="00BA6EE9">
        <w:rPr>
          <w:rFonts w:ascii="Times New Roman" w:hAnsi="Times New Roman" w:cs="Times New Roman"/>
          <w:b/>
        </w:rPr>
        <w:t>:</w:t>
      </w:r>
      <w:r>
        <w:rPr>
          <w:rFonts w:ascii="Times New Roman" w:hAnsi="Times New Roman" w:cs="Times New Roman"/>
        </w:rPr>
        <w:t xml:space="preserve"> Filipino</w:t>
      </w:r>
    </w:p>
    <w:p w14:paraId="794BF432" w14:textId="77777777" w:rsidR="0034096B" w:rsidRDefault="0034096B" w:rsidP="0034096B">
      <w:pPr>
        <w:tabs>
          <w:tab w:val="left" w:pos="4702"/>
        </w:tabs>
        <w:rPr>
          <w:rFonts w:ascii="Times New Roman" w:hAnsi="Times New Roman" w:cs="Times New Roman"/>
        </w:rPr>
      </w:pPr>
      <w:r w:rsidRPr="00092DB5">
        <w:rPr>
          <w:rFonts w:ascii="Times New Roman" w:hAnsi="Times New Roman" w:cs="Times New Roman"/>
          <w:b/>
        </w:rPr>
        <w:t xml:space="preserve">RELIGION </w:t>
      </w:r>
      <w:r>
        <w:rPr>
          <w:rFonts w:ascii="Times New Roman" w:hAnsi="Times New Roman" w:cs="Times New Roman"/>
          <w:b/>
        </w:rPr>
        <w:t xml:space="preserve">               </w:t>
      </w:r>
      <w:r w:rsidRPr="00092DB5">
        <w:rPr>
          <w:rFonts w:ascii="Times New Roman" w:hAnsi="Times New Roman" w:cs="Times New Roman"/>
          <w:b/>
        </w:rPr>
        <w:t>:</w:t>
      </w:r>
      <w:r w:rsidRPr="00092DB5">
        <w:rPr>
          <w:rFonts w:ascii="Times New Roman" w:hAnsi="Times New Roman" w:cs="Times New Roman"/>
        </w:rPr>
        <w:t xml:space="preserve"> Catholic</w:t>
      </w:r>
    </w:p>
    <w:p w14:paraId="71E4201E" w14:textId="77777777" w:rsidR="0034096B" w:rsidRDefault="0034096B" w:rsidP="0034096B">
      <w:pPr>
        <w:tabs>
          <w:tab w:val="left" w:pos="4702"/>
        </w:tabs>
        <w:rPr>
          <w:rFonts w:ascii="Times New Roman" w:hAnsi="Times New Roman" w:cs="Times New Roman"/>
        </w:rPr>
      </w:pPr>
      <w:r>
        <w:rPr>
          <w:rFonts w:ascii="Times New Roman" w:hAnsi="Times New Roman" w:cs="Times New Roman"/>
          <w:b/>
        </w:rPr>
        <w:t xml:space="preserve">Height                         </w:t>
      </w:r>
      <w:r w:rsidRPr="00092DB5">
        <w:rPr>
          <w:rFonts w:ascii="Times New Roman" w:hAnsi="Times New Roman" w:cs="Times New Roman"/>
          <w:b/>
        </w:rPr>
        <w:t>:</w:t>
      </w:r>
      <w:r w:rsidR="00DE3A1D">
        <w:rPr>
          <w:rFonts w:ascii="Times New Roman" w:hAnsi="Times New Roman" w:cs="Times New Roman"/>
          <w:b/>
        </w:rPr>
        <w:t xml:space="preserve"> </w:t>
      </w:r>
      <w:r w:rsidR="00DE3A1D">
        <w:rPr>
          <w:rFonts w:ascii="Times New Roman" w:hAnsi="Times New Roman" w:cs="Times New Roman"/>
        </w:rPr>
        <w:t>5’9</w:t>
      </w:r>
    </w:p>
    <w:p w14:paraId="57B105C6" w14:textId="20C09645" w:rsidR="0034096B" w:rsidRDefault="0034096B" w:rsidP="0034096B">
      <w:pPr>
        <w:tabs>
          <w:tab w:val="left" w:pos="4702"/>
        </w:tabs>
        <w:rPr>
          <w:rFonts w:ascii="Times New Roman" w:hAnsi="Times New Roman" w:cs="Times New Roman"/>
        </w:rPr>
      </w:pPr>
      <w:r>
        <w:rPr>
          <w:rFonts w:ascii="Times New Roman" w:hAnsi="Times New Roman" w:cs="Times New Roman"/>
          <w:b/>
        </w:rPr>
        <w:t xml:space="preserve">Weight                        </w:t>
      </w:r>
      <w:r w:rsidRPr="00092DB5">
        <w:rPr>
          <w:rFonts w:ascii="Times New Roman" w:hAnsi="Times New Roman" w:cs="Times New Roman"/>
          <w:b/>
        </w:rPr>
        <w:t>:</w:t>
      </w:r>
      <w:r>
        <w:rPr>
          <w:rFonts w:ascii="Times New Roman" w:hAnsi="Times New Roman" w:cs="Times New Roman"/>
          <w:b/>
        </w:rPr>
        <w:t xml:space="preserve"> </w:t>
      </w:r>
      <w:r w:rsidR="00DE3A1D">
        <w:rPr>
          <w:rFonts w:ascii="Times New Roman" w:hAnsi="Times New Roman" w:cs="Times New Roman"/>
        </w:rPr>
        <w:t>60</w:t>
      </w:r>
      <w:r>
        <w:rPr>
          <w:rFonts w:ascii="Times New Roman" w:hAnsi="Times New Roman" w:cs="Times New Roman"/>
        </w:rPr>
        <w:t xml:space="preserve"> kgs</w:t>
      </w:r>
    </w:p>
    <w:p w14:paraId="3D3765E8" w14:textId="77777777" w:rsidR="00DE3A1D" w:rsidRDefault="00DE3A1D" w:rsidP="0034096B">
      <w:pPr>
        <w:tabs>
          <w:tab w:val="left" w:pos="4702"/>
        </w:tabs>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1713536" behindDoc="0" locked="0" layoutInCell="1" allowOverlap="1" wp14:anchorId="72B7C789" wp14:editId="0F6ECB42">
                <wp:simplePos x="0" y="0"/>
                <wp:positionH relativeFrom="column">
                  <wp:posOffset>-162019</wp:posOffset>
                </wp:positionH>
                <wp:positionV relativeFrom="paragraph">
                  <wp:posOffset>148063</wp:posOffset>
                </wp:positionV>
                <wp:extent cx="5022850" cy="309880"/>
                <wp:effectExtent l="0" t="0" r="25400" b="13970"/>
                <wp:wrapNone/>
                <wp:docPr id="290" name="Flowchart: Alternate Process 290"/>
                <wp:cNvGraphicFramePr/>
                <a:graphic xmlns:a="http://schemas.openxmlformats.org/drawingml/2006/main">
                  <a:graphicData uri="http://schemas.microsoft.com/office/word/2010/wordprocessingShape">
                    <wps:wsp>
                      <wps:cNvSpPr/>
                      <wps:spPr>
                        <a:xfrm>
                          <a:off x="0" y="0"/>
                          <a:ext cx="5022850" cy="309880"/>
                        </a:xfrm>
                        <a:prstGeom prst="flowChartAlternateProcess">
                          <a:avLst/>
                        </a:prstGeom>
                        <a:solidFill>
                          <a:schemeClr val="bg1">
                            <a:lumMod val="5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733132" w14:textId="77777777" w:rsidR="006C381C" w:rsidRPr="00993035" w:rsidRDefault="006C381C" w:rsidP="00DE3A1D">
                            <w:pP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EDUCATION BACKGROUND: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7C789" id="Flowchart: Alternate Process 290" o:spid="_x0000_s1104" type="#_x0000_t176" style="position:absolute;margin-left:-12.75pt;margin-top:11.65pt;width:395.5pt;height:24.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" fillcolor="#7f7f7f [1612]" strokecolor="#a5a5a5 [2092]" strokeweight="2pt">
                <v:textbox>
                  <w:txbxContent>
                    <w:p w14:paraId="55733132" w14:textId="77777777" w:rsidR="006C381C" w:rsidRPr="00993035" w:rsidRDefault="006C381C" w:rsidP="00DE3A1D">
                      <w:pP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EDUCATION BACKGROUND:</w:t>
                      </w:r>
                    </w:p>
                  </w:txbxContent>
                </v:textbox>
              </v:shape>
            </w:pict>
          </mc:Fallback>
        </mc:AlternateContent>
      </w:r>
    </w:p>
    <w:p w14:paraId="114D3B1E" w14:textId="77777777" w:rsidR="00DE3A1D" w:rsidRDefault="00DE3A1D" w:rsidP="0034096B">
      <w:pPr>
        <w:tabs>
          <w:tab w:val="left" w:pos="4702"/>
        </w:tabs>
        <w:rPr>
          <w:rFonts w:ascii="Times New Roman" w:hAnsi="Times New Roman" w:cs="Times New Roman"/>
        </w:rPr>
      </w:pPr>
    </w:p>
    <w:p w14:paraId="5AE1AC76" w14:textId="67EF25C5" w:rsidR="00DE3A1D" w:rsidRPr="005A130B" w:rsidRDefault="00DE3A1D" w:rsidP="00DE3A1D">
      <w:pPr>
        <w:tabs>
          <w:tab w:val="left" w:pos="4702"/>
        </w:tabs>
        <w:rPr>
          <w:rFonts w:ascii="Times New Roman" w:hAnsi="Times New Roman" w:cs="Times New Roman"/>
          <w:b/>
        </w:rPr>
      </w:pPr>
      <w:r>
        <w:rPr>
          <w:rFonts w:ascii="Times New Roman" w:hAnsi="Times New Roman" w:cs="Times New Roman"/>
          <w:b/>
        </w:rPr>
        <w:t>2022-</w:t>
      </w:r>
      <w:r w:rsidRPr="005A130B">
        <w:rPr>
          <w:rFonts w:ascii="Times New Roman" w:hAnsi="Times New Roman" w:cs="Times New Roman"/>
          <w:b/>
        </w:rPr>
        <w:t>2023 Present</w:t>
      </w:r>
    </w:p>
    <w:p w14:paraId="1EA21E69" w14:textId="19415C13" w:rsidR="00DE3A1D" w:rsidRPr="005A130B" w:rsidRDefault="00DE3A1D" w:rsidP="00DE3A1D">
      <w:pPr>
        <w:tabs>
          <w:tab w:val="left" w:pos="4702"/>
        </w:tabs>
        <w:rPr>
          <w:rFonts w:ascii="Times New Roman" w:hAnsi="Times New Roman" w:cs="Times New Roman"/>
          <w:b/>
        </w:rPr>
      </w:pPr>
      <w:r w:rsidRPr="005A130B">
        <w:rPr>
          <w:rFonts w:ascii="Times New Roman" w:hAnsi="Times New Roman" w:cs="Times New Roman"/>
          <w:b/>
        </w:rPr>
        <w:t xml:space="preserve">Senior High School: Gent De Leon National High School </w:t>
      </w:r>
    </w:p>
    <w:p w14:paraId="4C755911" w14:textId="16F10CBE" w:rsidR="00DE3A1D" w:rsidRPr="005A130B" w:rsidRDefault="00DE3A1D" w:rsidP="00DE3A1D">
      <w:pPr>
        <w:tabs>
          <w:tab w:val="left" w:pos="4702"/>
        </w:tabs>
        <w:rPr>
          <w:rFonts w:ascii="Times New Roman" w:hAnsi="Times New Roman" w:cs="Times New Roman"/>
        </w:rPr>
      </w:pPr>
      <w:r w:rsidRPr="005A130B">
        <w:rPr>
          <w:rFonts w:ascii="Times New Roman" w:hAnsi="Times New Roman" w:cs="Times New Roman"/>
        </w:rPr>
        <w:t xml:space="preserve">Corner Mercado St. Gent De Leon Valenzuela City. </w:t>
      </w:r>
    </w:p>
    <w:p w14:paraId="4CE6C07C" w14:textId="2A30FBF7" w:rsidR="00DE3A1D" w:rsidRPr="005A130B" w:rsidRDefault="00DE3A1D" w:rsidP="00DE3A1D">
      <w:pPr>
        <w:tabs>
          <w:tab w:val="left" w:pos="4702"/>
        </w:tabs>
        <w:rPr>
          <w:rFonts w:ascii="Times New Roman" w:hAnsi="Times New Roman" w:cs="Times New Roman"/>
          <w:b/>
        </w:rPr>
      </w:pPr>
      <w:r w:rsidRPr="005A130B">
        <w:rPr>
          <w:rFonts w:ascii="Times New Roman" w:hAnsi="Times New Roman" w:cs="Times New Roman"/>
          <w:b/>
        </w:rPr>
        <w:t>2017- 2021</w:t>
      </w:r>
    </w:p>
    <w:p w14:paraId="4B7330AF" w14:textId="77777777" w:rsidR="00DE3A1D" w:rsidRPr="005A130B" w:rsidRDefault="00DE3A1D" w:rsidP="00DE3A1D">
      <w:pPr>
        <w:tabs>
          <w:tab w:val="left" w:pos="4702"/>
        </w:tabs>
        <w:rPr>
          <w:rFonts w:ascii="Times New Roman" w:hAnsi="Times New Roman" w:cs="Times New Roman"/>
          <w:b/>
        </w:rPr>
      </w:pPr>
      <w:r w:rsidRPr="005A130B">
        <w:rPr>
          <w:rFonts w:ascii="Times New Roman" w:hAnsi="Times New Roman" w:cs="Times New Roman"/>
          <w:b/>
        </w:rPr>
        <w:t>Junior High School: Gent De Leon National High School</w:t>
      </w:r>
    </w:p>
    <w:p w14:paraId="1D1F8909" w14:textId="09805E1B" w:rsidR="00DE3A1D" w:rsidRDefault="00DE3A1D" w:rsidP="00DE3A1D">
      <w:pPr>
        <w:tabs>
          <w:tab w:val="left" w:pos="4702"/>
        </w:tabs>
        <w:rPr>
          <w:rFonts w:ascii="Times New Roman" w:hAnsi="Times New Roman" w:cs="Times New Roman"/>
          <w:b/>
        </w:rPr>
      </w:pPr>
      <w:r w:rsidRPr="005A130B">
        <w:rPr>
          <w:rFonts w:ascii="Times New Roman" w:hAnsi="Times New Roman" w:cs="Times New Roman"/>
        </w:rPr>
        <w:t>Corner Mercado St. Gent De Leon Valenzuela City.</w:t>
      </w:r>
      <w:r>
        <w:rPr>
          <w:rFonts w:ascii="Times New Roman" w:hAnsi="Times New Roman" w:cs="Times New Roman"/>
        </w:rPr>
        <w:t xml:space="preserve"> </w:t>
      </w:r>
      <w:r w:rsidRPr="00417053">
        <w:rPr>
          <w:rFonts w:ascii="Times New Roman" w:hAnsi="Times New Roman" w:cs="Times New Roman"/>
          <w:b/>
        </w:rPr>
        <w:t>Graduated: March, 2021</w:t>
      </w:r>
    </w:p>
    <w:p w14:paraId="5DD8E17B" w14:textId="547D649E" w:rsidR="00DE3A1D" w:rsidRPr="00092DB5" w:rsidRDefault="00DE3A1D" w:rsidP="00DE3A1D">
      <w:pPr>
        <w:tabs>
          <w:tab w:val="left" w:pos="4702"/>
        </w:tabs>
        <w:rPr>
          <w:rFonts w:ascii="Times New Roman" w:hAnsi="Times New Roman" w:cs="Times New Roman"/>
        </w:rPr>
      </w:pPr>
    </w:p>
    <w:p w14:paraId="644F02E6" w14:textId="236F86A3" w:rsidR="00DE3A1D" w:rsidRPr="005A130B" w:rsidRDefault="00E87A3D" w:rsidP="00DE3A1D">
      <w:pPr>
        <w:tabs>
          <w:tab w:val="left" w:pos="4702"/>
        </w:tabs>
        <w:rPr>
          <w:rFonts w:ascii="Times New Roman" w:hAnsi="Times New Roman" w:cs="Times New Roman"/>
          <w:b/>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876352" behindDoc="0" locked="0" layoutInCell="1" allowOverlap="1" wp14:anchorId="58EA440D" wp14:editId="64283A25">
                <wp:simplePos x="0" y="0"/>
                <wp:positionH relativeFrom="column">
                  <wp:posOffset>5143500</wp:posOffset>
                </wp:positionH>
                <wp:positionV relativeFrom="paragraph">
                  <wp:posOffset>-725805</wp:posOffset>
                </wp:positionV>
                <wp:extent cx="1003300" cy="450000"/>
                <wp:effectExtent l="0" t="0" r="0" b="0"/>
                <wp:wrapNone/>
                <wp:docPr id="330" name="Text Box 330"/>
                <wp:cNvGraphicFramePr/>
                <a:graphic xmlns:a="http://schemas.openxmlformats.org/drawingml/2006/main">
                  <a:graphicData uri="http://schemas.microsoft.com/office/word/2010/wordprocessingShape">
                    <wps:wsp>
                      <wps:cNvSpPr txBox="1"/>
                      <wps:spPr>
                        <a:xfrm>
                          <a:off x="0" y="0"/>
                          <a:ext cx="1003300" cy="450000"/>
                        </a:xfrm>
                        <a:prstGeom prst="rect">
                          <a:avLst/>
                        </a:prstGeom>
                        <a:noFill/>
                        <a:ln w="6350">
                          <a:noFill/>
                        </a:ln>
                      </wps:spPr>
                      <wps:txbx>
                        <w:txbxContent>
                          <w:p w14:paraId="5FEAF65A" w14:textId="3190A5F5" w:rsidR="00E87A3D" w:rsidRPr="002F7294" w:rsidRDefault="00E87A3D" w:rsidP="00E87A3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4</w:t>
                            </w:r>
                            <w:r w:rsidR="00D12096">
                              <w:rPr>
                                <w:rFonts w:ascii="Times" w:hAnsi="Times"/>
                                <w:sz w:val="32"/>
                                <w:szCs w:val="32"/>
                                <w:lang w:val="en-US"/>
                                <w14:textOutline w14:w="9525" w14:cap="rnd" w14:cmpd="sng" w14:algn="ctr">
                                  <w14:noFill/>
                                  <w14:prstDash w14:val="solid"/>
                                  <w14:bevel/>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A440D" id="Text Box 330" o:spid="_x0000_s1105" type="#_x0000_t202" style="position:absolute;margin-left:405pt;margin-top:-57.15pt;width:79pt;height:35.4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" filled="f" stroked="f" strokeweight=".5pt">
                <v:textbox>
                  <w:txbxContent>
                    <w:p w14:paraId="5FEAF65A" w14:textId="3190A5F5" w:rsidR="00E87A3D" w:rsidRPr="002F7294" w:rsidRDefault="00E87A3D" w:rsidP="00E87A3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4</w:t>
                      </w:r>
                      <w:r w:rsidR="00D12096">
                        <w:rPr>
                          <w:rFonts w:ascii="Times" w:hAnsi="Times"/>
                          <w:sz w:val="32"/>
                          <w:szCs w:val="32"/>
                          <w:lang w:val="en-US"/>
                          <w14:textOutline w14:w="9525" w14:cap="rnd" w14:cmpd="sng" w14:algn="ctr">
                            <w14:noFill/>
                            <w14:prstDash w14:val="solid"/>
                            <w14:bevel/>
                          </w14:textOutline>
                        </w:rPr>
                        <w:t>9</w:t>
                      </w:r>
                    </w:p>
                  </w:txbxContent>
                </v:textbox>
              </v:shape>
            </w:pict>
          </mc:Fallback>
        </mc:AlternateContent>
      </w:r>
      <w:r w:rsidR="00DE3A1D" w:rsidRPr="005A130B">
        <w:rPr>
          <w:rFonts w:ascii="Times New Roman" w:hAnsi="Times New Roman" w:cs="Times New Roman"/>
          <w:b/>
        </w:rPr>
        <w:t>2011- 2017</w:t>
      </w:r>
    </w:p>
    <w:p w14:paraId="462F1BE1" w14:textId="6F823736" w:rsidR="00DE3A1D" w:rsidRDefault="00DE3A1D" w:rsidP="00DE3A1D">
      <w:pPr>
        <w:tabs>
          <w:tab w:val="left" w:pos="4702"/>
        </w:tabs>
        <w:rPr>
          <w:rFonts w:ascii="Times New Roman" w:hAnsi="Times New Roman" w:cs="Times New Roman"/>
          <w:b/>
        </w:rPr>
      </w:pPr>
      <w:r>
        <w:rPr>
          <w:rFonts w:ascii="Times New Roman" w:hAnsi="Times New Roman" w:cs="Times New Roman"/>
          <w:b/>
        </w:rPr>
        <w:t xml:space="preserve">Elementary School: Gen T Deleon </w:t>
      </w:r>
      <w:r w:rsidRPr="005A130B">
        <w:rPr>
          <w:rFonts w:ascii="Times New Roman" w:hAnsi="Times New Roman" w:cs="Times New Roman"/>
          <w:b/>
        </w:rPr>
        <w:t>Elementary School</w:t>
      </w:r>
    </w:p>
    <w:p w14:paraId="184D56EA" w14:textId="2BD594CE" w:rsidR="00DE3A1D" w:rsidRDefault="00DE3A1D" w:rsidP="00DE3A1D">
      <w:pPr>
        <w:tabs>
          <w:tab w:val="left" w:pos="4702"/>
        </w:tabs>
        <w:rPr>
          <w:rFonts w:ascii="Times New Roman" w:hAnsi="Times New Roman" w:cs="Times New Roman"/>
          <w:b/>
        </w:rPr>
      </w:pPr>
      <w:r>
        <w:rPr>
          <w:rFonts w:ascii="Times New Roman" w:hAnsi="Times New Roman" w:cs="Times New Roman"/>
          <w:noProof/>
          <w:lang w:val="en-US"/>
        </w:rPr>
        <mc:AlternateContent>
          <mc:Choice Requires="wps">
            <w:drawing>
              <wp:anchor distT="0" distB="0" distL="114300" distR="114300" simplePos="0" relativeHeight="251715584" behindDoc="0" locked="0" layoutInCell="1" allowOverlap="1" wp14:anchorId="28785974" wp14:editId="79682BE2">
                <wp:simplePos x="0" y="0"/>
                <wp:positionH relativeFrom="column">
                  <wp:posOffset>-218994</wp:posOffset>
                </wp:positionH>
                <wp:positionV relativeFrom="paragraph">
                  <wp:posOffset>52705</wp:posOffset>
                </wp:positionV>
                <wp:extent cx="5022850" cy="309880"/>
                <wp:effectExtent l="0" t="0" r="25400" b="13970"/>
                <wp:wrapNone/>
                <wp:docPr id="291" name="Flowchart: Alternate Process 291"/>
                <wp:cNvGraphicFramePr/>
                <a:graphic xmlns:a="http://schemas.openxmlformats.org/drawingml/2006/main">
                  <a:graphicData uri="http://schemas.microsoft.com/office/word/2010/wordprocessingShape">
                    <wps:wsp>
                      <wps:cNvSpPr/>
                      <wps:spPr>
                        <a:xfrm>
                          <a:off x="0" y="0"/>
                          <a:ext cx="5022850" cy="309880"/>
                        </a:xfrm>
                        <a:prstGeom prst="flowChartAlternateProcess">
                          <a:avLst/>
                        </a:prstGeom>
                        <a:solidFill>
                          <a:schemeClr val="bg1">
                            <a:lumMod val="5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475035" w14:textId="77777777" w:rsidR="006C381C" w:rsidRPr="00993035" w:rsidRDefault="006C381C" w:rsidP="00DE3A1D">
                            <w:pP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SKILLS AND QUALIFICATION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85974" id="Flowchart: Alternate Process 291" o:spid="_x0000_s1106" type="#_x0000_t176" style="position:absolute;margin-left:-17.25pt;margin-top:4.15pt;width:395.5pt;height:24.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" fillcolor="#7f7f7f [1612]" strokecolor="#a5a5a5 [2092]" strokeweight="2pt">
                <v:textbox>
                  <w:txbxContent>
                    <w:p w14:paraId="2A475035" w14:textId="77777777" w:rsidR="006C381C" w:rsidRPr="00993035" w:rsidRDefault="006C381C" w:rsidP="00DE3A1D">
                      <w:pP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SKILLS AND QUALIFICATION </w:t>
                      </w:r>
                    </w:p>
                  </w:txbxContent>
                </v:textbox>
              </v:shape>
            </w:pict>
          </mc:Fallback>
        </mc:AlternateContent>
      </w:r>
    </w:p>
    <w:p w14:paraId="6A0C101E" w14:textId="20996D7F" w:rsidR="00DE3A1D" w:rsidRPr="00092DB5" w:rsidRDefault="00DE3A1D" w:rsidP="0034096B">
      <w:pPr>
        <w:tabs>
          <w:tab w:val="left" w:pos="4702"/>
        </w:tabs>
        <w:rPr>
          <w:rFonts w:ascii="Times New Roman" w:hAnsi="Times New Roman" w:cs="Times New Roman"/>
          <w:b/>
        </w:rPr>
      </w:pPr>
    </w:p>
    <w:p w14:paraId="6BD3492E" w14:textId="51507EFE" w:rsidR="00DE3A1D" w:rsidRPr="005A130B" w:rsidRDefault="00DE3A1D" w:rsidP="00DE3A1D">
      <w:pPr>
        <w:pStyle w:val="ListParagraph"/>
        <w:numPr>
          <w:ilvl w:val="0"/>
          <w:numId w:val="4"/>
        </w:numPr>
        <w:tabs>
          <w:tab w:val="left" w:pos="4702"/>
        </w:tabs>
        <w:rPr>
          <w:rFonts w:ascii="Times New Roman" w:hAnsi="Times New Roman" w:cs="Times New Roman"/>
          <w:b/>
        </w:rPr>
      </w:pPr>
      <w:r w:rsidRPr="005A130B">
        <w:rPr>
          <w:rFonts w:ascii="Times New Roman" w:hAnsi="Times New Roman" w:cs="Times New Roman"/>
          <w:b/>
        </w:rPr>
        <w:t>Accounting Skills</w:t>
      </w:r>
    </w:p>
    <w:p w14:paraId="23AB5456" w14:textId="37D23F39" w:rsidR="00DE3A1D" w:rsidRPr="005A130B" w:rsidRDefault="00DE3A1D" w:rsidP="00DE3A1D">
      <w:pPr>
        <w:pStyle w:val="ListParagraph"/>
        <w:numPr>
          <w:ilvl w:val="0"/>
          <w:numId w:val="4"/>
        </w:numPr>
        <w:tabs>
          <w:tab w:val="left" w:pos="4702"/>
        </w:tabs>
        <w:rPr>
          <w:rFonts w:ascii="Times New Roman" w:hAnsi="Times New Roman" w:cs="Times New Roman"/>
          <w:b/>
        </w:rPr>
      </w:pPr>
      <w:r w:rsidRPr="005A130B">
        <w:rPr>
          <w:rFonts w:ascii="Times New Roman" w:hAnsi="Times New Roman" w:cs="Times New Roman"/>
          <w:b/>
        </w:rPr>
        <w:t>Communication Skills</w:t>
      </w:r>
    </w:p>
    <w:p w14:paraId="7ECF2CFF" w14:textId="249E1991" w:rsidR="00DE3A1D" w:rsidRDefault="00DE3A1D" w:rsidP="00DE3A1D">
      <w:pPr>
        <w:pStyle w:val="ListParagraph"/>
        <w:tabs>
          <w:tab w:val="left" w:pos="4702"/>
        </w:tabs>
        <w:ind w:left="1080"/>
        <w:rPr>
          <w:rFonts w:ascii="Times New Roman" w:hAnsi="Times New Roman" w:cs="Times New Roman"/>
          <w:b/>
        </w:rPr>
      </w:pPr>
    </w:p>
    <w:p w14:paraId="6CFE36F5" w14:textId="77777777" w:rsidR="0034096B" w:rsidRDefault="00DE3A1D" w:rsidP="0034096B">
      <w:pPr>
        <w:pStyle w:val="ListParagraph"/>
        <w:tabs>
          <w:tab w:val="left" w:pos="4702"/>
        </w:tabs>
        <w:rPr>
          <w:rFonts w:ascii="Times New Roman" w:hAnsi="Times New Roman" w:cs="Times New Roman"/>
          <w:b/>
        </w:rPr>
      </w:pPr>
      <w:r>
        <w:rPr>
          <w:rFonts w:ascii="Times New Roman" w:hAnsi="Times New Roman" w:cs="Times New Roman"/>
          <w:noProof/>
          <w:lang w:val="en-US"/>
        </w:rPr>
        <mc:AlternateContent>
          <mc:Choice Requires="wps">
            <w:drawing>
              <wp:anchor distT="0" distB="0" distL="114300" distR="114300" simplePos="0" relativeHeight="251717632" behindDoc="0" locked="0" layoutInCell="1" allowOverlap="1" wp14:anchorId="73B09D93" wp14:editId="599A13FA">
                <wp:simplePos x="0" y="0"/>
                <wp:positionH relativeFrom="column">
                  <wp:posOffset>-217805</wp:posOffset>
                </wp:positionH>
                <wp:positionV relativeFrom="paragraph">
                  <wp:posOffset>133350</wp:posOffset>
                </wp:positionV>
                <wp:extent cx="5022850" cy="309880"/>
                <wp:effectExtent l="0" t="0" r="25400" b="13970"/>
                <wp:wrapNone/>
                <wp:docPr id="292" name="Flowchart: Alternate Process 292"/>
                <wp:cNvGraphicFramePr/>
                <a:graphic xmlns:a="http://schemas.openxmlformats.org/drawingml/2006/main">
                  <a:graphicData uri="http://schemas.microsoft.com/office/word/2010/wordprocessingShape">
                    <wps:wsp>
                      <wps:cNvSpPr/>
                      <wps:spPr>
                        <a:xfrm>
                          <a:off x="0" y="0"/>
                          <a:ext cx="5022850" cy="309880"/>
                        </a:xfrm>
                        <a:prstGeom prst="flowChartAlternateProcess">
                          <a:avLst/>
                        </a:prstGeom>
                        <a:solidFill>
                          <a:schemeClr val="bg1">
                            <a:lumMod val="5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24E38E" w14:textId="77777777" w:rsidR="006C381C" w:rsidRPr="00993035" w:rsidRDefault="006C381C" w:rsidP="00DE3A1D">
                            <w:pP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INTERESTS / HOBBIES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09D93" id="Flowchart: Alternate Process 292" o:spid="_x0000_s1107" type="#_x0000_t176" style="position:absolute;left:0;text-align:left;margin-left:-17.15pt;margin-top:10.5pt;width:395.5pt;height:24.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" fillcolor="#7f7f7f [1612]" strokecolor="#a5a5a5 [2092]" strokeweight="2pt">
                <v:textbox>
                  <w:txbxContent>
                    <w:p w14:paraId="0C24E38E" w14:textId="77777777" w:rsidR="006C381C" w:rsidRPr="00993035" w:rsidRDefault="006C381C" w:rsidP="00DE3A1D">
                      <w:pP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INTERESTS / HOBBIES</w:t>
                      </w:r>
                    </w:p>
                  </w:txbxContent>
                </v:textbox>
              </v:shape>
            </w:pict>
          </mc:Fallback>
        </mc:AlternateContent>
      </w:r>
    </w:p>
    <w:p w14:paraId="6F8F4CD0" w14:textId="77777777" w:rsidR="00DE3A1D" w:rsidRDefault="00DE3A1D" w:rsidP="0034096B">
      <w:pPr>
        <w:pStyle w:val="ListParagraph"/>
        <w:tabs>
          <w:tab w:val="left" w:pos="4702"/>
        </w:tabs>
        <w:rPr>
          <w:rFonts w:ascii="Times New Roman" w:hAnsi="Times New Roman" w:cs="Times New Roman"/>
          <w:b/>
        </w:rPr>
      </w:pPr>
    </w:p>
    <w:p w14:paraId="6782B27C" w14:textId="0B327D5E" w:rsidR="00DE3A1D" w:rsidRDefault="00DE3A1D" w:rsidP="0034096B">
      <w:pPr>
        <w:pStyle w:val="ListParagraph"/>
        <w:tabs>
          <w:tab w:val="left" w:pos="4702"/>
        </w:tabs>
        <w:rPr>
          <w:rFonts w:ascii="Times New Roman" w:hAnsi="Times New Roman" w:cs="Times New Roman"/>
          <w:b/>
        </w:rPr>
      </w:pPr>
    </w:p>
    <w:p w14:paraId="1C0620AE" w14:textId="77777777" w:rsidR="0034096B" w:rsidRDefault="0034096B" w:rsidP="0034096B">
      <w:pPr>
        <w:pStyle w:val="ListParagraph"/>
        <w:tabs>
          <w:tab w:val="left" w:pos="4702"/>
        </w:tabs>
        <w:rPr>
          <w:rFonts w:ascii="Times New Roman" w:hAnsi="Times New Roman" w:cs="Times New Roman"/>
          <w:b/>
        </w:rPr>
      </w:pPr>
    </w:p>
    <w:p w14:paraId="322080B0" w14:textId="77777777" w:rsidR="00DE3A1D" w:rsidRDefault="00DE3A1D" w:rsidP="00DE3A1D">
      <w:pPr>
        <w:pStyle w:val="ListParagraph"/>
        <w:numPr>
          <w:ilvl w:val="0"/>
          <w:numId w:val="4"/>
        </w:numPr>
        <w:tabs>
          <w:tab w:val="left" w:pos="4702"/>
        </w:tabs>
        <w:rPr>
          <w:rFonts w:ascii="Times New Roman" w:hAnsi="Times New Roman" w:cs="Times New Roman"/>
          <w:b/>
        </w:rPr>
      </w:pPr>
      <w:r>
        <w:rPr>
          <w:rFonts w:ascii="Times New Roman" w:hAnsi="Times New Roman" w:cs="Times New Roman"/>
          <w:b/>
        </w:rPr>
        <w:t xml:space="preserve">Playing Mobile Games </w:t>
      </w:r>
    </w:p>
    <w:p w14:paraId="23F5B2BC" w14:textId="7264EA07" w:rsidR="00DE3A1D" w:rsidRDefault="00DE3A1D" w:rsidP="00DE3A1D">
      <w:pPr>
        <w:pStyle w:val="ListParagraph"/>
        <w:numPr>
          <w:ilvl w:val="0"/>
          <w:numId w:val="4"/>
        </w:numPr>
        <w:tabs>
          <w:tab w:val="left" w:pos="4702"/>
        </w:tabs>
        <w:rPr>
          <w:rFonts w:ascii="Times New Roman" w:hAnsi="Times New Roman" w:cs="Times New Roman"/>
          <w:b/>
        </w:rPr>
      </w:pPr>
      <w:r>
        <w:rPr>
          <w:rFonts w:ascii="Times New Roman" w:hAnsi="Times New Roman" w:cs="Times New Roman"/>
          <w:b/>
        </w:rPr>
        <w:t>Playing Basketball</w:t>
      </w:r>
    </w:p>
    <w:p w14:paraId="23D6A520" w14:textId="7A293421" w:rsidR="00DE3A1D" w:rsidRPr="005A130B" w:rsidRDefault="00DE3A1D" w:rsidP="00DE3A1D">
      <w:pPr>
        <w:pStyle w:val="ListParagraph"/>
        <w:tabs>
          <w:tab w:val="left" w:pos="4702"/>
        </w:tabs>
        <w:ind w:left="1080"/>
        <w:rPr>
          <w:rFonts w:ascii="Times New Roman" w:hAnsi="Times New Roman" w:cs="Times New Roman"/>
          <w:b/>
        </w:rPr>
      </w:pPr>
    </w:p>
    <w:p w14:paraId="7C897365" w14:textId="11A49C4D" w:rsidR="00DE3A1D" w:rsidRDefault="00DE3A1D" w:rsidP="0034096B">
      <w:pPr>
        <w:pStyle w:val="ListParagraph"/>
        <w:tabs>
          <w:tab w:val="left" w:pos="4702"/>
        </w:tabs>
        <w:rPr>
          <w:rFonts w:ascii="Times New Roman" w:hAnsi="Times New Roman" w:cs="Times New Roman"/>
          <w:b/>
        </w:rPr>
      </w:pPr>
    </w:p>
    <w:p w14:paraId="401CE16D" w14:textId="0A6209D1" w:rsidR="00DE3A1D" w:rsidRDefault="00DE3A1D" w:rsidP="0034096B">
      <w:pPr>
        <w:pStyle w:val="ListParagraph"/>
        <w:tabs>
          <w:tab w:val="left" w:pos="4702"/>
        </w:tabs>
        <w:rPr>
          <w:rFonts w:ascii="Times New Roman" w:hAnsi="Times New Roman" w:cs="Times New Roman"/>
          <w:b/>
        </w:rPr>
      </w:pPr>
    </w:p>
    <w:p w14:paraId="2F00F6A1" w14:textId="77777777" w:rsidR="00DE3A1D" w:rsidRDefault="00DE3A1D" w:rsidP="0034096B">
      <w:pPr>
        <w:pStyle w:val="ListParagraph"/>
        <w:tabs>
          <w:tab w:val="left" w:pos="4702"/>
        </w:tabs>
        <w:rPr>
          <w:rFonts w:ascii="Times New Roman" w:hAnsi="Times New Roman" w:cs="Times New Roman"/>
          <w:b/>
        </w:rPr>
      </w:pPr>
    </w:p>
    <w:p w14:paraId="530244C5" w14:textId="77777777" w:rsidR="00DE3A1D" w:rsidRDefault="00DE3A1D" w:rsidP="0034096B">
      <w:pPr>
        <w:pStyle w:val="ListParagraph"/>
        <w:tabs>
          <w:tab w:val="left" w:pos="4702"/>
        </w:tabs>
        <w:rPr>
          <w:rFonts w:ascii="Times New Roman" w:hAnsi="Times New Roman" w:cs="Times New Roman"/>
          <w:b/>
        </w:rPr>
      </w:pPr>
    </w:p>
    <w:p w14:paraId="191521F2" w14:textId="77777777" w:rsidR="00DE3A1D" w:rsidRDefault="00DE3A1D" w:rsidP="0034096B">
      <w:pPr>
        <w:pStyle w:val="ListParagraph"/>
        <w:tabs>
          <w:tab w:val="left" w:pos="4702"/>
        </w:tabs>
        <w:rPr>
          <w:rFonts w:ascii="Times New Roman" w:hAnsi="Times New Roman" w:cs="Times New Roman"/>
          <w:b/>
        </w:rPr>
      </w:pPr>
    </w:p>
    <w:p w14:paraId="5AC3F55D" w14:textId="4F64FD6E" w:rsidR="00DE3A1D" w:rsidRDefault="00DE3A1D" w:rsidP="0034096B">
      <w:pPr>
        <w:pStyle w:val="ListParagraph"/>
        <w:tabs>
          <w:tab w:val="left" w:pos="4702"/>
        </w:tabs>
        <w:rPr>
          <w:rFonts w:ascii="Times New Roman" w:hAnsi="Times New Roman" w:cs="Times New Roman"/>
          <w:b/>
        </w:rPr>
      </w:pPr>
    </w:p>
    <w:p w14:paraId="2AA8D052" w14:textId="77777777" w:rsidR="00DE3A1D" w:rsidRDefault="00DE3A1D" w:rsidP="0034096B">
      <w:pPr>
        <w:pStyle w:val="ListParagraph"/>
        <w:tabs>
          <w:tab w:val="left" w:pos="4702"/>
        </w:tabs>
        <w:rPr>
          <w:rFonts w:ascii="Times New Roman" w:hAnsi="Times New Roman" w:cs="Times New Roman"/>
          <w:b/>
        </w:rPr>
      </w:pPr>
    </w:p>
    <w:p w14:paraId="294CA3F8" w14:textId="77777777" w:rsidR="00DE3A1D" w:rsidRDefault="00DE3A1D" w:rsidP="0034096B">
      <w:pPr>
        <w:pStyle w:val="ListParagraph"/>
        <w:tabs>
          <w:tab w:val="left" w:pos="4702"/>
        </w:tabs>
        <w:rPr>
          <w:rFonts w:ascii="Times New Roman" w:hAnsi="Times New Roman" w:cs="Times New Roman"/>
          <w:b/>
        </w:rPr>
      </w:pPr>
    </w:p>
    <w:p w14:paraId="7C3B3430" w14:textId="77777777" w:rsidR="00DE3A1D" w:rsidRDefault="00DE3A1D" w:rsidP="0034096B">
      <w:pPr>
        <w:pStyle w:val="ListParagraph"/>
        <w:tabs>
          <w:tab w:val="left" w:pos="4702"/>
        </w:tabs>
        <w:rPr>
          <w:rFonts w:ascii="Times New Roman" w:hAnsi="Times New Roman" w:cs="Times New Roman"/>
          <w:b/>
        </w:rPr>
      </w:pPr>
    </w:p>
    <w:p w14:paraId="064E0024" w14:textId="77777777" w:rsidR="00DE3A1D" w:rsidRDefault="00DE3A1D" w:rsidP="0034096B">
      <w:pPr>
        <w:pStyle w:val="ListParagraph"/>
        <w:tabs>
          <w:tab w:val="left" w:pos="4702"/>
        </w:tabs>
        <w:rPr>
          <w:rFonts w:ascii="Times New Roman" w:hAnsi="Times New Roman" w:cs="Times New Roman"/>
          <w:b/>
        </w:rPr>
      </w:pPr>
    </w:p>
    <w:p w14:paraId="79680B5D" w14:textId="77777777" w:rsidR="00DE3A1D" w:rsidRDefault="00DE3A1D" w:rsidP="0034096B">
      <w:pPr>
        <w:pStyle w:val="ListParagraph"/>
        <w:tabs>
          <w:tab w:val="left" w:pos="4702"/>
        </w:tabs>
        <w:rPr>
          <w:rFonts w:ascii="Times New Roman" w:hAnsi="Times New Roman" w:cs="Times New Roman"/>
          <w:b/>
        </w:rPr>
      </w:pPr>
    </w:p>
    <w:p w14:paraId="2788E805" w14:textId="77777777" w:rsidR="00DE3A1D" w:rsidRDefault="00DE3A1D" w:rsidP="0034096B">
      <w:pPr>
        <w:pStyle w:val="ListParagraph"/>
        <w:tabs>
          <w:tab w:val="left" w:pos="4702"/>
        </w:tabs>
        <w:rPr>
          <w:rFonts w:ascii="Times New Roman" w:hAnsi="Times New Roman" w:cs="Times New Roman"/>
          <w:b/>
        </w:rPr>
      </w:pPr>
    </w:p>
    <w:p w14:paraId="4A39DDC2" w14:textId="77777777" w:rsidR="00DE3A1D" w:rsidRDefault="00DE3A1D" w:rsidP="0034096B">
      <w:pPr>
        <w:pStyle w:val="ListParagraph"/>
        <w:tabs>
          <w:tab w:val="left" w:pos="4702"/>
        </w:tabs>
        <w:rPr>
          <w:rFonts w:ascii="Times New Roman" w:hAnsi="Times New Roman" w:cs="Times New Roman"/>
          <w:b/>
        </w:rPr>
      </w:pPr>
    </w:p>
    <w:p w14:paraId="28FD426E" w14:textId="77777777" w:rsidR="00DE3A1D" w:rsidRDefault="00DE3A1D" w:rsidP="0034096B">
      <w:pPr>
        <w:pStyle w:val="ListParagraph"/>
        <w:tabs>
          <w:tab w:val="left" w:pos="4702"/>
        </w:tabs>
        <w:rPr>
          <w:rFonts w:ascii="Times New Roman" w:hAnsi="Times New Roman" w:cs="Times New Roman"/>
          <w:b/>
        </w:rPr>
      </w:pPr>
    </w:p>
    <w:p w14:paraId="16EA3F78" w14:textId="77777777" w:rsidR="00DE3A1D" w:rsidRDefault="00DE3A1D" w:rsidP="0034096B">
      <w:pPr>
        <w:pStyle w:val="ListParagraph"/>
        <w:tabs>
          <w:tab w:val="left" w:pos="4702"/>
        </w:tabs>
        <w:rPr>
          <w:rFonts w:ascii="Times New Roman" w:hAnsi="Times New Roman" w:cs="Times New Roman"/>
          <w:b/>
        </w:rPr>
      </w:pPr>
    </w:p>
    <w:p w14:paraId="33919957" w14:textId="77777777" w:rsidR="00DE3A1D" w:rsidRDefault="00DE3A1D" w:rsidP="0034096B">
      <w:pPr>
        <w:pStyle w:val="ListParagraph"/>
        <w:tabs>
          <w:tab w:val="left" w:pos="4702"/>
        </w:tabs>
        <w:rPr>
          <w:rFonts w:ascii="Times New Roman" w:hAnsi="Times New Roman" w:cs="Times New Roman"/>
          <w:b/>
        </w:rPr>
      </w:pPr>
    </w:p>
    <w:p w14:paraId="73B461AA" w14:textId="77777777" w:rsidR="00DE3A1D" w:rsidRDefault="00DE3A1D" w:rsidP="0034096B">
      <w:pPr>
        <w:pStyle w:val="ListParagraph"/>
        <w:tabs>
          <w:tab w:val="left" w:pos="4702"/>
        </w:tabs>
        <w:rPr>
          <w:rFonts w:ascii="Times New Roman" w:hAnsi="Times New Roman" w:cs="Times New Roman"/>
          <w:b/>
        </w:rPr>
      </w:pPr>
    </w:p>
    <w:p w14:paraId="6A13A666" w14:textId="77D7849B" w:rsidR="00DE3A1D" w:rsidRDefault="00DE3A1D" w:rsidP="0034096B">
      <w:pPr>
        <w:pStyle w:val="ListParagraph"/>
        <w:tabs>
          <w:tab w:val="left" w:pos="4702"/>
        </w:tabs>
        <w:rPr>
          <w:rFonts w:ascii="Times New Roman" w:hAnsi="Times New Roman" w:cs="Times New Roman"/>
          <w:b/>
        </w:rPr>
      </w:pPr>
    </w:p>
    <w:p w14:paraId="0EE389C6" w14:textId="77777777" w:rsidR="00DE3A1D" w:rsidRDefault="00DE3A1D" w:rsidP="0034096B">
      <w:pPr>
        <w:pStyle w:val="ListParagraph"/>
        <w:tabs>
          <w:tab w:val="left" w:pos="4702"/>
        </w:tabs>
        <w:rPr>
          <w:rFonts w:ascii="Times New Roman" w:hAnsi="Times New Roman" w:cs="Times New Roman"/>
          <w:b/>
        </w:rPr>
      </w:pPr>
    </w:p>
    <w:p w14:paraId="4A2927ED" w14:textId="77777777" w:rsidR="00DE3A1D" w:rsidRDefault="00DE3A1D" w:rsidP="0034096B">
      <w:pPr>
        <w:pStyle w:val="ListParagraph"/>
        <w:tabs>
          <w:tab w:val="left" w:pos="4702"/>
        </w:tabs>
        <w:rPr>
          <w:rFonts w:ascii="Times New Roman" w:hAnsi="Times New Roman" w:cs="Times New Roman"/>
          <w:b/>
        </w:rPr>
      </w:pPr>
    </w:p>
    <w:p w14:paraId="27ED9560" w14:textId="77777777" w:rsidR="00DE3A1D" w:rsidRDefault="00DE3A1D" w:rsidP="0034096B">
      <w:pPr>
        <w:pStyle w:val="ListParagraph"/>
        <w:tabs>
          <w:tab w:val="left" w:pos="4702"/>
        </w:tabs>
        <w:rPr>
          <w:rFonts w:ascii="Times New Roman" w:hAnsi="Times New Roman" w:cs="Times New Roman"/>
          <w:b/>
        </w:rPr>
      </w:pPr>
    </w:p>
    <w:p w14:paraId="60885B64" w14:textId="77777777" w:rsidR="00DE3A1D" w:rsidRDefault="00DE3A1D" w:rsidP="0034096B">
      <w:pPr>
        <w:pStyle w:val="ListParagraph"/>
        <w:tabs>
          <w:tab w:val="left" w:pos="4702"/>
        </w:tabs>
        <w:rPr>
          <w:rFonts w:ascii="Times New Roman" w:hAnsi="Times New Roman" w:cs="Times New Roman"/>
          <w:b/>
        </w:rPr>
      </w:pPr>
    </w:p>
    <w:p w14:paraId="6A26EB29" w14:textId="22B68D19" w:rsidR="00DE3A1D" w:rsidRDefault="00DE3A1D" w:rsidP="0034096B">
      <w:pPr>
        <w:pStyle w:val="ListParagraph"/>
        <w:tabs>
          <w:tab w:val="left" w:pos="4702"/>
        </w:tabs>
        <w:rPr>
          <w:rFonts w:ascii="Times New Roman" w:hAnsi="Times New Roman" w:cs="Times New Roman"/>
          <w:b/>
        </w:rPr>
      </w:pPr>
    </w:p>
    <w:p w14:paraId="721869F2" w14:textId="02736F7F" w:rsidR="00DE3A1D" w:rsidRDefault="00DE3A1D" w:rsidP="0034096B">
      <w:pPr>
        <w:pStyle w:val="ListParagraph"/>
        <w:tabs>
          <w:tab w:val="left" w:pos="4702"/>
        </w:tabs>
        <w:rPr>
          <w:rFonts w:ascii="Times New Roman" w:hAnsi="Times New Roman" w:cs="Times New Roman"/>
          <w:b/>
        </w:rPr>
      </w:pPr>
    </w:p>
    <w:p w14:paraId="2DA551E4" w14:textId="06AA65DD" w:rsidR="00DE3A1D" w:rsidRDefault="00DE3A1D" w:rsidP="0034096B">
      <w:pPr>
        <w:pStyle w:val="ListParagraph"/>
        <w:tabs>
          <w:tab w:val="left" w:pos="4702"/>
        </w:tabs>
        <w:rPr>
          <w:rFonts w:ascii="Times New Roman" w:hAnsi="Times New Roman" w:cs="Times New Roman"/>
          <w:b/>
        </w:rPr>
      </w:pPr>
    </w:p>
    <w:p w14:paraId="3A435DBD" w14:textId="77777777" w:rsidR="00DE3A1D" w:rsidRDefault="00DE3A1D" w:rsidP="0034096B">
      <w:pPr>
        <w:pStyle w:val="ListParagraph"/>
        <w:tabs>
          <w:tab w:val="left" w:pos="4702"/>
        </w:tabs>
        <w:rPr>
          <w:rFonts w:ascii="Times New Roman" w:hAnsi="Times New Roman" w:cs="Times New Roman"/>
          <w:b/>
        </w:rPr>
      </w:pPr>
    </w:p>
    <w:p w14:paraId="456FE132" w14:textId="6ACCCB95" w:rsidR="00DE3A1D" w:rsidRDefault="00DE3A1D" w:rsidP="0034096B">
      <w:pPr>
        <w:pStyle w:val="ListParagraph"/>
        <w:tabs>
          <w:tab w:val="left" w:pos="4702"/>
        </w:tabs>
        <w:rPr>
          <w:rFonts w:ascii="Times New Roman" w:hAnsi="Times New Roman" w:cs="Times New Roman"/>
          <w:b/>
        </w:rPr>
      </w:pPr>
    </w:p>
    <w:p w14:paraId="701F0437" w14:textId="3887C413" w:rsidR="006C424D" w:rsidRDefault="009F365C" w:rsidP="0034096B">
      <w:pPr>
        <w:pStyle w:val="ListParagraph"/>
        <w:tabs>
          <w:tab w:val="left" w:pos="4702"/>
        </w:tabs>
        <w:rPr>
          <w:rFonts w:ascii="Times New Roman" w:hAnsi="Times New Roman" w:cs="Times New Roman"/>
          <w:b/>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878400" behindDoc="0" locked="0" layoutInCell="1" allowOverlap="1" wp14:anchorId="1B1A438D" wp14:editId="6A7564FB">
                <wp:simplePos x="0" y="0"/>
                <wp:positionH relativeFrom="column">
                  <wp:posOffset>5138420</wp:posOffset>
                </wp:positionH>
                <wp:positionV relativeFrom="paragraph">
                  <wp:posOffset>-725805</wp:posOffset>
                </wp:positionV>
                <wp:extent cx="1003300" cy="450000"/>
                <wp:effectExtent l="0" t="0" r="0" b="0"/>
                <wp:wrapNone/>
                <wp:docPr id="331" name="Text Box 331"/>
                <wp:cNvGraphicFramePr/>
                <a:graphic xmlns:a="http://schemas.openxmlformats.org/drawingml/2006/main">
                  <a:graphicData uri="http://schemas.microsoft.com/office/word/2010/wordprocessingShape">
                    <wps:wsp>
                      <wps:cNvSpPr txBox="1"/>
                      <wps:spPr>
                        <a:xfrm>
                          <a:off x="0" y="0"/>
                          <a:ext cx="1003300" cy="450000"/>
                        </a:xfrm>
                        <a:prstGeom prst="rect">
                          <a:avLst/>
                        </a:prstGeom>
                        <a:noFill/>
                        <a:ln w="6350">
                          <a:noFill/>
                        </a:ln>
                      </wps:spPr>
                      <wps:txbx>
                        <w:txbxContent>
                          <w:p w14:paraId="2275109D" w14:textId="5AF67499" w:rsidR="00E87A3D" w:rsidRPr="002F7294" w:rsidRDefault="00E87A3D" w:rsidP="00E87A3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sidR="00D12096">
                              <w:rPr>
                                <w:rFonts w:ascii="Times" w:hAnsi="Times"/>
                                <w:sz w:val="32"/>
                                <w:szCs w:val="32"/>
                                <w:lang w:val="en-US"/>
                                <w14:textOutline w14:w="9525" w14:cap="rnd" w14:cmpd="sng" w14:algn="ctr">
                                  <w14:noFill/>
                                  <w14:prstDash w14:val="solid"/>
                                  <w14:bevel/>
                                </w14:textOutline>
                              </w:rPr>
                              <w:t>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A438D" id="Text Box 331" o:spid="_x0000_s1108" type="#_x0000_t202" style="position:absolute;left:0;text-align:left;margin-left:404.6pt;margin-top:-57.15pt;width:79pt;height:35.4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" filled="f" stroked="f" strokeweight=".5pt">
                <v:textbox>
                  <w:txbxContent>
                    <w:p w14:paraId="2275109D" w14:textId="5AF67499" w:rsidR="00E87A3D" w:rsidRPr="002F7294" w:rsidRDefault="00E87A3D" w:rsidP="00E87A3D">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sidR="00D12096">
                        <w:rPr>
                          <w:rFonts w:ascii="Times" w:hAnsi="Times"/>
                          <w:sz w:val="32"/>
                          <w:szCs w:val="32"/>
                          <w:lang w:val="en-US"/>
                          <w14:textOutline w14:w="9525" w14:cap="rnd" w14:cmpd="sng" w14:algn="ctr">
                            <w14:noFill/>
                            <w14:prstDash w14:val="solid"/>
                            <w14:bevel/>
                          </w14:textOutline>
                        </w:rPr>
                        <w:t>50</w:t>
                      </w:r>
                    </w:p>
                  </w:txbxContent>
                </v:textbox>
              </v:shape>
            </w:pict>
          </mc:Fallback>
        </mc:AlternateContent>
      </w:r>
      <w:r w:rsidR="00DE3A1D">
        <w:rPr>
          <w:rFonts w:ascii="Times New Roman" w:hAnsi="Times New Roman" w:cs="Times New Roman"/>
          <w:noProof/>
          <w:lang w:val="en-US"/>
        </w:rPr>
        <mc:AlternateContent>
          <mc:Choice Requires="wps">
            <w:drawing>
              <wp:anchor distT="0" distB="0" distL="114300" distR="114300" simplePos="0" relativeHeight="251719680" behindDoc="0" locked="0" layoutInCell="1" allowOverlap="1" wp14:anchorId="06FD362A" wp14:editId="3B13A2A7">
                <wp:simplePos x="0" y="0"/>
                <wp:positionH relativeFrom="column">
                  <wp:posOffset>-175792</wp:posOffset>
                </wp:positionH>
                <wp:positionV relativeFrom="paragraph">
                  <wp:posOffset>52774</wp:posOffset>
                </wp:positionV>
                <wp:extent cx="5022850" cy="309880"/>
                <wp:effectExtent l="0" t="0" r="25400" b="13970"/>
                <wp:wrapNone/>
                <wp:docPr id="293" name="Flowchart: Alternate Process 293"/>
                <wp:cNvGraphicFramePr/>
                <a:graphic xmlns:a="http://schemas.openxmlformats.org/drawingml/2006/main">
                  <a:graphicData uri="http://schemas.microsoft.com/office/word/2010/wordprocessingShape">
                    <wps:wsp>
                      <wps:cNvSpPr/>
                      <wps:spPr>
                        <a:xfrm>
                          <a:off x="0" y="0"/>
                          <a:ext cx="5022850" cy="309880"/>
                        </a:xfrm>
                        <a:prstGeom prst="flowChartAlternateProcess">
                          <a:avLst/>
                        </a:prstGeom>
                        <a:solidFill>
                          <a:schemeClr val="bg1">
                            <a:lumMod val="5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220F8" w14:textId="77777777" w:rsidR="006C381C" w:rsidRPr="00993035" w:rsidRDefault="006C381C" w:rsidP="00DE3A1D">
                            <w:pPr>
                              <w:jc w:val="center"/>
                              <w:rPr>
                                <w:rFonts w:ascii="Times New Roman" w:hAnsi="Times New Roman" w:cs="Times New Roman"/>
                                <w:b/>
                                <w:color w:val="FFFFFF" w:themeColor="background1"/>
                                <w:sz w:val="24"/>
                                <w:szCs w:val="24"/>
                              </w:rPr>
                            </w:pPr>
                            <w:r w:rsidRPr="00993035">
                              <w:rPr>
                                <w:rFonts w:ascii="Times New Roman" w:hAnsi="Times New Roman" w:cs="Times New Roman"/>
                                <w:b/>
                                <w:color w:val="FFFFFF" w:themeColor="background1"/>
                                <w:sz w:val="24"/>
                                <w:szCs w:val="24"/>
                              </w:rPr>
                              <w:t>CURRICULUM VITAE</w:t>
                            </w:r>
                            <w:r w:rsidRPr="00BA6EE9">
                              <w:rPr>
                                <w:noProof/>
                                <w:lang w:val="en-US"/>
                              </w:rPr>
                              <w:t xml:space="preserve"> </w:t>
                            </w:r>
                            <w:r>
                              <w:rPr>
                                <w:noProof/>
                                <w:lang w:val="en-US"/>
                              </w:rPr>
                              <w:drawing>
                                <wp:inline distT="0" distB="0" distL="0" distR="0" wp14:anchorId="25AA25C5" wp14:editId="0B77BBBB">
                                  <wp:extent cx="4784090" cy="2990056"/>
                                  <wp:effectExtent l="0" t="0" r="0" b="127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84090" cy="2990056"/>
                                          </a:xfrm>
                                          <a:prstGeom prst="rect">
                                            <a:avLst/>
                                          </a:prstGeom>
                                        </pic:spPr>
                                      </pic:pic>
                                    </a:graphicData>
                                  </a:graphic>
                                </wp:inline>
                              </w:drawing>
                            </w:r>
                            <w:r>
                              <w:rPr>
                                <w:noProof/>
                                <w:lang w:val="en-US"/>
                              </w:rPr>
                              <w:drawing>
                                <wp:inline distT="0" distB="0" distL="0" distR="0" wp14:anchorId="0B699B27" wp14:editId="6D71CCB4">
                                  <wp:extent cx="4784090" cy="2990056"/>
                                  <wp:effectExtent l="0" t="0" r="0" b="127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84090" cy="2990056"/>
                                          </a:xfrm>
                                          <a:prstGeom prst="rect">
                                            <a:avLst/>
                                          </a:prstGeom>
                                        </pic:spPr>
                                      </pic:pic>
                                    </a:graphicData>
                                  </a:graphic>
                                </wp:inline>
                              </w:drawing>
                            </w:r>
                            <w:r>
                              <w:rPr>
                                <w:noProof/>
                                <w:lang w:val="en-US"/>
                              </w:rPr>
                              <w:drawing>
                                <wp:inline distT="0" distB="0" distL="0" distR="0" wp14:anchorId="41C715AB" wp14:editId="0D9719C4">
                                  <wp:extent cx="4784090" cy="2990056"/>
                                  <wp:effectExtent l="0" t="0" r="0" b="127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84090" cy="299005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D362A" id="Flowchart: Alternate Process 293" o:spid="_x0000_s1109" type="#_x0000_t176" style="position:absolute;left:0;text-align:left;margin-left:-13.85pt;margin-top:4.15pt;width:395.5pt;height:24.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" fillcolor="#7f7f7f [1612]" strokecolor="#a5a5a5 [2092]" strokeweight="2pt">
                <v:textbox>
                  <w:txbxContent>
                    <w:p w14:paraId="234220F8" w14:textId="77777777" w:rsidR="006C381C" w:rsidRPr="00993035" w:rsidRDefault="006C381C" w:rsidP="00DE3A1D">
                      <w:pPr>
                        <w:jc w:val="center"/>
                        <w:rPr>
                          <w:rFonts w:ascii="Times New Roman" w:hAnsi="Times New Roman" w:cs="Times New Roman"/>
                          <w:b/>
                          <w:color w:val="FFFFFF" w:themeColor="background1"/>
                          <w:sz w:val="24"/>
                          <w:szCs w:val="24"/>
                        </w:rPr>
                      </w:pPr>
                      <w:r w:rsidRPr="00993035">
                        <w:rPr>
                          <w:rFonts w:ascii="Times New Roman" w:hAnsi="Times New Roman" w:cs="Times New Roman"/>
                          <w:b/>
                          <w:color w:val="FFFFFF" w:themeColor="background1"/>
                          <w:sz w:val="24"/>
                          <w:szCs w:val="24"/>
                        </w:rPr>
                        <w:t>CURRICULUM VITAE</w:t>
                      </w:r>
                      <w:r w:rsidRPr="00BA6EE9">
                        <w:rPr>
                          <w:noProof/>
                          <w:lang w:val="en-US"/>
                        </w:rPr>
                        <w:t xml:space="preserve"> </w:t>
                      </w:r>
                      <w:r>
                        <w:rPr>
                          <w:noProof/>
                          <w:lang w:val="en-US"/>
                        </w:rPr>
                        <w:drawing>
                          <wp:inline distT="0" distB="0" distL="0" distR="0" wp14:anchorId="25AA25C5" wp14:editId="0B77BBBB">
                            <wp:extent cx="4784090" cy="2990056"/>
                            <wp:effectExtent l="0" t="0" r="0" b="127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84090" cy="2990056"/>
                                    </a:xfrm>
                                    <a:prstGeom prst="rect">
                                      <a:avLst/>
                                    </a:prstGeom>
                                  </pic:spPr>
                                </pic:pic>
                              </a:graphicData>
                            </a:graphic>
                          </wp:inline>
                        </w:drawing>
                      </w:r>
                      <w:r>
                        <w:rPr>
                          <w:noProof/>
                          <w:lang w:val="en-US"/>
                        </w:rPr>
                        <w:drawing>
                          <wp:inline distT="0" distB="0" distL="0" distR="0" wp14:anchorId="0B699B27" wp14:editId="6D71CCB4">
                            <wp:extent cx="4784090" cy="2990056"/>
                            <wp:effectExtent l="0" t="0" r="0" b="127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84090" cy="2990056"/>
                                    </a:xfrm>
                                    <a:prstGeom prst="rect">
                                      <a:avLst/>
                                    </a:prstGeom>
                                  </pic:spPr>
                                </pic:pic>
                              </a:graphicData>
                            </a:graphic>
                          </wp:inline>
                        </w:drawing>
                      </w:r>
                      <w:r>
                        <w:rPr>
                          <w:noProof/>
                          <w:lang w:val="en-US"/>
                        </w:rPr>
                        <w:drawing>
                          <wp:inline distT="0" distB="0" distL="0" distR="0" wp14:anchorId="41C715AB" wp14:editId="0D9719C4">
                            <wp:extent cx="4784090" cy="2990056"/>
                            <wp:effectExtent l="0" t="0" r="0" b="127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84090" cy="2990056"/>
                                    </a:xfrm>
                                    <a:prstGeom prst="rect">
                                      <a:avLst/>
                                    </a:prstGeom>
                                  </pic:spPr>
                                </pic:pic>
                              </a:graphicData>
                            </a:graphic>
                          </wp:inline>
                        </w:drawing>
                      </w:r>
                    </w:p>
                  </w:txbxContent>
                </v:textbox>
              </v:shape>
            </w:pict>
          </mc:Fallback>
        </mc:AlternateContent>
      </w:r>
    </w:p>
    <w:p w14:paraId="70F1B600" w14:textId="77777777" w:rsidR="006C424D" w:rsidRPr="006C424D" w:rsidRDefault="00CC2E52" w:rsidP="006C424D">
      <w:r>
        <w:rPr>
          <w:rFonts w:ascii="Times New Roman" w:hAnsi="Times New Roman" w:cs="Times New Roman"/>
          <w:noProof/>
          <w:lang w:val="en-US"/>
        </w:rPr>
        <w:drawing>
          <wp:anchor distT="0" distB="0" distL="114300" distR="114300" simplePos="0" relativeHeight="251731968" behindDoc="1" locked="0" layoutInCell="1" allowOverlap="1" wp14:anchorId="7B53BFC0" wp14:editId="56F015D8">
            <wp:simplePos x="0" y="0"/>
            <wp:positionH relativeFrom="column">
              <wp:posOffset>3252470</wp:posOffset>
            </wp:positionH>
            <wp:positionV relativeFrom="paragraph">
              <wp:posOffset>248285</wp:posOffset>
            </wp:positionV>
            <wp:extent cx="1480185" cy="1419860"/>
            <wp:effectExtent l="19050" t="19050" r="24765" b="2794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5527528_890269152171486_3390413156524045754_n.jpg"/>
                    <pic:cNvPicPr/>
                  </pic:nvPicPr>
                  <pic:blipFill rotWithShape="1">
                    <a:blip r:embed="rId25" cstate="print">
                      <a:extLst>
                        <a:ext uri="{28A0092B-C50C-407E-A947-70E740481C1C}">
                          <a14:useLocalDpi xmlns:a14="http://schemas.microsoft.com/office/drawing/2010/main" val="0"/>
                        </a:ext>
                      </a:extLst>
                    </a:blip>
                    <a:srcRect t="14004" b="2564"/>
                    <a:stretch/>
                  </pic:blipFill>
                  <pic:spPr bwMode="auto">
                    <a:xfrm>
                      <a:off x="0" y="0"/>
                      <a:ext cx="1480185" cy="1419860"/>
                    </a:xfrm>
                    <a:prstGeom prst="rect">
                      <a:avLst/>
                    </a:prstGeom>
                    <a:ln w="952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E0204E" w14:textId="0F666225" w:rsidR="006C424D" w:rsidRDefault="006C424D" w:rsidP="006C424D">
      <w:pPr>
        <w:tabs>
          <w:tab w:val="left" w:pos="4702"/>
        </w:tabs>
        <w:rPr>
          <w:rFonts w:ascii="Times New Roman" w:hAnsi="Times New Roman" w:cs="Times New Roman"/>
        </w:rPr>
      </w:pPr>
      <w:r w:rsidRPr="00BA6EE9">
        <w:rPr>
          <w:rFonts w:ascii="Times New Roman" w:hAnsi="Times New Roman" w:cs="Times New Roman"/>
          <w:b/>
        </w:rPr>
        <w:t>NAME:</w:t>
      </w:r>
      <w:r>
        <w:rPr>
          <w:rFonts w:ascii="Times New Roman" w:hAnsi="Times New Roman" w:cs="Times New Roman"/>
        </w:rPr>
        <w:t xml:space="preserve"> </w:t>
      </w:r>
      <w:r w:rsidRPr="00F96E94">
        <w:rPr>
          <w:rFonts w:ascii="Times New Roman" w:hAnsi="Times New Roman" w:cs="Times New Roman"/>
        </w:rPr>
        <w:t xml:space="preserve"> </w:t>
      </w:r>
      <w:r w:rsidRPr="006C424D">
        <w:rPr>
          <w:rFonts w:ascii="Times New Roman" w:hAnsi="Times New Roman" w:cs="Times New Roman"/>
        </w:rPr>
        <w:t>Anne Gwyneth L. Mingo</w:t>
      </w:r>
    </w:p>
    <w:p w14:paraId="4843FF04" w14:textId="77777777" w:rsidR="006C424D" w:rsidRDefault="006C424D" w:rsidP="006C424D">
      <w:pPr>
        <w:tabs>
          <w:tab w:val="left" w:pos="4702"/>
        </w:tabs>
        <w:rPr>
          <w:rFonts w:ascii="Times New Roman" w:hAnsi="Times New Roman" w:cs="Times New Roman"/>
        </w:rPr>
      </w:pPr>
      <w:r w:rsidRPr="00BA6EE9">
        <w:rPr>
          <w:rFonts w:ascii="Times New Roman" w:hAnsi="Times New Roman" w:cs="Times New Roman"/>
          <w:b/>
        </w:rPr>
        <w:t>ADDRESS:</w:t>
      </w:r>
      <w:r>
        <w:rPr>
          <w:rFonts w:ascii="Times New Roman" w:hAnsi="Times New Roman" w:cs="Times New Roman"/>
        </w:rPr>
        <w:t xml:space="preserve"> </w:t>
      </w:r>
      <w:r w:rsidRPr="006C424D">
        <w:rPr>
          <w:rFonts w:ascii="Times New Roman" w:hAnsi="Times New Roman" w:cs="Times New Roman"/>
        </w:rPr>
        <w:t xml:space="preserve">3560 F. Clemente Compound Gen. T. </w:t>
      </w:r>
    </w:p>
    <w:p w14:paraId="739B1C82" w14:textId="77777777" w:rsidR="006C424D" w:rsidRDefault="006C424D" w:rsidP="006C424D">
      <w:pPr>
        <w:tabs>
          <w:tab w:val="left" w:pos="4702"/>
        </w:tabs>
        <w:rPr>
          <w:rFonts w:ascii="Times New Roman" w:hAnsi="Times New Roman" w:cs="Times New Roman"/>
        </w:rPr>
      </w:pPr>
      <w:r w:rsidRPr="006C424D">
        <w:rPr>
          <w:rFonts w:ascii="Times New Roman" w:hAnsi="Times New Roman" w:cs="Times New Roman"/>
        </w:rPr>
        <w:t>De Leon Valenzuela City</w:t>
      </w:r>
    </w:p>
    <w:p w14:paraId="20A1A230" w14:textId="7DCE4756" w:rsidR="006C424D" w:rsidRDefault="006C424D" w:rsidP="006C424D">
      <w:pPr>
        <w:tabs>
          <w:tab w:val="left" w:pos="4702"/>
        </w:tabs>
        <w:rPr>
          <w:rFonts w:ascii="Times New Roman" w:hAnsi="Times New Roman" w:cs="Times New Roman"/>
        </w:rPr>
      </w:pPr>
      <w:r w:rsidRPr="00BA6EE9">
        <w:rPr>
          <w:rFonts w:ascii="Times New Roman" w:hAnsi="Times New Roman" w:cs="Times New Roman"/>
          <w:b/>
        </w:rPr>
        <w:t>MOBILE NUMBER:</w:t>
      </w:r>
      <w:r>
        <w:rPr>
          <w:rFonts w:ascii="Times New Roman" w:hAnsi="Times New Roman" w:cs="Times New Roman"/>
        </w:rPr>
        <w:t xml:space="preserve"> </w:t>
      </w:r>
      <w:r w:rsidRPr="006C424D">
        <w:rPr>
          <w:rFonts w:ascii="Times New Roman" w:hAnsi="Times New Roman" w:cs="Times New Roman"/>
        </w:rPr>
        <w:t>(+63) 995</w:t>
      </w:r>
      <w:r>
        <w:rPr>
          <w:rFonts w:ascii="Times New Roman" w:hAnsi="Times New Roman" w:cs="Times New Roman"/>
        </w:rPr>
        <w:t xml:space="preserve"> </w:t>
      </w:r>
      <w:r w:rsidRPr="006C424D">
        <w:rPr>
          <w:rFonts w:ascii="Times New Roman" w:hAnsi="Times New Roman" w:cs="Times New Roman"/>
        </w:rPr>
        <w:t>667</w:t>
      </w:r>
      <w:r>
        <w:rPr>
          <w:rFonts w:ascii="Times New Roman" w:hAnsi="Times New Roman" w:cs="Times New Roman"/>
        </w:rPr>
        <w:t xml:space="preserve"> </w:t>
      </w:r>
      <w:r w:rsidRPr="006C424D">
        <w:rPr>
          <w:rFonts w:ascii="Times New Roman" w:hAnsi="Times New Roman" w:cs="Times New Roman"/>
        </w:rPr>
        <w:t>0183</w:t>
      </w:r>
    </w:p>
    <w:p w14:paraId="73D7C1C2" w14:textId="7102851E" w:rsidR="006C424D" w:rsidRPr="006C424D" w:rsidRDefault="006C424D" w:rsidP="006C424D">
      <w:pPr>
        <w:tabs>
          <w:tab w:val="left" w:pos="996"/>
        </w:tabs>
      </w:pPr>
      <w:r w:rsidRPr="00BA6EE9">
        <w:rPr>
          <w:rFonts w:ascii="Times New Roman" w:hAnsi="Times New Roman" w:cs="Times New Roman"/>
          <w:b/>
        </w:rPr>
        <w:t>EMAIL:</w:t>
      </w:r>
      <w:r>
        <w:rPr>
          <w:rFonts w:ascii="Times New Roman" w:hAnsi="Times New Roman" w:cs="Times New Roman"/>
          <w:b/>
        </w:rPr>
        <w:t xml:space="preserve"> </w:t>
      </w:r>
      <w:r>
        <w:t>gwynethmingo@gmail.com</w:t>
      </w:r>
    </w:p>
    <w:p w14:paraId="373123C4" w14:textId="3C2FF68F" w:rsidR="006C424D" w:rsidRPr="00F96E94" w:rsidRDefault="006C424D" w:rsidP="006C424D">
      <w:pPr>
        <w:tabs>
          <w:tab w:val="left" w:pos="4702"/>
        </w:tabs>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1721728" behindDoc="0" locked="0" layoutInCell="1" allowOverlap="1" wp14:anchorId="5382EB4A" wp14:editId="436BD12A">
                <wp:simplePos x="0" y="0"/>
                <wp:positionH relativeFrom="column">
                  <wp:posOffset>-120069</wp:posOffset>
                </wp:positionH>
                <wp:positionV relativeFrom="paragraph">
                  <wp:posOffset>149860</wp:posOffset>
                </wp:positionV>
                <wp:extent cx="5019675" cy="114300"/>
                <wp:effectExtent l="0" t="0" r="9525" b="0"/>
                <wp:wrapNone/>
                <wp:docPr id="297" name="Rectangle 297"/>
                <wp:cNvGraphicFramePr/>
                <a:graphic xmlns:a="http://schemas.openxmlformats.org/drawingml/2006/main">
                  <a:graphicData uri="http://schemas.microsoft.com/office/word/2010/wordprocessingShape">
                    <wps:wsp>
                      <wps:cNvSpPr/>
                      <wps:spPr>
                        <a:xfrm>
                          <a:off x="0" y="0"/>
                          <a:ext cx="5019675" cy="114300"/>
                        </a:xfrm>
                        <a:prstGeom prst="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5A3D2C" id="Rectangle 297" o:spid="_x0000_s1026" style="position:absolute;margin-left:-9.45pt;margin-top:11.8pt;width:395.25pt;height:9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" fillcolor="#7f7f7f [1612]" stroked="f" strokeweight="2pt"/>
            </w:pict>
          </mc:Fallback>
        </mc:AlternateContent>
      </w:r>
    </w:p>
    <w:p w14:paraId="7335EC71" w14:textId="450B5A7F" w:rsidR="006C424D" w:rsidRDefault="006C424D" w:rsidP="006C424D">
      <w:pPr>
        <w:tabs>
          <w:tab w:val="left" w:pos="996"/>
        </w:tabs>
      </w:pPr>
      <w:r>
        <w:rPr>
          <w:rFonts w:ascii="Times New Roman" w:hAnsi="Times New Roman" w:cs="Times New Roman"/>
          <w:noProof/>
          <w:lang w:val="en-US"/>
        </w:rPr>
        <mc:AlternateContent>
          <mc:Choice Requires="wps">
            <w:drawing>
              <wp:anchor distT="0" distB="0" distL="114300" distR="114300" simplePos="0" relativeHeight="251723776" behindDoc="0" locked="0" layoutInCell="1" allowOverlap="1" wp14:anchorId="10F4C4AA" wp14:editId="11466065">
                <wp:simplePos x="0" y="0"/>
                <wp:positionH relativeFrom="column">
                  <wp:posOffset>-118110</wp:posOffset>
                </wp:positionH>
                <wp:positionV relativeFrom="paragraph">
                  <wp:posOffset>116205</wp:posOffset>
                </wp:positionV>
                <wp:extent cx="5022850" cy="309880"/>
                <wp:effectExtent l="0" t="0" r="25400" b="13970"/>
                <wp:wrapNone/>
                <wp:docPr id="298" name="Flowchart: Alternate Process 298"/>
                <wp:cNvGraphicFramePr/>
                <a:graphic xmlns:a="http://schemas.openxmlformats.org/drawingml/2006/main">
                  <a:graphicData uri="http://schemas.microsoft.com/office/word/2010/wordprocessingShape">
                    <wps:wsp>
                      <wps:cNvSpPr/>
                      <wps:spPr>
                        <a:xfrm>
                          <a:off x="0" y="0"/>
                          <a:ext cx="5022850" cy="309880"/>
                        </a:xfrm>
                        <a:prstGeom prst="flowChartAlternateProcess">
                          <a:avLst/>
                        </a:prstGeom>
                        <a:solidFill>
                          <a:schemeClr val="bg1">
                            <a:lumMod val="5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D4F677" w14:textId="77777777" w:rsidR="006C381C" w:rsidRPr="00993035" w:rsidRDefault="006C381C" w:rsidP="006C424D">
                            <w:pP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PERSONAL BACKGROUND: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4C4AA" id="Flowchart: Alternate Process 298" o:spid="_x0000_s1110" type="#_x0000_t176" style="position:absolute;margin-left:-9.3pt;margin-top:9.15pt;width:395.5pt;height:24.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" fillcolor="#7f7f7f [1612]" strokecolor="#a5a5a5 [2092]" strokeweight="2pt">
                <v:textbox>
                  <w:txbxContent>
                    <w:p w14:paraId="46D4F677" w14:textId="77777777" w:rsidR="006C381C" w:rsidRPr="00993035" w:rsidRDefault="006C381C" w:rsidP="006C424D">
                      <w:pP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PERSONAL BACKGROUND:</w:t>
                      </w:r>
                    </w:p>
                  </w:txbxContent>
                </v:textbox>
              </v:shape>
            </w:pict>
          </mc:Fallback>
        </mc:AlternateContent>
      </w:r>
    </w:p>
    <w:p w14:paraId="76BCADDF" w14:textId="4A13EF3B" w:rsidR="006C424D" w:rsidRDefault="006C424D" w:rsidP="006C424D">
      <w:pPr>
        <w:tabs>
          <w:tab w:val="left" w:pos="996"/>
        </w:tabs>
      </w:pPr>
    </w:p>
    <w:p w14:paraId="3F6749E9" w14:textId="53EE3DC9" w:rsidR="006C424D" w:rsidRDefault="006C424D" w:rsidP="006C424D">
      <w:pPr>
        <w:tabs>
          <w:tab w:val="left" w:pos="4702"/>
        </w:tabs>
        <w:rPr>
          <w:rFonts w:ascii="Times New Roman" w:hAnsi="Times New Roman" w:cs="Times New Roman"/>
        </w:rPr>
      </w:pPr>
      <w:r w:rsidRPr="00BA6EE9">
        <w:rPr>
          <w:rFonts w:ascii="Times New Roman" w:hAnsi="Times New Roman" w:cs="Times New Roman"/>
          <w:b/>
        </w:rPr>
        <w:t>DATE OF BIRTH</w:t>
      </w:r>
      <w:r>
        <w:rPr>
          <w:rFonts w:ascii="Times New Roman" w:hAnsi="Times New Roman" w:cs="Times New Roman"/>
          <w:b/>
        </w:rPr>
        <w:t xml:space="preserve">     </w:t>
      </w:r>
      <w:r w:rsidRPr="00DE3A1D">
        <w:rPr>
          <w:rFonts w:ascii="Times New Roman" w:hAnsi="Times New Roman" w:cs="Times New Roman"/>
        </w:rPr>
        <w:t xml:space="preserve">: </w:t>
      </w:r>
      <w:r w:rsidRPr="006C424D">
        <w:rPr>
          <w:rFonts w:ascii="Times New Roman" w:hAnsi="Times New Roman" w:cs="Times New Roman"/>
        </w:rPr>
        <w:t>October, 11, 2004</w:t>
      </w:r>
    </w:p>
    <w:p w14:paraId="788B39E5" w14:textId="46A43450" w:rsidR="006C424D" w:rsidRDefault="006C424D" w:rsidP="006C424D">
      <w:pPr>
        <w:tabs>
          <w:tab w:val="left" w:pos="4702"/>
        </w:tabs>
        <w:rPr>
          <w:rFonts w:ascii="Times New Roman" w:hAnsi="Times New Roman" w:cs="Times New Roman"/>
        </w:rPr>
      </w:pPr>
      <w:r w:rsidRPr="00BA6EE9">
        <w:rPr>
          <w:rFonts w:ascii="Times New Roman" w:hAnsi="Times New Roman" w:cs="Times New Roman"/>
          <w:b/>
        </w:rPr>
        <w:t>PLACE OF BIRTH</w:t>
      </w:r>
      <w:r>
        <w:rPr>
          <w:rFonts w:ascii="Times New Roman" w:hAnsi="Times New Roman" w:cs="Times New Roman"/>
          <w:b/>
        </w:rPr>
        <w:t xml:space="preserve">   </w:t>
      </w:r>
      <w:r w:rsidRPr="00BA6EE9">
        <w:rPr>
          <w:rFonts w:ascii="Times New Roman" w:hAnsi="Times New Roman" w:cs="Times New Roman"/>
          <w:b/>
        </w:rPr>
        <w:t xml:space="preserve">: </w:t>
      </w:r>
      <w:r w:rsidRPr="006C424D">
        <w:rPr>
          <w:rFonts w:ascii="Times New Roman" w:hAnsi="Times New Roman" w:cs="Times New Roman"/>
        </w:rPr>
        <w:t>Valenzuela City Medical Center</w:t>
      </w:r>
    </w:p>
    <w:p w14:paraId="1039069F" w14:textId="77777777" w:rsidR="006C424D" w:rsidRDefault="006C424D" w:rsidP="006C424D">
      <w:pPr>
        <w:tabs>
          <w:tab w:val="left" w:pos="4702"/>
        </w:tabs>
        <w:rPr>
          <w:rFonts w:ascii="Times New Roman" w:hAnsi="Times New Roman" w:cs="Times New Roman"/>
        </w:rPr>
      </w:pPr>
      <w:r w:rsidRPr="00BA6EE9">
        <w:rPr>
          <w:rFonts w:ascii="Times New Roman" w:hAnsi="Times New Roman" w:cs="Times New Roman"/>
          <w:b/>
        </w:rPr>
        <w:t>SEX</w:t>
      </w:r>
      <w:r>
        <w:rPr>
          <w:rFonts w:ascii="Times New Roman" w:hAnsi="Times New Roman" w:cs="Times New Roman"/>
          <w:b/>
        </w:rPr>
        <w:t xml:space="preserve">                             </w:t>
      </w:r>
      <w:r w:rsidRPr="00BA6EE9">
        <w:rPr>
          <w:rFonts w:ascii="Times New Roman" w:hAnsi="Times New Roman" w:cs="Times New Roman"/>
          <w:b/>
        </w:rPr>
        <w:t>:</w:t>
      </w:r>
      <w:r>
        <w:rPr>
          <w:rFonts w:ascii="Times New Roman" w:hAnsi="Times New Roman" w:cs="Times New Roman"/>
        </w:rPr>
        <w:t xml:space="preserve"> Female</w:t>
      </w:r>
    </w:p>
    <w:p w14:paraId="76BFC21F" w14:textId="70C572E5" w:rsidR="006C424D" w:rsidRDefault="006C424D" w:rsidP="006C424D">
      <w:pPr>
        <w:tabs>
          <w:tab w:val="left" w:pos="4702"/>
        </w:tabs>
        <w:rPr>
          <w:rFonts w:ascii="Times New Roman" w:hAnsi="Times New Roman" w:cs="Times New Roman"/>
        </w:rPr>
      </w:pPr>
      <w:r w:rsidRPr="00BA6EE9">
        <w:rPr>
          <w:rFonts w:ascii="Times New Roman" w:hAnsi="Times New Roman" w:cs="Times New Roman"/>
          <w:b/>
        </w:rPr>
        <w:t>CIVIL STATUS</w:t>
      </w:r>
      <w:r>
        <w:rPr>
          <w:rFonts w:ascii="Times New Roman" w:hAnsi="Times New Roman" w:cs="Times New Roman"/>
          <w:b/>
        </w:rPr>
        <w:t xml:space="preserve">        </w:t>
      </w:r>
      <w:r w:rsidRPr="00BA6EE9">
        <w:rPr>
          <w:rFonts w:ascii="Times New Roman" w:hAnsi="Times New Roman" w:cs="Times New Roman"/>
          <w:b/>
        </w:rPr>
        <w:t>:</w:t>
      </w:r>
      <w:r>
        <w:rPr>
          <w:rFonts w:ascii="Times New Roman" w:hAnsi="Times New Roman" w:cs="Times New Roman"/>
        </w:rPr>
        <w:t xml:space="preserve"> Single</w:t>
      </w:r>
    </w:p>
    <w:p w14:paraId="35872097" w14:textId="7544365A" w:rsidR="006C424D" w:rsidRDefault="006C424D" w:rsidP="006C424D">
      <w:pPr>
        <w:tabs>
          <w:tab w:val="left" w:pos="4702"/>
        </w:tabs>
        <w:rPr>
          <w:rFonts w:ascii="Times New Roman" w:hAnsi="Times New Roman" w:cs="Times New Roman"/>
        </w:rPr>
      </w:pPr>
      <w:r w:rsidRPr="00BA6EE9">
        <w:rPr>
          <w:rFonts w:ascii="Times New Roman" w:hAnsi="Times New Roman" w:cs="Times New Roman"/>
          <w:b/>
        </w:rPr>
        <w:t>CITIZENSHIP</w:t>
      </w:r>
      <w:r>
        <w:rPr>
          <w:rFonts w:ascii="Times New Roman" w:hAnsi="Times New Roman" w:cs="Times New Roman"/>
          <w:b/>
        </w:rPr>
        <w:t xml:space="preserve">          </w:t>
      </w:r>
      <w:r w:rsidRPr="00BA6EE9">
        <w:rPr>
          <w:rFonts w:ascii="Times New Roman" w:hAnsi="Times New Roman" w:cs="Times New Roman"/>
          <w:b/>
        </w:rPr>
        <w:t>:</w:t>
      </w:r>
      <w:r>
        <w:rPr>
          <w:rFonts w:ascii="Times New Roman" w:hAnsi="Times New Roman" w:cs="Times New Roman"/>
        </w:rPr>
        <w:t xml:space="preserve"> Filipino</w:t>
      </w:r>
    </w:p>
    <w:p w14:paraId="1BFA081D" w14:textId="2EE97586" w:rsidR="006C424D" w:rsidRDefault="006C424D" w:rsidP="006C424D">
      <w:pPr>
        <w:tabs>
          <w:tab w:val="left" w:pos="4702"/>
        </w:tabs>
        <w:rPr>
          <w:rFonts w:ascii="Times New Roman" w:hAnsi="Times New Roman" w:cs="Times New Roman"/>
        </w:rPr>
      </w:pPr>
      <w:r w:rsidRPr="00092DB5">
        <w:rPr>
          <w:rFonts w:ascii="Times New Roman" w:hAnsi="Times New Roman" w:cs="Times New Roman"/>
          <w:b/>
        </w:rPr>
        <w:t xml:space="preserve">RELIGION </w:t>
      </w:r>
      <w:r>
        <w:rPr>
          <w:rFonts w:ascii="Times New Roman" w:hAnsi="Times New Roman" w:cs="Times New Roman"/>
          <w:b/>
        </w:rPr>
        <w:t xml:space="preserve">               </w:t>
      </w:r>
      <w:r w:rsidRPr="00092DB5">
        <w:rPr>
          <w:rFonts w:ascii="Times New Roman" w:hAnsi="Times New Roman" w:cs="Times New Roman"/>
          <w:b/>
        </w:rPr>
        <w:t>:</w:t>
      </w:r>
      <w:r w:rsidRPr="00092DB5">
        <w:rPr>
          <w:rFonts w:ascii="Times New Roman" w:hAnsi="Times New Roman" w:cs="Times New Roman"/>
        </w:rPr>
        <w:t xml:space="preserve"> Catholic</w:t>
      </w:r>
    </w:p>
    <w:p w14:paraId="62161068" w14:textId="47F5A258" w:rsidR="006C424D" w:rsidRDefault="006C424D" w:rsidP="006C424D">
      <w:pPr>
        <w:tabs>
          <w:tab w:val="left" w:pos="4702"/>
        </w:tabs>
        <w:rPr>
          <w:rFonts w:ascii="Times New Roman" w:hAnsi="Times New Roman" w:cs="Times New Roman"/>
        </w:rPr>
      </w:pPr>
      <w:r>
        <w:rPr>
          <w:rFonts w:ascii="Times New Roman" w:hAnsi="Times New Roman" w:cs="Times New Roman"/>
          <w:b/>
        </w:rPr>
        <w:t xml:space="preserve">Height                         </w:t>
      </w:r>
      <w:r w:rsidRPr="00092DB5">
        <w:rPr>
          <w:rFonts w:ascii="Times New Roman" w:hAnsi="Times New Roman" w:cs="Times New Roman"/>
          <w:b/>
        </w:rPr>
        <w:t>:</w:t>
      </w:r>
      <w:r>
        <w:rPr>
          <w:rFonts w:ascii="Times New Roman" w:hAnsi="Times New Roman" w:cs="Times New Roman"/>
          <w:b/>
        </w:rPr>
        <w:t xml:space="preserve"> </w:t>
      </w:r>
      <w:r>
        <w:rPr>
          <w:rFonts w:ascii="Times New Roman" w:hAnsi="Times New Roman" w:cs="Times New Roman"/>
        </w:rPr>
        <w:t>5’1</w:t>
      </w:r>
    </w:p>
    <w:p w14:paraId="038057C0" w14:textId="3A3C46C4" w:rsidR="006C424D" w:rsidRDefault="006C424D" w:rsidP="006C424D">
      <w:pPr>
        <w:tabs>
          <w:tab w:val="left" w:pos="4702"/>
        </w:tabs>
        <w:rPr>
          <w:rFonts w:ascii="Times New Roman" w:hAnsi="Times New Roman" w:cs="Times New Roman"/>
        </w:rPr>
      </w:pPr>
      <w:r>
        <w:rPr>
          <w:rFonts w:ascii="Times New Roman" w:hAnsi="Times New Roman" w:cs="Times New Roman"/>
          <w:b/>
        </w:rPr>
        <w:t xml:space="preserve">Weight                        </w:t>
      </w:r>
      <w:r w:rsidRPr="00092DB5">
        <w:rPr>
          <w:rFonts w:ascii="Times New Roman" w:hAnsi="Times New Roman" w:cs="Times New Roman"/>
          <w:b/>
        </w:rPr>
        <w:t>:</w:t>
      </w:r>
      <w:r>
        <w:rPr>
          <w:rFonts w:ascii="Times New Roman" w:hAnsi="Times New Roman" w:cs="Times New Roman"/>
          <w:b/>
        </w:rPr>
        <w:t xml:space="preserve"> </w:t>
      </w:r>
      <w:r>
        <w:rPr>
          <w:rFonts w:ascii="Times New Roman" w:hAnsi="Times New Roman" w:cs="Times New Roman"/>
        </w:rPr>
        <w:t>50 kgs</w:t>
      </w:r>
    </w:p>
    <w:p w14:paraId="6DB31ECA" w14:textId="77777777" w:rsidR="006C424D" w:rsidRDefault="006C424D" w:rsidP="006C424D">
      <w:pPr>
        <w:tabs>
          <w:tab w:val="left" w:pos="996"/>
        </w:tabs>
      </w:pPr>
      <w:r>
        <w:rPr>
          <w:rFonts w:ascii="Times New Roman" w:hAnsi="Times New Roman" w:cs="Times New Roman"/>
          <w:noProof/>
          <w:lang w:val="en-US"/>
        </w:rPr>
        <mc:AlternateContent>
          <mc:Choice Requires="wps">
            <w:drawing>
              <wp:anchor distT="0" distB="0" distL="114300" distR="114300" simplePos="0" relativeHeight="251725824" behindDoc="0" locked="0" layoutInCell="1" allowOverlap="1" wp14:anchorId="63C069C0" wp14:editId="67A5E0AF">
                <wp:simplePos x="0" y="0"/>
                <wp:positionH relativeFrom="column">
                  <wp:posOffset>-128270</wp:posOffset>
                </wp:positionH>
                <wp:positionV relativeFrom="paragraph">
                  <wp:posOffset>130810</wp:posOffset>
                </wp:positionV>
                <wp:extent cx="5022850" cy="309880"/>
                <wp:effectExtent l="0" t="0" r="25400" b="13970"/>
                <wp:wrapNone/>
                <wp:docPr id="299" name="Flowchart: Alternate Process 299"/>
                <wp:cNvGraphicFramePr/>
                <a:graphic xmlns:a="http://schemas.openxmlformats.org/drawingml/2006/main">
                  <a:graphicData uri="http://schemas.microsoft.com/office/word/2010/wordprocessingShape">
                    <wps:wsp>
                      <wps:cNvSpPr/>
                      <wps:spPr>
                        <a:xfrm>
                          <a:off x="0" y="0"/>
                          <a:ext cx="5022850" cy="309880"/>
                        </a:xfrm>
                        <a:prstGeom prst="flowChartAlternateProcess">
                          <a:avLst/>
                        </a:prstGeom>
                        <a:solidFill>
                          <a:schemeClr val="bg1">
                            <a:lumMod val="5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4CF9D9" w14:textId="77777777" w:rsidR="006C381C" w:rsidRPr="00993035" w:rsidRDefault="006C381C" w:rsidP="006C424D">
                            <w:pP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EDUCATION BACKGROUND: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069C0" id="Flowchart: Alternate Process 299" o:spid="_x0000_s1111" type="#_x0000_t176" style="position:absolute;margin-left:-10.1pt;margin-top:10.3pt;width:395.5pt;height:24.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" fillcolor="#7f7f7f [1612]" strokecolor="#a5a5a5 [2092]" strokeweight="2pt">
                <v:textbox>
                  <w:txbxContent>
                    <w:p w14:paraId="644CF9D9" w14:textId="77777777" w:rsidR="006C381C" w:rsidRPr="00993035" w:rsidRDefault="006C381C" w:rsidP="006C424D">
                      <w:pP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EDUCATION BACKGROUND:</w:t>
                      </w:r>
                    </w:p>
                  </w:txbxContent>
                </v:textbox>
              </v:shape>
            </w:pict>
          </mc:Fallback>
        </mc:AlternateContent>
      </w:r>
    </w:p>
    <w:p w14:paraId="0BB11483" w14:textId="028ED3EB" w:rsidR="006C424D" w:rsidRDefault="006C424D" w:rsidP="006C424D">
      <w:pPr>
        <w:tabs>
          <w:tab w:val="left" w:pos="996"/>
        </w:tabs>
      </w:pPr>
    </w:p>
    <w:p w14:paraId="236C9313" w14:textId="77777777" w:rsidR="006C424D" w:rsidRPr="005A130B" w:rsidRDefault="006C424D" w:rsidP="006C424D">
      <w:pPr>
        <w:tabs>
          <w:tab w:val="left" w:pos="4702"/>
        </w:tabs>
        <w:rPr>
          <w:rFonts w:ascii="Times New Roman" w:hAnsi="Times New Roman" w:cs="Times New Roman"/>
          <w:b/>
        </w:rPr>
      </w:pPr>
      <w:r>
        <w:rPr>
          <w:rFonts w:ascii="Times New Roman" w:hAnsi="Times New Roman" w:cs="Times New Roman"/>
          <w:b/>
        </w:rPr>
        <w:t>2022-</w:t>
      </w:r>
      <w:r w:rsidRPr="005A130B">
        <w:rPr>
          <w:rFonts w:ascii="Times New Roman" w:hAnsi="Times New Roman" w:cs="Times New Roman"/>
          <w:b/>
        </w:rPr>
        <w:t>2023 Present</w:t>
      </w:r>
    </w:p>
    <w:p w14:paraId="1752FD32" w14:textId="77777777" w:rsidR="006C424D" w:rsidRPr="005A130B" w:rsidRDefault="006C424D" w:rsidP="006C424D">
      <w:pPr>
        <w:tabs>
          <w:tab w:val="left" w:pos="4702"/>
        </w:tabs>
        <w:rPr>
          <w:rFonts w:ascii="Times New Roman" w:hAnsi="Times New Roman" w:cs="Times New Roman"/>
          <w:b/>
        </w:rPr>
      </w:pPr>
      <w:r w:rsidRPr="005A130B">
        <w:rPr>
          <w:rFonts w:ascii="Times New Roman" w:hAnsi="Times New Roman" w:cs="Times New Roman"/>
          <w:b/>
        </w:rPr>
        <w:t xml:space="preserve">Senior High School: Gent De Leon National High School </w:t>
      </w:r>
    </w:p>
    <w:p w14:paraId="65C830F7" w14:textId="30E28F30" w:rsidR="006C424D" w:rsidRPr="005A130B" w:rsidRDefault="006C424D" w:rsidP="006C424D">
      <w:pPr>
        <w:tabs>
          <w:tab w:val="left" w:pos="4702"/>
        </w:tabs>
        <w:rPr>
          <w:rFonts w:ascii="Times New Roman" w:hAnsi="Times New Roman" w:cs="Times New Roman"/>
        </w:rPr>
      </w:pPr>
      <w:r w:rsidRPr="005A130B">
        <w:rPr>
          <w:rFonts w:ascii="Times New Roman" w:hAnsi="Times New Roman" w:cs="Times New Roman"/>
        </w:rPr>
        <w:t xml:space="preserve">Corner Mercado St. Gent De Leon Valenzuela City. </w:t>
      </w:r>
    </w:p>
    <w:p w14:paraId="4C0B70B6" w14:textId="77777777" w:rsidR="006C424D" w:rsidRPr="005A130B" w:rsidRDefault="006C424D" w:rsidP="006C424D">
      <w:pPr>
        <w:tabs>
          <w:tab w:val="left" w:pos="4702"/>
        </w:tabs>
        <w:rPr>
          <w:rFonts w:ascii="Times New Roman" w:hAnsi="Times New Roman" w:cs="Times New Roman"/>
          <w:b/>
        </w:rPr>
      </w:pPr>
      <w:r w:rsidRPr="005A130B">
        <w:rPr>
          <w:rFonts w:ascii="Times New Roman" w:hAnsi="Times New Roman" w:cs="Times New Roman"/>
          <w:b/>
        </w:rPr>
        <w:t>2017- 2021</w:t>
      </w:r>
    </w:p>
    <w:p w14:paraId="6DEFCF0E" w14:textId="6F40A637" w:rsidR="006C424D" w:rsidRPr="005A130B" w:rsidRDefault="006C424D" w:rsidP="006C424D">
      <w:pPr>
        <w:tabs>
          <w:tab w:val="left" w:pos="4702"/>
        </w:tabs>
        <w:rPr>
          <w:rFonts w:ascii="Times New Roman" w:hAnsi="Times New Roman" w:cs="Times New Roman"/>
          <w:b/>
        </w:rPr>
      </w:pPr>
      <w:r w:rsidRPr="005A130B">
        <w:rPr>
          <w:rFonts w:ascii="Times New Roman" w:hAnsi="Times New Roman" w:cs="Times New Roman"/>
          <w:b/>
        </w:rPr>
        <w:t>Junior High School: Gent De Leon National High School</w:t>
      </w:r>
    </w:p>
    <w:p w14:paraId="23E73D3B" w14:textId="109C9ED4" w:rsidR="006C424D" w:rsidRPr="006C424D" w:rsidRDefault="006C424D" w:rsidP="006C424D">
      <w:pPr>
        <w:tabs>
          <w:tab w:val="left" w:pos="4702"/>
        </w:tabs>
        <w:rPr>
          <w:rFonts w:ascii="Times New Roman" w:hAnsi="Times New Roman" w:cs="Times New Roman"/>
          <w:b/>
        </w:rPr>
      </w:pPr>
      <w:r w:rsidRPr="005A130B">
        <w:rPr>
          <w:rFonts w:ascii="Times New Roman" w:hAnsi="Times New Roman" w:cs="Times New Roman"/>
        </w:rPr>
        <w:t>Corner Mercado St. Gent De Leon Valenzuela City.</w:t>
      </w:r>
      <w:r>
        <w:rPr>
          <w:rFonts w:ascii="Times New Roman" w:hAnsi="Times New Roman" w:cs="Times New Roman"/>
        </w:rPr>
        <w:t xml:space="preserve"> </w:t>
      </w:r>
      <w:r w:rsidRPr="00417053">
        <w:rPr>
          <w:rFonts w:ascii="Times New Roman" w:hAnsi="Times New Roman" w:cs="Times New Roman"/>
          <w:b/>
        </w:rPr>
        <w:t>Graduated: March, 2021</w:t>
      </w:r>
    </w:p>
    <w:p w14:paraId="7924BEB2" w14:textId="3561D666" w:rsidR="006C424D" w:rsidRPr="005A130B" w:rsidRDefault="009F365C" w:rsidP="006C424D">
      <w:pPr>
        <w:tabs>
          <w:tab w:val="left" w:pos="4702"/>
        </w:tabs>
        <w:rPr>
          <w:rFonts w:ascii="Times New Roman" w:hAnsi="Times New Roman" w:cs="Times New Roman"/>
          <w:b/>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880448" behindDoc="0" locked="0" layoutInCell="1" allowOverlap="1" wp14:anchorId="2A1F2E88" wp14:editId="54B0EB88">
                <wp:simplePos x="0" y="0"/>
                <wp:positionH relativeFrom="column">
                  <wp:posOffset>5143500</wp:posOffset>
                </wp:positionH>
                <wp:positionV relativeFrom="paragraph">
                  <wp:posOffset>-654050</wp:posOffset>
                </wp:positionV>
                <wp:extent cx="1003300" cy="450000"/>
                <wp:effectExtent l="0" t="0" r="0" b="0"/>
                <wp:wrapNone/>
                <wp:docPr id="332" name="Text Box 332"/>
                <wp:cNvGraphicFramePr/>
                <a:graphic xmlns:a="http://schemas.openxmlformats.org/drawingml/2006/main">
                  <a:graphicData uri="http://schemas.microsoft.com/office/word/2010/wordprocessingShape">
                    <wps:wsp>
                      <wps:cNvSpPr txBox="1"/>
                      <wps:spPr>
                        <a:xfrm>
                          <a:off x="0" y="0"/>
                          <a:ext cx="1003300" cy="450000"/>
                        </a:xfrm>
                        <a:prstGeom prst="rect">
                          <a:avLst/>
                        </a:prstGeom>
                        <a:noFill/>
                        <a:ln w="6350">
                          <a:noFill/>
                        </a:ln>
                      </wps:spPr>
                      <wps:txbx>
                        <w:txbxContent>
                          <w:p w14:paraId="644C8E44" w14:textId="31A8E176" w:rsidR="009F365C" w:rsidRPr="002F7294" w:rsidRDefault="009F365C" w:rsidP="009F365C">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5</w:t>
                            </w:r>
                            <w:r w:rsidR="00D12096">
                              <w:rPr>
                                <w:rFonts w:ascii="Times" w:hAnsi="Times"/>
                                <w:sz w:val="32"/>
                                <w:szCs w:val="32"/>
                                <w:lang w:val="en-US"/>
                                <w14:textOutline w14:w="9525" w14:cap="rnd" w14:cmpd="sng" w14:algn="ctr">
                                  <w14:no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F2E88" id="Text Box 332" o:spid="_x0000_s1112" type="#_x0000_t202" style="position:absolute;margin-left:405pt;margin-top:-51.5pt;width:79pt;height:35.4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" filled="f" stroked="f" strokeweight=".5pt">
                <v:textbox>
                  <w:txbxContent>
                    <w:p w14:paraId="644C8E44" w14:textId="31A8E176" w:rsidR="009F365C" w:rsidRPr="002F7294" w:rsidRDefault="009F365C" w:rsidP="009F365C">
                      <w:pPr>
                        <w:jc w:val="center"/>
                        <w:rPr>
                          <w:rFonts w:ascii="Times" w:hAnsi="Times"/>
                          <w:sz w:val="36"/>
                          <w:szCs w:val="36"/>
                        </w:rPr>
                      </w:pPr>
                      <w:r w:rsidRPr="002F7294">
                        <w:rPr>
                          <w:rFonts w:ascii="Times" w:hAnsi="Times"/>
                          <w:sz w:val="32"/>
                          <w:szCs w:val="32"/>
                          <w:lang w:val="en-US"/>
                          <w14:textOutline w14:w="9525" w14:cap="rnd" w14:cmpd="sng" w14:algn="ctr">
                            <w14:noFill/>
                            <w14:prstDash w14:val="solid"/>
                            <w14:bevel/>
                          </w14:textOutline>
                        </w:rPr>
                        <w:t xml:space="preserve">Page | </w:t>
                      </w:r>
                      <w:r>
                        <w:rPr>
                          <w:rFonts w:ascii="Times" w:hAnsi="Times"/>
                          <w:sz w:val="32"/>
                          <w:szCs w:val="32"/>
                          <w:lang w:val="en-US"/>
                          <w14:textOutline w14:w="9525" w14:cap="rnd" w14:cmpd="sng" w14:algn="ctr">
                            <w14:noFill/>
                            <w14:prstDash w14:val="solid"/>
                            <w14:bevel/>
                          </w14:textOutline>
                        </w:rPr>
                        <w:t>5</w:t>
                      </w:r>
                      <w:r w:rsidR="00D12096">
                        <w:rPr>
                          <w:rFonts w:ascii="Times" w:hAnsi="Times"/>
                          <w:sz w:val="32"/>
                          <w:szCs w:val="32"/>
                          <w:lang w:val="en-US"/>
                          <w14:textOutline w14:w="9525" w14:cap="rnd" w14:cmpd="sng" w14:algn="ctr">
                            <w14:noFill/>
                            <w14:prstDash w14:val="solid"/>
                            <w14:bevel/>
                          </w14:textOutline>
                        </w:rPr>
                        <w:t>1</w:t>
                      </w:r>
                    </w:p>
                  </w:txbxContent>
                </v:textbox>
              </v:shape>
            </w:pict>
          </mc:Fallback>
        </mc:AlternateContent>
      </w:r>
      <w:r w:rsidR="006C424D" w:rsidRPr="005A130B">
        <w:rPr>
          <w:rFonts w:ascii="Times New Roman" w:hAnsi="Times New Roman" w:cs="Times New Roman"/>
          <w:b/>
        </w:rPr>
        <w:t>2011- 2017</w:t>
      </w:r>
    </w:p>
    <w:p w14:paraId="11B4B0B2" w14:textId="77777777" w:rsidR="006C424D" w:rsidRDefault="006C424D" w:rsidP="006C424D">
      <w:pPr>
        <w:tabs>
          <w:tab w:val="left" w:pos="4702"/>
        </w:tabs>
        <w:rPr>
          <w:rFonts w:ascii="Times New Roman" w:hAnsi="Times New Roman" w:cs="Times New Roman"/>
          <w:b/>
        </w:rPr>
      </w:pPr>
      <w:r>
        <w:rPr>
          <w:rFonts w:ascii="Times New Roman" w:hAnsi="Times New Roman" w:cs="Times New Roman"/>
          <w:b/>
        </w:rPr>
        <w:t xml:space="preserve">Elementary School: Gen T Deleon </w:t>
      </w:r>
      <w:r w:rsidRPr="005A130B">
        <w:rPr>
          <w:rFonts w:ascii="Times New Roman" w:hAnsi="Times New Roman" w:cs="Times New Roman"/>
          <w:b/>
        </w:rPr>
        <w:t>Elementary School</w:t>
      </w:r>
    </w:p>
    <w:p w14:paraId="5BEB6438" w14:textId="77777777" w:rsidR="006C424D" w:rsidRDefault="006C424D" w:rsidP="006C424D">
      <w:pPr>
        <w:tabs>
          <w:tab w:val="left" w:pos="4702"/>
        </w:tabs>
        <w:rPr>
          <w:rFonts w:ascii="Times New Roman" w:hAnsi="Times New Roman" w:cs="Times New Roman"/>
          <w:b/>
        </w:rPr>
      </w:pPr>
      <w:r>
        <w:rPr>
          <w:rFonts w:ascii="Times New Roman" w:hAnsi="Times New Roman" w:cs="Times New Roman"/>
          <w:noProof/>
          <w:lang w:val="en-US"/>
        </w:rPr>
        <mc:AlternateContent>
          <mc:Choice Requires="wps">
            <w:drawing>
              <wp:anchor distT="0" distB="0" distL="114300" distR="114300" simplePos="0" relativeHeight="251727872" behindDoc="0" locked="0" layoutInCell="1" allowOverlap="1" wp14:anchorId="61A99607" wp14:editId="41ED7F6E">
                <wp:simplePos x="0" y="0"/>
                <wp:positionH relativeFrom="column">
                  <wp:posOffset>-153670</wp:posOffset>
                </wp:positionH>
                <wp:positionV relativeFrom="paragraph">
                  <wp:posOffset>60960</wp:posOffset>
                </wp:positionV>
                <wp:extent cx="5022850" cy="309880"/>
                <wp:effectExtent l="0" t="0" r="25400" b="13970"/>
                <wp:wrapNone/>
                <wp:docPr id="300" name="Flowchart: Alternate Process 300"/>
                <wp:cNvGraphicFramePr/>
                <a:graphic xmlns:a="http://schemas.openxmlformats.org/drawingml/2006/main">
                  <a:graphicData uri="http://schemas.microsoft.com/office/word/2010/wordprocessingShape">
                    <wps:wsp>
                      <wps:cNvSpPr/>
                      <wps:spPr>
                        <a:xfrm>
                          <a:off x="0" y="0"/>
                          <a:ext cx="5022850" cy="309880"/>
                        </a:xfrm>
                        <a:prstGeom prst="flowChartAlternateProcess">
                          <a:avLst/>
                        </a:prstGeom>
                        <a:solidFill>
                          <a:schemeClr val="bg1">
                            <a:lumMod val="5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F9B23A" w14:textId="77777777" w:rsidR="006C381C" w:rsidRPr="00993035" w:rsidRDefault="006C381C" w:rsidP="006C424D">
                            <w:pP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SKILLS AND QUALIFICATION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99607" id="Flowchart: Alternate Process 300" o:spid="_x0000_s1113" type="#_x0000_t176" style="position:absolute;margin-left:-12.1pt;margin-top:4.8pt;width:395.5pt;height:24.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" fillcolor="#7f7f7f [1612]" strokecolor="#a5a5a5 [2092]" strokeweight="2pt">
                <v:textbox>
                  <w:txbxContent>
                    <w:p w14:paraId="12F9B23A" w14:textId="77777777" w:rsidR="006C381C" w:rsidRPr="00993035" w:rsidRDefault="006C381C" w:rsidP="006C424D">
                      <w:pP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SKILLS AND QUALIFICATION </w:t>
                      </w:r>
                    </w:p>
                  </w:txbxContent>
                </v:textbox>
              </v:shape>
            </w:pict>
          </mc:Fallback>
        </mc:AlternateContent>
      </w:r>
    </w:p>
    <w:p w14:paraId="7070A417" w14:textId="77777777" w:rsidR="006C424D" w:rsidRDefault="006C424D" w:rsidP="006C424D">
      <w:pPr>
        <w:tabs>
          <w:tab w:val="left" w:pos="4702"/>
        </w:tabs>
        <w:rPr>
          <w:rFonts w:ascii="Times New Roman" w:hAnsi="Times New Roman" w:cs="Times New Roman"/>
          <w:b/>
        </w:rPr>
      </w:pPr>
    </w:p>
    <w:p w14:paraId="2C53E7D7" w14:textId="77777777" w:rsidR="006C424D" w:rsidRPr="006C424D" w:rsidRDefault="006C424D" w:rsidP="006C424D">
      <w:pPr>
        <w:pStyle w:val="ListParagraph"/>
        <w:numPr>
          <w:ilvl w:val="0"/>
          <w:numId w:val="4"/>
        </w:numPr>
        <w:tabs>
          <w:tab w:val="left" w:pos="4702"/>
        </w:tabs>
        <w:rPr>
          <w:rFonts w:ascii="Times New Roman" w:hAnsi="Times New Roman" w:cs="Times New Roman"/>
          <w:b/>
        </w:rPr>
      </w:pPr>
      <w:r w:rsidRPr="005A130B">
        <w:rPr>
          <w:rFonts w:ascii="Times New Roman" w:hAnsi="Times New Roman" w:cs="Times New Roman"/>
          <w:b/>
        </w:rPr>
        <w:t>Communication Skills</w:t>
      </w:r>
      <w:r w:rsidRPr="006C424D">
        <w:t xml:space="preserve"> </w:t>
      </w:r>
    </w:p>
    <w:p w14:paraId="29F1E2B9" w14:textId="77777777" w:rsidR="006C424D" w:rsidRPr="005A130B" w:rsidRDefault="006C424D" w:rsidP="006C424D">
      <w:pPr>
        <w:pStyle w:val="ListParagraph"/>
        <w:numPr>
          <w:ilvl w:val="0"/>
          <w:numId w:val="4"/>
        </w:numPr>
        <w:tabs>
          <w:tab w:val="left" w:pos="4702"/>
        </w:tabs>
        <w:rPr>
          <w:rFonts w:ascii="Times New Roman" w:hAnsi="Times New Roman" w:cs="Times New Roman"/>
          <w:b/>
        </w:rPr>
      </w:pPr>
      <w:r w:rsidRPr="006C424D">
        <w:rPr>
          <w:rFonts w:ascii="Times New Roman" w:hAnsi="Times New Roman" w:cs="Times New Roman"/>
          <w:b/>
        </w:rPr>
        <w:t>Creativity</w:t>
      </w:r>
    </w:p>
    <w:p w14:paraId="3F938EDA" w14:textId="77777777" w:rsidR="006C424D" w:rsidRDefault="006C424D" w:rsidP="006C424D">
      <w:pPr>
        <w:tabs>
          <w:tab w:val="left" w:pos="996"/>
        </w:tabs>
      </w:pPr>
      <w:r>
        <w:rPr>
          <w:rFonts w:ascii="Times New Roman" w:hAnsi="Times New Roman" w:cs="Times New Roman"/>
          <w:noProof/>
          <w:lang w:val="en-US"/>
        </w:rPr>
        <mc:AlternateContent>
          <mc:Choice Requires="wps">
            <w:drawing>
              <wp:anchor distT="0" distB="0" distL="114300" distR="114300" simplePos="0" relativeHeight="251729920" behindDoc="0" locked="0" layoutInCell="1" allowOverlap="1" wp14:anchorId="4F3E8696" wp14:editId="2CBE0A5A">
                <wp:simplePos x="0" y="0"/>
                <wp:positionH relativeFrom="column">
                  <wp:posOffset>-152914</wp:posOffset>
                </wp:positionH>
                <wp:positionV relativeFrom="paragraph">
                  <wp:posOffset>168275</wp:posOffset>
                </wp:positionV>
                <wp:extent cx="5022850" cy="309880"/>
                <wp:effectExtent l="0" t="0" r="25400" b="13970"/>
                <wp:wrapNone/>
                <wp:docPr id="301" name="Flowchart: Alternate Process 301"/>
                <wp:cNvGraphicFramePr/>
                <a:graphic xmlns:a="http://schemas.openxmlformats.org/drawingml/2006/main">
                  <a:graphicData uri="http://schemas.microsoft.com/office/word/2010/wordprocessingShape">
                    <wps:wsp>
                      <wps:cNvSpPr/>
                      <wps:spPr>
                        <a:xfrm>
                          <a:off x="0" y="0"/>
                          <a:ext cx="5022850" cy="309880"/>
                        </a:xfrm>
                        <a:prstGeom prst="flowChartAlternateProcess">
                          <a:avLst/>
                        </a:prstGeom>
                        <a:solidFill>
                          <a:schemeClr val="bg1">
                            <a:lumMod val="5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A5D1FB" w14:textId="77777777" w:rsidR="006C381C" w:rsidRPr="00993035" w:rsidRDefault="006C381C" w:rsidP="006C424D">
                            <w:pP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INTERESTS / HOBBIES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E8696" id="Flowchart: Alternate Process 301" o:spid="_x0000_s1114" type="#_x0000_t176" style="position:absolute;margin-left:-12.05pt;margin-top:13.25pt;width:395.5pt;height:24.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" fillcolor="#7f7f7f [1612]" strokecolor="#a5a5a5 [2092]" strokeweight="2pt">
                <v:textbox>
                  <w:txbxContent>
                    <w:p w14:paraId="2CA5D1FB" w14:textId="77777777" w:rsidR="006C381C" w:rsidRPr="00993035" w:rsidRDefault="006C381C" w:rsidP="006C424D">
                      <w:pP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INTERESTS / HOBBIES</w:t>
                      </w:r>
                    </w:p>
                  </w:txbxContent>
                </v:textbox>
              </v:shape>
            </w:pict>
          </mc:Fallback>
        </mc:AlternateContent>
      </w:r>
    </w:p>
    <w:p w14:paraId="1ADC0B27" w14:textId="77777777" w:rsidR="006C424D" w:rsidRDefault="006C424D" w:rsidP="006C424D">
      <w:pPr>
        <w:tabs>
          <w:tab w:val="left" w:pos="996"/>
        </w:tabs>
      </w:pPr>
    </w:p>
    <w:p w14:paraId="06A4955D" w14:textId="77777777" w:rsidR="006C424D" w:rsidRPr="006C424D" w:rsidRDefault="006C424D" w:rsidP="006C424D">
      <w:pPr>
        <w:pStyle w:val="ListParagraph"/>
        <w:numPr>
          <w:ilvl w:val="0"/>
          <w:numId w:val="4"/>
        </w:numPr>
        <w:tabs>
          <w:tab w:val="left" w:pos="4702"/>
        </w:tabs>
        <w:rPr>
          <w:rFonts w:ascii="Times New Roman" w:hAnsi="Times New Roman" w:cs="Times New Roman"/>
          <w:b/>
        </w:rPr>
      </w:pPr>
      <w:r w:rsidRPr="006C424D">
        <w:rPr>
          <w:rFonts w:ascii="Times New Roman" w:hAnsi="Times New Roman" w:cs="Times New Roman"/>
          <w:b/>
        </w:rPr>
        <w:t>Singing</w:t>
      </w:r>
    </w:p>
    <w:p w14:paraId="7302BB1E" w14:textId="77777777" w:rsidR="006C424D" w:rsidRPr="006C424D" w:rsidRDefault="006C424D" w:rsidP="006C424D">
      <w:pPr>
        <w:pStyle w:val="ListParagraph"/>
        <w:numPr>
          <w:ilvl w:val="0"/>
          <w:numId w:val="4"/>
        </w:numPr>
        <w:tabs>
          <w:tab w:val="left" w:pos="4702"/>
        </w:tabs>
        <w:rPr>
          <w:rFonts w:ascii="Times New Roman" w:hAnsi="Times New Roman" w:cs="Times New Roman"/>
          <w:b/>
        </w:rPr>
      </w:pPr>
      <w:r w:rsidRPr="006C424D">
        <w:rPr>
          <w:rFonts w:ascii="Times New Roman" w:hAnsi="Times New Roman" w:cs="Times New Roman"/>
          <w:b/>
        </w:rPr>
        <w:t>Dancing</w:t>
      </w:r>
    </w:p>
    <w:p w14:paraId="4AD15FCA" w14:textId="77777777" w:rsidR="006C424D" w:rsidRPr="006C424D" w:rsidRDefault="006C424D" w:rsidP="006C424D">
      <w:pPr>
        <w:pStyle w:val="ListParagraph"/>
        <w:numPr>
          <w:ilvl w:val="0"/>
          <w:numId w:val="4"/>
        </w:numPr>
        <w:tabs>
          <w:tab w:val="left" w:pos="4702"/>
        </w:tabs>
        <w:rPr>
          <w:rFonts w:ascii="Times New Roman" w:hAnsi="Times New Roman" w:cs="Times New Roman"/>
          <w:b/>
        </w:rPr>
      </w:pPr>
      <w:r w:rsidRPr="006C424D">
        <w:rPr>
          <w:rFonts w:ascii="Times New Roman" w:hAnsi="Times New Roman" w:cs="Times New Roman"/>
          <w:b/>
        </w:rPr>
        <w:t>Drawing</w:t>
      </w:r>
    </w:p>
    <w:p w14:paraId="5D54A5D1" w14:textId="77777777" w:rsidR="006C424D" w:rsidRPr="006C424D" w:rsidRDefault="006C424D" w:rsidP="006C424D">
      <w:pPr>
        <w:pStyle w:val="ListParagraph"/>
        <w:numPr>
          <w:ilvl w:val="0"/>
          <w:numId w:val="4"/>
        </w:numPr>
        <w:tabs>
          <w:tab w:val="left" w:pos="4702"/>
        </w:tabs>
        <w:rPr>
          <w:rFonts w:ascii="Times New Roman" w:hAnsi="Times New Roman" w:cs="Times New Roman"/>
          <w:b/>
        </w:rPr>
      </w:pPr>
      <w:r w:rsidRPr="006C424D">
        <w:rPr>
          <w:rFonts w:ascii="Times New Roman" w:hAnsi="Times New Roman" w:cs="Times New Roman"/>
          <w:b/>
        </w:rPr>
        <w:t>Listening to Music</w:t>
      </w:r>
    </w:p>
    <w:p w14:paraId="136A302D" w14:textId="77777777" w:rsidR="006C424D" w:rsidRDefault="006C424D" w:rsidP="006C424D">
      <w:pPr>
        <w:tabs>
          <w:tab w:val="left" w:pos="996"/>
        </w:tabs>
      </w:pPr>
    </w:p>
    <w:p w14:paraId="6BC6DB61" w14:textId="77777777" w:rsidR="004D6912" w:rsidRDefault="004D6912" w:rsidP="006C424D">
      <w:pPr>
        <w:tabs>
          <w:tab w:val="left" w:pos="996"/>
        </w:tabs>
      </w:pPr>
    </w:p>
    <w:p w14:paraId="46DAF872" w14:textId="77777777" w:rsidR="004D6912" w:rsidRPr="004D6912" w:rsidRDefault="004D6912" w:rsidP="004D6912">
      <w:pPr>
        <w:tabs>
          <w:tab w:val="left" w:pos="996"/>
        </w:tabs>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4D6912">
        <w:rPr>
          <w:rFonts w:ascii="Times New Roman" w:hAnsi="Times New Roman" w:cs="Times New Roman"/>
          <w:sz w:val="24"/>
          <w:szCs w:val="24"/>
        </w:rPr>
        <w:t>We hereby certify that the information stated above is true and correct to the best of our knowledge and belief</w:t>
      </w:r>
    </w:p>
    <w:sectPr w:rsidR="004D6912" w:rsidRPr="004D6912" w:rsidSect="002C6DE5">
      <w:headerReference w:type="even" r:id="rId26"/>
      <w:headerReference w:type="default" r:id="rId27"/>
      <w:footerReference w:type="default" r:id="rId28"/>
      <w:pgSz w:w="12240" w:h="15840"/>
      <w:pgMar w:top="1843" w:right="2520" w:bottom="993" w:left="252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41C59E" w14:textId="77777777" w:rsidR="00A51106" w:rsidRDefault="00A51106">
      <w:pPr>
        <w:spacing w:line="240" w:lineRule="auto"/>
      </w:pPr>
      <w:r>
        <w:separator/>
      </w:r>
    </w:p>
  </w:endnote>
  <w:endnote w:type="continuationSeparator" w:id="0">
    <w:p w14:paraId="40D097FE" w14:textId="77777777" w:rsidR="00A51106" w:rsidRDefault="00A511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ckwell Condensed">
    <w:panose1 w:val="02060603050405020104"/>
    <w:charset w:val="00"/>
    <w:family w:val="roman"/>
    <w:pitch w:val="variable"/>
    <w:sig w:usb0="00000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inherit">
    <w:altName w:val="Times New Roman"/>
    <w:panose1 w:val="020B0604020202020204"/>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6F3A1" w14:textId="77777777" w:rsidR="006C381C" w:rsidRDefault="006C381C">
    <w:pPr>
      <w:pStyle w:val="Footer"/>
    </w:pPr>
    <w:r>
      <w:rPr>
        <w:noProof/>
        <w:lang w:val="en-US"/>
      </w:rPr>
      <mc:AlternateContent>
        <mc:Choice Requires="wps">
          <w:drawing>
            <wp:anchor distT="0" distB="0" distL="114300" distR="114300" simplePos="0" relativeHeight="251663360" behindDoc="0" locked="1" layoutInCell="1" allowOverlap="1" wp14:anchorId="618FCD33" wp14:editId="64C00766">
              <wp:simplePos x="0" y="0"/>
              <wp:positionH relativeFrom="column">
                <wp:posOffset>-1892300</wp:posOffset>
              </wp:positionH>
              <wp:positionV relativeFrom="page">
                <wp:posOffset>9569450</wp:posOffset>
              </wp:positionV>
              <wp:extent cx="8997950" cy="0"/>
              <wp:effectExtent l="0" t="0" r="12700" b="19050"/>
              <wp:wrapNone/>
              <wp:docPr id="5" name="Straight Connector 5"/>
              <wp:cNvGraphicFramePr/>
              <a:graphic xmlns:a="http://schemas.openxmlformats.org/drawingml/2006/main">
                <a:graphicData uri="http://schemas.microsoft.com/office/word/2010/wordprocessingShape">
                  <wps:wsp>
                    <wps:cNvCnPr/>
                    <wps:spPr>
                      <a:xfrm>
                        <a:off x="0" y="0"/>
                        <a:ext cx="8997950" cy="0"/>
                      </a:xfrm>
                      <a:prstGeom prst="line">
                        <a:avLst/>
                      </a:prstGeom>
                      <a:effectLst/>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7B2420D4" id="Straight Connector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page" from="-149pt,753.5pt" to="559.5pt,7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" strokecolor="#c0504d [3205]" strokeweight="2pt">
              <w10:wrap anchory="page"/>
              <w10:anchorlock/>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0DB41F" w14:textId="77777777" w:rsidR="00A51106" w:rsidRDefault="00A51106">
      <w:pPr>
        <w:spacing w:after="0"/>
      </w:pPr>
      <w:r>
        <w:separator/>
      </w:r>
    </w:p>
  </w:footnote>
  <w:footnote w:type="continuationSeparator" w:id="0">
    <w:p w14:paraId="4CBB7BD3" w14:textId="77777777" w:rsidR="00A51106" w:rsidRDefault="00A5110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230166"/>
      <w:docPartObj>
        <w:docPartGallery w:val="Page Numbers (Top of Page)"/>
        <w:docPartUnique/>
      </w:docPartObj>
    </w:sdtPr>
    <w:sdtContent>
      <w:p w14:paraId="0911D401" w14:textId="511E0439" w:rsidR="002C6DE5" w:rsidRDefault="002C6DE5" w:rsidP="002969D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3F55243" w14:textId="77777777" w:rsidR="002C6DE5" w:rsidRDefault="002C6DE5" w:rsidP="002C6DE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F15CA" w14:textId="1A7BA534" w:rsidR="006C381C" w:rsidRDefault="000354D3" w:rsidP="002C6DE5">
    <w:pPr>
      <w:pStyle w:val="Header"/>
      <w:ind w:right="360"/>
      <w:jc w:val="center"/>
    </w:pPr>
    <w:r>
      <w:rPr>
        <w:noProof/>
        <w:lang w:val="en-US"/>
      </w:rPr>
      <w:drawing>
        <wp:anchor distT="0" distB="0" distL="114300" distR="114300" simplePos="0" relativeHeight="251666432" behindDoc="1" locked="0" layoutInCell="1" allowOverlap="1" wp14:anchorId="22244268" wp14:editId="74B50933">
          <wp:simplePos x="0" y="0"/>
          <wp:positionH relativeFrom="column">
            <wp:posOffset>-365760</wp:posOffset>
          </wp:positionH>
          <wp:positionV relativeFrom="paragraph">
            <wp:posOffset>-150495</wp:posOffset>
          </wp:positionV>
          <wp:extent cx="721360" cy="721360"/>
          <wp:effectExtent l="0" t="0" r="2540" b="254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
                    <a:extLst>
                      <a:ext uri="{28A0092B-C50C-407E-A947-70E740481C1C}">
                        <a14:useLocalDpi xmlns:a14="http://schemas.microsoft.com/office/drawing/2010/main" val="0"/>
                      </a:ext>
                    </a:extLst>
                  </a:blip>
                  <a:stretch>
                    <a:fillRect/>
                  </a:stretch>
                </pic:blipFill>
                <pic:spPr>
                  <a:xfrm>
                    <a:off x="0" y="0"/>
                    <a:ext cx="721360" cy="72136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5408" behindDoc="0" locked="0" layoutInCell="1" allowOverlap="1" wp14:anchorId="6C772C3B" wp14:editId="33EA6F2E">
          <wp:simplePos x="0" y="0"/>
          <wp:positionH relativeFrom="column">
            <wp:posOffset>4328795</wp:posOffset>
          </wp:positionH>
          <wp:positionV relativeFrom="paragraph">
            <wp:posOffset>-96520</wp:posOffset>
          </wp:positionV>
          <wp:extent cx="706120" cy="679450"/>
          <wp:effectExtent l="0" t="0" r="0" b="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706120" cy="679450"/>
                  </a:xfrm>
                  <a:prstGeom prst="rect">
                    <a:avLst/>
                  </a:prstGeom>
                  <a:noFill/>
                  <a:ln>
                    <a:noFill/>
                  </a:ln>
                </pic:spPr>
              </pic:pic>
            </a:graphicData>
          </a:graphic>
        </wp:anchor>
      </w:drawing>
    </w:r>
    <w:r w:rsidR="006C381C">
      <w:rPr>
        <w:noProof/>
        <w:lang w:val="en-US"/>
      </w:rPr>
      <mc:AlternateContent>
        <mc:Choice Requires="wps">
          <w:drawing>
            <wp:anchor distT="0" distB="0" distL="114300" distR="114300" simplePos="0" relativeHeight="251662336" behindDoc="0" locked="1" layoutInCell="1" allowOverlap="1" wp14:anchorId="6CDF0C22" wp14:editId="31B84174">
              <wp:simplePos x="0" y="0"/>
              <wp:positionH relativeFrom="column">
                <wp:posOffset>5035550</wp:posOffset>
              </wp:positionH>
              <wp:positionV relativeFrom="page">
                <wp:posOffset>-6985</wp:posOffset>
              </wp:positionV>
              <wp:extent cx="0" cy="10801350"/>
              <wp:effectExtent l="0" t="0" r="19050" b="19050"/>
              <wp:wrapNone/>
              <wp:docPr id="4" name="Straight Connector 4"/>
              <wp:cNvGraphicFramePr/>
              <a:graphic xmlns:a="http://schemas.openxmlformats.org/drawingml/2006/main">
                <a:graphicData uri="http://schemas.microsoft.com/office/word/2010/wordprocessingShape">
                  <wps:wsp>
                    <wps:cNvCnPr/>
                    <wps:spPr>
                      <a:xfrm>
                        <a:off x="0" y="0"/>
                        <a:ext cx="0" cy="10801350"/>
                      </a:xfrm>
                      <a:prstGeom prst="line">
                        <a:avLst/>
                      </a:prstGeom>
                      <a:effectLst/>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32B95CCE" id="Straight Connector 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page" from="396.5pt,-.55pt" to="396.5pt,84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" strokecolor="#c0504d [3205]" strokeweight="2pt">
              <w10:wrap anchory="page"/>
              <w10:anchorlock/>
            </v:line>
          </w:pict>
        </mc:Fallback>
      </mc:AlternateContent>
    </w:r>
    <w:r w:rsidR="006C381C">
      <w:rPr>
        <w:noProof/>
        <w:lang w:val="en-US"/>
      </w:rPr>
      <mc:AlternateContent>
        <mc:Choice Requires="wps">
          <w:drawing>
            <wp:anchor distT="0" distB="0" distL="114300" distR="114300" simplePos="0" relativeHeight="251661312" behindDoc="0" locked="1" layoutInCell="1" allowOverlap="1" wp14:anchorId="382AC0D3" wp14:editId="5B34266F">
              <wp:simplePos x="0" y="0"/>
              <wp:positionH relativeFrom="column">
                <wp:posOffset>-368300</wp:posOffset>
              </wp:positionH>
              <wp:positionV relativeFrom="page">
                <wp:posOffset>-38735</wp:posOffset>
              </wp:positionV>
              <wp:extent cx="0" cy="1080135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0" cy="10801350"/>
                      </a:xfrm>
                      <a:prstGeom prst="line">
                        <a:avLst/>
                      </a:prstGeom>
                      <a:effectLst/>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4C541701"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page" from="-29pt,-3.05pt" to="-29pt,84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" strokecolor="#c0504d [3205]" strokeweight="2pt">
              <w10:wrap anchory="page"/>
              <w10:anchorlock/>
            </v:line>
          </w:pict>
        </mc:Fallback>
      </mc:AlternateContent>
    </w:r>
    <w:r w:rsidR="006C381C">
      <w:rPr>
        <w:noProof/>
        <w:lang w:val="en-US"/>
      </w:rPr>
      <mc:AlternateContent>
        <mc:Choice Requires="wps">
          <w:drawing>
            <wp:anchor distT="0" distB="0" distL="114300" distR="114300" simplePos="0" relativeHeight="251659264" behindDoc="0" locked="1" layoutInCell="1" allowOverlap="1" wp14:anchorId="7AB34A9C" wp14:editId="4B423E27">
              <wp:simplePos x="0" y="0"/>
              <wp:positionH relativeFrom="column">
                <wp:posOffset>-1828800</wp:posOffset>
              </wp:positionH>
              <wp:positionV relativeFrom="page">
                <wp:posOffset>342265</wp:posOffset>
              </wp:positionV>
              <wp:extent cx="8997950" cy="0"/>
              <wp:effectExtent l="0" t="0" r="12700" b="19050"/>
              <wp:wrapNone/>
              <wp:docPr id="1" name="Straight Connector 1"/>
              <wp:cNvGraphicFramePr/>
              <a:graphic xmlns:a="http://schemas.openxmlformats.org/drawingml/2006/main">
                <a:graphicData uri="http://schemas.microsoft.com/office/word/2010/wordprocessingShape">
                  <wps:wsp>
                    <wps:cNvCnPr/>
                    <wps:spPr>
                      <a:xfrm>
                        <a:off x="0" y="0"/>
                        <a:ext cx="8997950" cy="0"/>
                      </a:xfrm>
                      <a:prstGeom prst="line">
                        <a:avLst/>
                      </a:prstGeom>
                      <a:effectLst/>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007434CB"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page" from="-2in,26.95pt" to="564.5pt,26.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" strokecolor="#c0504d [3205]" strokeweight="2pt">
              <w10:wrap anchory="page"/>
              <w10:anchorlock/>
            </v:line>
          </w:pict>
        </mc:Fallback>
      </mc:AlternateContent>
    </w:r>
    <w:r w:rsidR="002C6DE5">
      <w:rPr>
        <w:rFonts w:ascii="Impact" w:hAnsi="Impact"/>
        <w:color w:val="C00000"/>
        <w:spacing w:val="20"/>
        <w:sz w:val="36"/>
        <w:szCs w:val="36"/>
      </w:rPr>
      <w:t xml:space="preserve">     </w:t>
    </w:r>
    <w:r>
      <w:rPr>
        <w:rFonts w:ascii="Impact" w:hAnsi="Impact"/>
        <w:color w:val="C00000"/>
        <w:spacing w:val="20"/>
        <w:sz w:val="36"/>
        <w:szCs w:val="36"/>
      </w:rPr>
      <w:t xml:space="preserve">  </w:t>
    </w:r>
    <w:r w:rsidR="002C6DE5">
      <w:rPr>
        <w:rFonts w:ascii="Impact" w:hAnsi="Impact"/>
        <w:color w:val="C00000"/>
        <w:spacing w:val="20"/>
        <w:sz w:val="36"/>
        <w:szCs w:val="36"/>
      </w:rPr>
      <w:t xml:space="preserve"> </w:t>
    </w:r>
    <w:r w:rsidR="006C381C">
      <w:rPr>
        <w:rFonts w:ascii="Impact" w:hAnsi="Impact"/>
        <w:color w:val="C00000"/>
        <w:spacing w:val="20"/>
        <w:sz w:val="36"/>
        <w:szCs w:val="36"/>
      </w:rPr>
      <w:t>GEN. T. DE LEON NATIONAL HIGH SCHOOL</w:t>
    </w:r>
  </w:p>
  <w:p w14:paraId="2B83A82C" w14:textId="2256889D" w:rsidR="006C381C" w:rsidRDefault="006C381C">
    <w:pPr>
      <w:spacing w:after="0"/>
      <w:jc w:val="center"/>
      <w:rPr>
        <w:rFonts w:ascii="Impact" w:hAnsi="Impact"/>
        <w:color w:val="C00000"/>
      </w:rPr>
    </w:pPr>
    <w:r>
      <w:rPr>
        <w:rFonts w:ascii="Impact" w:hAnsi="Impact"/>
        <w:color w:val="C00000"/>
      </w:rPr>
      <w:t>SENIOR HIGH SCHOOL DEPARTMENT</w:t>
    </w:r>
    <w:r w:rsidR="002969D9">
      <w:rPr>
        <w:rFonts w:ascii="Impact" w:hAnsi="Impact"/>
        <w:color w:val="C00000"/>
      </w:rPr>
      <w:t xml:space="preserve"> </w:t>
    </w:r>
  </w:p>
  <w:p w14:paraId="74D765E4" w14:textId="5DF89A62" w:rsidR="006C381C" w:rsidRDefault="006C381C">
    <w:pPr>
      <w:pStyle w:val="Header"/>
    </w:pPr>
    <w:r>
      <w:rPr>
        <w:noProof/>
        <w:lang w:val="en-US"/>
      </w:rPr>
      <mc:AlternateContent>
        <mc:Choice Requires="wps">
          <w:drawing>
            <wp:anchor distT="0" distB="0" distL="114300" distR="114300" simplePos="0" relativeHeight="251660288" behindDoc="0" locked="1" layoutInCell="1" allowOverlap="1" wp14:anchorId="47574532" wp14:editId="7A065FA2">
              <wp:simplePos x="0" y="0"/>
              <wp:positionH relativeFrom="column">
                <wp:posOffset>-1708150</wp:posOffset>
              </wp:positionH>
              <wp:positionV relativeFrom="page">
                <wp:posOffset>1015365</wp:posOffset>
              </wp:positionV>
              <wp:extent cx="8997950" cy="0"/>
              <wp:effectExtent l="0" t="0" r="12700" b="19050"/>
              <wp:wrapNone/>
              <wp:docPr id="2" name="Straight Connector 2"/>
              <wp:cNvGraphicFramePr/>
              <a:graphic xmlns:a="http://schemas.openxmlformats.org/drawingml/2006/main">
                <a:graphicData uri="http://schemas.microsoft.com/office/word/2010/wordprocessingShape">
                  <wps:wsp>
                    <wps:cNvCnPr/>
                    <wps:spPr>
                      <a:xfrm>
                        <a:off x="0" y="0"/>
                        <a:ext cx="8997950" cy="0"/>
                      </a:xfrm>
                      <a:prstGeom prst="line">
                        <a:avLst/>
                      </a:prstGeom>
                      <a:effectLst/>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6810E03D"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page" from="-134.5pt,79.95pt" to="574pt,7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" strokecolor="#c0504d [3205]" strokeweight="2pt">
              <w10:wrap anchory="page"/>
              <w10:anchorlock/>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4355E"/>
    <w:multiLevelType w:val="hybridMultilevel"/>
    <w:tmpl w:val="303A7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86A16"/>
    <w:multiLevelType w:val="hybridMultilevel"/>
    <w:tmpl w:val="50808F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64179AC"/>
    <w:multiLevelType w:val="hybridMultilevel"/>
    <w:tmpl w:val="12E057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2332850"/>
    <w:multiLevelType w:val="multilevel"/>
    <w:tmpl w:val="7A1E4910"/>
    <w:lvl w:ilvl="0">
      <w:numFmt w:val="decimal"/>
      <w:lvlText w:val="%1"/>
      <w:lvlJc w:val="left"/>
      <w:pPr>
        <w:ind w:left="480" w:hanging="480"/>
      </w:pPr>
      <w:rPr>
        <w:rFonts w:hint="default"/>
      </w:rPr>
    </w:lvl>
    <w:lvl w:ilvl="1">
      <w:start w:val="1"/>
      <w:numFmt w:val="decimalZero"/>
      <w:lvlText w:val="%1.%2"/>
      <w:lvlJc w:val="left"/>
      <w:pPr>
        <w:ind w:left="468" w:hanging="480"/>
      </w:pPr>
      <w:rPr>
        <w:rFonts w:hint="default"/>
        <w:sz w:val="20"/>
        <w:szCs w:val="20"/>
      </w:rPr>
    </w:lvl>
    <w:lvl w:ilvl="2">
      <w:start w:val="1"/>
      <w:numFmt w:val="decimal"/>
      <w:lvlText w:val="%1.%2.%3"/>
      <w:lvlJc w:val="left"/>
      <w:pPr>
        <w:ind w:left="696" w:hanging="720"/>
      </w:pPr>
      <w:rPr>
        <w:rFonts w:hint="default"/>
      </w:rPr>
    </w:lvl>
    <w:lvl w:ilvl="3">
      <w:start w:val="1"/>
      <w:numFmt w:val="decimal"/>
      <w:lvlText w:val="%1.%2.%3.%4"/>
      <w:lvlJc w:val="left"/>
      <w:pPr>
        <w:ind w:left="684" w:hanging="720"/>
      </w:pPr>
      <w:rPr>
        <w:rFonts w:hint="default"/>
      </w:rPr>
    </w:lvl>
    <w:lvl w:ilvl="4">
      <w:start w:val="1"/>
      <w:numFmt w:val="decimal"/>
      <w:lvlText w:val="%1.%2.%3.%4.%5"/>
      <w:lvlJc w:val="left"/>
      <w:pPr>
        <w:ind w:left="1032" w:hanging="1080"/>
      </w:pPr>
      <w:rPr>
        <w:rFonts w:hint="default"/>
      </w:rPr>
    </w:lvl>
    <w:lvl w:ilvl="5">
      <w:start w:val="1"/>
      <w:numFmt w:val="decimal"/>
      <w:lvlText w:val="%1.%2.%3.%4.%5.%6"/>
      <w:lvlJc w:val="left"/>
      <w:pPr>
        <w:ind w:left="1020" w:hanging="1080"/>
      </w:pPr>
      <w:rPr>
        <w:rFonts w:hint="default"/>
      </w:rPr>
    </w:lvl>
    <w:lvl w:ilvl="6">
      <w:start w:val="1"/>
      <w:numFmt w:val="decimal"/>
      <w:lvlText w:val="%1.%2.%3.%4.%5.%6.%7"/>
      <w:lvlJc w:val="left"/>
      <w:pPr>
        <w:ind w:left="1368" w:hanging="1440"/>
      </w:pPr>
      <w:rPr>
        <w:rFonts w:hint="default"/>
      </w:rPr>
    </w:lvl>
    <w:lvl w:ilvl="7">
      <w:start w:val="1"/>
      <w:numFmt w:val="decimal"/>
      <w:lvlText w:val="%1.%2.%3.%4.%5.%6.%7.%8"/>
      <w:lvlJc w:val="left"/>
      <w:pPr>
        <w:ind w:left="1356" w:hanging="1440"/>
      </w:pPr>
      <w:rPr>
        <w:rFonts w:hint="default"/>
      </w:rPr>
    </w:lvl>
    <w:lvl w:ilvl="8">
      <w:start w:val="1"/>
      <w:numFmt w:val="decimal"/>
      <w:lvlText w:val="%1.%2.%3.%4.%5.%6.%7.%8.%9"/>
      <w:lvlJc w:val="left"/>
      <w:pPr>
        <w:ind w:left="1704" w:hanging="1800"/>
      </w:pPr>
      <w:rPr>
        <w:rFonts w:hint="default"/>
      </w:rPr>
    </w:lvl>
  </w:abstractNum>
  <w:abstractNum w:abstractNumId="4" w15:restartNumberingAfterBreak="0">
    <w:nsid w:val="2A466AC1"/>
    <w:multiLevelType w:val="hybridMultilevel"/>
    <w:tmpl w:val="92D67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FB42C6"/>
    <w:multiLevelType w:val="multilevel"/>
    <w:tmpl w:val="81C607CE"/>
    <w:lvl w:ilvl="0">
      <w:start w:val="1"/>
      <w:numFmt w:val="decimal"/>
      <w:lvlText w:val="%1."/>
      <w:lvlJc w:val="left"/>
      <w:pPr>
        <w:ind w:left="-72" w:hanging="360"/>
      </w:pPr>
      <w:rPr>
        <w:rFonts w:hint="default"/>
      </w:rPr>
    </w:lvl>
    <w:lvl w:ilvl="1">
      <w:start w:val="1"/>
      <w:numFmt w:val="decimal"/>
      <w:isLgl/>
      <w:lvlText w:val="%1.%2"/>
      <w:lvlJc w:val="left"/>
      <w:pPr>
        <w:ind w:left="288" w:hanging="360"/>
      </w:pPr>
      <w:rPr>
        <w:rFonts w:hint="default"/>
      </w:rPr>
    </w:lvl>
    <w:lvl w:ilvl="2">
      <w:start w:val="1"/>
      <w:numFmt w:val="decimal"/>
      <w:isLgl/>
      <w:lvlText w:val="%1.%2.%3"/>
      <w:lvlJc w:val="left"/>
      <w:pPr>
        <w:ind w:left="1008" w:hanging="720"/>
      </w:pPr>
      <w:rPr>
        <w:rFonts w:hint="default"/>
      </w:rPr>
    </w:lvl>
    <w:lvl w:ilvl="3">
      <w:start w:val="1"/>
      <w:numFmt w:val="decimal"/>
      <w:isLgl/>
      <w:lvlText w:val="%1.%2.%3.%4"/>
      <w:lvlJc w:val="left"/>
      <w:pPr>
        <w:ind w:left="1368" w:hanging="720"/>
      </w:pPr>
      <w:rPr>
        <w:rFonts w:hint="default"/>
      </w:rPr>
    </w:lvl>
    <w:lvl w:ilvl="4">
      <w:start w:val="1"/>
      <w:numFmt w:val="decimal"/>
      <w:isLgl/>
      <w:lvlText w:val="%1.%2.%3.%4.%5"/>
      <w:lvlJc w:val="left"/>
      <w:pPr>
        <w:ind w:left="2088" w:hanging="1080"/>
      </w:pPr>
      <w:rPr>
        <w:rFonts w:hint="default"/>
      </w:rPr>
    </w:lvl>
    <w:lvl w:ilvl="5">
      <w:start w:val="1"/>
      <w:numFmt w:val="decimal"/>
      <w:isLgl/>
      <w:lvlText w:val="%1.%2.%3.%4.%5.%6"/>
      <w:lvlJc w:val="left"/>
      <w:pPr>
        <w:ind w:left="2448" w:hanging="1080"/>
      </w:pPr>
      <w:rPr>
        <w:rFonts w:hint="default"/>
      </w:rPr>
    </w:lvl>
    <w:lvl w:ilvl="6">
      <w:start w:val="1"/>
      <w:numFmt w:val="decimal"/>
      <w:isLgl/>
      <w:lvlText w:val="%1.%2.%3.%4.%5.%6.%7"/>
      <w:lvlJc w:val="left"/>
      <w:pPr>
        <w:ind w:left="3168" w:hanging="1440"/>
      </w:pPr>
      <w:rPr>
        <w:rFonts w:hint="default"/>
      </w:rPr>
    </w:lvl>
    <w:lvl w:ilvl="7">
      <w:start w:val="1"/>
      <w:numFmt w:val="decimal"/>
      <w:isLgl/>
      <w:lvlText w:val="%1.%2.%3.%4.%5.%6.%7.%8"/>
      <w:lvlJc w:val="left"/>
      <w:pPr>
        <w:ind w:left="3528" w:hanging="1440"/>
      </w:pPr>
      <w:rPr>
        <w:rFonts w:hint="default"/>
      </w:rPr>
    </w:lvl>
    <w:lvl w:ilvl="8">
      <w:start w:val="1"/>
      <w:numFmt w:val="decimal"/>
      <w:isLgl/>
      <w:lvlText w:val="%1.%2.%3.%4.%5.%6.%7.%8.%9"/>
      <w:lvlJc w:val="left"/>
      <w:pPr>
        <w:ind w:left="4248" w:hanging="1800"/>
      </w:pPr>
      <w:rPr>
        <w:rFonts w:hint="default"/>
      </w:rPr>
    </w:lvl>
  </w:abstractNum>
  <w:abstractNum w:abstractNumId="6" w15:restartNumberingAfterBreak="0">
    <w:nsid w:val="32423F7D"/>
    <w:multiLevelType w:val="hybridMultilevel"/>
    <w:tmpl w:val="889E9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9F7F49"/>
    <w:multiLevelType w:val="hybridMultilevel"/>
    <w:tmpl w:val="C3483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393F87"/>
    <w:multiLevelType w:val="hybridMultilevel"/>
    <w:tmpl w:val="A35C95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053496D"/>
    <w:multiLevelType w:val="hybridMultilevel"/>
    <w:tmpl w:val="49ACBDFA"/>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0" w15:restartNumberingAfterBreak="0">
    <w:nsid w:val="64723A3A"/>
    <w:multiLevelType w:val="hybridMultilevel"/>
    <w:tmpl w:val="0C30E55A"/>
    <w:lvl w:ilvl="0" w:tplc="04090001">
      <w:start w:val="1"/>
      <w:numFmt w:val="bullet"/>
      <w:lvlText w:val=""/>
      <w:lvlJc w:val="left"/>
      <w:pPr>
        <w:ind w:left="997" w:hanging="360"/>
      </w:pPr>
      <w:rPr>
        <w:rFonts w:ascii="Symbol" w:hAnsi="Symbol" w:hint="default"/>
      </w:rPr>
    </w:lvl>
    <w:lvl w:ilvl="1" w:tplc="04090003" w:tentative="1">
      <w:start w:val="1"/>
      <w:numFmt w:val="bullet"/>
      <w:lvlText w:val="o"/>
      <w:lvlJc w:val="left"/>
      <w:pPr>
        <w:ind w:left="1717" w:hanging="360"/>
      </w:pPr>
      <w:rPr>
        <w:rFonts w:ascii="Courier New" w:hAnsi="Courier New" w:cs="Courier New" w:hint="default"/>
      </w:rPr>
    </w:lvl>
    <w:lvl w:ilvl="2" w:tplc="04090005" w:tentative="1">
      <w:start w:val="1"/>
      <w:numFmt w:val="bullet"/>
      <w:lvlText w:val=""/>
      <w:lvlJc w:val="left"/>
      <w:pPr>
        <w:ind w:left="2437" w:hanging="360"/>
      </w:pPr>
      <w:rPr>
        <w:rFonts w:ascii="Wingdings" w:hAnsi="Wingdings" w:hint="default"/>
      </w:rPr>
    </w:lvl>
    <w:lvl w:ilvl="3" w:tplc="04090001" w:tentative="1">
      <w:start w:val="1"/>
      <w:numFmt w:val="bullet"/>
      <w:lvlText w:val=""/>
      <w:lvlJc w:val="left"/>
      <w:pPr>
        <w:ind w:left="3157" w:hanging="360"/>
      </w:pPr>
      <w:rPr>
        <w:rFonts w:ascii="Symbol" w:hAnsi="Symbol" w:hint="default"/>
      </w:rPr>
    </w:lvl>
    <w:lvl w:ilvl="4" w:tplc="04090003" w:tentative="1">
      <w:start w:val="1"/>
      <w:numFmt w:val="bullet"/>
      <w:lvlText w:val="o"/>
      <w:lvlJc w:val="left"/>
      <w:pPr>
        <w:ind w:left="3877" w:hanging="360"/>
      </w:pPr>
      <w:rPr>
        <w:rFonts w:ascii="Courier New" w:hAnsi="Courier New" w:cs="Courier New" w:hint="default"/>
      </w:rPr>
    </w:lvl>
    <w:lvl w:ilvl="5" w:tplc="04090005" w:tentative="1">
      <w:start w:val="1"/>
      <w:numFmt w:val="bullet"/>
      <w:lvlText w:val=""/>
      <w:lvlJc w:val="left"/>
      <w:pPr>
        <w:ind w:left="4597" w:hanging="360"/>
      </w:pPr>
      <w:rPr>
        <w:rFonts w:ascii="Wingdings" w:hAnsi="Wingdings" w:hint="default"/>
      </w:rPr>
    </w:lvl>
    <w:lvl w:ilvl="6" w:tplc="04090001" w:tentative="1">
      <w:start w:val="1"/>
      <w:numFmt w:val="bullet"/>
      <w:lvlText w:val=""/>
      <w:lvlJc w:val="left"/>
      <w:pPr>
        <w:ind w:left="5317" w:hanging="360"/>
      </w:pPr>
      <w:rPr>
        <w:rFonts w:ascii="Symbol" w:hAnsi="Symbol" w:hint="default"/>
      </w:rPr>
    </w:lvl>
    <w:lvl w:ilvl="7" w:tplc="04090003" w:tentative="1">
      <w:start w:val="1"/>
      <w:numFmt w:val="bullet"/>
      <w:lvlText w:val="o"/>
      <w:lvlJc w:val="left"/>
      <w:pPr>
        <w:ind w:left="6037" w:hanging="360"/>
      </w:pPr>
      <w:rPr>
        <w:rFonts w:ascii="Courier New" w:hAnsi="Courier New" w:cs="Courier New" w:hint="default"/>
      </w:rPr>
    </w:lvl>
    <w:lvl w:ilvl="8" w:tplc="04090005" w:tentative="1">
      <w:start w:val="1"/>
      <w:numFmt w:val="bullet"/>
      <w:lvlText w:val=""/>
      <w:lvlJc w:val="left"/>
      <w:pPr>
        <w:ind w:left="6757" w:hanging="360"/>
      </w:pPr>
      <w:rPr>
        <w:rFonts w:ascii="Wingdings" w:hAnsi="Wingdings" w:hint="default"/>
      </w:rPr>
    </w:lvl>
  </w:abstractNum>
  <w:abstractNum w:abstractNumId="11" w15:restartNumberingAfterBreak="0">
    <w:nsid w:val="73067A67"/>
    <w:multiLevelType w:val="multilevel"/>
    <w:tmpl w:val="81C607CE"/>
    <w:lvl w:ilvl="0">
      <w:start w:val="1"/>
      <w:numFmt w:val="decimal"/>
      <w:lvlText w:val="%1."/>
      <w:lvlJc w:val="left"/>
      <w:pPr>
        <w:ind w:left="-72" w:hanging="360"/>
      </w:pPr>
      <w:rPr>
        <w:rFonts w:hint="default"/>
      </w:rPr>
    </w:lvl>
    <w:lvl w:ilvl="1">
      <w:start w:val="1"/>
      <w:numFmt w:val="decimal"/>
      <w:isLgl/>
      <w:lvlText w:val="%1.%2"/>
      <w:lvlJc w:val="left"/>
      <w:pPr>
        <w:ind w:left="288" w:hanging="360"/>
      </w:pPr>
      <w:rPr>
        <w:rFonts w:hint="default"/>
      </w:rPr>
    </w:lvl>
    <w:lvl w:ilvl="2">
      <w:start w:val="1"/>
      <w:numFmt w:val="decimal"/>
      <w:isLgl/>
      <w:lvlText w:val="%1.%2.%3"/>
      <w:lvlJc w:val="left"/>
      <w:pPr>
        <w:ind w:left="1008" w:hanging="720"/>
      </w:pPr>
      <w:rPr>
        <w:rFonts w:hint="default"/>
      </w:rPr>
    </w:lvl>
    <w:lvl w:ilvl="3">
      <w:start w:val="1"/>
      <w:numFmt w:val="decimal"/>
      <w:isLgl/>
      <w:lvlText w:val="%1.%2.%3.%4"/>
      <w:lvlJc w:val="left"/>
      <w:pPr>
        <w:ind w:left="1368" w:hanging="720"/>
      </w:pPr>
      <w:rPr>
        <w:rFonts w:hint="default"/>
      </w:rPr>
    </w:lvl>
    <w:lvl w:ilvl="4">
      <w:start w:val="1"/>
      <w:numFmt w:val="decimal"/>
      <w:isLgl/>
      <w:lvlText w:val="%1.%2.%3.%4.%5"/>
      <w:lvlJc w:val="left"/>
      <w:pPr>
        <w:ind w:left="2088" w:hanging="1080"/>
      </w:pPr>
      <w:rPr>
        <w:rFonts w:hint="default"/>
      </w:rPr>
    </w:lvl>
    <w:lvl w:ilvl="5">
      <w:start w:val="1"/>
      <w:numFmt w:val="decimal"/>
      <w:isLgl/>
      <w:lvlText w:val="%1.%2.%3.%4.%5.%6"/>
      <w:lvlJc w:val="left"/>
      <w:pPr>
        <w:ind w:left="2448" w:hanging="1080"/>
      </w:pPr>
      <w:rPr>
        <w:rFonts w:hint="default"/>
      </w:rPr>
    </w:lvl>
    <w:lvl w:ilvl="6">
      <w:start w:val="1"/>
      <w:numFmt w:val="decimal"/>
      <w:isLgl/>
      <w:lvlText w:val="%1.%2.%3.%4.%5.%6.%7"/>
      <w:lvlJc w:val="left"/>
      <w:pPr>
        <w:ind w:left="3168" w:hanging="1440"/>
      </w:pPr>
      <w:rPr>
        <w:rFonts w:hint="default"/>
      </w:rPr>
    </w:lvl>
    <w:lvl w:ilvl="7">
      <w:start w:val="1"/>
      <w:numFmt w:val="decimal"/>
      <w:isLgl/>
      <w:lvlText w:val="%1.%2.%3.%4.%5.%6.%7.%8"/>
      <w:lvlJc w:val="left"/>
      <w:pPr>
        <w:ind w:left="3528" w:hanging="1440"/>
      </w:pPr>
      <w:rPr>
        <w:rFonts w:hint="default"/>
      </w:rPr>
    </w:lvl>
    <w:lvl w:ilvl="8">
      <w:start w:val="1"/>
      <w:numFmt w:val="decimal"/>
      <w:isLgl/>
      <w:lvlText w:val="%1.%2.%3.%4.%5.%6.%7.%8.%9"/>
      <w:lvlJc w:val="left"/>
      <w:pPr>
        <w:ind w:left="4248" w:hanging="1800"/>
      </w:pPr>
      <w:rPr>
        <w:rFonts w:hint="default"/>
      </w:rPr>
    </w:lvl>
  </w:abstractNum>
  <w:abstractNum w:abstractNumId="12" w15:restartNumberingAfterBreak="0">
    <w:nsid w:val="7DDE0881"/>
    <w:multiLevelType w:val="hybridMultilevel"/>
    <w:tmpl w:val="E12CD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8515290">
    <w:abstractNumId w:val="3"/>
  </w:num>
  <w:num w:numId="2" w16cid:durableId="1428573500">
    <w:abstractNumId w:val="6"/>
  </w:num>
  <w:num w:numId="3" w16cid:durableId="1905066437">
    <w:abstractNumId w:val="7"/>
  </w:num>
  <w:num w:numId="4" w16cid:durableId="1251233283">
    <w:abstractNumId w:val="1"/>
  </w:num>
  <w:num w:numId="5" w16cid:durableId="519393871">
    <w:abstractNumId w:val="4"/>
  </w:num>
  <w:num w:numId="6" w16cid:durableId="762263334">
    <w:abstractNumId w:val="8"/>
  </w:num>
  <w:num w:numId="7" w16cid:durableId="504177215">
    <w:abstractNumId w:val="10"/>
  </w:num>
  <w:num w:numId="8" w16cid:durableId="339237220">
    <w:abstractNumId w:val="2"/>
  </w:num>
  <w:num w:numId="9" w16cid:durableId="986400290">
    <w:abstractNumId w:val="0"/>
  </w:num>
  <w:num w:numId="10" w16cid:durableId="1491677474">
    <w:abstractNumId w:val="5"/>
  </w:num>
  <w:num w:numId="11" w16cid:durableId="646399229">
    <w:abstractNumId w:val="9"/>
  </w:num>
  <w:num w:numId="12" w16cid:durableId="106238372">
    <w:abstractNumId w:val="12"/>
  </w:num>
  <w:num w:numId="13" w16cid:durableId="638652861">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VERSON MARZAN">
    <w15:presenceInfo w15:providerId="AD" w15:userId="S::136825100231@ncr2.deped.gov.ph::b4a1ff39-0fa6-4cc9-814a-ec28ac322e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39B"/>
    <w:rsid w:val="00000BEA"/>
    <w:rsid w:val="0001108B"/>
    <w:rsid w:val="000119BF"/>
    <w:rsid w:val="00034AD1"/>
    <w:rsid w:val="000354D3"/>
    <w:rsid w:val="00041FF5"/>
    <w:rsid w:val="000622D8"/>
    <w:rsid w:val="000641D2"/>
    <w:rsid w:val="000664BE"/>
    <w:rsid w:val="00067050"/>
    <w:rsid w:val="0007178F"/>
    <w:rsid w:val="000825BE"/>
    <w:rsid w:val="00092DB5"/>
    <w:rsid w:val="0009345D"/>
    <w:rsid w:val="000B5B61"/>
    <w:rsid w:val="000C78C5"/>
    <w:rsid w:val="000D428B"/>
    <w:rsid w:val="000E09FE"/>
    <w:rsid w:val="000E6A5B"/>
    <w:rsid w:val="000F2511"/>
    <w:rsid w:val="00104052"/>
    <w:rsid w:val="00104A73"/>
    <w:rsid w:val="001067DF"/>
    <w:rsid w:val="00107BD9"/>
    <w:rsid w:val="001257C1"/>
    <w:rsid w:val="00133654"/>
    <w:rsid w:val="00163A5A"/>
    <w:rsid w:val="001676FE"/>
    <w:rsid w:val="00172765"/>
    <w:rsid w:val="001B11BC"/>
    <w:rsid w:val="001B2D40"/>
    <w:rsid w:val="001D7FA3"/>
    <w:rsid w:val="001E3CA9"/>
    <w:rsid w:val="00203ECF"/>
    <w:rsid w:val="002548EE"/>
    <w:rsid w:val="00255A3B"/>
    <w:rsid w:val="00274F03"/>
    <w:rsid w:val="002768C8"/>
    <w:rsid w:val="00291F23"/>
    <w:rsid w:val="00294FA0"/>
    <w:rsid w:val="002969D9"/>
    <w:rsid w:val="002A1AC7"/>
    <w:rsid w:val="002A596E"/>
    <w:rsid w:val="002A6886"/>
    <w:rsid w:val="002B0E5F"/>
    <w:rsid w:val="002C6DE5"/>
    <w:rsid w:val="002D4D89"/>
    <w:rsid w:val="002D79B6"/>
    <w:rsid w:val="002F19D9"/>
    <w:rsid w:val="002F2951"/>
    <w:rsid w:val="002F59CE"/>
    <w:rsid w:val="002F7294"/>
    <w:rsid w:val="00323C37"/>
    <w:rsid w:val="00327332"/>
    <w:rsid w:val="00330216"/>
    <w:rsid w:val="0034096B"/>
    <w:rsid w:val="0034369B"/>
    <w:rsid w:val="0034730F"/>
    <w:rsid w:val="00351D0F"/>
    <w:rsid w:val="00375095"/>
    <w:rsid w:val="003C60A4"/>
    <w:rsid w:val="003D2252"/>
    <w:rsid w:val="003D6798"/>
    <w:rsid w:val="003E6C1A"/>
    <w:rsid w:val="003F00C7"/>
    <w:rsid w:val="00414D5A"/>
    <w:rsid w:val="00417053"/>
    <w:rsid w:val="0042259B"/>
    <w:rsid w:val="004326F2"/>
    <w:rsid w:val="004349C9"/>
    <w:rsid w:val="00442CDA"/>
    <w:rsid w:val="004516FB"/>
    <w:rsid w:val="00456C08"/>
    <w:rsid w:val="004625AA"/>
    <w:rsid w:val="00465CC8"/>
    <w:rsid w:val="00467D85"/>
    <w:rsid w:val="0047730F"/>
    <w:rsid w:val="00492E15"/>
    <w:rsid w:val="004938F1"/>
    <w:rsid w:val="00497C5C"/>
    <w:rsid w:val="004B57FF"/>
    <w:rsid w:val="004B58C3"/>
    <w:rsid w:val="004B61D2"/>
    <w:rsid w:val="004C138C"/>
    <w:rsid w:val="004D6284"/>
    <w:rsid w:val="004D63D3"/>
    <w:rsid w:val="004D6912"/>
    <w:rsid w:val="004E3894"/>
    <w:rsid w:val="004F1536"/>
    <w:rsid w:val="004F7581"/>
    <w:rsid w:val="00500CE7"/>
    <w:rsid w:val="00502BF9"/>
    <w:rsid w:val="0051190D"/>
    <w:rsid w:val="005206E1"/>
    <w:rsid w:val="00543466"/>
    <w:rsid w:val="0054469C"/>
    <w:rsid w:val="00562825"/>
    <w:rsid w:val="0056709D"/>
    <w:rsid w:val="00575854"/>
    <w:rsid w:val="00576C73"/>
    <w:rsid w:val="00580459"/>
    <w:rsid w:val="00582600"/>
    <w:rsid w:val="0059355A"/>
    <w:rsid w:val="005A130B"/>
    <w:rsid w:val="005A5154"/>
    <w:rsid w:val="005A7469"/>
    <w:rsid w:val="005B23CA"/>
    <w:rsid w:val="005B6BBF"/>
    <w:rsid w:val="005C160B"/>
    <w:rsid w:val="005C282A"/>
    <w:rsid w:val="005C3BE1"/>
    <w:rsid w:val="005C6C78"/>
    <w:rsid w:val="005E6249"/>
    <w:rsid w:val="00600ECE"/>
    <w:rsid w:val="00612F0A"/>
    <w:rsid w:val="00632844"/>
    <w:rsid w:val="00633F33"/>
    <w:rsid w:val="006449DD"/>
    <w:rsid w:val="00644D01"/>
    <w:rsid w:val="006501E0"/>
    <w:rsid w:val="00661F1D"/>
    <w:rsid w:val="00663B3A"/>
    <w:rsid w:val="00665399"/>
    <w:rsid w:val="006806AD"/>
    <w:rsid w:val="00696B52"/>
    <w:rsid w:val="006A3FF7"/>
    <w:rsid w:val="006A5A03"/>
    <w:rsid w:val="006B0F2B"/>
    <w:rsid w:val="006B575D"/>
    <w:rsid w:val="006C203B"/>
    <w:rsid w:val="006C381C"/>
    <w:rsid w:val="006C424D"/>
    <w:rsid w:val="006C471F"/>
    <w:rsid w:val="006E19D7"/>
    <w:rsid w:val="007050E6"/>
    <w:rsid w:val="00705CE2"/>
    <w:rsid w:val="00720B41"/>
    <w:rsid w:val="0073162C"/>
    <w:rsid w:val="007360FA"/>
    <w:rsid w:val="00743ED9"/>
    <w:rsid w:val="00744D3E"/>
    <w:rsid w:val="00754356"/>
    <w:rsid w:val="00765049"/>
    <w:rsid w:val="00766894"/>
    <w:rsid w:val="00775327"/>
    <w:rsid w:val="0077714A"/>
    <w:rsid w:val="00783417"/>
    <w:rsid w:val="00783CB1"/>
    <w:rsid w:val="007930B8"/>
    <w:rsid w:val="007B46F2"/>
    <w:rsid w:val="007C087D"/>
    <w:rsid w:val="007C6138"/>
    <w:rsid w:val="007D064A"/>
    <w:rsid w:val="007E606B"/>
    <w:rsid w:val="008218E8"/>
    <w:rsid w:val="00821F73"/>
    <w:rsid w:val="00823207"/>
    <w:rsid w:val="00830D2E"/>
    <w:rsid w:val="008328B8"/>
    <w:rsid w:val="0085460E"/>
    <w:rsid w:val="00872EAE"/>
    <w:rsid w:val="00875545"/>
    <w:rsid w:val="00877628"/>
    <w:rsid w:val="008B650C"/>
    <w:rsid w:val="008F7081"/>
    <w:rsid w:val="00900AB8"/>
    <w:rsid w:val="009134F5"/>
    <w:rsid w:val="0095305B"/>
    <w:rsid w:val="0095555B"/>
    <w:rsid w:val="00970258"/>
    <w:rsid w:val="00974D2F"/>
    <w:rsid w:val="00983839"/>
    <w:rsid w:val="00993035"/>
    <w:rsid w:val="009939A7"/>
    <w:rsid w:val="009B0D59"/>
    <w:rsid w:val="009C606A"/>
    <w:rsid w:val="009C6AB6"/>
    <w:rsid w:val="009D4B27"/>
    <w:rsid w:val="009E563F"/>
    <w:rsid w:val="009E71E3"/>
    <w:rsid w:val="009F365C"/>
    <w:rsid w:val="00A13D23"/>
    <w:rsid w:val="00A24774"/>
    <w:rsid w:val="00A51106"/>
    <w:rsid w:val="00A52157"/>
    <w:rsid w:val="00A5217F"/>
    <w:rsid w:val="00A61B22"/>
    <w:rsid w:val="00A836CF"/>
    <w:rsid w:val="00A91502"/>
    <w:rsid w:val="00AC1CA9"/>
    <w:rsid w:val="00AC3C79"/>
    <w:rsid w:val="00AC3C8B"/>
    <w:rsid w:val="00AD6452"/>
    <w:rsid w:val="00AE6D3B"/>
    <w:rsid w:val="00AE7681"/>
    <w:rsid w:val="00B11BC5"/>
    <w:rsid w:val="00B22784"/>
    <w:rsid w:val="00B268E7"/>
    <w:rsid w:val="00B503B5"/>
    <w:rsid w:val="00B67782"/>
    <w:rsid w:val="00B71213"/>
    <w:rsid w:val="00B7332C"/>
    <w:rsid w:val="00B74976"/>
    <w:rsid w:val="00B77056"/>
    <w:rsid w:val="00B929BE"/>
    <w:rsid w:val="00BA2BD3"/>
    <w:rsid w:val="00BA6EE9"/>
    <w:rsid w:val="00BB4F26"/>
    <w:rsid w:val="00BC6F27"/>
    <w:rsid w:val="00BD228D"/>
    <w:rsid w:val="00BD5F25"/>
    <w:rsid w:val="00BD696D"/>
    <w:rsid w:val="00BF4D12"/>
    <w:rsid w:val="00C0179E"/>
    <w:rsid w:val="00C143D2"/>
    <w:rsid w:val="00C22F98"/>
    <w:rsid w:val="00C42321"/>
    <w:rsid w:val="00C42397"/>
    <w:rsid w:val="00C470F0"/>
    <w:rsid w:val="00C50327"/>
    <w:rsid w:val="00C5656E"/>
    <w:rsid w:val="00C6006A"/>
    <w:rsid w:val="00C64535"/>
    <w:rsid w:val="00C72AFA"/>
    <w:rsid w:val="00C7539B"/>
    <w:rsid w:val="00C766FB"/>
    <w:rsid w:val="00C85DFB"/>
    <w:rsid w:val="00C9515F"/>
    <w:rsid w:val="00CA52C7"/>
    <w:rsid w:val="00CB0B56"/>
    <w:rsid w:val="00CB226C"/>
    <w:rsid w:val="00CB42D7"/>
    <w:rsid w:val="00CC2E52"/>
    <w:rsid w:val="00CC34A6"/>
    <w:rsid w:val="00CD051B"/>
    <w:rsid w:val="00CE1269"/>
    <w:rsid w:val="00CE6024"/>
    <w:rsid w:val="00CF0B2F"/>
    <w:rsid w:val="00D0460C"/>
    <w:rsid w:val="00D05F6B"/>
    <w:rsid w:val="00D07AA7"/>
    <w:rsid w:val="00D10EE6"/>
    <w:rsid w:val="00D12096"/>
    <w:rsid w:val="00D236EB"/>
    <w:rsid w:val="00D23C2B"/>
    <w:rsid w:val="00D30E0C"/>
    <w:rsid w:val="00D32CBE"/>
    <w:rsid w:val="00D571DE"/>
    <w:rsid w:val="00D80FC8"/>
    <w:rsid w:val="00D82CCD"/>
    <w:rsid w:val="00D94296"/>
    <w:rsid w:val="00DA1733"/>
    <w:rsid w:val="00DE3A1D"/>
    <w:rsid w:val="00E221EA"/>
    <w:rsid w:val="00E22D89"/>
    <w:rsid w:val="00E27056"/>
    <w:rsid w:val="00E459BF"/>
    <w:rsid w:val="00E6245C"/>
    <w:rsid w:val="00E66AF4"/>
    <w:rsid w:val="00E7616C"/>
    <w:rsid w:val="00E87A3D"/>
    <w:rsid w:val="00E91B0C"/>
    <w:rsid w:val="00E91E2F"/>
    <w:rsid w:val="00E92DF8"/>
    <w:rsid w:val="00E96B9C"/>
    <w:rsid w:val="00EB5886"/>
    <w:rsid w:val="00EB7894"/>
    <w:rsid w:val="00EC1568"/>
    <w:rsid w:val="00ED4413"/>
    <w:rsid w:val="00EE68E8"/>
    <w:rsid w:val="00F42839"/>
    <w:rsid w:val="00F46424"/>
    <w:rsid w:val="00F74886"/>
    <w:rsid w:val="00F75A04"/>
    <w:rsid w:val="00F96E94"/>
    <w:rsid w:val="00FB56C1"/>
    <w:rsid w:val="00FB5903"/>
    <w:rsid w:val="00FC5A2F"/>
    <w:rsid w:val="00FC7347"/>
    <w:rsid w:val="0D894AFA"/>
    <w:rsid w:val="2DD2304A"/>
    <w:rsid w:val="78FC647C"/>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83B7C6"/>
  <w15:docId w15:val="{1EAB3C54-659F-024D-8746-8AF888CD8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7681"/>
    <w:pPr>
      <w:spacing w:after="200" w:line="276" w:lineRule="auto"/>
    </w:pPr>
    <w:rPr>
      <w:sz w:val="22"/>
      <w:szCs w:val="22"/>
      <w:lang w:val="en-PH"/>
    </w:rPr>
  </w:style>
  <w:style w:type="paragraph" w:styleId="Heading3">
    <w:name w:val="heading 3"/>
    <w:basedOn w:val="Normal"/>
    <w:link w:val="Heading3Char"/>
    <w:uiPriority w:val="9"/>
    <w:qFormat/>
    <w:rsid w:val="001D7FA3"/>
    <w:pPr>
      <w:spacing w:before="100" w:beforeAutospacing="1" w:after="100" w:afterAutospacing="1" w:line="240" w:lineRule="auto"/>
      <w:outlineLvl w:val="2"/>
    </w:pPr>
    <w:rPr>
      <w:rFonts w:ascii="Times New Roman" w:eastAsia="Times New Roman" w:hAnsi="Times New Roman" w:cs="Times New Roman"/>
      <w:b/>
      <w:bCs/>
      <w:sz w:val="27"/>
      <w:szCs w:val="27"/>
      <w:lang w:val="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rPr>
      <w:color w:val="0000FF"/>
      <w:u w:val="single"/>
    </w:rPr>
  </w:style>
  <w:style w:type="table" w:styleId="TableGrid">
    <w:name w:val="Table Grid"/>
    <w:basedOn w:val="TableNormal"/>
    <w:uiPriority w:val="99"/>
    <w:unhideWhenUsed/>
    <w:rsid w:val="00C766FB"/>
    <w:pPr>
      <w:widowControl w:val="0"/>
      <w:jc w:val="both"/>
    </w:pPr>
    <w:rPr>
      <w:rFonts w:ascii="Times New Roman" w:eastAsia="Times New Roman" w:hAnsi="Times New Roman" w:cs="Times New Roman"/>
      <w:lang w:eastAsia="en-PH"/>
    </w:rPr>
    <w:tblPr>
      <w:tblBorders>
        <w:top w:val="single" w:sz="4" w:space="0" w:color="auto"/>
        <w:bottom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ListParagraph">
    <w:name w:val="List Paragraph"/>
    <w:basedOn w:val="Normal"/>
    <w:uiPriority w:val="99"/>
    <w:unhideWhenUsed/>
    <w:rsid w:val="00E96B9C"/>
    <w:pPr>
      <w:ind w:left="720"/>
      <w:contextualSpacing/>
    </w:pPr>
  </w:style>
  <w:style w:type="character" w:styleId="PlaceholderText">
    <w:name w:val="Placeholder Text"/>
    <w:basedOn w:val="DefaultParagraphFont"/>
    <w:uiPriority w:val="99"/>
    <w:unhideWhenUsed/>
    <w:rsid w:val="00576C73"/>
    <w:rPr>
      <w:color w:val="808080"/>
    </w:rPr>
  </w:style>
  <w:style w:type="character" w:customStyle="1" w:styleId="Heading3Char">
    <w:name w:val="Heading 3 Char"/>
    <w:basedOn w:val="DefaultParagraphFont"/>
    <w:link w:val="Heading3"/>
    <w:uiPriority w:val="9"/>
    <w:rsid w:val="001D7FA3"/>
    <w:rPr>
      <w:rFonts w:ascii="Times New Roman" w:eastAsia="Times New Roman" w:hAnsi="Times New Roman" w:cs="Times New Roman"/>
      <w:b/>
      <w:bCs/>
      <w:sz w:val="27"/>
      <w:szCs w:val="27"/>
      <w:lang w:val="en-SG"/>
    </w:rPr>
  </w:style>
  <w:style w:type="character" w:styleId="PageNumber">
    <w:name w:val="page number"/>
    <w:basedOn w:val="DefaultParagraphFont"/>
    <w:uiPriority w:val="99"/>
    <w:semiHidden/>
    <w:unhideWhenUsed/>
    <w:rsid w:val="002C6DE5"/>
  </w:style>
  <w:style w:type="paragraph" w:styleId="Revision">
    <w:name w:val="Revision"/>
    <w:hidden/>
    <w:uiPriority w:val="99"/>
    <w:semiHidden/>
    <w:rsid w:val="000C78C5"/>
    <w:rPr>
      <w:sz w:val="22"/>
      <w:szCs w:val="22"/>
      <w:lang w:val="en-PH"/>
    </w:rPr>
  </w:style>
  <w:style w:type="character" w:styleId="UnresolvedMention">
    <w:name w:val="Unresolved Mention"/>
    <w:basedOn w:val="DefaultParagraphFont"/>
    <w:uiPriority w:val="99"/>
    <w:semiHidden/>
    <w:unhideWhenUsed/>
    <w:rsid w:val="00E92DF8"/>
    <w:rPr>
      <w:color w:val="605E5C"/>
      <w:shd w:val="clear" w:color="auto" w:fill="E1DFDD"/>
    </w:rPr>
  </w:style>
  <w:style w:type="character" w:styleId="FollowedHyperlink">
    <w:name w:val="FollowedHyperlink"/>
    <w:basedOn w:val="DefaultParagraphFont"/>
    <w:uiPriority w:val="99"/>
    <w:semiHidden/>
    <w:unhideWhenUsed/>
    <w:rsid w:val="00E92DF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1493">
      <w:bodyDiv w:val="1"/>
      <w:marLeft w:val="0"/>
      <w:marRight w:val="0"/>
      <w:marTop w:val="0"/>
      <w:marBottom w:val="0"/>
      <w:divBdr>
        <w:top w:val="none" w:sz="0" w:space="0" w:color="auto"/>
        <w:left w:val="none" w:sz="0" w:space="0" w:color="auto"/>
        <w:bottom w:val="none" w:sz="0" w:space="0" w:color="auto"/>
        <w:right w:val="none" w:sz="0" w:space="0" w:color="auto"/>
      </w:divBdr>
    </w:div>
    <w:div w:id="11808424">
      <w:bodyDiv w:val="1"/>
      <w:marLeft w:val="0"/>
      <w:marRight w:val="0"/>
      <w:marTop w:val="0"/>
      <w:marBottom w:val="0"/>
      <w:divBdr>
        <w:top w:val="none" w:sz="0" w:space="0" w:color="auto"/>
        <w:left w:val="none" w:sz="0" w:space="0" w:color="auto"/>
        <w:bottom w:val="none" w:sz="0" w:space="0" w:color="auto"/>
        <w:right w:val="none" w:sz="0" w:space="0" w:color="auto"/>
      </w:divBdr>
    </w:div>
    <w:div w:id="14772269">
      <w:bodyDiv w:val="1"/>
      <w:marLeft w:val="0"/>
      <w:marRight w:val="0"/>
      <w:marTop w:val="0"/>
      <w:marBottom w:val="0"/>
      <w:divBdr>
        <w:top w:val="none" w:sz="0" w:space="0" w:color="auto"/>
        <w:left w:val="none" w:sz="0" w:space="0" w:color="auto"/>
        <w:bottom w:val="none" w:sz="0" w:space="0" w:color="auto"/>
        <w:right w:val="none" w:sz="0" w:space="0" w:color="auto"/>
      </w:divBdr>
      <w:divsChild>
        <w:div w:id="1897204627">
          <w:marLeft w:val="0"/>
          <w:marRight w:val="0"/>
          <w:marTop w:val="0"/>
          <w:marBottom w:val="0"/>
          <w:divBdr>
            <w:top w:val="none" w:sz="0" w:space="0" w:color="auto"/>
            <w:left w:val="none" w:sz="0" w:space="0" w:color="auto"/>
            <w:bottom w:val="none" w:sz="0" w:space="0" w:color="auto"/>
            <w:right w:val="none" w:sz="0" w:space="0" w:color="auto"/>
          </w:divBdr>
          <w:divsChild>
            <w:div w:id="1217158907">
              <w:marLeft w:val="0"/>
              <w:marRight w:val="0"/>
              <w:marTop w:val="0"/>
              <w:marBottom w:val="0"/>
              <w:divBdr>
                <w:top w:val="none" w:sz="0" w:space="0" w:color="auto"/>
                <w:left w:val="none" w:sz="0" w:space="0" w:color="auto"/>
                <w:bottom w:val="none" w:sz="0" w:space="0" w:color="auto"/>
                <w:right w:val="none" w:sz="0" w:space="0" w:color="auto"/>
              </w:divBdr>
              <w:divsChild>
                <w:div w:id="214507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48703">
      <w:bodyDiv w:val="1"/>
      <w:marLeft w:val="0"/>
      <w:marRight w:val="0"/>
      <w:marTop w:val="0"/>
      <w:marBottom w:val="0"/>
      <w:divBdr>
        <w:top w:val="none" w:sz="0" w:space="0" w:color="auto"/>
        <w:left w:val="none" w:sz="0" w:space="0" w:color="auto"/>
        <w:bottom w:val="none" w:sz="0" w:space="0" w:color="auto"/>
        <w:right w:val="none" w:sz="0" w:space="0" w:color="auto"/>
      </w:divBdr>
      <w:divsChild>
        <w:div w:id="727269494">
          <w:marLeft w:val="0"/>
          <w:marRight w:val="0"/>
          <w:marTop w:val="0"/>
          <w:marBottom w:val="0"/>
          <w:divBdr>
            <w:top w:val="none" w:sz="0" w:space="0" w:color="auto"/>
            <w:left w:val="none" w:sz="0" w:space="0" w:color="auto"/>
            <w:bottom w:val="none" w:sz="0" w:space="0" w:color="auto"/>
            <w:right w:val="none" w:sz="0" w:space="0" w:color="auto"/>
          </w:divBdr>
          <w:divsChild>
            <w:div w:id="147691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0364">
      <w:bodyDiv w:val="1"/>
      <w:marLeft w:val="0"/>
      <w:marRight w:val="0"/>
      <w:marTop w:val="0"/>
      <w:marBottom w:val="0"/>
      <w:divBdr>
        <w:top w:val="none" w:sz="0" w:space="0" w:color="auto"/>
        <w:left w:val="none" w:sz="0" w:space="0" w:color="auto"/>
        <w:bottom w:val="none" w:sz="0" w:space="0" w:color="auto"/>
        <w:right w:val="none" w:sz="0" w:space="0" w:color="auto"/>
      </w:divBdr>
    </w:div>
    <w:div w:id="176432052">
      <w:bodyDiv w:val="1"/>
      <w:marLeft w:val="0"/>
      <w:marRight w:val="0"/>
      <w:marTop w:val="0"/>
      <w:marBottom w:val="0"/>
      <w:divBdr>
        <w:top w:val="none" w:sz="0" w:space="0" w:color="auto"/>
        <w:left w:val="none" w:sz="0" w:space="0" w:color="auto"/>
        <w:bottom w:val="none" w:sz="0" w:space="0" w:color="auto"/>
        <w:right w:val="none" w:sz="0" w:space="0" w:color="auto"/>
      </w:divBdr>
      <w:divsChild>
        <w:div w:id="2081979901">
          <w:marLeft w:val="0"/>
          <w:marRight w:val="0"/>
          <w:marTop w:val="0"/>
          <w:marBottom w:val="0"/>
          <w:divBdr>
            <w:top w:val="none" w:sz="0" w:space="0" w:color="auto"/>
            <w:left w:val="none" w:sz="0" w:space="0" w:color="auto"/>
            <w:bottom w:val="none" w:sz="0" w:space="0" w:color="auto"/>
            <w:right w:val="none" w:sz="0" w:space="0" w:color="auto"/>
          </w:divBdr>
          <w:divsChild>
            <w:div w:id="453914901">
              <w:marLeft w:val="0"/>
              <w:marRight w:val="0"/>
              <w:marTop w:val="0"/>
              <w:marBottom w:val="0"/>
              <w:divBdr>
                <w:top w:val="none" w:sz="0" w:space="0" w:color="auto"/>
                <w:left w:val="none" w:sz="0" w:space="0" w:color="auto"/>
                <w:bottom w:val="none" w:sz="0" w:space="0" w:color="auto"/>
                <w:right w:val="none" w:sz="0" w:space="0" w:color="auto"/>
              </w:divBdr>
              <w:divsChild>
                <w:div w:id="34236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743464">
      <w:bodyDiv w:val="1"/>
      <w:marLeft w:val="0"/>
      <w:marRight w:val="0"/>
      <w:marTop w:val="0"/>
      <w:marBottom w:val="0"/>
      <w:divBdr>
        <w:top w:val="none" w:sz="0" w:space="0" w:color="auto"/>
        <w:left w:val="none" w:sz="0" w:space="0" w:color="auto"/>
        <w:bottom w:val="none" w:sz="0" w:space="0" w:color="auto"/>
        <w:right w:val="none" w:sz="0" w:space="0" w:color="auto"/>
      </w:divBdr>
      <w:divsChild>
        <w:div w:id="937060276">
          <w:marLeft w:val="0"/>
          <w:marRight w:val="0"/>
          <w:marTop w:val="0"/>
          <w:marBottom w:val="0"/>
          <w:divBdr>
            <w:top w:val="none" w:sz="0" w:space="0" w:color="auto"/>
            <w:left w:val="none" w:sz="0" w:space="0" w:color="auto"/>
            <w:bottom w:val="none" w:sz="0" w:space="0" w:color="auto"/>
            <w:right w:val="none" w:sz="0" w:space="0" w:color="auto"/>
          </w:divBdr>
          <w:divsChild>
            <w:div w:id="912619536">
              <w:marLeft w:val="0"/>
              <w:marRight w:val="0"/>
              <w:marTop w:val="0"/>
              <w:marBottom w:val="0"/>
              <w:divBdr>
                <w:top w:val="none" w:sz="0" w:space="0" w:color="auto"/>
                <w:left w:val="none" w:sz="0" w:space="0" w:color="auto"/>
                <w:bottom w:val="none" w:sz="0" w:space="0" w:color="auto"/>
                <w:right w:val="none" w:sz="0" w:space="0" w:color="auto"/>
              </w:divBdr>
              <w:divsChild>
                <w:div w:id="10816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442593">
      <w:bodyDiv w:val="1"/>
      <w:marLeft w:val="0"/>
      <w:marRight w:val="0"/>
      <w:marTop w:val="0"/>
      <w:marBottom w:val="0"/>
      <w:divBdr>
        <w:top w:val="none" w:sz="0" w:space="0" w:color="auto"/>
        <w:left w:val="none" w:sz="0" w:space="0" w:color="auto"/>
        <w:bottom w:val="none" w:sz="0" w:space="0" w:color="auto"/>
        <w:right w:val="none" w:sz="0" w:space="0" w:color="auto"/>
      </w:divBdr>
      <w:divsChild>
        <w:div w:id="320235211">
          <w:marLeft w:val="0"/>
          <w:marRight w:val="0"/>
          <w:marTop w:val="0"/>
          <w:marBottom w:val="0"/>
          <w:divBdr>
            <w:top w:val="none" w:sz="0" w:space="0" w:color="auto"/>
            <w:left w:val="none" w:sz="0" w:space="0" w:color="auto"/>
            <w:bottom w:val="none" w:sz="0" w:space="0" w:color="auto"/>
            <w:right w:val="none" w:sz="0" w:space="0" w:color="auto"/>
          </w:divBdr>
          <w:divsChild>
            <w:div w:id="862784994">
              <w:marLeft w:val="0"/>
              <w:marRight w:val="0"/>
              <w:marTop w:val="0"/>
              <w:marBottom w:val="0"/>
              <w:divBdr>
                <w:top w:val="none" w:sz="0" w:space="0" w:color="auto"/>
                <w:left w:val="none" w:sz="0" w:space="0" w:color="auto"/>
                <w:bottom w:val="none" w:sz="0" w:space="0" w:color="auto"/>
                <w:right w:val="none" w:sz="0" w:space="0" w:color="auto"/>
              </w:divBdr>
              <w:divsChild>
                <w:div w:id="1610505491">
                  <w:marLeft w:val="0"/>
                  <w:marRight w:val="0"/>
                  <w:marTop w:val="0"/>
                  <w:marBottom w:val="0"/>
                  <w:divBdr>
                    <w:top w:val="none" w:sz="0" w:space="0" w:color="auto"/>
                    <w:left w:val="none" w:sz="0" w:space="0" w:color="auto"/>
                    <w:bottom w:val="none" w:sz="0" w:space="0" w:color="auto"/>
                    <w:right w:val="none" w:sz="0" w:space="0" w:color="auto"/>
                  </w:divBdr>
                  <w:divsChild>
                    <w:div w:id="1675914310">
                      <w:marLeft w:val="0"/>
                      <w:marRight w:val="0"/>
                      <w:marTop w:val="0"/>
                      <w:marBottom w:val="0"/>
                      <w:divBdr>
                        <w:top w:val="none" w:sz="0" w:space="0" w:color="auto"/>
                        <w:left w:val="none" w:sz="0" w:space="0" w:color="auto"/>
                        <w:bottom w:val="none" w:sz="0" w:space="0" w:color="auto"/>
                        <w:right w:val="none" w:sz="0" w:space="0" w:color="auto"/>
                      </w:divBdr>
                      <w:divsChild>
                        <w:div w:id="1175075176">
                          <w:marLeft w:val="0"/>
                          <w:marRight w:val="0"/>
                          <w:marTop w:val="0"/>
                          <w:marBottom w:val="0"/>
                          <w:divBdr>
                            <w:top w:val="none" w:sz="0" w:space="0" w:color="auto"/>
                            <w:left w:val="none" w:sz="0" w:space="0" w:color="auto"/>
                            <w:bottom w:val="none" w:sz="0" w:space="0" w:color="auto"/>
                            <w:right w:val="none" w:sz="0" w:space="0" w:color="auto"/>
                          </w:divBdr>
                          <w:divsChild>
                            <w:div w:id="1226331817">
                              <w:marLeft w:val="0"/>
                              <w:marRight w:val="0"/>
                              <w:marTop w:val="0"/>
                              <w:marBottom w:val="0"/>
                              <w:divBdr>
                                <w:top w:val="none" w:sz="0" w:space="0" w:color="auto"/>
                                <w:left w:val="none" w:sz="0" w:space="0" w:color="auto"/>
                                <w:bottom w:val="none" w:sz="0" w:space="0" w:color="auto"/>
                                <w:right w:val="none" w:sz="0" w:space="0" w:color="auto"/>
                              </w:divBdr>
                              <w:divsChild>
                                <w:div w:id="926619525">
                                  <w:marLeft w:val="0"/>
                                  <w:marRight w:val="0"/>
                                  <w:marTop w:val="0"/>
                                  <w:marBottom w:val="0"/>
                                  <w:divBdr>
                                    <w:top w:val="none" w:sz="0" w:space="0" w:color="auto"/>
                                    <w:left w:val="none" w:sz="0" w:space="0" w:color="auto"/>
                                    <w:bottom w:val="none" w:sz="0" w:space="0" w:color="auto"/>
                                    <w:right w:val="none" w:sz="0" w:space="0" w:color="auto"/>
                                  </w:divBdr>
                                  <w:divsChild>
                                    <w:div w:id="166331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9015692">
      <w:bodyDiv w:val="1"/>
      <w:marLeft w:val="0"/>
      <w:marRight w:val="0"/>
      <w:marTop w:val="0"/>
      <w:marBottom w:val="0"/>
      <w:divBdr>
        <w:top w:val="none" w:sz="0" w:space="0" w:color="auto"/>
        <w:left w:val="none" w:sz="0" w:space="0" w:color="auto"/>
        <w:bottom w:val="none" w:sz="0" w:space="0" w:color="auto"/>
        <w:right w:val="none" w:sz="0" w:space="0" w:color="auto"/>
      </w:divBdr>
      <w:divsChild>
        <w:div w:id="1616718739">
          <w:marLeft w:val="0"/>
          <w:marRight w:val="0"/>
          <w:marTop w:val="0"/>
          <w:marBottom w:val="0"/>
          <w:divBdr>
            <w:top w:val="none" w:sz="0" w:space="0" w:color="auto"/>
            <w:left w:val="none" w:sz="0" w:space="0" w:color="auto"/>
            <w:bottom w:val="none" w:sz="0" w:space="0" w:color="auto"/>
            <w:right w:val="none" w:sz="0" w:space="0" w:color="auto"/>
          </w:divBdr>
          <w:divsChild>
            <w:div w:id="1252928971">
              <w:marLeft w:val="0"/>
              <w:marRight w:val="0"/>
              <w:marTop w:val="0"/>
              <w:marBottom w:val="0"/>
              <w:divBdr>
                <w:top w:val="none" w:sz="0" w:space="0" w:color="auto"/>
                <w:left w:val="none" w:sz="0" w:space="0" w:color="auto"/>
                <w:bottom w:val="none" w:sz="0" w:space="0" w:color="auto"/>
                <w:right w:val="none" w:sz="0" w:space="0" w:color="auto"/>
              </w:divBdr>
              <w:divsChild>
                <w:div w:id="2069716960">
                  <w:marLeft w:val="0"/>
                  <w:marRight w:val="0"/>
                  <w:marTop w:val="0"/>
                  <w:marBottom w:val="0"/>
                  <w:divBdr>
                    <w:top w:val="none" w:sz="0" w:space="0" w:color="auto"/>
                    <w:left w:val="none" w:sz="0" w:space="0" w:color="auto"/>
                    <w:bottom w:val="none" w:sz="0" w:space="0" w:color="auto"/>
                    <w:right w:val="none" w:sz="0" w:space="0" w:color="auto"/>
                  </w:divBdr>
                  <w:divsChild>
                    <w:div w:id="1656032347">
                      <w:marLeft w:val="0"/>
                      <w:marRight w:val="0"/>
                      <w:marTop w:val="0"/>
                      <w:marBottom w:val="0"/>
                      <w:divBdr>
                        <w:top w:val="none" w:sz="0" w:space="0" w:color="auto"/>
                        <w:left w:val="none" w:sz="0" w:space="0" w:color="auto"/>
                        <w:bottom w:val="none" w:sz="0" w:space="0" w:color="auto"/>
                        <w:right w:val="none" w:sz="0" w:space="0" w:color="auto"/>
                      </w:divBdr>
                      <w:divsChild>
                        <w:div w:id="268314866">
                          <w:marLeft w:val="0"/>
                          <w:marRight w:val="0"/>
                          <w:marTop w:val="0"/>
                          <w:marBottom w:val="0"/>
                          <w:divBdr>
                            <w:top w:val="none" w:sz="0" w:space="0" w:color="auto"/>
                            <w:left w:val="none" w:sz="0" w:space="0" w:color="auto"/>
                            <w:bottom w:val="none" w:sz="0" w:space="0" w:color="auto"/>
                            <w:right w:val="none" w:sz="0" w:space="0" w:color="auto"/>
                          </w:divBdr>
                          <w:divsChild>
                            <w:div w:id="1535387321">
                              <w:marLeft w:val="0"/>
                              <w:marRight w:val="0"/>
                              <w:marTop w:val="0"/>
                              <w:marBottom w:val="0"/>
                              <w:divBdr>
                                <w:top w:val="none" w:sz="0" w:space="0" w:color="auto"/>
                                <w:left w:val="none" w:sz="0" w:space="0" w:color="auto"/>
                                <w:bottom w:val="none" w:sz="0" w:space="0" w:color="auto"/>
                                <w:right w:val="none" w:sz="0" w:space="0" w:color="auto"/>
                              </w:divBdr>
                              <w:divsChild>
                                <w:div w:id="1812936954">
                                  <w:marLeft w:val="0"/>
                                  <w:marRight w:val="0"/>
                                  <w:marTop w:val="0"/>
                                  <w:marBottom w:val="0"/>
                                  <w:divBdr>
                                    <w:top w:val="none" w:sz="0" w:space="0" w:color="auto"/>
                                    <w:left w:val="none" w:sz="0" w:space="0" w:color="auto"/>
                                    <w:bottom w:val="none" w:sz="0" w:space="0" w:color="auto"/>
                                    <w:right w:val="none" w:sz="0" w:space="0" w:color="auto"/>
                                  </w:divBdr>
                                  <w:divsChild>
                                    <w:div w:id="123697914">
                                      <w:marLeft w:val="0"/>
                                      <w:marRight w:val="0"/>
                                      <w:marTop w:val="0"/>
                                      <w:marBottom w:val="0"/>
                                      <w:divBdr>
                                        <w:top w:val="none" w:sz="0" w:space="0" w:color="auto"/>
                                        <w:left w:val="none" w:sz="0" w:space="0" w:color="auto"/>
                                        <w:bottom w:val="none" w:sz="0" w:space="0" w:color="auto"/>
                                        <w:right w:val="none" w:sz="0" w:space="0" w:color="auto"/>
                                      </w:divBdr>
                                      <w:divsChild>
                                        <w:div w:id="2111972411">
                                          <w:marLeft w:val="0"/>
                                          <w:marRight w:val="0"/>
                                          <w:marTop w:val="0"/>
                                          <w:marBottom w:val="0"/>
                                          <w:divBdr>
                                            <w:top w:val="none" w:sz="0" w:space="0" w:color="auto"/>
                                            <w:left w:val="none" w:sz="0" w:space="0" w:color="auto"/>
                                            <w:bottom w:val="none" w:sz="0" w:space="0" w:color="auto"/>
                                            <w:right w:val="none" w:sz="0" w:space="0" w:color="auto"/>
                                          </w:divBdr>
                                          <w:divsChild>
                                            <w:div w:id="595750669">
                                              <w:marLeft w:val="0"/>
                                              <w:marRight w:val="0"/>
                                              <w:marTop w:val="0"/>
                                              <w:marBottom w:val="0"/>
                                              <w:divBdr>
                                                <w:top w:val="none" w:sz="0" w:space="0" w:color="auto"/>
                                                <w:left w:val="none" w:sz="0" w:space="0" w:color="auto"/>
                                                <w:bottom w:val="none" w:sz="0" w:space="0" w:color="auto"/>
                                                <w:right w:val="none" w:sz="0" w:space="0" w:color="auto"/>
                                              </w:divBdr>
                                              <w:divsChild>
                                                <w:div w:id="133537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8365191">
          <w:marLeft w:val="0"/>
          <w:marRight w:val="0"/>
          <w:marTop w:val="0"/>
          <w:marBottom w:val="0"/>
          <w:divBdr>
            <w:top w:val="none" w:sz="0" w:space="0" w:color="auto"/>
            <w:left w:val="none" w:sz="0" w:space="0" w:color="auto"/>
            <w:bottom w:val="none" w:sz="0" w:space="0" w:color="auto"/>
            <w:right w:val="none" w:sz="0" w:space="0" w:color="auto"/>
          </w:divBdr>
          <w:divsChild>
            <w:div w:id="1302808057">
              <w:marLeft w:val="0"/>
              <w:marRight w:val="0"/>
              <w:marTop w:val="0"/>
              <w:marBottom w:val="0"/>
              <w:divBdr>
                <w:top w:val="none" w:sz="0" w:space="0" w:color="auto"/>
                <w:left w:val="none" w:sz="0" w:space="0" w:color="auto"/>
                <w:bottom w:val="none" w:sz="0" w:space="0" w:color="auto"/>
                <w:right w:val="none" w:sz="0" w:space="0" w:color="auto"/>
              </w:divBdr>
              <w:divsChild>
                <w:div w:id="2043089463">
                  <w:marLeft w:val="0"/>
                  <w:marRight w:val="0"/>
                  <w:marTop w:val="0"/>
                  <w:marBottom w:val="0"/>
                  <w:divBdr>
                    <w:top w:val="none" w:sz="0" w:space="0" w:color="auto"/>
                    <w:left w:val="none" w:sz="0" w:space="0" w:color="auto"/>
                    <w:bottom w:val="none" w:sz="0" w:space="0" w:color="auto"/>
                    <w:right w:val="none" w:sz="0" w:space="0" w:color="auto"/>
                  </w:divBdr>
                  <w:divsChild>
                    <w:div w:id="347097417">
                      <w:marLeft w:val="0"/>
                      <w:marRight w:val="0"/>
                      <w:marTop w:val="0"/>
                      <w:marBottom w:val="0"/>
                      <w:divBdr>
                        <w:top w:val="none" w:sz="0" w:space="0" w:color="auto"/>
                        <w:left w:val="none" w:sz="0" w:space="0" w:color="auto"/>
                        <w:bottom w:val="none" w:sz="0" w:space="0" w:color="auto"/>
                        <w:right w:val="none" w:sz="0" w:space="0" w:color="auto"/>
                      </w:divBdr>
                      <w:divsChild>
                        <w:div w:id="1214536794">
                          <w:marLeft w:val="0"/>
                          <w:marRight w:val="0"/>
                          <w:marTop w:val="90"/>
                          <w:marBottom w:val="0"/>
                          <w:divBdr>
                            <w:top w:val="none" w:sz="0" w:space="0" w:color="auto"/>
                            <w:left w:val="none" w:sz="0" w:space="0" w:color="auto"/>
                            <w:bottom w:val="none" w:sz="0" w:space="0" w:color="auto"/>
                            <w:right w:val="none" w:sz="0" w:space="0" w:color="auto"/>
                          </w:divBdr>
                        </w:div>
                      </w:divsChild>
                    </w:div>
                    <w:div w:id="1561746512">
                      <w:marLeft w:val="0"/>
                      <w:marRight w:val="0"/>
                      <w:marTop w:val="0"/>
                      <w:marBottom w:val="0"/>
                      <w:divBdr>
                        <w:top w:val="none" w:sz="0" w:space="0" w:color="auto"/>
                        <w:left w:val="none" w:sz="0" w:space="0" w:color="auto"/>
                        <w:bottom w:val="none" w:sz="0" w:space="0" w:color="auto"/>
                        <w:right w:val="none" w:sz="0" w:space="0" w:color="auto"/>
                      </w:divBdr>
                      <w:divsChild>
                        <w:div w:id="1155531528">
                          <w:marLeft w:val="0"/>
                          <w:marRight w:val="0"/>
                          <w:marTop w:val="0"/>
                          <w:marBottom w:val="0"/>
                          <w:divBdr>
                            <w:top w:val="none" w:sz="0" w:space="0" w:color="auto"/>
                            <w:left w:val="none" w:sz="0" w:space="0" w:color="auto"/>
                            <w:bottom w:val="none" w:sz="0" w:space="0" w:color="auto"/>
                            <w:right w:val="none" w:sz="0" w:space="0" w:color="auto"/>
                          </w:divBdr>
                          <w:divsChild>
                            <w:div w:id="122232205">
                              <w:marLeft w:val="0"/>
                              <w:marRight w:val="0"/>
                              <w:marTop w:val="0"/>
                              <w:marBottom w:val="0"/>
                              <w:divBdr>
                                <w:top w:val="none" w:sz="0" w:space="0" w:color="auto"/>
                                <w:left w:val="none" w:sz="0" w:space="0" w:color="auto"/>
                                <w:bottom w:val="none" w:sz="0" w:space="0" w:color="auto"/>
                                <w:right w:val="none" w:sz="0" w:space="0" w:color="auto"/>
                              </w:divBdr>
                            </w:div>
                          </w:divsChild>
                        </w:div>
                        <w:div w:id="1130904336">
                          <w:marLeft w:val="0"/>
                          <w:marRight w:val="0"/>
                          <w:marTop w:val="0"/>
                          <w:marBottom w:val="0"/>
                          <w:divBdr>
                            <w:top w:val="none" w:sz="0" w:space="0" w:color="auto"/>
                            <w:left w:val="none" w:sz="0" w:space="0" w:color="auto"/>
                            <w:bottom w:val="none" w:sz="0" w:space="0" w:color="auto"/>
                            <w:right w:val="none" w:sz="0" w:space="0" w:color="auto"/>
                          </w:divBdr>
                          <w:divsChild>
                            <w:div w:id="1966277584">
                              <w:marLeft w:val="0"/>
                              <w:marRight w:val="0"/>
                              <w:marTop w:val="0"/>
                              <w:marBottom w:val="0"/>
                              <w:divBdr>
                                <w:top w:val="none" w:sz="0" w:space="0" w:color="auto"/>
                                <w:left w:val="none" w:sz="0" w:space="0" w:color="auto"/>
                                <w:bottom w:val="none" w:sz="0" w:space="0" w:color="auto"/>
                                <w:right w:val="none" w:sz="0" w:space="0" w:color="auto"/>
                              </w:divBdr>
                              <w:divsChild>
                                <w:div w:id="1474103710">
                                  <w:marLeft w:val="0"/>
                                  <w:marRight w:val="0"/>
                                  <w:marTop w:val="0"/>
                                  <w:marBottom w:val="0"/>
                                  <w:divBdr>
                                    <w:top w:val="none" w:sz="0" w:space="0" w:color="auto"/>
                                    <w:left w:val="none" w:sz="0" w:space="0" w:color="auto"/>
                                    <w:bottom w:val="none" w:sz="0" w:space="0" w:color="auto"/>
                                    <w:right w:val="none" w:sz="0" w:space="0" w:color="auto"/>
                                  </w:divBdr>
                                  <w:divsChild>
                                    <w:div w:id="505747967">
                                      <w:marLeft w:val="0"/>
                                      <w:marRight w:val="0"/>
                                      <w:marTop w:val="0"/>
                                      <w:marBottom w:val="0"/>
                                      <w:divBdr>
                                        <w:top w:val="none" w:sz="0" w:space="0" w:color="auto"/>
                                        <w:left w:val="none" w:sz="0" w:space="0" w:color="auto"/>
                                        <w:bottom w:val="none" w:sz="0" w:space="0" w:color="auto"/>
                                        <w:right w:val="none" w:sz="0" w:space="0" w:color="auto"/>
                                      </w:divBdr>
                                      <w:divsChild>
                                        <w:div w:id="420177090">
                                          <w:marLeft w:val="0"/>
                                          <w:marRight w:val="0"/>
                                          <w:marTop w:val="0"/>
                                          <w:marBottom w:val="0"/>
                                          <w:divBdr>
                                            <w:top w:val="none" w:sz="0" w:space="0" w:color="auto"/>
                                            <w:left w:val="none" w:sz="0" w:space="0" w:color="auto"/>
                                            <w:bottom w:val="none" w:sz="0" w:space="0" w:color="auto"/>
                                            <w:right w:val="none" w:sz="0" w:space="0" w:color="auto"/>
                                          </w:divBdr>
                                          <w:divsChild>
                                            <w:div w:id="2049841044">
                                              <w:marLeft w:val="0"/>
                                              <w:marRight w:val="0"/>
                                              <w:marTop w:val="0"/>
                                              <w:marBottom w:val="0"/>
                                              <w:divBdr>
                                                <w:top w:val="none" w:sz="0" w:space="0" w:color="auto"/>
                                                <w:left w:val="none" w:sz="0" w:space="0" w:color="auto"/>
                                                <w:bottom w:val="none" w:sz="0" w:space="0" w:color="auto"/>
                                                <w:right w:val="none" w:sz="0" w:space="0" w:color="auto"/>
                                              </w:divBdr>
                                              <w:divsChild>
                                                <w:div w:id="160199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4560257">
          <w:marLeft w:val="0"/>
          <w:marRight w:val="0"/>
          <w:marTop w:val="0"/>
          <w:marBottom w:val="0"/>
          <w:divBdr>
            <w:top w:val="none" w:sz="0" w:space="0" w:color="auto"/>
            <w:left w:val="none" w:sz="0" w:space="0" w:color="auto"/>
            <w:bottom w:val="none" w:sz="0" w:space="0" w:color="auto"/>
            <w:right w:val="none" w:sz="0" w:space="0" w:color="auto"/>
          </w:divBdr>
          <w:divsChild>
            <w:div w:id="1859809334">
              <w:marLeft w:val="0"/>
              <w:marRight w:val="0"/>
              <w:marTop w:val="0"/>
              <w:marBottom w:val="0"/>
              <w:divBdr>
                <w:top w:val="none" w:sz="0" w:space="0" w:color="auto"/>
                <w:left w:val="none" w:sz="0" w:space="0" w:color="auto"/>
                <w:bottom w:val="none" w:sz="0" w:space="0" w:color="auto"/>
                <w:right w:val="none" w:sz="0" w:space="0" w:color="auto"/>
              </w:divBdr>
              <w:divsChild>
                <w:div w:id="1579051612">
                  <w:marLeft w:val="0"/>
                  <w:marRight w:val="0"/>
                  <w:marTop w:val="0"/>
                  <w:marBottom w:val="0"/>
                  <w:divBdr>
                    <w:top w:val="none" w:sz="0" w:space="0" w:color="auto"/>
                    <w:left w:val="none" w:sz="0" w:space="0" w:color="auto"/>
                    <w:bottom w:val="none" w:sz="0" w:space="0" w:color="auto"/>
                    <w:right w:val="none" w:sz="0" w:space="0" w:color="auto"/>
                  </w:divBdr>
                  <w:divsChild>
                    <w:div w:id="617489520">
                      <w:marLeft w:val="0"/>
                      <w:marRight w:val="0"/>
                      <w:marTop w:val="0"/>
                      <w:marBottom w:val="0"/>
                      <w:divBdr>
                        <w:top w:val="none" w:sz="0" w:space="0" w:color="auto"/>
                        <w:left w:val="none" w:sz="0" w:space="0" w:color="auto"/>
                        <w:bottom w:val="none" w:sz="0" w:space="0" w:color="auto"/>
                        <w:right w:val="none" w:sz="0" w:space="0" w:color="auto"/>
                      </w:divBdr>
                      <w:divsChild>
                        <w:div w:id="1181970117">
                          <w:marLeft w:val="0"/>
                          <w:marRight w:val="0"/>
                          <w:marTop w:val="90"/>
                          <w:marBottom w:val="0"/>
                          <w:divBdr>
                            <w:top w:val="none" w:sz="0" w:space="0" w:color="auto"/>
                            <w:left w:val="none" w:sz="0" w:space="0" w:color="auto"/>
                            <w:bottom w:val="none" w:sz="0" w:space="0" w:color="auto"/>
                            <w:right w:val="none" w:sz="0" w:space="0" w:color="auto"/>
                          </w:divBdr>
                        </w:div>
                      </w:divsChild>
                    </w:div>
                    <w:div w:id="814372489">
                      <w:marLeft w:val="0"/>
                      <w:marRight w:val="0"/>
                      <w:marTop w:val="0"/>
                      <w:marBottom w:val="0"/>
                      <w:divBdr>
                        <w:top w:val="none" w:sz="0" w:space="0" w:color="auto"/>
                        <w:left w:val="none" w:sz="0" w:space="0" w:color="auto"/>
                        <w:bottom w:val="none" w:sz="0" w:space="0" w:color="auto"/>
                        <w:right w:val="none" w:sz="0" w:space="0" w:color="auto"/>
                      </w:divBdr>
                      <w:divsChild>
                        <w:div w:id="598415679">
                          <w:marLeft w:val="0"/>
                          <w:marRight w:val="0"/>
                          <w:marTop w:val="0"/>
                          <w:marBottom w:val="0"/>
                          <w:divBdr>
                            <w:top w:val="none" w:sz="0" w:space="0" w:color="auto"/>
                            <w:left w:val="none" w:sz="0" w:space="0" w:color="auto"/>
                            <w:bottom w:val="none" w:sz="0" w:space="0" w:color="auto"/>
                            <w:right w:val="none" w:sz="0" w:space="0" w:color="auto"/>
                          </w:divBdr>
                          <w:divsChild>
                            <w:div w:id="1708680176">
                              <w:marLeft w:val="0"/>
                              <w:marRight w:val="0"/>
                              <w:marTop w:val="0"/>
                              <w:marBottom w:val="0"/>
                              <w:divBdr>
                                <w:top w:val="none" w:sz="0" w:space="0" w:color="auto"/>
                                <w:left w:val="none" w:sz="0" w:space="0" w:color="auto"/>
                                <w:bottom w:val="none" w:sz="0" w:space="0" w:color="auto"/>
                                <w:right w:val="none" w:sz="0" w:space="0" w:color="auto"/>
                              </w:divBdr>
                            </w:div>
                          </w:divsChild>
                        </w:div>
                        <w:div w:id="536966697">
                          <w:marLeft w:val="0"/>
                          <w:marRight w:val="0"/>
                          <w:marTop w:val="0"/>
                          <w:marBottom w:val="0"/>
                          <w:divBdr>
                            <w:top w:val="none" w:sz="0" w:space="0" w:color="auto"/>
                            <w:left w:val="none" w:sz="0" w:space="0" w:color="auto"/>
                            <w:bottom w:val="none" w:sz="0" w:space="0" w:color="auto"/>
                            <w:right w:val="none" w:sz="0" w:space="0" w:color="auto"/>
                          </w:divBdr>
                          <w:divsChild>
                            <w:div w:id="1722436697">
                              <w:marLeft w:val="0"/>
                              <w:marRight w:val="0"/>
                              <w:marTop w:val="0"/>
                              <w:marBottom w:val="0"/>
                              <w:divBdr>
                                <w:top w:val="none" w:sz="0" w:space="0" w:color="auto"/>
                                <w:left w:val="none" w:sz="0" w:space="0" w:color="auto"/>
                                <w:bottom w:val="none" w:sz="0" w:space="0" w:color="auto"/>
                                <w:right w:val="none" w:sz="0" w:space="0" w:color="auto"/>
                              </w:divBdr>
                              <w:divsChild>
                                <w:div w:id="1312128311">
                                  <w:marLeft w:val="0"/>
                                  <w:marRight w:val="0"/>
                                  <w:marTop w:val="0"/>
                                  <w:marBottom w:val="0"/>
                                  <w:divBdr>
                                    <w:top w:val="none" w:sz="0" w:space="0" w:color="auto"/>
                                    <w:left w:val="none" w:sz="0" w:space="0" w:color="auto"/>
                                    <w:bottom w:val="none" w:sz="0" w:space="0" w:color="auto"/>
                                    <w:right w:val="none" w:sz="0" w:space="0" w:color="auto"/>
                                  </w:divBdr>
                                  <w:divsChild>
                                    <w:div w:id="1564099501">
                                      <w:marLeft w:val="0"/>
                                      <w:marRight w:val="0"/>
                                      <w:marTop w:val="0"/>
                                      <w:marBottom w:val="0"/>
                                      <w:divBdr>
                                        <w:top w:val="none" w:sz="0" w:space="0" w:color="auto"/>
                                        <w:left w:val="none" w:sz="0" w:space="0" w:color="auto"/>
                                        <w:bottom w:val="none" w:sz="0" w:space="0" w:color="auto"/>
                                        <w:right w:val="none" w:sz="0" w:space="0" w:color="auto"/>
                                      </w:divBdr>
                                      <w:divsChild>
                                        <w:div w:id="1705055696">
                                          <w:marLeft w:val="0"/>
                                          <w:marRight w:val="0"/>
                                          <w:marTop w:val="0"/>
                                          <w:marBottom w:val="0"/>
                                          <w:divBdr>
                                            <w:top w:val="none" w:sz="0" w:space="0" w:color="auto"/>
                                            <w:left w:val="none" w:sz="0" w:space="0" w:color="auto"/>
                                            <w:bottom w:val="none" w:sz="0" w:space="0" w:color="auto"/>
                                            <w:right w:val="none" w:sz="0" w:space="0" w:color="auto"/>
                                          </w:divBdr>
                                          <w:divsChild>
                                            <w:div w:id="1573538480">
                                              <w:marLeft w:val="0"/>
                                              <w:marRight w:val="0"/>
                                              <w:marTop w:val="0"/>
                                              <w:marBottom w:val="0"/>
                                              <w:divBdr>
                                                <w:top w:val="none" w:sz="0" w:space="0" w:color="auto"/>
                                                <w:left w:val="none" w:sz="0" w:space="0" w:color="auto"/>
                                                <w:bottom w:val="none" w:sz="0" w:space="0" w:color="auto"/>
                                                <w:right w:val="none" w:sz="0" w:space="0" w:color="auto"/>
                                              </w:divBdr>
                                              <w:divsChild>
                                                <w:div w:id="16366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05804742">
      <w:bodyDiv w:val="1"/>
      <w:marLeft w:val="0"/>
      <w:marRight w:val="0"/>
      <w:marTop w:val="0"/>
      <w:marBottom w:val="0"/>
      <w:divBdr>
        <w:top w:val="none" w:sz="0" w:space="0" w:color="auto"/>
        <w:left w:val="none" w:sz="0" w:space="0" w:color="auto"/>
        <w:bottom w:val="none" w:sz="0" w:space="0" w:color="auto"/>
        <w:right w:val="none" w:sz="0" w:space="0" w:color="auto"/>
      </w:divBdr>
      <w:divsChild>
        <w:div w:id="2040086100">
          <w:marLeft w:val="0"/>
          <w:marRight w:val="0"/>
          <w:marTop w:val="0"/>
          <w:marBottom w:val="0"/>
          <w:divBdr>
            <w:top w:val="none" w:sz="0" w:space="0" w:color="auto"/>
            <w:left w:val="none" w:sz="0" w:space="0" w:color="auto"/>
            <w:bottom w:val="none" w:sz="0" w:space="0" w:color="auto"/>
            <w:right w:val="none" w:sz="0" w:space="0" w:color="auto"/>
          </w:divBdr>
          <w:divsChild>
            <w:div w:id="72313773">
              <w:marLeft w:val="0"/>
              <w:marRight w:val="0"/>
              <w:marTop w:val="0"/>
              <w:marBottom w:val="0"/>
              <w:divBdr>
                <w:top w:val="none" w:sz="0" w:space="0" w:color="auto"/>
                <w:left w:val="none" w:sz="0" w:space="0" w:color="auto"/>
                <w:bottom w:val="none" w:sz="0" w:space="0" w:color="auto"/>
                <w:right w:val="none" w:sz="0" w:space="0" w:color="auto"/>
              </w:divBdr>
              <w:divsChild>
                <w:div w:id="1169445140">
                  <w:marLeft w:val="0"/>
                  <w:marRight w:val="0"/>
                  <w:marTop w:val="0"/>
                  <w:marBottom w:val="0"/>
                  <w:divBdr>
                    <w:top w:val="none" w:sz="0" w:space="0" w:color="auto"/>
                    <w:left w:val="none" w:sz="0" w:space="0" w:color="auto"/>
                    <w:bottom w:val="none" w:sz="0" w:space="0" w:color="auto"/>
                    <w:right w:val="none" w:sz="0" w:space="0" w:color="auto"/>
                  </w:divBdr>
                  <w:divsChild>
                    <w:div w:id="475415692">
                      <w:marLeft w:val="0"/>
                      <w:marRight w:val="0"/>
                      <w:marTop w:val="0"/>
                      <w:marBottom w:val="0"/>
                      <w:divBdr>
                        <w:top w:val="none" w:sz="0" w:space="0" w:color="auto"/>
                        <w:left w:val="none" w:sz="0" w:space="0" w:color="auto"/>
                        <w:bottom w:val="none" w:sz="0" w:space="0" w:color="auto"/>
                        <w:right w:val="none" w:sz="0" w:space="0" w:color="auto"/>
                      </w:divBdr>
                      <w:divsChild>
                        <w:div w:id="1020160799">
                          <w:marLeft w:val="0"/>
                          <w:marRight w:val="0"/>
                          <w:marTop w:val="0"/>
                          <w:marBottom w:val="0"/>
                          <w:divBdr>
                            <w:top w:val="none" w:sz="0" w:space="0" w:color="auto"/>
                            <w:left w:val="none" w:sz="0" w:space="0" w:color="auto"/>
                            <w:bottom w:val="none" w:sz="0" w:space="0" w:color="auto"/>
                            <w:right w:val="none" w:sz="0" w:space="0" w:color="auto"/>
                          </w:divBdr>
                          <w:divsChild>
                            <w:div w:id="2085758156">
                              <w:marLeft w:val="0"/>
                              <w:marRight w:val="0"/>
                              <w:marTop w:val="0"/>
                              <w:marBottom w:val="0"/>
                              <w:divBdr>
                                <w:top w:val="none" w:sz="0" w:space="0" w:color="auto"/>
                                <w:left w:val="none" w:sz="0" w:space="0" w:color="auto"/>
                                <w:bottom w:val="none" w:sz="0" w:space="0" w:color="auto"/>
                                <w:right w:val="none" w:sz="0" w:space="0" w:color="auto"/>
                              </w:divBdr>
                              <w:divsChild>
                                <w:div w:id="2007248325">
                                  <w:marLeft w:val="0"/>
                                  <w:marRight w:val="0"/>
                                  <w:marTop w:val="0"/>
                                  <w:marBottom w:val="0"/>
                                  <w:divBdr>
                                    <w:top w:val="none" w:sz="0" w:space="0" w:color="auto"/>
                                    <w:left w:val="none" w:sz="0" w:space="0" w:color="auto"/>
                                    <w:bottom w:val="none" w:sz="0" w:space="0" w:color="auto"/>
                                    <w:right w:val="none" w:sz="0" w:space="0" w:color="auto"/>
                                  </w:divBdr>
                                  <w:divsChild>
                                    <w:div w:id="1970284213">
                                      <w:marLeft w:val="0"/>
                                      <w:marRight w:val="0"/>
                                      <w:marTop w:val="0"/>
                                      <w:marBottom w:val="0"/>
                                      <w:divBdr>
                                        <w:top w:val="none" w:sz="0" w:space="0" w:color="auto"/>
                                        <w:left w:val="none" w:sz="0" w:space="0" w:color="auto"/>
                                        <w:bottom w:val="none" w:sz="0" w:space="0" w:color="auto"/>
                                        <w:right w:val="none" w:sz="0" w:space="0" w:color="auto"/>
                                      </w:divBdr>
                                      <w:divsChild>
                                        <w:div w:id="589654730">
                                          <w:marLeft w:val="0"/>
                                          <w:marRight w:val="0"/>
                                          <w:marTop w:val="0"/>
                                          <w:marBottom w:val="0"/>
                                          <w:divBdr>
                                            <w:top w:val="none" w:sz="0" w:space="0" w:color="auto"/>
                                            <w:left w:val="none" w:sz="0" w:space="0" w:color="auto"/>
                                            <w:bottom w:val="none" w:sz="0" w:space="0" w:color="auto"/>
                                            <w:right w:val="none" w:sz="0" w:space="0" w:color="auto"/>
                                          </w:divBdr>
                                          <w:divsChild>
                                            <w:div w:id="393313386">
                                              <w:marLeft w:val="0"/>
                                              <w:marRight w:val="0"/>
                                              <w:marTop w:val="0"/>
                                              <w:marBottom w:val="0"/>
                                              <w:divBdr>
                                                <w:top w:val="none" w:sz="0" w:space="0" w:color="auto"/>
                                                <w:left w:val="none" w:sz="0" w:space="0" w:color="auto"/>
                                                <w:bottom w:val="none" w:sz="0" w:space="0" w:color="auto"/>
                                                <w:right w:val="none" w:sz="0" w:space="0" w:color="auto"/>
                                              </w:divBdr>
                                              <w:divsChild>
                                                <w:div w:id="201413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8250580">
          <w:marLeft w:val="0"/>
          <w:marRight w:val="0"/>
          <w:marTop w:val="0"/>
          <w:marBottom w:val="0"/>
          <w:divBdr>
            <w:top w:val="none" w:sz="0" w:space="0" w:color="auto"/>
            <w:left w:val="none" w:sz="0" w:space="0" w:color="auto"/>
            <w:bottom w:val="none" w:sz="0" w:space="0" w:color="auto"/>
            <w:right w:val="none" w:sz="0" w:space="0" w:color="auto"/>
          </w:divBdr>
          <w:divsChild>
            <w:div w:id="1107889404">
              <w:marLeft w:val="0"/>
              <w:marRight w:val="0"/>
              <w:marTop w:val="0"/>
              <w:marBottom w:val="0"/>
              <w:divBdr>
                <w:top w:val="none" w:sz="0" w:space="0" w:color="auto"/>
                <w:left w:val="none" w:sz="0" w:space="0" w:color="auto"/>
                <w:bottom w:val="none" w:sz="0" w:space="0" w:color="auto"/>
                <w:right w:val="none" w:sz="0" w:space="0" w:color="auto"/>
              </w:divBdr>
              <w:divsChild>
                <w:div w:id="1462261988">
                  <w:marLeft w:val="0"/>
                  <w:marRight w:val="0"/>
                  <w:marTop w:val="0"/>
                  <w:marBottom w:val="0"/>
                  <w:divBdr>
                    <w:top w:val="none" w:sz="0" w:space="0" w:color="auto"/>
                    <w:left w:val="none" w:sz="0" w:space="0" w:color="auto"/>
                    <w:bottom w:val="none" w:sz="0" w:space="0" w:color="auto"/>
                    <w:right w:val="none" w:sz="0" w:space="0" w:color="auto"/>
                  </w:divBdr>
                  <w:divsChild>
                    <w:div w:id="273950754">
                      <w:marLeft w:val="0"/>
                      <w:marRight w:val="0"/>
                      <w:marTop w:val="0"/>
                      <w:marBottom w:val="0"/>
                      <w:divBdr>
                        <w:top w:val="none" w:sz="0" w:space="0" w:color="auto"/>
                        <w:left w:val="none" w:sz="0" w:space="0" w:color="auto"/>
                        <w:bottom w:val="none" w:sz="0" w:space="0" w:color="auto"/>
                        <w:right w:val="none" w:sz="0" w:space="0" w:color="auto"/>
                      </w:divBdr>
                      <w:divsChild>
                        <w:div w:id="1085110417">
                          <w:marLeft w:val="0"/>
                          <w:marRight w:val="0"/>
                          <w:marTop w:val="90"/>
                          <w:marBottom w:val="0"/>
                          <w:divBdr>
                            <w:top w:val="none" w:sz="0" w:space="0" w:color="auto"/>
                            <w:left w:val="none" w:sz="0" w:space="0" w:color="auto"/>
                            <w:bottom w:val="none" w:sz="0" w:space="0" w:color="auto"/>
                            <w:right w:val="none" w:sz="0" w:space="0" w:color="auto"/>
                          </w:divBdr>
                        </w:div>
                      </w:divsChild>
                    </w:div>
                    <w:div w:id="1714453198">
                      <w:marLeft w:val="0"/>
                      <w:marRight w:val="0"/>
                      <w:marTop w:val="0"/>
                      <w:marBottom w:val="0"/>
                      <w:divBdr>
                        <w:top w:val="none" w:sz="0" w:space="0" w:color="auto"/>
                        <w:left w:val="none" w:sz="0" w:space="0" w:color="auto"/>
                        <w:bottom w:val="none" w:sz="0" w:space="0" w:color="auto"/>
                        <w:right w:val="none" w:sz="0" w:space="0" w:color="auto"/>
                      </w:divBdr>
                      <w:divsChild>
                        <w:div w:id="26414911">
                          <w:marLeft w:val="0"/>
                          <w:marRight w:val="0"/>
                          <w:marTop w:val="0"/>
                          <w:marBottom w:val="0"/>
                          <w:divBdr>
                            <w:top w:val="none" w:sz="0" w:space="0" w:color="auto"/>
                            <w:left w:val="none" w:sz="0" w:space="0" w:color="auto"/>
                            <w:bottom w:val="none" w:sz="0" w:space="0" w:color="auto"/>
                            <w:right w:val="none" w:sz="0" w:space="0" w:color="auto"/>
                          </w:divBdr>
                          <w:divsChild>
                            <w:div w:id="1164858497">
                              <w:marLeft w:val="0"/>
                              <w:marRight w:val="0"/>
                              <w:marTop w:val="0"/>
                              <w:marBottom w:val="0"/>
                              <w:divBdr>
                                <w:top w:val="none" w:sz="0" w:space="0" w:color="auto"/>
                                <w:left w:val="none" w:sz="0" w:space="0" w:color="auto"/>
                                <w:bottom w:val="none" w:sz="0" w:space="0" w:color="auto"/>
                                <w:right w:val="none" w:sz="0" w:space="0" w:color="auto"/>
                              </w:divBdr>
                            </w:div>
                          </w:divsChild>
                        </w:div>
                        <w:div w:id="1003363980">
                          <w:marLeft w:val="0"/>
                          <w:marRight w:val="0"/>
                          <w:marTop w:val="0"/>
                          <w:marBottom w:val="0"/>
                          <w:divBdr>
                            <w:top w:val="none" w:sz="0" w:space="0" w:color="auto"/>
                            <w:left w:val="none" w:sz="0" w:space="0" w:color="auto"/>
                            <w:bottom w:val="none" w:sz="0" w:space="0" w:color="auto"/>
                            <w:right w:val="none" w:sz="0" w:space="0" w:color="auto"/>
                          </w:divBdr>
                          <w:divsChild>
                            <w:div w:id="14695987">
                              <w:marLeft w:val="0"/>
                              <w:marRight w:val="0"/>
                              <w:marTop w:val="0"/>
                              <w:marBottom w:val="0"/>
                              <w:divBdr>
                                <w:top w:val="none" w:sz="0" w:space="0" w:color="auto"/>
                                <w:left w:val="none" w:sz="0" w:space="0" w:color="auto"/>
                                <w:bottom w:val="none" w:sz="0" w:space="0" w:color="auto"/>
                                <w:right w:val="none" w:sz="0" w:space="0" w:color="auto"/>
                              </w:divBdr>
                              <w:divsChild>
                                <w:div w:id="1878808512">
                                  <w:marLeft w:val="0"/>
                                  <w:marRight w:val="0"/>
                                  <w:marTop w:val="0"/>
                                  <w:marBottom w:val="0"/>
                                  <w:divBdr>
                                    <w:top w:val="none" w:sz="0" w:space="0" w:color="auto"/>
                                    <w:left w:val="none" w:sz="0" w:space="0" w:color="auto"/>
                                    <w:bottom w:val="none" w:sz="0" w:space="0" w:color="auto"/>
                                    <w:right w:val="none" w:sz="0" w:space="0" w:color="auto"/>
                                  </w:divBdr>
                                  <w:divsChild>
                                    <w:div w:id="1210992294">
                                      <w:marLeft w:val="0"/>
                                      <w:marRight w:val="0"/>
                                      <w:marTop w:val="0"/>
                                      <w:marBottom w:val="0"/>
                                      <w:divBdr>
                                        <w:top w:val="none" w:sz="0" w:space="0" w:color="auto"/>
                                        <w:left w:val="none" w:sz="0" w:space="0" w:color="auto"/>
                                        <w:bottom w:val="none" w:sz="0" w:space="0" w:color="auto"/>
                                        <w:right w:val="none" w:sz="0" w:space="0" w:color="auto"/>
                                      </w:divBdr>
                                      <w:divsChild>
                                        <w:div w:id="847980859">
                                          <w:marLeft w:val="0"/>
                                          <w:marRight w:val="0"/>
                                          <w:marTop w:val="0"/>
                                          <w:marBottom w:val="0"/>
                                          <w:divBdr>
                                            <w:top w:val="none" w:sz="0" w:space="0" w:color="auto"/>
                                            <w:left w:val="none" w:sz="0" w:space="0" w:color="auto"/>
                                            <w:bottom w:val="none" w:sz="0" w:space="0" w:color="auto"/>
                                            <w:right w:val="none" w:sz="0" w:space="0" w:color="auto"/>
                                          </w:divBdr>
                                          <w:divsChild>
                                            <w:div w:id="1971741217">
                                              <w:marLeft w:val="0"/>
                                              <w:marRight w:val="0"/>
                                              <w:marTop w:val="0"/>
                                              <w:marBottom w:val="0"/>
                                              <w:divBdr>
                                                <w:top w:val="none" w:sz="0" w:space="0" w:color="auto"/>
                                                <w:left w:val="none" w:sz="0" w:space="0" w:color="auto"/>
                                                <w:bottom w:val="none" w:sz="0" w:space="0" w:color="auto"/>
                                                <w:right w:val="none" w:sz="0" w:space="0" w:color="auto"/>
                                              </w:divBdr>
                                              <w:divsChild>
                                                <w:div w:id="162877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40532894">
          <w:marLeft w:val="0"/>
          <w:marRight w:val="0"/>
          <w:marTop w:val="0"/>
          <w:marBottom w:val="0"/>
          <w:divBdr>
            <w:top w:val="none" w:sz="0" w:space="0" w:color="auto"/>
            <w:left w:val="none" w:sz="0" w:space="0" w:color="auto"/>
            <w:bottom w:val="none" w:sz="0" w:space="0" w:color="auto"/>
            <w:right w:val="none" w:sz="0" w:space="0" w:color="auto"/>
          </w:divBdr>
          <w:divsChild>
            <w:div w:id="1457405508">
              <w:marLeft w:val="0"/>
              <w:marRight w:val="0"/>
              <w:marTop w:val="0"/>
              <w:marBottom w:val="0"/>
              <w:divBdr>
                <w:top w:val="none" w:sz="0" w:space="0" w:color="auto"/>
                <w:left w:val="none" w:sz="0" w:space="0" w:color="auto"/>
                <w:bottom w:val="none" w:sz="0" w:space="0" w:color="auto"/>
                <w:right w:val="none" w:sz="0" w:space="0" w:color="auto"/>
              </w:divBdr>
              <w:divsChild>
                <w:div w:id="730496431">
                  <w:marLeft w:val="0"/>
                  <w:marRight w:val="0"/>
                  <w:marTop w:val="0"/>
                  <w:marBottom w:val="0"/>
                  <w:divBdr>
                    <w:top w:val="none" w:sz="0" w:space="0" w:color="auto"/>
                    <w:left w:val="none" w:sz="0" w:space="0" w:color="auto"/>
                    <w:bottom w:val="none" w:sz="0" w:space="0" w:color="auto"/>
                    <w:right w:val="none" w:sz="0" w:space="0" w:color="auto"/>
                  </w:divBdr>
                  <w:divsChild>
                    <w:div w:id="1942299184">
                      <w:marLeft w:val="0"/>
                      <w:marRight w:val="0"/>
                      <w:marTop w:val="0"/>
                      <w:marBottom w:val="0"/>
                      <w:divBdr>
                        <w:top w:val="none" w:sz="0" w:space="0" w:color="auto"/>
                        <w:left w:val="none" w:sz="0" w:space="0" w:color="auto"/>
                        <w:bottom w:val="none" w:sz="0" w:space="0" w:color="auto"/>
                        <w:right w:val="none" w:sz="0" w:space="0" w:color="auto"/>
                      </w:divBdr>
                      <w:divsChild>
                        <w:div w:id="442850370">
                          <w:marLeft w:val="0"/>
                          <w:marRight w:val="0"/>
                          <w:marTop w:val="90"/>
                          <w:marBottom w:val="0"/>
                          <w:divBdr>
                            <w:top w:val="none" w:sz="0" w:space="0" w:color="auto"/>
                            <w:left w:val="none" w:sz="0" w:space="0" w:color="auto"/>
                            <w:bottom w:val="none" w:sz="0" w:space="0" w:color="auto"/>
                            <w:right w:val="none" w:sz="0" w:space="0" w:color="auto"/>
                          </w:divBdr>
                        </w:div>
                      </w:divsChild>
                    </w:div>
                    <w:div w:id="1474252883">
                      <w:marLeft w:val="0"/>
                      <w:marRight w:val="0"/>
                      <w:marTop w:val="0"/>
                      <w:marBottom w:val="0"/>
                      <w:divBdr>
                        <w:top w:val="none" w:sz="0" w:space="0" w:color="auto"/>
                        <w:left w:val="none" w:sz="0" w:space="0" w:color="auto"/>
                        <w:bottom w:val="none" w:sz="0" w:space="0" w:color="auto"/>
                        <w:right w:val="none" w:sz="0" w:space="0" w:color="auto"/>
                      </w:divBdr>
                      <w:divsChild>
                        <w:div w:id="472021921">
                          <w:marLeft w:val="0"/>
                          <w:marRight w:val="0"/>
                          <w:marTop w:val="0"/>
                          <w:marBottom w:val="0"/>
                          <w:divBdr>
                            <w:top w:val="none" w:sz="0" w:space="0" w:color="auto"/>
                            <w:left w:val="none" w:sz="0" w:space="0" w:color="auto"/>
                            <w:bottom w:val="none" w:sz="0" w:space="0" w:color="auto"/>
                            <w:right w:val="none" w:sz="0" w:space="0" w:color="auto"/>
                          </w:divBdr>
                          <w:divsChild>
                            <w:div w:id="372384171">
                              <w:marLeft w:val="0"/>
                              <w:marRight w:val="0"/>
                              <w:marTop w:val="0"/>
                              <w:marBottom w:val="0"/>
                              <w:divBdr>
                                <w:top w:val="none" w:sz="0" w:space="0" w:color="auto"/>
                                <w:left w:val="none" w:sz="0" w:space="0" w:color="auto"/>
                                <w:bottom w:val="none" w:sz="0" w:space="0" w:color="auto"/>
                                <w:right w:val="none" w:sz="0" w:space="0" w:color="auto"/>
                              </w:divBdr>
                            </w:div>
                          </w:divsChild>
                        </w:div>
                        <w:div w:id="83308916">
                          <w:marLeft w:val="0"/>
                          <w:marRight w:val="0"/>
                          <w:marTop w:val="0"/>
                          <w:marBottom w:val="0"/>
                          <w:divBdr>
                            <w:top w:val="none" w:sz="0" w:space="0" w:color="auto"/>
                            <w:left w:val="none" w:sz="0" w:space="0" w:color="auto"/>
                            <w:bottom w:val="none" w:sz="0" w:space="0" w:color="auto"/>
                            <w:right w:val="none" w:sz="0" w:space="0" w:color="auto"/>
                          </w:divBdr>
                          <w:divsChild>
                            <w:div w:id="709262602">
                              <w:marLeft w:val="0"/>
                              <w:marRight w:val="0"/>
                              <w:marTop w:val="0"/>
                              <w:marBottom w:val="0"/>
                              <w:divBdr>
                                <w:top w:val="none" w:sz="0" w:space="0" w:color="auto"/>
                                <w:left w:val="none" w:sz="0" w:space="0" w:color="auto"/>
                                <w:bottom w:val="none" w:sz="0" w:space="0" w:color="auto"/>
                                <w:right w:val="none" w:sz="0" w:space="0" w:color="auto"/>
                              </w:divBdr>
                              <w:divsChild>
                                <w:div w:id="1319186857">
                                  <w:marLeft w:val="0"/>
                                  <w:marRight w:val="0"/>
                                  <w:marTop w:val="0"/>
                                  <w:marBottom w:val="0"/>
                                  <w:divBdr>
                                    <w:top w:val="none" w:sz="0" w:space="0" w:color="auto"/>
                                    <w:left w:val="none" w:sz="0" w:space="0" w:color="auto"/>
                                    <w:bottom w:val="none" w:sz="0" w:space="0" w:color="auto"/>
                                    <w:right w:val="none" w:sz="0" w:space="0" w:color="auto"/>
                                  </w:divBdr>
                                  <w:divsChild>
                                    <w:div w:id="608777262">
                                      <w:marLeft w:val="0"/>
                                      <w:marRight w:val="0"/>
                                      <w:marTop w:val="0"/>
                                      <w:marBottom w:val="0"/>
                                      <w:divBdr>
                                        <w:top w:val="none" w:sz="0" w:space="0" w:color="auto"/>
                                        <w:left w:val="none" w:sz="0" w:space="0" w:color="auto"/>
                                        <w:bottom w:val="none" w:sz="0" w:space="0" w:color="auto"/>
                                        <w:right w:val="none" w:sz="0" w:space="0" w:color="auto"/>
                                      </w:divBdr>
                                      <w:divsChild>
                                        <w:div w:id="1585648986">
                                          <w:marLeft w:val="0"/>
                                          <w:marRight w:val="0"/>
                                          <w:marTop w:val="0"/>
                                          <w:marBottom w:val="0"/>
                                          <w:divBdr>
                                            <w:top w:val="none" w:sz="0" w:space="0" w:color="auto"/>
                                            <w:left w:val="none" w:sz="0" w:space="0" w:color="auto"/>
                                            <w:bottom w:val="none" w:sz="0" w:space="0" w:color="auto"/>
                                            <w:right w:val="none" w:sz="0" w:space="0" w:color="auto"/>
                                          </w:divBdr>
                                          <w:divsChild>
                                            <w:div w:id="1504592443">
                                              <w:marLeft w:val="0"/>
                                              <w:marRight w:val="0"/>
                                              <w:marTop w:val="0"/>
                                              <w:marBottom w:val="0"/>
                                              <w:divBdr>
                                                <w:top w:val="none" w:sz="0" w:space="0" w:color="auto"/>
                                                <w:left w:val="none" w:sz="0" w:space="0" w:color="auto"/>
                                                <w:bottom w:val="none" w:sz="0" w:space="0" w:color="auto"/>
                                                <w:right w:val="none" w:sz="0" w:space="0" w:color="auto"/>
                                              </w:divBdr>
                                              <w:divsChild>
                                                <w:div w:id="197224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02472242">
      <w:bodyDiv w:val="1"/>
      <w:marLeft w:val="0"/>
      <w:marRight w:val="0"/>
      <w:marTop w:val="0"/>
      <w:marBottom w:val="0"/>
      <w:divBdr>
        <w:top w:val="none" w:sz="0" w:space="0" w:color="auto"/>
        <w:left w:val="none" w:sz="0" w:space="0" w:color="auto"/>
        <w:bottom w:val="none" w:sz="0" w:space="0" w:color="auto"/>
        <w:right w:val="none" w:sz="0" w:space="0" w:color="auto"/>
      </w:divBdr>
    </w:div>
    <w:div w:id="503974784">
      <w:bodyDiv w:val="1"/>
      <w:marLeft w:val="0"/>
      <w:marRight w:val="0"/>
      <w:marTop w:val="0"/>
      <w:marBottom w:val="0"/>
      <w:divBdr>
        <w:top w:val="none" w:sz="0" w:space="0" w:color="auto"/>
        <w:left w:val="none" w:sz="0" w:space="0" w:color="auto"/>
        <w:bottom w:val="none" w:sz="0" w:space="0" w:color="auto"/>
        <w:right w:val="none" w:sz="0" w:space="0" w:color="auto"/>
      </w:divBdr>
      <w:divsChild>
        <w:div w:id="970209875">
          <w:marLeft w:val="0"/>
          <w:marRight w:val="0"/>
          <w:marTop w:val="0"/>
          <w:marBottom w:val="0"/>
          <w:divBdr>
            <w:top w:val="none" w:sz="0" w:space="0" w:color="auto"/>
            <w:left w:val="none" w:sz="0" w:space="0" w:color="auto"/>
            <w:bottom w:val="none" w:sz="0" w:space="0" w:color="auto"/>
            <w:right w:val="none" w:sz="0" w:space="0" w:color="auto"/>
          </w:divBdr>
          <w:divsChild>
            <w:div w:id="576331237">
              <w:marLeft w:val="0"/>
              <w:marRight w:val="0"/>
              <w:marTop w:val="0"/>
              <w:marBottom w:val="0"/>
              <w:divBdr>
                <w:top w:val="none" w:sz="0" w:space="0" w:color="auto"/>
                <w:left w:val="none" w:sz="0" w:space="0" w:color="auto"/>
                <w:bottom w:val="none" w:sz="0" w:space="0" w:color="auto"/>
                <w:right w:val="none" w:sz="0" w:space="0" w:color="auto"/>
              </w:divBdr>
              <w:divsChild>
                <w:div w:id="1313485795">
                  <w:marLeft w:val="0"/>
                  <w:marRight w:val="0"/>
                  <w:marTop w:val="0"/>
                  <w:marBottom w:val="0"/>
                  <w:divBdr>
                    <w:top w:val="none" w:sz="0" w:space="0" w:color="auto"/>
                    <w:left w:val="none" w:sz="0" w:space="0" w:color="auto"/>
                    <w:bottom w:val="none" w:sz="0" w:space="0" w:color="auto"/>
                    <w:right w:val="none" w:sz="0" w:space="0" w:color="auto"/>
                  </w:divBdr>
                  <w:divsChild>
                    <w:div w:id="1594239765">
                      <w:marLeft w:val="0"/>
                      <w:marRight w:val="0"/>
                      <w:marTop w:val="0"/>
                      <w:marBottom w:val="0"/>
                      <w:divBdr>
                        <w:top w:val="none" w:sz="0" w:space="0" w:color="auto"/>
                        <w:left w:val="none" w:sz="0" w:space="0" w:color="auto"/>
                        <w:bottom w:val="none" w:sz="0" w:space="0" w:color="auto"/>
                        <w:right w:val="none" w:sz="0" w:space="0" w:color="auto"/>
                      </w:divBdr>
                      <w:divsChild>
                        <w:div w:id="601255592">
                          <w:marLeft w:val="0"/>
                          <w:marRight w:val="0"/>
                          <w:marTop w:val="0"/>
                          <w:marBottom w:val="0"/>
                          <w:divBdr>
                            <w:top w:val="none" w:sz="0" w:space="0" w:color="auto"/>
                            <w:left w:val="none" w:sz="0" w:space="0" w:color="auto"/>
                            <w:bottom w:val="none" w:sz="0" w:space="0" w:color="auto"/>
                            <w:right w:val="none" w:sz="0" w:space="0" w:color="auto"/>
                          </w:divBdr>
                          <w:divsChild>
                            <w:div w:id="1014185399">
                              <w:marLeft w:val="0"/>
                              <w:marRight w:val="0"/>
                              <w:marTop w:val="0"/>
                              <w:marBottom w:val="0"/>
                              <w:divBdr>
                                <w:top w:val="none" w:sz="0" w:space="0" w:color="auto"/>
                                <w:left w:val="none" w:sz="0" w:space="0" w:color="auto"/>
                                <w:bottom w:val="none" w:sz="0" w:space="0" w:color="auto"/>
                                <w:right w:val="none" w:sz="0" w:space="0" w:color="auto"/>
                              </w:divBdr>
                              <w:divsChild>
                                <w:div w:id="406193594">
                                  <w:marLeft w:val="0"/>
                                  <w:marRight w:val="0"/>
                                  <w:marTop w:val="0"/>
                                  <w:marBottom w:val="0"/>
                                  <w:divBdr>
                                    <w:top w:val="none" w:sz="0" w:space="0" w:color="auto"/>
                                    <w:left w:val="none" w:sz="0" w:space="0" w:color="auto"/>
                                    <w:bottom w:val="none" w:sz="0" w:space="0" w:color="auto"/>
                                    <w:right w:val="none" w:sz="0" w:space="0" w:color="auto"/>
                                  </w:divBdr>
                                  <w:divsChild>
                                    <w:div w:id="185526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3932837">
              <w:marLeft w:val="0"/>
              <w:marRight w:val="0"/>
              <w:marTop w:val="0"/>
              <w:marBottom w:val="0"/>
              <w:divBdr>
                <w:top w:val="none" w:sz="0" w:space="0" w:color="auto"/>
                <w:left w:val="none" w:sz="0" w:space="0" w:color="auto"/>
                <w:bottom w:val="none" w:sz="0" w:space="0" w:color="auto"/>
                <w:right w:val="none" w:sz="0" w:space="0" w:color="auto"/>
              </w:divBdr>
              <w:divsChild>
                <w:div w:id="158892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639851">
      <w:bodyDiv w:val="1"/>
      <w:marLeft w:val="0"/>
      <w:marRight w:val="0"/>
      <w:marTop w:val="0"/>
      <w:marBottom w:val="0"/>
      <w:divBdr>
        <w:top w:val="none" w:sz="0" w:space="0" w:color="auto"/>
        <w:left w:val="none" w:sz="0" w:space="0" w:color="auto"/>
        <w:bottom w:val="none" w:sz="0" w:space="0" w:color="auto"/>
        <w:right w:val="none" w:sz="0" w:space="0" w:color="auto"/>
      </w:divBdr>
    </w:div>
    <w:div w:id="809978421">
      <w:bodyDiv w:val="1"/>
      <w:marLeft w:val="0"/>
      <w:marRight w:val="0"/>
      <w:marTop w:val="0"/>
      <w:marBottom w:val="0"/>
      <w:divBdr>
        <w:top w:val="none" w:sz="0" w:space="0" w:color="auto"/>
        <w:left w:val="none" w:sz="0" w:space="0" w:color="auto"/>
        <w:bottom w:val="none" w:sz="0" w:space="0" w:color="auto"/>
        <w:right w:val="none" w:sz="0" w:space="0" w:color="auto"/>
      </w:divBdr>
      <w:divsChild>
        <w:div w:id="672728689">
          <w:marLeft w:val="0"/>
          <w:marRight w:val="0"/>
          <w:marTop w:val="0"/>
          <w:marBottom w:val="0"/>
          <w:divBdr>
            <w:top w:val="none" w:sz="0" w:space="0" w:color="auto"/>
            <w:left w:val="none" w:sz="0" w:space="0" w:color="auto"/>
            <w:bottom w:val="none" w:sz="0" w:space="0" w:color="auto"/>
            <w:right w:val="none" w:sz="0" w:space="0" w:color="auto"/>
          </w:divBdr>
          <w:divsChild>
            <w:div w:id="1576088824">
              <w:marLeft w:val="0"/>
              <w:marRight w:val="0"/>
              <w:marTop w:val="0"/>
              <w:marBottom w:val="0"/>
              <w:divBdr>
                <w:top w:val="none" w:sz="0" w:space="0" w:color="auto"/>
                <w:left w:val="none" w:sz="0" w:space="0" w:color="auto"/>
                <w:bottom w:val="none" w:sz="0" w:space="0" w:color="auto"/>
                <w:right w:val="none" w:sz="0" w:space="0" w:color="auto"/>
              </w:divBdr>
              <w:divsChild>
                <w:div w:id="40816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027812">
      <w:bodyDiv w:val="1"/>
      <w:marLeft w:val="0"/>
      <w:marRight w:val="0"/>
      <w:marTop w:val="0"/>
      <w:marBottom w:val="0"/>
      <w:divBdr>
        <w:top w:val="none" w:sz="0" w:space="0" w:color="auto"/>
        <w:left w:val="none" w:sz="0" w:space="0" w:color="auto"/>
        <w:bottom w:val="none" w:sz="0" w:space="0" w:color="auto"/>
        <w:right w:val="none" w:sz="0" w:space="0" w:color="auto"/>
      </w:divBdr>
    </w:div>
    <w:div w:id="1133518022">
      <w:bodyDiv w:val="1"/>
      <w:marLeft w:val="0"/>
      <w:marRight w:val="0"/>
      <w:marTop w:val="0"/>
      <w:marBottom w:val="0"/>
      <w:divBdr>
        <w:top w:val="none" w:sz="0" w:space="0" w:color="auto"/>
        <w:left w:val="none" w:sz="0" w:space="0" w:color="auto"/>
        <w:bottom w:val="none" w:sz="0" w:space="0" w:color="auto"/>
        <w:right w:val="none" w:sz="0" w:space="0" w:color="auto"/>
      </w:divBdr>
      <w:divsChild>
        <w:div w:id="1018851778">
          <w:marLeft w:val="0"/>
          <w:marRight w:val="0"/>
          <w:marTop w:val="0"/>
          <w:marBottom w:val="0"/>
          <w:divBdr>
            <w:top w:val="none" w:sz="0" w:space="0" w:color="auto"/>
            <w:left w:val="none" w:sz="0" w:space="0" w:color="auto"/>
            <w:bottom w:val="none" w:sz="0" w:space="0" w:color="auto"/>
            <w:right w:val="none" w:sz="0" w:space="0" w:color="auto"/>
          </w:divBdr>
          <w:divsChild>
            <w:div w:id="1029138658">
              <w:marLeft w:val="0"/>
              <w:marRight w:val="0"/>
              <w:marTop w:val="0"/>
              <w:marBottom w:val="0"/>
              <w:divBdr>
                <w:top w:val="none" w:sz="0" w:space="0" w:color="auto"/>
                <w:left w:val="none" w:sz="0" w:space="0" w:color="auto"/>
                <w:bottom w:val="none" w:sz="0" w:space="0" w:color="auto"/>
                <w:right w:val="none" w:sz="0" w:space="0" w:color="auto"/>
              </w:divBdr>
              <w:divsChild>
                <w:div w:id="302349806">
                  <w:marLeft w:val="0"/>
                  <w:marRight w:val="0"/>
                  <w:marTop w:val="0"/>
                  <w:marBottom w:val="0"/>
                  <w:divBdr>
                    <w:top w:val="none" w:sz="0" w:space="0" w:color="auto"/>
                    <w:left w:val="none" w:sz="0" w:space="0" w:color="auto"/>
                    <w:bottom w:val="none" w:sz="0" w:space="0" w:color="auto"/>
                    <w:right w:val="none" w:sz="0" w:space="0" w:color="auto"/>
                  </w:divBdr>
                  <w:divsChild>
                    <w:div w:id="1768694673">
                      <w:marLeft w:val="0"/>
                      <w:marRight w:val="0"/>
                      <w:marTop w:val="0"/>
                      <w:marBottom w:val="0"/>
                      <w:divBdr>
                        <w:top w:val="none" w:sz="0" w:space="0" w:color="auto"/>
                        <w:left w:val="none" w:sz="0" w:space="0" w:color="auto"/>
                        <w:bottom w:val="none" w:sz="0" w:space="0" w:color="auto"/>
                        <w:right w:val="none" w:sz="0" w:space="0" w:color="auto"/>
                      </w:divBdr>
                      <w:divsChild>
                        <w:div w:id="1381593269">
                          <w:marLeft w:val="0"/>
                          <w:marRight w:val="0"/>
                          <w:marTop w:val="0"/>
                          <w:marBottom w:val="0"/>
                          <w:divBdr>
                            <w:top w:val="none" w:sz="0" w:space="0" w:color="auto"/>
                            <w:left w:val="none" w:sz="0" w:space="0" w:color="auto"/>
                            <w:bottom w:val="none" w:sz="0" w:space="0" w:color="auto"/>
                            <w:right w:val="none" w:sz="0" w:space="0" w:color="auto"/>
                          </w:divBdr>
                          <w:divsChild>
                            <w:div w:id="123616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3951760">
      <w:bodyDiv w:val="1"/>
      <w:marLeft w:val="0"/>
      <w:marRight w:val="0"/>
      <w:marTop w:val="0"/>
      <w:marBottom w:val="0"/>
      <w:divBdr>
        <w:top w:val="none" w:sz="0" w:space="0" w:color="auto"/>
        <w:left w:val="none" w:sz="0" w:space="0" w:color="auto"/>
        <w:bottom w:val="none" w:sz="0" w:space="0" w:color="auto"/>
        <w:right w:val="none" w:sz="0" w:space="0" w:color="auto"/>
      </w:divBdr>
    </w:div>
    <w:div w:id="1309634095">
      <w:bodyDiv w:val="1"/>
      <w:marLeft w:val="0"/>
      <w:marRight w:val="0"/>
      <w:marTop w:val="0"/>
      <w:marBottom w:val="0"/>
      <w:divBdr>
        <w:top w:val="none" w:sz="0" w:space="0" w:color="auto"/>
        <w:left w:val="none" w:sz="0" w:space="0" w:color="auto"/>
        <w:bottom w:val="none" w:sz="0" w:space="0" w:color="auto"/>
        <w:right w:val="none" w:sz="0" w:space="0" w:color="auto"/>
      </w:divBdr>
      <w:divsChild>
        <w:div w:id="2130119604">
          <w:marLeft w:val="0"/>
          <w:marRight w:val="0"/>
          <w:marTop w:val="0"/>
          <w:marBottom w:val="0"/>
          <w:divBdr>
            <w:top w:val="none" w:sz="0" w:space="0" w:color="auto"/>
            <w:left w:val="none" w:sz="0" w:space="0" w:color="auto"/>
            <w:bottom w:val="none" w:sz="0" w:space="0" w:color="auto"/>
            <w:right w:val="none" w:sz="0" w:space="0" w:color="auto"/>
          </w:divBdr>
          <w:divsChild>
            <w:div w:id="1440443509">
              <w:marLeft w:val="0"/>
              <w:marRight w:val="0"/>
              <w:marTop w:val="0"/>
              <w:marBottom w:val="0"/>
              <w:divBdr>
                <w:top w:val="none" w:sz="0" w:space="0" w:color="auto"/>
                <w:left w:val="none" w:sz="0" w:space="0" w:color="auto"/>
                <w:bottom w:val="none" w:sz="0" w:space="0" w:color="auto"/>
                <w:right w:val="none" w:sz="0" w:space="0" w:color="auto"/>
              </w:divBdr>
              <w:divsChild>
                <w:div w:id="1080523146">
                  <w:marLeft w:val="0"/>
                  <w:marRight w:val="0"/>
                  <w:marTop w:val="0"/>
                  <w:marBottom w:val="0"/>
                  <w:divBdr>
                    <w:top w:val="none" w:sz="0" w:space="0" w:color="auto"/>
                    <w:left w:val="none" w:sz="0" w:space="0" w:color="auto"/>
                    <w:bottom w:val="none" w:sz="0" w:space="0" w:color="auto"/>
                    <w:right w:val="none" w:sz="0" w:space="0" w:color="auto"/>
                  </w:divBdr>
                  <w:divsChild>
                    <w:div w:id="189492367">
                      <w:marLeft w:val="0"/>
                      <w:marRight w:val="0"/>
                      <w:marTop w:val="0"/>
                      <w:marBottom w:val="0"/>
                      <w:divBdr>
                        <w:top w:val="none" w:sz="0" w:space="0" w:color="auto"/>
                        <w:left w:val="none" w:sz="0" w:space="0" w:color="auto"/>
                        <w:bottom w:val="none" w:sz="0" w:space="0" w:color="auto"/>
                        <w:right w:val="none" w:sz="0" w:space="0" w:color="auto"/>
                      </w:divBdr>
                      <w:divsChild>
                        <w:div w:id="365183715">
                          <w:marLeft w:val="0"/>
                          <w:marRight w:val="0"/>
                          <w:marTop w:val="0"/>
                          <w:marBottom w:val="0"/>
                          <w:divBdr>
                            <w:top w:val="none" w:sz="0" w:space="0" w:color="auto"/>
                            <w:left w:val="none" w:sz="0" w:space="0" w:color="auto"/>
                            <w:bottom w:val="none" w:sz="0" w:space="0" w:color="auto"/>
                            <w:right w:val="none" w:sz="0" w:space="0" w:color="auto"/>
                          </w:divBdr>
                          <w:divsChild>
                            <w:div w:id="1632710133">
                              <w:marLeft w:val="0"/>
                              <w:marRight w:val="0"/>
                              <w:marTop w:val="0"/>
                              <w:marBottom w:val="0"/>
                              <w:divBdr>
                                <w:top w:val="none" w:sz="0" w:space="0" w:color="auto"/>
                                <w:left w:val="none" w:sz="0" w:space="0" w:color="auto"/>
                                <w:bottom w:val="none" w:sz="0" w:space="0" w:color="auto"/>
                                <w:right w:val="none" w:sz="0" w:space="0" w:color="auto"/>
                              </w:divBdr>
                              <w:divsChild>
                                <w:div w:id="1973142">
                                  <w:marLeft w:val="0"/>
                                  <w:marRight w:val="0"/>
                                  <w:marTop w:val="0"/>
                                  <w:marBottom w:val="0"/>
                                  <w:divBdr>
                                    <w:top w:val="none" w:sz="0" w:space="0" w:color="auto"/>
                                    <w:left w:val="none" w:sz="0" w:space="0" w:color="auto"/>
                                    <w:bottom w:val="none" w:sz="0" w:space="0" w:color="auto"/>
                                    <w:right w:val="none" w:sz="0" w:space="0" w:color="auto"/>
                                  </w:divBdr>
                                  <w:divsChild>
                                    <w:div w:id="709887787">
                                      <w:marLeft w:val="0"/>
                                      <w:marRight w:val="0"/>
                                      <w:marTop w:val="0"/>
                                      <w:marBottom w:val="0"/>
                                      <w:divBdr>
                                        <w:top w:val="none" w:sz="0" w:space="0" w:color="auto"/>
                                        <w:left w:val="none" w:sz="0" w:space="0" w:color="auto"/>
                                        <w:bottom w:val="none" w:sz="0" w:space="0" w:color="auto"/>
                                        <w:right w:val="none" w:sz="0" w:space="0" w:color="auto"/>
                                      </w:divBdr>
                                      <w:divsChild>
                                        <w:div w:id="425619752">
                                          <w:marLeft w:val="0"/>
                                          <w:marRight w:val="0"/>
                                          <w:marTop w:val="0"/>
                                          <w:marBottom w:val="0"/>
                                          <w:divBdr>
                                            <w:top w:val="none" w:sz="0" w:space="0" w:color="auto"/>
                                            <w:left w:val="none" w:sz="0" w:space="0" w:color="auto"/>
                                            <w:bottom w:val="none" w:sz="0" w:space="0" w:color="auto"/>
                                            <w:right w:val="none" w:sz="0" w:space="0" w:color="auto"/>
                                          </w:divBdr>
                                          <w:divsChild>
                                            <w:div w:id="975332870">
                                              <w:marLeft w:val="0"/>
                                              <w:marRight w:val="0"/>
                                              <w:marTop w:val="0"/>
                                              <w:marBottom w:val="0"/>
                                              <w:divBdr>
                                                <w:top w:val="none" w:sz="0" w:space="0" w:color="auto"/>
                                                <w:left w:val="none" w:sz="0" w:space="0" w:color="auto"/>
                                                <w:bottom w:val="none" w:sz="0" w:space="0" w:color="auto"/>
                                                <w:right w:val="none" w:sz="0" w:space="0" w:color="auto"/>
                                              </w:divBdr>
                                              <w:divsChild>
                                                <w:div w:id="46585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2709709">
          <w:marLeft w:val="0"/>
          <w:marRight w:val="0"/>
          <w:marTop w:val="0"/>
          <w:marBottom w:val="0"/>
          <w:divBdr>
            <w:top w:val="none" w:sz="0" w:space="0" w:color="auto"/>
            <w:left w:val="none" w:sz="0" w:space="0" w:color="auto"/>
            <w:bottom w:val="none" w:sz="0" w:space="0" w:color="auto"/>
            <w:right w:val="none" w:sz="0" w:space="0" w:color="auto"/>
          </w:divBdr>
          <w:divsChild>
            <w:div w:id="1457212516">
              <w:marLeft w:val="0"/>
              <w:marRight w:val="0"/>
              <w:marTop w:val="0"/>
              <w:marBottom w:val="0"/>
              <w:divBdr>
                <w:top w:val="none" w:sz="0" w:space="0" w:color="auto"/>
                <w:left w:val="none" w:sz="0" w:space="0" w:color="auto"/>
                <w:bottom w:val="none" w:sz="0" w:space="0" w:color="auto"/>
                <w:right w:val="none" w:sz="0" w:space="0" w:color="auto"/>
              </w:divBdr>
              <w:divsChild>
                <w:div w:id="117726307">
                  <w:marLeft w:val="0"/>
                  <w:marRight w:val="0"/>
                  <w:marTop w:val="0"/>
                  <w:marBottom w:val="0"/>
                  <w:divBdr>
                    <w:top w:val="none" w:sz="0" w:space="0" w:color="auto"/>
                    <w:left w:val="none" w:sz="0" w:space="0" w:color="auto"/>
                    <w:bottom w:val="none" w:sz="0" w:space="0" w:color="auto"/>
                    <w:right w:val="none" w:sz="0" w:space="0" w:color="auto"/>
                  </w:divBdr>
                  <w:divsChild>
                    <w:div w:id="1078478282">
                      <w:marLeft w:val="0"/>
                      <w:marRight w:val="0"/>
                      <w:marTop w:val="0"/>
                      <w:marBottom w:val="0"/>
                      <w:divBdr>
                        <w:top w:val="none" w:sz="0" w:space="0" w:color="auto"/>
                        <w:left w:val="none" w:sz="0" w:space="0" w:color="auto"/>
                        <w:bottom w:val="none" w:sz="0" w:space="0" w:color="auto"/>
                        <w:right w:val="none" w:sz="0" w:space="0" w:color="auto"/>
                      </w:divBdr>
                      <w:divsChild>
                        <w:div w:id="171071109">
                          <w:marLeft w:val="0"/>
                          <w:marRight w:val="0"/>
                          <w:marTop w:val="90"/>
                          <w:marBottom w:val="0"/>
                          <w:divBdr>
                            <w:top w:val="none" w:sz="0" w:space="0" w:color="auto"/>
                            <w:left w:val="none" w:sz="0" w:space="0" w:color="auto"/>
                            <w:bottom w:val="none" w:sz="0" w:space="0" w:color="auto"/>
                            <w:right w:val="none" w:sz="0" w:space="0" w:color="auto"/>
                          </w:divBdr>
                        </w:div>
                      </w:divsChild>
                    </w:div>
                    <w:div w:id="1653177363">
                      <w:marLeft w:val="0"/>
                      <w:marRight w:val="0"/>
                      <w:marTop w:val="0"/>
                      <w:marBottom w:val="0"/>
                      <w:divBdr>
                        <w:top w:val="none" w:sz="0" w:space="0" w:color="auto"/>
                        <w:left w:val="none" w:sz="0" w:space="0" w:color="auto"/>
                        <w:bottom w:val="none" w:sz="0" w:space="0" w:color="auto"/>
                        <w:right w:val="none" w:sz="0" w:space="0" w:color="auto"/>
                      </w:divBdr>
                      <w:divsChild>
                        <w:div w:id="772936791">
                          <w:marLeft w:val="0"/>
                          <w:marRight w:val="0"/>
                          <w:marTop w:val="0"/>
                          <w:marBottom w:val="0"/>
                          <w:divBdr>
                            <w:top w:val="none" w:sz="0" w:space="0" w:color="auto"/>
                            <w:left w:val="none" w:sz="0" w:space="0" w:color="auto"/>
                            <w:bottom w:val="none" w:sz="0" w:space="0" w:color="auto"/>
                            <w:right w:val="none" w:sz="0" w:space="0" w:color="auto"/>
                          </w:divBdr>
                          <w:divsChild>
                            <w:div w:id="1808089454">
                              <w:marLeft w:val="0"/>
                              <w:marRight w:val="0"/>
                              <w:marTop w:val="0"/>
                              <w:marBottom w:val="0"/>
                              <w:divBdr>
                                <w:top w:val="none" w:sz="0" w:space="0" w:color="auto"/>
                                <w:left w:val="none" w:sz="0" w:space="0" w:color="auto"/>
                                <w:bottom w:val="none" w:sz="0" w:space="0" w:color="auto"/>
                                <w:right w:val="none" w:sz="0" w:space="0" w:color="auto"/>
                              </w:divBdr>
                            </w:div>
                          </w:divsChild>
                        </w:div>
                        <w:div w:id="1531138950">
                          <w:marLeft w:val="0"/>
                          <w:marRight w:val="0"/>
                          <w:marTop w:val="0"/>
                          <w:marBottom w:val="0"/>
                          <w:divBdr>
                            <w:top w:val="none" w:sz="0" w:space="0" w:color="auto"/>
                            <w:left w:val="none" w:sz="0" w:space="0" w:color="auto"/>
                            <w:bottom w:val="none" w:sz="0" w:space="0" w:color="auto"/>
                            <w:right w:val="none" w:sz="0" w:space="0" w:color="auto"/>
                          </w:divBdr>
                          <w:divsChild>
                            <w:div w:id="1191529002">
                              <w:marLeft w:val="0"/>
                              <w:marRight w:val="0"/>
                              <w:marTop w:val="0"/>
                              <w:marBottom w:val="0"/>
                              <w:divBdr>
                                <w:top w:val="none" w:sz="0" w:space="0" w:color="auto"/>
                                <w:left w:val="none" w:sz="0" w:space="0" w:color="auto"/>
                                <w:bottom w:val="none" w:sz="0" w:space="0" w:color="auto"/>
                                <w:right w:val="none" w:sz="0" w:space="0" w:color="auto"/>
                              </w:divBdr>
                              <w:divsChild>
                                <w:div w:id="1090008393">
                                  <w:marLeft w:val="0"/>
                                  <w:marRight w:val="0"/>
                                  <w:marTop w:val="0"/>
                                  <w:marBottom w:val="0"/>
                                  <w:divBdr>
                                    <w:top w:val="none" w:sz="0" w:space="0" w:color="auto"/>
                                    <w:left w:val="none" w:sz="0" w:space="0" w:color="auto"/>
                                    <w:bottom w:val="none" w:sz="0" w:space="0" w:color="auto"/>
                                    <w:right w:val="none" w:sz="0" w:space="0" w:color="auto"/>
                                  </w:divBdr>
                                  <w:divsChild>
                                    <w:div w:id="520976067">
                                      <w:marLeft w:val="0"/>
                                      <w:marRight w:val="0"/>
                                      <w:marTop w:val="0"/>
                                      <w:marBottom w:val="0"/>
                                      <w:divBdr>
                                        <w:top w:val="none" w:sz="0" w:space="0" w:color="auto"/>
                                        <w:left w:val="none" w:sz="0" w:space="0" w:color="auto"/>
                                        <w:bottom w:val="none" w:sz="0" w:space="0" w:color="auto"/>
                                        <w:right w:val="none" w:sz="0" w:space="0" w:color="auto"/>
                                      </w:divBdr>
                                      <w:divsChild>
                                        <w:div w:id="1123766632">
                                          <w:marLeft w:val="0"/>
                                          <w:marRight w:val="0"/>
                                          <w:marTop w:val="0"/>
                                          <w:marBottom w:val="0"/>
                                          <w:divBdr>
                                            <w:top w:val="none" w:sz="0" w:space="0" w:color="auto"/>
                                            <w:left w:val="none" w:sz="0" w:space="0" w:color="auto"/>
                                            <w:bottom w:val="none" w:sz="0" w:space="0" w:color="auto"/>
                                            <w:right w:val="none" w:sz="0" w:space="0" w:color="auto"/>
                                          </w:divBdr>
                                          <w:divsChild>
                                            <w:div w:id="212426053">
                                              <w:marLeft w:val="0"/>
                                              <w:marRight w:val="0"/>
                                              <w:marTop w:val="0"/>
                                              <w:marBottom w:val="0"/>
                                              <w:divBdr>
                                                <w:top w:val="none" w:sz="0" w:space="0" w:color="auto"/>
                                                <w:left w:val="none" w:sz="0" w:space="0" w:color="auto"/>
                                                <w:bottom w:val="none" w:sz="0" w:space="0" w:color="auto"/>
                                                <w:right w:val="none" w:sz="0" w:space="0" w:color="auto"/>
                                              </w:divBdr>
                                              <w:divsChild>
                                                <w:div w:id="181895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3148570">
          <w:marLeft w:val="0"/>
          <w:marRight w:val="0"/>
          <w:marTop w:val="0"/>
          <w:marBottom w:val="0"/>
          <w:divBdr>
            <w:top w:val="none" w:sz="0" w:space="0" w:color="auto"/>
            <w:left w:val="none" w:sz="0" w:space="0" w:color="auto"/>
            <w:bottom w:val="none" w:sz="0" w:space="0" w:color="auto"/>
            <w:right w:val="none" w:sz="0" w:space="0" w:color="auto"/>
          </w:divBdr>
          <w:divsChild>
            <w:div w:id="1429547465">
              <w:marLeft w:val="0"/>
              <w:marRight w:val="0"/>
              <w:marTop w:val="0"/>
              <w:marBottom w:val="0"/>
              <w:divBdr>
                <w:top w:val="none" w:sz="0" w:space="0" w:color="auto"/>
                <w:left w:val="none" w:sz="0" w:space="0" w:color="auto"/>
                <w:bottom w:val="none" w:sz="0" w:space="0" w:color="auto"/>
                <w:right w:val="none" w:sz="0" w:space="0" w:color="auto"/>
              </w:divBdr>
              <w:divsChild>
                <w:div w:id="1960144746">
                  <w:marLeft w:val="0"/>
                  <w:marRight w:val="0"/>
                  <w:marTop w:val="0"/>
                  <w:marBottom w:val="0"/>
                  <w:divBdr>
                    <w:top w:val="none" w:sz="0" w:space="0" w:color="auto"/>
                    <w:left w:val="none" w:sz="0" w:space="0" w:color="auto"/>
                    <w:bottom w:val="none" w:sz="0" w:space="0" w:color="auto"/>
                    <w:right w:val="none" w:sz="0" w:space="0" w:color="auto"/>
                  </w:divBdr>
                  <w:divsChild>
                    <w:div w:id="1130778571">
                      <w:marLeft w:val="0"/>
                      <w:marRight w:val="0"/>
                      <w:marTop w:val="0"/>
                      <w:marBottom w:val="0"/>
                      <w:divBdr>
                        <w:top w:val="none" w:sz="0" w:space="0" w:color="auto"/>
                        <w:left w:val="none" w:sz="0" w:space="0" w:color="auto"/>
                        <w:bottom w:val="none" w:sz="0" w:space="0" w:color="auto"/>
                        <w:right w:val="none" w:sz="0" w:space="0" w:color="auto"/>
                      </w:divBdr>
                      <w:divsChild>
                        <w:div w:id="1452439756">
                          <w:marLeft w:val="0"/>
                          <w:marRight w:val="0"/>
                          <w:marTop w:val="90"/>
                          <w:marBottom w:val="0"/>
                          <w:divBdr>
                            <w:top w:val="none" w:sz="0" w:space="0" w:color="auto"/>
                            <w:left w:val="none" w:sz="0" w:space="0" w:color="auto"/>
                            <w:bottom w:val="none" w:sz="0" w:space="0" w:color="auto"/>
                            <w:right w:val="none" w:sz="0" w:space="0" w:color="auto"/>
                          </w:divBdr>
                        </w:div>
                      </w:divsChild>
                    </w:div>
                    <w:div w:id="638146332">
                      <w:marLeft w:val="0"/>
                      <w:marRight w:val="0"/>
                      <w:marTop w:val="0"/>
                      <w:marBottom w:val="0"/>
                      <w:divBdr>
                        <w:top w:val="none" w:sz="0" w:space="0" w:color="auto"/>
                        <w:left w:val="none" w:sz="0" w:space="0" w:color="auto"/>
                        <w:bottom w:val="none" w:sz="0" w:space="0" w:color="auto"/>
                        <w:right w:val="none" w:sz="0" w:space="0" w:color="auto"/>
                      </w:divBdr>
                      <w:divsChild>
                        <w:div w:id="2051563146">
                          <w:marLeft w:val="0"/>
                          <w:marRight w:val="0"/>
                          <w:marTop w:val="0"/>
                          <w:marBottom w:val="0"/>
                          <w:divBdr>
                            <w:top w:val="none" w:sz="0" w:space="0" w:color="auto"/>
                            <w:left w:val="none" w:sz="0" w:space="0" w:color="auto"/>
                            <w:bottom w:val="none" w:sz="0" w:space="0" w:color="auto"/>
                            <w:right w:val="none" w:sz="0" w:space="0" w:color="auto"/>
                          </w:divBdr>
                          <w:divsChild>
                            <w:div w:id="957446639">
                              <w:marLeft w:val="0"/>
                              <w:marRight w:val="0"/>
                              <w:marTop w:val="0"/>
                              <w:marBottom w:val="0"/>
                              <w:divBdr>
                                <w:top w:val="none" w:sz="0" w:space="0" w:color="auto"/>
                                <w:left w:val="none" w:sz="0" w:space="0" w:color="auto"/>
                                <w:bottom w:val="none" w:sz="0" w:space="0" w:color="auto"/>
                                <w:right w:val="none" w:sz="0" w:space="0" w:color="auto"/>
                              </w:divBdr>
                            </w:div>
                          </w:divsChild>
                        </w:div>
                        <w:div w:id="1073117911">
                          <w:marLeft w:val="0"/>
                          <w:marRight w:val="0"/>
                          <w:marTop w:val="0"/>
                          <w:marBottom w:val="0"/>
                          <w:divBdr>
                            <w:top w:val="none" w:sz="0" w:space="0" w:color="auto"/>
                            <w:left w:val="none" w:sz="0" w:space="0" w:color="auto"/>
                            <w:bottom w:val="none" w:sz="0" w:space="0" w:color="auto"/>
                            <w:right w:val="none" w:sz="0" w:space="0" w:color="auto"/>
                          </w:divBdr>
                          <w:divsChild>
                            <w:div w:id="1615866761">
                              <w:marLeft w:val="0"/>
                              <w:marRight w:val="0"/>
                              <w:marTop w:val="0"/>
                              <w:marBottom w:val="0"/>
                              <w:divBdr>
                                <w:top w:val="none" w:sz="0" w:space="0" w:color="auto"/>
                                <w:left w:val="none" w:sz="0" w:space="0" w:color="auto"/>
                                <w:bottom w:val="none" w:sz="0" w:space="0" w:color="auto"/>
                                <w:right w:val="none" w:sz="0" w:space="0" w:color="auto"/>
                              </w:divBdr>
                              <w:divsChild>
                                <w:div w:id="1476532338">
                                  <w:marLeft w:val="0"/>
                                  <w:marRight w:val="0"/>
                                  <w:marTop w:val="0"/>
                                  <w:marBottom w:val="0"/>
                                  <w:divBdr>
                                    <w:top w:val="none" w:sz="0" w:space="0" w:color="auto"/>
                                    <w:left w:val="none" w:sz="0" w:space="0" w:color="auto"/>
                                    <w:bottom w:val="none" w:sz="0" w:space="0" w:color="auto"/>
                                    <w:right w:val="none" w:sz="0" w:space="0" w:color="auto"/>
                                  </w:divBdr>
                                  <w:divsChild>
                                    <w:div w:id="578293496">
                                      <w:marLeft w:val="0"/>
                                      <w:marRight w:val="0"/>
                                      <w:marTop w:val="0"/>
                                      <w:marBottom w:val="0"/>
                                      <w:divBdr>
                                        <w:top w:val="none" w:sz="0" w:space="0" w:color="auto"/>
                                        <w:left w:val="none" w:sz="0" w:space="0" w:color="auto"/>
                                        <w:bottom w:val="none" w:sz="0" w:space="0" w:color="auto"/>
                                        <w:right w:val="none" w:sz="0" w:space="0" w:color="auto"/>
                                      </w:divBdr>
                                      <w:divsChild>
                                        <w:div w:id="1232426371">
                                          <w:marLeft w:val="0"/>
                                          <w:marRight w:val="0"/>
                                          <w:marTop w:val="0"/>
                                          <w:marBottom w:val="0"/>
                                          <w:divBdr>
                                            <w:top w:val="none" w:sz="0" w:space="0" w:color="auto"/>
                                            <w:left w:val="none" w:sz="0" w:space="0" w:color="auto"/>
                                            <w:bottom w:val="none" w:sz="0" w:space="0" w:color="auto"/>
                                            <w:right w:val="none" w:sz="0" w:space="0" w:color="auto"/>
                                          </w:divBdr>
                                          <w:divsChild>
                                            <w:div w:id="230897229">
                                              <w:marLeft w:val="0"/>
                                              <w:marRight w:val="0"/>
                                              <w:marTop w:val="0"/>
                                              <w:marBottom w:val="0"/>
                                              <w:divBdr>
                                                <w:top w:val="none" w:sz="0" w:space="0" w:color="auto"/>
                                                <w:left w:val="none" w:sz="0" w:space="0" w:color="auto"/>
                                                <w:bottom w:val="none" w:sz="0" w:space="0" w:color="auto"/>
                                                <w:right w:val="none" w:sz="0" w:space="0" w:color="auto"/>
                                              </w:divBdr>
                                              <w:divsChild>
                                                <w:div w:id="208714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95857125">
      <w:bodyDiv w:val="1"/>
      <w:marLeft w:val="0"/>
      <w:marRight w:val="0"/>
      <w:marTop w:val="0"/>
      <w:marBottom w:val="0"/>
      <w:divBdr>
        <w:top w:val="none" w:sz="0" w:space="0" w:color="auto"/>
        <w:left w:val="none" w:sz="0" w:space="0" w:color="auto"/>
        <w:bottom w:val="none" w:sz="0" w:space="0" w:color="auto"/>
        <w:right w:val="none" w:sz="0" w:space="0" w:color="auto"/>
      </w:divBdr>
    </w:div>
    <w:div w:id="1630089278">
      <w:bodyDiv w:val="1"/>
      <w:marLeft w:val="0"/>
      <w:marRight w:val="0"/>
      <w:marTop w:val="0"/>
      <w:marBottom w:val="0"/>
      <w:divBdr>
        <w:top w:val="none" w:sz="0" w:space="0" w:color="auto"/>
        <w:left w:val="none" w:sz="0" w:space="0" w:color="auto"/>
        <w:bottom w:val="none" w:sz="0" w:space="0" w:color="auto"/>
        <w:right w:val="none" w:sz="0" w:space="0" w:color="auto"/>
      </w:divBdr>
    </w:div>
    <w:div w:id="1663854246">
      <w:bodyDiv w:val="1"/>
      <w:marLeft w:val="0"/>
      <w:marRight w:val="0"/>
      <w:marTop w:val="0"/>
      <w:marBottom w:val="0"/>
      <w:divBdr>
        <w:top w:val="none" w:sz="0" w:space="0" w:color="auto"/>
        <w:left w:val="none" w:sz="0" w:space="0" w:color="auto"/>
        <w:bottom w:val="none" w:sz="0" w:space="0" w:color="auto"/>
        <w:right w:val="none" w:sz="0" w:space="0" w:color="auto"/>
      </w:divBdr>
    </w:div>
    <w:div w:id="1671912689">
      <w:bodyDiv w:val="1"/>
      <w:marLeft w:val="0"/>
      <w:marRight w:val="0"/>
      <w:marTop w:val="0"/>
      <w:marBottom w:val="0"/>
      <w:divBdr>
        <w:top w:val="none" w:sz="0" w:space="0" w:color="auto"/>
        <w:left w:val="none" w:sz="0" w:space="0" w:color="auto"/>
        <w:bottom w:val="none" w:sz="0" w:space="0" w:color="auto"/>
        <w:right w:val="none" w:sz="0" w:space="0" w:color="auto"/>
      </w:divBdr>
    </w:div>
    <w:div w:id="1747998856">
      <w:bodyDiv w:val="1"/>
      <w:marLeft w:val="0"/>
      <w:marRight w:val="0"/>
      <w:marTop w:val="0"/>
      <w:marBottom w:val="0"/>
      <w:divBdr>
        <w:top w:val="none" w:sz="0" w:space="0" w:color="auto"/>
        <w:left w:val="none" w:sz="0" w:space="0" w:color="auto"/>
        <w:bottom w:val="none" w:sz="0" w:space="0" w:color="auto"/>
        <w:right w:val="none" w:sz="0" w:space="0" w:color="auto"/>
      </w:divBdr>
      <w:divsChild>
        <w:div w:id="1637294005">
          <w:marLeft w:val="0"/>
          <w:marRight w:val="0"/>
          <w:marTop w:val="0"/>
          <w:marBottom w:val="0"/>
          <w:divBdr>
            <w:top w:val="none" w:sz="0" w:space="0" w:color="auto"/>
            <w:left w:val="none" w:sz="0" w:space="0" w:color="auto"/>
            <w:bottom w:val="none" w:sz="0" w:space="0" w:color="auto"/>
            <w:right w:val="none" w:sz="0" w:space="0" w:color="auto"/>
          </w:divBdr>
          <w:divsChild>
            <w:div w:id="1970503178">
              <w:marLeft w:val="0"/>
              <w:marRight w:val="0"/>
              <w:marTop w:val="0"/>
              <w:marBottom w:val="0"/>
              <w:divBdr>
                <w:top w:val="none" w:sz="0" w:space="0" w:color="auto"/>
                <w:left w:val="none" w:sz="0" w:space="0" w:color="auto"/>
                <w:bottom w:val="none" w:sz="0" w:space="0" w:color="auto"/>
                <w:right w:val="none" w:sz="0" w:space="0" w:color="auto"/>
              </w:divBdr>
              <w:divsChild>
                <w:div w:id="71678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612388">
      <w:bodyDiv w:val="1"/>
      <w:marLeft w:val="0"/>
      <w:marRight w:val="0"/>
      <w:marTop w:val="0"/>
      <w:marBottom w:val="0"/>
      <w:divBdr>
        <w:top w:val="none" w:sz="0" w:space="0" w:color="auto"/>
        <w:left w:val="none" w:sz="0" w:space="0" w:color="auto"/>
        <w:bottom w:val="none" w:sz="0" w:space="0" w:color="auto"/>
        <w:right w:val="none" w:sz="0" w:space="0" w:color="auto"/>
      </w:divBdr>
    </w:div>
    <w:div w:id="1807503516">
      <w:bodyDiv w:val="1"/>
      <w:marLeft w:val="0"/>
      <w:marRight w:val="0"/>
      <w:marTop w:val="0"/>
      <w:marBottom w:val="0"/>
      <w:divBdr>
        <w:top w:val="none" w:sz="0" w:space="0" w:color="auto"/>
        <w:left w:val="none" w:sz="0" w:space="0" w:color="auto"/>
        <w:bottom w:val="none" w:sz="0" w:space="0" w:color="auto"/>
        <w:right w:val="none" w:sz="0" w:space="0" w:color="auto"/>
      </w:divBdr>
    </w:div>
    <w:div w:id="1832716523">
      <w:bodyDiv w:val="1"/>
      <w:marLeft w:val="0"/>
      <w:marRight w:val="0"/>
      <w:marTop w:val="0"/>
      <w:marBottom w:val="0"/>
      <w:divBdr>
        <w:top w:val="none" w:sz="0" w:space="0" w:color="auto"/>
        <w:left w:val="none" w:sz="0" w:space="0" w:color="auto"/>
        <w:bottom w:val="none" w:sz="0" w:space="0" w:color="auto"/>
        <w:right w:val="none" w:sz="0" w:space="0" w:color="auto"/>
      </w:divBdr>
    </w:div>
    <w:div w:id="1861581703">
      <w:bodyDiv w:val="1"/>
      <w:marLeft w:val="0"/>
      <w:marRight w:val="0"/>
      <w:marTop w:val="0"/>
      <w:marBottom w:val="0"/>
      <w:divBdr>
        <w:top w:val="none" w:sz="0" w:space="0" w:color="auto"/>
        <w:left w:val="none" w:sz="0" w:space="0" w:color="auto"/>
        <w:bottom w:val="none" w:sz="0" w:space="0" w:color="auto"/>
        <w:right w:val="none" w:sz="0" w:space="0" w:color="auto"/>
      </w:divBdr>
    </w:div>
    <w:div w:id="1891262575">
      <w:bodyDiv w:val="1"/>
      <w:marLeft w:val="0"/>
      <w:marRight w:val="0"/>
      <w:marTop w:val="0"/>
      <w:marBottom w:val="0"/>
      <w:divBdr>
        <w:top w:val="none" w:sz="0" w:space="0" w:color="auto"/>
        <w:left w:val="none" w:sz="0" w:space="0" w:color="auto"/>
        <w:bottom w:val="none" w:sz="0" w:space="0" w:color="auto"/>
        <w:right w:val="none" w:sz="0" w:space="0" w:color="auto"/>
      </w:divBdr>
      <w:divsChild>
        <w:div w:id="998118691">
          <w:marLeft w:val="0"/>
          <w:marRight w:val="0"/>
          <w:marTop w:val="0"/>
          <w:marBottom w:val="0"/>
          <w:divBdr>
            <w:top w:val="none" w:sz="0" w:space="0" w:color="auto"/>
            <w:left w:val="none" w:sz="0" w:space="0" w:color="auto"/>
            <w:bottom w:val="none" w:sz="0" w:space="0" w:color="auto"/>
            <w:right w:val="none" w:sz="0" w:space="0" w:color="auto"/>
          </w:divBdr>
          <w:divsChild>
            <w:div w:id="1988362695">
              <w:marLeft w:val="0"/>
              <w:marRight w:val="0"/>
              <w:marTop w:val="0"/>
              <w:marBottom w:val="0"/>
              <w:divBdr>
                <w:top w:val="none" w:sz="0" w:space="0" w:color="auto"/>
                <w:left w:val="none" w:sz="0" w:space="0" w:color="auto"/>
                <w:bottom w:val="none" w:sz="0" w:space="0" w:color="auto"/>
                <w:right w:val="none" w:sz="0" w:space="0" w:color="auto"/>
              </w:divBdr>
              <w:divsChild>
                <w:div w:id="138039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341734">
      <w:bodyDiv w:val="1"/>
      <w:marLeft w:val="0"/>
      <w:marRight w:val="0"/>
      <w:marTop w:val="0"/>
      <w:marBottom w:val="0"/>
      <w:divBdr>
        <w:top w:val="none" w:sz="0" w:space="0" w:color="auto"/>
        <w:left w:val="none" w:sz="0" w:space="0" w:color="auto"/>
        <w:bottom w:val="none" w:sz="0" w:space="0" w:color="auto"/>
        <w:right w:val="none" w:sz="0" w:space="0" w:color="auto"/>
      </w:divBdr>
    </w:div>
    <w:div w:id="2103914292">
      <w:bodyDiv w:val="1"/>
      <w:marLeft w:val="0"/>
      <w:marRight w:val="0"/>
      <w:marTop w:val="0"/>
      <w:marBottom w:val="0"/>
      <w:divBdr>
        <w:top w:val="none" w:sz="0" w:space="0" w:color="auto"/>
        <w:left w:val="none" w:sz="0" w:space="0" w:color="auto"/>
        <w:bottom w:val="none" w:sz="0" w:space="0" w:color="auto"/>
        <w:right w:val="none" w:sz="0" w:space="0" w:color="auto"/>
      </w:divBdr>
      <w:divsChild>
        <w:div w:id="1710958236">
          <w:marLeft w:val="0"/>
          <w:marRight w:val="0"/>
          <w:marTop w:val="0"/>
          <w:marBottom w:val="0"/>
          <w:divBdr>
            <w:top w:val="none" w:sz="0" w:space="0" w:color="auto"/>
            <w:left w:val="none" w:sz="0" w:space="0" w:color="auto"/>
            <w:bottom w:val="none" w:sz="0" w:space="0" w:color="auto"/>
            <w:right w:val="none" w:sz="0" w:space="0" w:color="auto"/>
          </w:divBdr>
          <w:divsChild>
            <w:div w:id="1835605347">
              <w:marLeft w:val="0"/>
              <w:marRight w:val="0"/>
              <w:marTop w:val="0"/>
              <w:marBottom w:val="0"/>
              <w:divBdr>
                <w:top w:val="none" w:sz="0" w:space="0" w:color="auto"/>
                <w:left w:val="none" w:sz="0" w:space="0" w:color="auto"/>
                <w:bottom w:val="none" w:sz="0" w:space="0" w:color="auto"/>
                <w:right w:val="none" w:sz="0" w:space="0" w:color="auto"/>
              </w:divBdr>
              <w:divsChild>
                <w:div w:id="1963068484">
                  <w:marLeft w:val="0"/>
                  <w:marRight w:val="0"/>
                  <w:marTop w:val="0"/>
                  <w:marBottom w:val="0"/>
                  <w:divBdr>
                    <w:top w:val="none" w:sz="0" w:space="0" w:color="auto"/>
                    <w:left w:val="none" w:sz="0" w:space="0" w:color="auto"/>
                    <w:bottom w:val="none" w:sz="0" w:space="0" w:color="auto"/>
                    <w:right w:val="none" w:sz="0" w:space="0" w:color="auto"/>
                  </w:divBdr>
                </w:div>
                <w:div w:id="547381490">
                  <w:marLeft w:val="0"/>
                  <w:marRight w:val="0"/>
                  <w:marTop w:val="0"/>
                  <w:marBottom w:val="0"/>
                  <w:divBdr>
                    <w:top w:val="none" w:sz="0" w:space="0" w:color="auto"/>
                    <w:left w:val="none" w:sz="0" w:space="0" w:color="auto"/>
                    <w:bottom w:val="none" w:sz="0" w:space="0" w:color="auto"/>
                    <w:right w:val="none" w:sz="0" w:space="0" w:color="auto"/>
                  </w:divBdr>
                </w:div>
                <w:div w:id="143282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7555">
          <w:marLeft w:val="0"/>
          <w:marRight w:val="0"/>
          <w:marTop w:val="0"/>
          <w:marBottom w:val="0"/>
          <w:divBdr>
            <w:top w:val="none" w:sz="0" w:space="0" w:color="auto"/>
            <w:left w:val="none" w:sz="0" w:space="0" w:color="auto"/>
            <w:bottom w:val="none" w:sz="0" w:space="0" w:color="auto"/>
            <w:right w:val="none" w:sz="0" w:space="0" w:color="auto"/>
          </w:divBdr>
          <w:divsChild>
            <w:div w:id="90318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841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8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2.jpe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9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g"/><Relationship Id="rId22" Type="http://schemas.microsoft.com/office/2007/relationships/hdphoto" Target="media/hdphoto1.wdp"/><Relationship Id="rId27" Type="http://schemas.openxmlformats.org/officeDocument/2006/relationships/header" Target="header2.xml"/><Relationship Id="rId30" Type="http://schemas.microsoft.com/office/2011/relationships/people" Target="people.xml"/></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B2D933D-9313-47FA-9F19-3F3D452BE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60</Pages>
  <Words>8252</Words>
  <Characters>47037</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marlo</dc:creator>
  <cp:lastModifiedBy>IVERSON MARZAN</cp:lastModifiedBy>
  <cp:revision>2</cp:revision>
  <cp:lastPrinted>2023-02-10T15:35:00Z</cp:lastPrinted>
  <dcterms:created xsi:type="dcterms:W3CDTF">2023-02-14T12:23:00Z</dcterms:created>
  <dcterms:modified xsi:type="dcterms:W3CDTF">2023-02-14T12:23:00Z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C0AAA25271C54117A21BE3817A22155F</vt:lpwstr>
  </property>
</Properties>
</file>